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51985" w:displacedByCustomXml="next"/>
    <w:sdt>
      <w:sdtPr>
        <w:rPr>
          <w:rFonts w:eastAsia="Calibri" w:cs="Times New Roman"/>
          <w:b w:val="0"/>
          <w:spacing w:val="0"/>
          <w:kern w:val="0"/>
          <w:sz w:val="24"/>
          <w:szCs w:val="22"/>
        </w:rPr>
        <w:id w:val="-567495139"/>
        <w:docPartObj>
          <w:docPartGallery w:val="Table of Contents"/>
          <w:docPartUnique/>
        </w:docPartObj>
      </w:sdtPr>
      <w:sdtEndPr/>
      <w:sdtContent>
        <w:commentRangeStart w:id="1" w:displacedByCustomXml="prev"/>
        <w:p w14:paraId="2285AB50" w14:textId="77777777" w:rsidR="00906C38" w:rsidRDefault="00906C38" w:rsidP="00906C38">
          <w:pPr>
            <w:pStyle w:val="Ttulo1"/>
            <w:rPr>
              <w:rStyle w:val="Ttulo1Car"/>
            </w:rPr>
          </w:pPr>
          <w:r>
            <w:rPr>
              <w:rStyle w:val="Ttulo1Car"/>
            </w:rPr>
            <w:t>Índice</w:t>
          </w:r>
          <w:bookmarkEnd w:id="0"/>
          <w:commentRangeEnd w:id="1"/>
          <w:r w:rsidR="007B0E4C">
            <w:rPr>
              <w:rStyle w:val="Refdecomentario"/>
              <w:rFonts w:eastAsia="Calibri" w:cs="Times New Roman"/>
              <w:b w:val="0"/>
              <w:spacing w:val="0"/>
              <w:kern w:val="0"/>
            </w:rPr>
            <w:commentReference w:id="1"/>
          </w:r>
        </w:p>
        <w:p w14:paraId="7D09DA53" w14:textId="77777777" w:rsidR="00906C38" w:rsidRPr="00906C38" w:rsidRDefault="00906C38" w:rsidP="00906C38"/>
        <w:p w14:paraId="7E09A02E" w14:textId="77777777" w:rsidR="004628FB" w:rsidRDefault="0087283F">
          <w:pPr>
            <w:pStyle w:val="TDC1"/>
            <w:tabs>
              <w:tab w:val="right" w:leader="dot" w:pos="9061"/>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81751985" w:history="1">
            <w:r w:rsidR="004628FB" w:rsidRPr="00FF307E">
              <w:rPr>
                <w:rStyle w:val="Hipervnculo"/>
                <w:noProof/>
              </w:rPr>
              <w:t>Índice</w:t>
            </w:r>
            <w:r w:rsidR="004628FB">
              <w:rPr>
                <w:noProof/>
                <w:webHidden/>
              </w:rPr>
              <w:tab/>
            </w:r>
            <w:r w:rsidR="004628FB">
              <w:rPr>
                <w:noProof/>
                <w:webHidden/>
              </w:rPr>
              <w:fldChar w:fldCharType="begin"/>
            </w:r>
            <w:r w:rsidR="004628FB">
              <w:rPr>
                <w:noProof/>
                <w:webHidden/>
              </w:rPr>
              <w:instrText xml:space="preserve"> PAGEREF _Toc481751985 \h </w:instrText>
            </w:r>
            <w:r w:rsidR="004628FB">
              <w:rPr>
                <w:noProof/>
                <w:webHidden/>
              </w:rPr>
            </w:r>
            <w:r w:rsidR="004628FB">
              <w:rPr>
                <w:noProof/>
                <w:webHidden/>
              </w:rPr>
              <w:fldChar w:fldCharType="separate"/>
            </w:r>
            <w:r w:rsidR="004628FB">
              <w:rPr>
                <w:noProof/>
                <w:webHidden/>
              </w:rPr>
              <w:t>1</w:t>
            </w:r>
            <w:r w:rsidR="004628FB">
              <w:rPr>
                <w:noProof/>
                <w:webHidden/>
              </w:rPr>
              <w:fldChar w:fldCharType="end"/>
            </w:r>
          </w:hyperlink>
        </w:p>
        <w:p w14:paraId="5252F2A1" w14:textId="77777777" w:rsidR="004628FB" w:rsidRDefault="00C7755D">
          <w:pPr>
            <w:pStyle w:val="TDC1"/>
            <w:tabs>
              <w:tab w:val="right" w:leader="dot" w:pos="9061"/>
            </w:tabs>
            <w:rPr>
              <w:rFonts w:asciiTheme="minorHAnsi" w:eastAsiaTheme="minorEastAsia" w:hAnsiTheme="minorHAnsi" w:cstheme="minorBidi"/>
              <w:noProof/>
              <w:sz w:val="22"/>
              <w:lang w:val="en-US"/>
            </w:rPr>
          </w:pPr>
          <w:hyperlink w:anchor="_Toc481751986" w:history="1">
            <w:r w:rsidR="004628FB" w:rsidRPr="00FF307E">
              <w:rPr>
                <w:rStyle w:val="Hipervnculo"/>
                <w:noProof/>
              </w:rPr>
              <w:t>Ilustraciones</w:t>
            </w:r>
            <w:r w:rsidR="004628FB">
              <w:rPr>
                <w:noProof/>
                <w:webHidden/>
              </w:rPr>
              <w:tab/>
            </w:r>
            <w:r w:rsidR="004628FB">
              <w:rPr>
                <w:noProof/>
                <w:webHidden/>
              </w:rPr>
              <w:fldChar w:fldCharType="begin"/>
            </w:r>
            <w:r w:rsidR="004628FB">
              <w:rPr>
                <w:noProof/>
                <w:webHidden/>
              </w:rPr>
              <w:instrText xml:space="preserve"> PAGEREF _Toc481751986 \h </w:instrText>
            </w:r>
            <w:r w:rsidR="004628FB">
              <w:rPr>
                <w:noProof/>
                <w:webHidden/>
              </w:rPr>
            </w:r>
            <w:r w:rsidR="004628FB">
              <w:rPr>
                <w:noProof/>
                <w:webHidden/>
              </w:rPr>
              <w:fldChar w:fldCharType="separate"/>
            </w:r>
            <w:r w:rsidR="004628FB">
              <w:rPr>
                <w:noProof/>
                <w:webHidden/>
              </w:rPr>
              <w:t>3</w:t>
            </w:r>
            <w:r w:rsidR="004628FB">
              <w:rPr>
                <w:noProof/>
                <w:webHidden/>
              </w:rPr>
              <w:fldChar w:fldCharType="end"/>
            </w:r>
          </w:hyperlink>
        </w:p>
        <w:p w14:paraId="5332F64F" w14:textId="77777777" w:rsidR="004628FB" w:rsidRDefault="00C7755D">
          <w:pPr>
            <w:pStyle w:val="TDC1"/>
            <w:tabs>
              <w:tab w:val="right" w:leader="dot" w:pos="9061"/>
            </w:tabs>
            <w:rPr>
              <w:rFonts w:asciiTheme="minorHAnsi" w:eastAsiaTheme="minorEastAsia" w:hAnsiTheme="minorHAnsi" w:cstheme="minorBidi"/>
              <w:noProof/>
              <w:sz w:val="22"/>
              <w:lang w:val="en-US"/>
            </w:rPr>
          </w:pPr>
          <w:hyperlink w:anchor="_Toc481751987" w:history="1">
            <w:r w:rsidR="004628FB" w:rsidRPr="00FF307E">
              <w:rPr>
                <w:rStyle w:val="Hipervnculo"/>
                <w:noProof/>
              </w:rPr>
              <w:t>Tablas</w:t>
            </w:r>
            <w:r w:rsidR="004628FB">
              <w:rPr>
                <w:noProof/>
                <w:webHidden/>
              </w:rPr>
              <w:tab/>
            </w:r>
            <w:r w:rsidR="004628FB">
              <w:rPr>
                <w:noProof/>
                <w:webHidden/>
              </w:rPr>
              <w:fldChar w:fldCharType="begin"/>
            </w:r>
            <w:r w:rsidR="004628FB">
              <w:rPr>
                <w:noProof/>
                <w:webHidden/>
              </w:rPr>
              <w:instrText xml:space="preserve"> PAGEREF _Toc481751987 \h </w:instrText>
            </w:r>
            <w:r w:rsidR="004628FB">
              <w:rPr>
                <w:noProof/>
                <w:webHidden/>
              </w:rPr>
            </w:r>
            <w:r w:rsidR="004628FB">
              <w:rPr>
                <w:noProof/>
                <w:webHidden/>
              </w:rPr>
              <w:fldChar w:fldCharType="separate"/>
            </w:r>
            <w:r w:rsidR="004628FB">
              <w:rPr>
                <w:noProof/>
                <w:webHidden/>
              </w:rPr>
              <w:t>4</w:t>
            </w:r>
            <w:r w:rsidR="004628FB">
              <w:rPr>
                <w:noProof/>
                <w:webHidden/>
              </w:rPr>
              <w:fldChar w:fldCharType="end"/>
            </w:r>
          </w:hyperlink>
        </w:p>
        <w:p w14:paraId="65201D26"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1988" w:history="1">
            <w:r w:rsidR="004628FB" w:rsidRPr="00FF307E">
              <w:rPr>
                <w:rStyle w:val="Hipervnculo"/>
                <w:noProof/>
                <w:lang w:val="es-ES_tradnl"/>
              </w:rPr>
              <w:t>1.</w:t>
            </w:r>
            <w:r w:rsidR="004628FB">
              <w:rPr>
                <w:rFonts w:asciiTheme="minorHAnsi" w:eastAsiaTheme="minorEastAsia" w:hAnsiTheme="minorHAnsi" w:cstheme="minorBidi"/>
                <w:noProof/>
                <w:sz w:val="22"/>
                <w:lang w:val="en-US"/>
              </w:rPr>
              <w:tab/>
            </w:r>
            <w:r w:rsidR="004628FB" w:rsidRPr="00FF307E">
              <w:rPr>
                <w:rStyle w:val="Hipervnculo"/>
                <w:noProof/>
                <w:lang w:val="es-ES_tradnl"/>
              </w:rPr>
              <w:t>Introducción:</w:t>
            </w:r>
            <w:r w:rsidR="004628FB">
              <w:rPr>
                <w:noProof/>
                <w:webHidden/>
              </w:rPr>
              <w:tab/>
            </w:r>
            <w:r w:rsidR="004628FB">
              <w:rPr>
                <w:noProof/>
                <w:webHidden/>
              </w:rPr>
              <w:fldChar w:fldCharType="begin"/>
            </w:r>
            <w:r w:rsidR="004628FB">
              <w:rPr>
                <w:noProof/>
                <w:webHidden/>
              </w:rPr>
              <w:instrText xml:space="preserve"> PAGEREF _Toc481751988 \h </w:instrText>
            </w:r>
            <w:r w:rsidR="004628FB">
              <w:rPr>
                <w:noProof/>
                <w:webHidden/>
              </w:rPr>
            </w:r>
            <w:r w:rsidR="004628FB">
              <w:rPr>
                <w:noProof/>
                <w:webHidden/>
              </w:rPr>
              <w:fldChar w:fldCharType="separate"/>
            </w:r>
            <w:r w:rsidR="004628FB">
              <w:rPr>
                <w:noProof/>
                <w:webHidden/>
              </w:rPr>
              <w:t>5</w:t>
            </w:r>
            <w:r w:rsidR="004628FB">
              <w:rPr>
                <w:noProof/>
                <w:webHidden/>
              </w:rPr>
              <w:fldChar w:fldCharType="end"/>
            </w:r>
          </w:hyperlink>
        </w:p>
        <w:p w14:paraId="1C0B1C97"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1989" w:history="1">
            <w:r w:rsidR="004628FB" w:rsidRPr="00FF307E">
              <w:rPr>
                <w:rStyle w:val="Hipervnculo"/>
                <w:noProof/>
                <w:lang w:val="es-ES_tradnl"/>
              </w:rPr>
              <w:t>2.</w:t>
            </w:r>
            <w:r w:rsidR="004628FB">
              <w:rPr>
                <w:rFonts w:asciiTheme="minorHAnsi" w:eastAsiaTheme="minorEastAsia" w:hAnsiTheme="minorHAnsi" w:cstheme="minorBidi"/>
                <w:noProof/>
                <w:sz w:val="22"/>
                <w:lang w:val="en-US"/>
              </w:rPr>
              <w:tab/>
            </w:r>
            <w:r w:rsidR="004628FB" w:rsidRPr="00FF307E">
              <w:rPr>
                <w:rStyle w:val="Hipervnculo"/>
                <w:noProof/>
                <w:lang w:val="es-ES_tradnl"/>
              </w:rPr>
              <w:t>Objetivos y alcance:</w:t>
            </w:r>
            <w:r w:rsidR="004628FB">
              <w:rPr>
                <w:noProof/>
                <w:webHidden/>
              </w:rPr>
              <w:tab/>
            </w:r>
            <w:r w:rsidR="004628FB">
              <w:rPr>
                <w:noProof/>
                <w:webHidden/>
              </w:rPr>
              <w:fldChar w:fldCharType="begin"/>
            </w:r>
            <w:r w:rsidR="004628FB">
              <w:rPr>
                <w:noProof/>
                <w:webHidden/>
              </w:rPr>
              <w:instrText xml:space="preserve"> PAGEREF _Toc481751989 \h </w:instrText>
            </w:r>
            <w:r w:rsidR="004628FB">
              <w:rPr>
                <w:noProof/>
                <w:webHidden/>
              </w:rPr>
            </w:r>
            <w:r w:rsidR="004628FB">
              <w:rPr>
                <w:noProof/>
                <w:webHidden/>
              </w:rPr>
              <w:fldChar w:fldCharType="separate"/>
            </w:r>
            <w:r w:rsidR="004628FB">
              <w:rPr>
                <w:noProof/>
                <w:webHidden/>
              </w:rPr>
              <w:t>6</w:t>
            </w:r>
            <w:r w:rsidR="004628FB">
              <w:rPr>
                <w:noProof/>
                <w:webHidden/>
              </w:rPr>
              <w:fldChar w:fldCharType="end"/>
            </w:r>
          </w:hyperlink>
        </w:p>
        <w:p w14:paraId="715481E7"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1990" w:history="1">
            <w:r w:rsidR="004628FB" w:rsidRPr="00FF307E">
              <w:rPr>
                <w:rStyle w:val="Hipervnculo"/>
                <w:noProof/>
                <w:lang w:val="es-ES_tradnl"/>
              </w:rPr>
              <w:t>3.</w:t>
            </w:r>
            <w:r w:rsidR="004628FB">
              <w:rPr>
                <w:rFonts w:asciiTheme="minorHAnsi" w:eastAsiaTheme="minorEastAsia" w:hAnsiTheme="minorHAnsi" w:cstheme="minorBidi"/>
                <w:noProof/>
                <w:sz w:val="22"/>
                <w:lang w:val="en-US"/>
              </w:rPr>
              <w:tab/>
            </w:r>
            <w:r w:rsidR="004628FB" w:rsidRPr="00FF307E">
              <w:rPr>
                <w:rStyle w:val="Hipervnculo"/>
                <w:noProof/>
                <w:lang w:val="es-ES_tradnl"/>
              </w:rPr>
              <w:t>Estudio del mercado:</w:t>
            </w:r>
            <w:r w:rsidR="004628FB">
              <w:rPr>
                <w:noProof/>
                <w:webHidden/>
              </w:rPr>
              <w:tab/>
            </w:r>
            <w:r w:rsidR="004628FB">
              <w:rPr>
                <w:noProof/>
                <w:webHidden/>
              </w:rPr>
              <w:fldChar w:fldCharType="begin"/>
            </w:r>
            <w:r w:rsidR="004628FB">
              <w:rPr>
                <w:noProof/>
                <w:webHidden/>
              </w:rPr>
              <w:instrText xml:space="preserve"> PAGEREF _Toc481751990 \h </w:instrText>
            </w:r>
            <w:r w:rsidR="004628FB">
              <w:rPr>
                <w:noProof/>
                <w:webHidden/>
              </w:rPr>
            </w:r>
            <w:r w:rsidR="004628FB">
              <w:rPr>
                <w:noProof/>
                <w:webHidden/>
              </w:rPr>
              <w:fldChar w:fldCharType="separate"/>
            </w:r>
            <w:r w:rsidR="004628FB">
              <w:rPr>
                <w:noProof/>
                <w:webHidden/>
              </w:rPr>
              <w:t>8</w:t>
            </w:r>
            <w:r w:rsidR="004628FB">
              <w:rPr>
                <w:noProof/>
                <w:webHidden/>
              </w:rPr>
              <w:fldChar w:fldCharType="end"/>
            </w:r>
          </w:hyperlink>
        </w:p>
        <w:p w14:paraId="52086BD6"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1" w:history="1">
            <w:r w:rsidR="004628FB" w:rsidRPr="00FF307E">
              <w:rPr>
                <w:rStyle w:val="Hipervnculo"/>
                <w:noProof/>
                <w:lang w:val="es-ES_tradnl"/>
              </w:rPr>
              <w:t>3.1.</w:t>
            </w:r>
            <w:r w:rsidR="004628FB">
              <w:rPr>
                <w:rFonts w:asciiTheme="minorHAnsi" w:eastAsiaTheme="minorEastAsia" w:hAnsiTheme="minorHAnsi" w:cstheme="minorBidi"/>
                <w:noProof/>
                <w:sz w:val="22"/>
                <w:lang w:val="en-US"/>
              </w:rPr>
              <w:tab/>
            </w:r>
            <w:r w:rsidR="004628FB" w:rsidRPr="00FF307E">
              <w:rPr>
                <w:rStyle w:val="Hipervnculo"/>
                <w:noProof/>
                <w:lang w:val="es-ES_tradnl"/>
              </w:rPr>
              <w:t>Amazon web services (AWS):</w:t>
            </w:r>
            <w:r w:rsidR="004628FB">
              <w:rPr>
                <w:noProof/>
                <w:webHidden/>
              </w:rPr>
              <w:tab/>
            </w:r>
            <w:r w:rsidR="004628FB">
              <w:rPr>
                <w:noProof/>
                <w:webHidden/>
              </w:rPr>
              <w:fldChar w:fldCharType="begin"/>
            </w:r>
            <w:r w:rsidR="004628FB">
              <w:rPr>
                <w:noProof/>
                <w:webHidden/>
              </w:rPr>
              <w:instrText xml:space="preserve"> PAGEREF _Toc481751991 \h </w:instrText>
            </w:r>
            <w:r w:rsidR="004628FB">
              <w:rPr>
                <w:noProof/>
                <w:webHidden/>
              </w:rPr>
            </w:r>
            <w:r w:rsidR="004628FB">
              <w:rPr>
                <w:noProof/>
                <w:webHidden/>
              </w:rPr>
              <w:fldChar w:fldCharType="separate"/>
            </w:r>
            <w:r w:rsidR="004628FB">
              <w:rPr>
                <w:noProof/>
                <w:webHidden/>
              </w:rPr>
              <w:t>8</w:t>
            </w:r>
            <w:r w:rsidR="004628FB">
              <w:rPr>
                <w:noProof/>
                <w:webHidden/>
              </w:rPr>
              <w:fldChar w:fldCharType="end"/>
            </w:r>
          </w:hyperlink>
        </w:p>
        <w:p w14:paraId="281DC065"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2" w:history="1">
            <w:r w:rsidR="004628FB" w:rsidRPr="00FF307E">
              <w:rPr>
                <w:rStyle w:val="Hipervnculo"/>
                <w:noProof/>
                <w:lang w:val="es-ES_tradnl"/>
              </w:rPr>
              <w:t>3.2.</w:t>
            </w:r>
            <w:r w:rsidR="004628FB">
              <w:rPr>
                <w:rFonts w:asciiTheme="minorHAnsi" w:eastAsiaTheme="minorEastAsia" w:hAnsiTheme="minorHAnsi" w:cstheme="minorBidi"/>
                <w:noProof/>
                <w:sz w:val="22"/>
                <w:lang w:val="en-US"/>
              </w:rPr>
              <w:tab/>
            </w:r>
            <w:r w:rsidR="004628FB" w:rsidRPr="00FF307E">
              <w:rPr>
                <w:rStyle w:val="Hipervnculo"/>
                <w:noProof/>
                <w:lang w:val="es-ES_tradnl"/>
              </w:rPr>
              <w:t>Cloud9:</w:t>
            </w:r>
            <w:r w:rsidR="004628FB">
              <w:rPr>
                <w:noProof/>
                <w:webHidden/>
              </w:rPr>
              <w:tab/>
            </w:r>
            <w:r w:rsidR="004628FB">
              <w:rPr>
                <w:noProof/>
                <w:webHidden/>
              </w:rPr>
              <w:fldChar w:fldCharType="begin"/>
            </w:r>
            <w:r w:rsidR="004628FB">
              <w:rPr>
                <w:noProof/>
                <w:webHidden/>
              </w:rPr>
              <w:instrText xml:space="preserve"> PAGEREF _Toc481751992 \h </w:instrText>
            </w:r>
            <w:r w:rsidR="004628FB">
              <w:rPr>
                <w:noProof/>
                <w:webHidden/>
              </w:rPr>
            </w:r>
            <w:r w:rsidR="004628FB">
              <w:rPr>
                <w:noProof/>
                <w:webHidden/>
              </w:rPr>
              <w:fldChar w:fldCharType="separate"/>
            </w:r>
            <w:r w:rsidR="004628FB">
              <w:rPr>
                <w:noProof/>
                <w:webHidden/>
              </w:rPr>
              <w:t>9</w:t>
            </w:r>
            <w:r w:rsidR="004628FB">
              <w:rPr>
                <w:noProof/>
                <w:webHidden/>
              </w:rPr>
              <w:fldChar w:fldCharType="end"/>
            </w:r>
          </w:hyperlink>
        </w:p>
        <w:p w14:paraId="186A9964"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3" w:history="1">
            <w:r w:rsidR="004628FB" w:rsidRPr="00FF307E">
              <w:rPr>
                <w:rStyle w:val="Hipervnculo"/>
                <w:noProof/>
                <w:lang w:val="es-ES_tradnl"/>
              </w:rPr>
              <w:t>3.3.</w:t>
            </w:r>
            <w:r w:rsidR="004628FB">
              <w:rPr>
                <w:rFonts w:asciiTheme="minorHAnsi" w:eastAsiaTheme="minorEastAsia" w:hAnsiTheme="minorHAnsi" w:cstheme="minorBidi"/>
                <w:noProof/>
                <w:sz w:val="22"/>
                <w:lang w:val="en-US"/>
              </w:rPr>
              <w:tab/>
            </w:r>
            <w:r w:rsidR="004628FB" w:rsidRPr="00FF307E">
              <w:rPr>
                <w:rStyle w:val="Hipervnculo"/>
                <w:noProof/>
                <w:lang w:val="es-ES_tradnl"/>
              </w:rPr>
              <w:t>Docker:</w:t>
            </w:r>
            <w:r w:rsidR="004628FB">
              <w:rPr>
                <w:noProof/>
                <w:webHidden/>
              </w:rPr>
              <w:tab/>
            </w:r>
            <w:r w:rsidR="004628FB">
              <w:rPr>
                <w:noProof/>
                <w:webHidden/>
              </w:rPr>
              <w:fldChar w:fldCharType="begin"/>
            </w:r>
            <w:r w:rsidR="004628FB">
              <w:rPr>
                <w:noProof/>
                <w:webHidden/>
              </w:rPr>
              <w:instrText xml:space="preserve"> PAGEREF _Toc481751993 \h </w:instrText>
            </w:r>
            <w:r w:rsidR="004628FB">
              <w:rPr>
                <w:noProof/>
                <w:webHidden/>
              </w:rPr>
            </w:r>
            <w:r w:rsidR="004628FB">
              <w:rPr>
                <w:noProof/>
                <w:webHidden/>
              </w:rPr>
              <w:fldChar w:fldCharType="separate"/>
            </w:r>
            <w:r w:rsidR="004628FB">
              <w:rPr>
                <w:noProof/>
                <w:webHidden/>
              </w:rPr>
              <w:t>10</w:t>
            </w:r>
            <w:r w:rsidR="004628FB">
              <w:rPr>
                <w:noProof/>
                <w:webHidden/>
              </w:rPr>
              <w:fldChar w:fldCharType="end"/>
            </w:r>
          </w:hyperlink>
        </w:p>
        <w:p w14:paraId="4C8B5BBB"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4" w:history="1">
            <w:r w:rsidR="004628FB" w:rsidRPr="00FF307E">
              <w:rPr>
                <w:rStyle w:val="Hipervnculo"/>
                <w:noProof/>
                <w:lang w:val="es-ES_tradnl"/>
              </w:rPr>
              <w:t>3.4.</w:t>
            </w:r>
            <w:r w:rsidR="004628FB">
              <w:rPr>
                <w:rFonts w:asciiTheme="minorHAnsi" w:eastAsiaTheme="minorEastAsia" w:hAnsiTheme="minorHAnsi" w:cstheme="minorBidi"/>
                <w:noProof/>
                <w:sz w:val="22"/>
                <w:lang w:val="en-US"/>
              </w:rPr>
              <w:tab/>
            </w:r>
            <w:r w:rsidR="004628FB" w:rsidRPr="00FF307E">
              <w:rPr>
                <w:rStyle w:val="Hipervnculo"/>
                <w:noProof/>
                <w:lang w:val="es-ES_tradnl"/>
              </w:rPr>
              <w:t>TensorFlow:</w:t>
            </w:r>
            <w:r w:rsidR="004628FB">
              <w:rPr>
                <w:noProof/>
                <w:webHidden/>
              </w:rPr>
              <w:tab/>
            </w:r>
            <w:r w:rsidR="004628FB">
              <w:rPr>
                <w:noProof/>
                <w:webHidden/>
              </w:rPr>
              <w:fldChar w:fldCharType="begin"/>
            </w:r>
            <w:r w:rsidR="004628FB">
              <w:rPr>
                <w:noProof/>
                <w:webHidden/>
              </w:rPr>
              <w:instrText xml:space="preserve"> PAGEREF _Toc481751994 \h </w:instrText>
            </w:r>
            <w:r w:rsidR="004628FB">
              <w:rPr>
                <w:noProof/>
                <w:webHidden/>
              </w:rPr>
            </w:r>
            <w:r w:rsidR="004628FB">
              <w:rPr>
                <w:noProof/>
                <w:webHidden/>
              </w:rPr>
              <w:fldChar w:fldCharType="separate"/>
            </w:r>
            <w:r w:rsidR="004628FB">
              <w:rPr>
                <w:noProof/>
                <w:webHidden/>
              </w:rPr>
              <w:t>11</w:t>
            </w:r>
            <w:r w:rsidR="004628FB">
              <w:rPr>
                <w:noProof/>
                <w:webHidden/>
              </w:rPr>
              <w:fldChar w:fldCharType="end"/>
            </w:r>
          </w:hyperlink>
        </w:p>
        <w:p w14:paraId="194AFCF0"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1995" w:history="1">
            <w:r w:rsidR="004628FB" w:rsidRPr="00FF307E">
              <w:rPr>
                <w:rStyle w:val="Hipervnculo"/>
                <w:noProof/>
                <w:lang w:val="es-ES_tradnl"/>
              </w:rPr>
              <w:t>4.</w:t>
            </w:r>
            <w:r w:rsidR="004628FB">
              <w:rPr>
                <w:rFonts w:asciiTheme="minorHAnsi" w:eastAsiaTheme="minorEastAsia" w:hAnsiTheme="minorHAnsi" w:cstheme="minorBidi"/>
                <w:noProof/>
                <w:sz w:val="22"/>
                <w:lang w:val="en-US"/>
              </w:rPr>
              <w:tab/>
            </w:r>
            <w:r w:rsidR="004628FB" w:rsidRPr="00FF307E">
              <w:rPr>
                <w:rStyle w:val="Hipervnculo"/>
                <w:noProof/>
                <w:lang w:val="es-ES_tradnl"/>
              </w:rPr>
              <w:t>Enfoque de la aplicación:</w:t>
            </w:r>
            <w:r w:rsidR="004628FB">
              <w:rPr>
                <w:noProof/>
                <w:webHidden/>
              </w:rPr>
              <w:tab/>
            </w:r>
            <w:r w:rsidR="004628FB">
              <w:rPr>
                <w:noProof/>
                <w:webHidden/>
              </w:rPr>
              <w:fldChar w:fldCharType="begin"/>
            </w:r>
            <w:r w:rsidR="004628FB">
              <w:rPr>
                <w:noProof/>
                <w:webHidden/>
              </w:rPr>
              <w:instrText xml:space="preserve"> PAGEREF _Toc481751995 \h </w:instrText>
            </w:r>
            <w:r w:rsidR="004628FB">
              <w:rPr>
                <w:noProof/>
                <w:webHidden/>
              </w:rPr>
            </w:r>
            <w:r w:rsidR="004628FB">
              <w:rPr>
                <w:noProof/>
                <w:webHidden/>
              </w:rPr>
              <w:fldChar w:fldCharType="separate"/>
            </w:r>
            <w:r w:rsidR="004628FB">
              <w:rPr>
                <w:noProof/>
                <w:webHidden/>
              </w:rPr>
              <w:t>12</w:t>
            </w:r>
            <w:r w:rsidR="004628FB">
              <w:rPr>
                <w:noProof/>
                <w:webHidden/>
              </w:rPr>
              <w:fldChar w:fldCharType="end"/>
            </w:r>
          </w:hyperlink>
        </w:p>
        <w:p w14:paraId="6CD63B28"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6" w:history="1">
            <w:r w:rsidR="004628FB" w:rsidRPr="00FF307E">
              <w:rPr>
                <w:rStyle w:val="Hipervnculo"/>
                <w:noProof/>
                <w:lang w:val="es-ES_tradnl"/>
              </w:rPr>
              <w:t>4.1.</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Concepto de usuario y administrador:</w:t>
            </w:r>
            <w:r w:rsidR="004628FB">
              <w:rPr>
                <w:noProof/>
                <w:webHidden/>
              </w:rPr>
              <w:tab/>
            </w:r>
            <w:r w:rsidR="004628FB">
              <w:rPr>
                <w:noProof/>
                <w:webHidden/>
              </w:rPr>
              <w:fldChar w:fldCharType="begin"/>
            </w:r>
            <w:r w:rsidR="004628FB">
              <w:rPr>
                <w:noProof/>
                <w:webHidden/>
              </w:rPr>
              <w:instrText xml:space="preserve"> PAGEREF _Toc481751996 \h </w:instrText>
            </w:r>
            <w:r w:rsidR="004628FB">
              <w:rPr>
                <w:noProof/>
                <w:webHidden/>
              </w:rPr>
            </w:r>
            <w:r w:rsidR="004628FB">
              <w:rPr>
                <w:noProof/>
                <w:webHidden/>
              </w:rPr>
              <w:fldChar w:fldCharType="separate"/>
            </w:r>
            <w:r w:rsidR="004628FB">
              <w:rPr>
                <w:noProof/>
                <w:webHidden/>
              </w:rPr>
              <w:t>12</w:t>
            </w:r>
            <w:r w:rsidR="004628FB">
              <w:rPr>
                <w:noProof/>
                <w:webHidden/>
              </w:rPr>
              <w:fldChar w:fldCharType="end"/>
            </w:r>
          </w:hyperlink>
        </w:p>
        <w:p w14:paraId="71A861AB"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7" w:history="1">
            <w:r w:rsidR="004628FB" w:rsidRPr="00FF307E">
              <w:rPr>
                <w:rStyle w:val="Hipervnculo"/>
                <w:noProof/>
                <w:lang w:val="es-ES_tradnl"/>
              </w:rPr>
              <w:t>4.2.</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Concepto de proyecto y ejecución:</w:t>
            </w:r>
            <w:r w:rsidR="004628FB">
              <w:rPr>
                <w:noProof/>
                <w:webHidden/>
              </w:rPr>
              <w:tab/>
            </w:r>
            <w:r w:rsidR="004628FB">
              <w:rPr>
                <w:noProof/>
                <w:webHidden/>
              </w:rPr>
              <w:fldChar w:fldCharType="begin"/>
            </w:r>
            <w:r w:rsidR="004628FB">
              <w:rPr>
                <w:noProof/>
                <w:webHidden/>
              </w:rPr>
              <w:instrText xml:space="preserve"> PAGEREF _Toc481751997 \h </w:instrText>
            </w:r>
            <w:r w:rsidR="004628FB">
              <w:rPr>
                <w:noProof/>
                <w:webHidden/>
              </w:rPr>
            </w:r>
            <w:r w:rsidR="004628FB">
              <w:rPr>
                <w:noProof/>
                <w:webHidden/>
              </w:rPr>
              <w:fldChar w:fldCharType="separate"/>
            </w:r>
            <w:r w:rsidR="004628FB">
              <w:rPr>
                <w:noProof/>
                <w:webHidden/>
              </w:rPr>
              <w:t>12</w:t>
            </w:r>
            <w:r w:rsidR="004628FB">
              <w:rPr>
                <w:noProof/>
                <w:webHidden/>
              </w:rPr>
              <w:fldChar w:fldCharType="end"/>
            </w:r>
          </w:hyperlink>
        </w:p>
        <w:p w14:paraId="63B7CBF0"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8" w:history="1">
            <w:r w:rsidR="004628FB" w:rsidRPr="00FF307E">
              <w:rPr>
                <w:rStyle w:val="Hipervnculo"/>
                <w:noProof/>
                <w:lang w:val="es-ES_tradnl"/>
              </w:rPr>
              <w:t>4.3.</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Concepto de grupo y permiso:</w:t>
            </w:r>
            <w:r w:rsidR="004628FB">
              <w:rPr>
                <w:noProof/>
                <w:webHidden/>
              </w:rPr>
              <w:tab/>
            </w:r>
            <w:r w:rsidR="004628FB">
              <w:rPr>
                <w:noProof/>
                <w:webHidden/>
              </w:rPr>
              <w:fldChar w:fldCharType="begin"/>
            </w:r>
            <w:r w:rsidR="004628FB">
              <w:rPr>
                <w:noProof/>
                <w:webHidden/>
              </w:rPr>
              <w:instrText xml:space="preserve"> PAGEREF _Toc481751998 \h </w:instrText>
            </w:r>
            <w:r w:rsidR="004628FB">
              <w:rPr>
                <w:noProof/>
                <w:webHidden/>
              </w:rPr>
            </w:r>
            <w:r w:rsidR="004628FB">
              <w:rPr>
                <w:noProof/>
                <w:webHidden/>
              </w:rPr>
              <w:fldChar w:fldCharType="separate"/>
            </w:r>
            <w:r w:rsidR="004628FB">
              <w:rPr>
                <w:noProof/>
                <w:webHidden/>
              </w:rPr>
              <w:t>13</w:t>
            </w:r>
            <w:r w:rsidR="004628FB">
              <w:rPr>
                <w:noProof/>
                <w:webHidden/>
              </w:rPr>
              <w:fldChar w:fldCharType="end"/>
            </w:r>
          </w:hyperlink>
        </w:p>
        <w:p w14:paraId="1D17A8E8"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1999" w:history="1">
            <w:r w:rsidR="004628FB" w:rsidRPr="00FF307E">
              <w:rPr>
                <w:rStyle w:val="Hipervnculo"/>
                <w:noProof/>
                <w:lang w:val="es-ES_tradnl"/>
              </w:rPr>
              <w:t>4.4.</w:t>
            </w:r>
            <w:r w:rsidR="004628FB">
              <w:rPr>
                <w:rFonts w:asciiTheme="minorHAnsi" w:eastAsiaTheme="minorEastAsia" w:hAnsiTheme="minorHAnsi" w:cstheme="minorBidi"/>
                <w:noProof/>
                <w:sz w:val="22"/>
                <w:lang w:val="en-US"/>
              </w:rPr>
              <w:tab/>
            </w:r>
            <w:r w:rsidR="004628FB" w:rsidRPr="00FF307E">
              <w:rPr>
                <w:rStyle w:val="Hipervnculo"/>
                <w:noProof/>
                <w:lang w:val="es-ES_tradnl"/>
              </w:rPr>
              <w:t xml:space="preserve">Definición formal del </w:t>
            </w:r>
            <w:r w:rsidR="004628FB" w:rsidRPr="00FF307E">
              <w:rPr>
                <w:rStyle w:val="Hipervnculo"/>
                <w:i/>
                <w:noProof/>
                <w:lang w:val="es-ES_tradnl"/>
              </w:rPr>
              <w:t>Proyecto UniApi</w:t>
            </w:r>
            <w:r w:rsidR="004628FB" w:rsidRPr="00FF307E">
              <w:rPr>
                <w:rStyle w:val="Hipervnculo"/>
                <w:noProof/>
                <w:lang w:val="es-ES_tradnl"/>
              </w:rPr>
              <w:t>:</w:t>
            </w:r>
            <w:r w:rsidR="004628FB">
              <w:rPr>
                <w:noProof/>
                <w:webHidden/>
              </w:rPr>
              <w:tab/>
            </w:r>
            <w:r w:rsidR="004628FB">
              <w:rPr>
                <w:noProof/>
                <w:webHidden/>
              </w:rPr>
              <w:fldChar w:fldCharType="begin"/>
            </w:r>
            <w:r w:rsidR="004628FB">
              <w:rPr>
                <w:noProof/>
                <w:webHidden/>
              </w:rPr>
              <w:instrText xml:space="preserve"> PAGEREF _Toc481751999 \h </w:instrText>
            </w:r>
            <w:r w:rsidR="004628FB">
              <w:rPr>
                <w:noProof/>
                <w:webHidden/>
              </w:rPr>
            </w:r>
            <w:r w:rsidR="004628FB">
              <w:rPr>
                <w:noProof/>
                <w:webHidden/>
              </w:rPr>
              <w:fldChar w:fldCharType="separate"/>
            </w:r>
            <w:r w:rsidR="004628FB">
              <w:rPr>
                <w:noProof/>
                <w:webHidden/>
              </w:rPr>
              <w:t>13</w:t>
            </w:r>
            <w:r w:rsidR="004628FB">
              <w:rPr>
                <w:noProof/>
                <w:webHidden/>
              </w:rPr>
              <w:fldChar w:fldCharType="end"/>
            </w:r>
          </w:hyperlink>
        </w:p>
        <w:p w14:paraId="2FB78348"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2000" w:history="1">
            <w:r w:rsidR="004628FB" w:rsidRPr="00FF307E">
              <w:rPr>
                <w:rStyle w:val="Hipervnculo"/>
                <w:noProof/>
                <w:lang w:val="es-ES_tradnl"/>
              </w:rPr>
              <w:t>5.</w:t>
            </w:r>
            <w:r w:rsidR="004628FB">
              <w:rPr>
                <w:rFonts w:asciiTheme="minorHAnsi" w:eastAsiaTheme="minorEastAsia" w:hAnsiTheme="minorHAnsi" w:cstheme="minorBidi"/>
                <w:noProof/>
                <w:sz w:val="22"/>
                <w:lang w:val="en-US"/>
              </w:rPr>
              <w:tab/>
            </w:r>
            <w:r w:rsidR="004628FB" w:rsidRPr="00FF307E">
              <w:rPr>
                <w:rStyle w:val="Hipervnculo"/>
                <w:noProof/>
                <w:lang w:val="es-ES_tradnl"/>
              </w:rPr>
              <w:t>Análisis de alternativas:</w:t>
            </w:r>
            <w:r w:rsidR="004628FB">
              <w:rPr>
                <w:noProof/>
                <w:webHidden/>
              </w:rPr>
              <w:tab/>
            </w:r>
            <w:r w:rsidR="004628FB">
              <w:rPr>
                <w:noProof/>
                <w:webHidden/>
              </w:rPr>
              <w:fldChar w:fldCharType="begin"/>
            </w:r>
            <w:r w:rsidR="004628FB">
              <w:rPr>
                <w:noProof/>
                <w:webHidden/>
              </w:rPr>
              <w:instrText xml:space="preserve"> PAGEREF _Toc481752000 \h </w:instrText>
            </w:r>
            <w:r w:rsidR="004628FB">
              <w:rPr>
                <w:noProof/>
                <w:webHidden/>
              </w:rPr>
            </w:r>
            <w:r w:rsidR="004628FB">
              <w:rPr>
                <w:noProof/>
                <w:webHidden/>
              </w:rPr>
              <w:fldChar w:fldCharType="separate"/>
            </w:r>
            <w:r w:rsidR="004628FB">
              <w:rPr>
                <w:noProof/>
                <w:webHidden/>
              </w:rPr>
              <w:t>14</w:t>
            </w:r>
            <w:r w:rsidR="004628FB">
              <w:rPr>
                <w:noProof/>
                <w:webHidden/>
              </w:rPr>
              <w:fldChar w:fldCharType="end"/>
            </w:r>
          </w:hyperlink>
        </w:p>
        <w:p w14:paraId="2E342112"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1" w:history="1">
            <w:r w:rsidR="004628FB" w:rsidRPr="00FF307E">
              <w:rPr>
                <w:rStyle w:val="Hipervnculo"/>
                <w:noProof/>
                <w:lang w:val="es-ES_tradnl"/>
              </w:rPr>
              <w:t>5.1.</w:t>
            </w:r>
            <w:r w:rsidR="004628FB">
              <w:rPr>
                <w:rFonts w:asciiTheme="minorHAnsi" w:eastAsiaTheme="minorEastAsia" w:hAnsiTheme="minorHAnsi" w:cstheme="minorBidi"/>
                <w:noProof/>
                <w:sz w:val="22"/>
                <w:lang w:val="en-US"/>
              </w:rPr>
              <w:tab/>
            </w:r>
            <w:r w:rsidR="004628FB" w:rsidRPr="00FF307E">
              <w:rPr>
                <w:rStyle w:val="Hipervnculo"/>
                <w:noProof/>
                <w:lang w:val="es-ES_tradnl"/>
              </w:rPr>
              <w:t>Elección de arquitectura del sistema:</w:t>
            </w:r>
            <w:r w:rsidR="004628FB">
              <w:rPr>
                <w:noProof/>
                <w:webHidden/>
              </w:rPr>
              <w:tab/>
            </w:r>
            <w:r w:rsidR="004628FB">
              <w:rPr>
                <w:noProof/>
                <w:webHidden/>
              </w:rPr>
              <w:fldChar w:fldCharType="begin"/>
            </w:r>
            <w:r w:rsidR="004628FB">
              <w:rPr>
                <w:noProof/>
                <w:webHidden/>
              </w:rPr>
              <w:instrText xml:space="preserve"> PAGEREF _Toc481752001 \h </w:instrText>
            </w:r>
            <w:r w:rsidR="004628FB">
              <w:rPr>
                <w:noProof/>
                <w:webHidden/>
              </w:rPr>
            </w:r>
            <w:r w:rsidR="004628FB">
              <w:rPr>
                <w:noProof/>
                <w:webHidden/>
              </w:rPr>
              <w:fldChar w:fldCharType="separate"/>
            </w:r>
            <w:r w:rsidR="004628FB">
              <w:rPr>
                <w:noProof/>
                <w:webHidden/>
              </w:rPr>
              <w:t>14</w:t>
            </w:r>
            <w:r w:rsidR="004628FB">
              <w:rPr>
                <w:noProof/>
                <w:webHidden/>
              </w:rPr>
              <w:fldChar w:fldCharType="end"/>
            </w:r>
          </w:hyperlink>
        </w:p>
        <w:p w14:paraId="20E5870F"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2" w:history="1">
            <w:r w:rsidR="004628FB" w:rsidRPr="00FF307E">
              <w:rPr>
                <w:rStyle w:val="Hipervnculo"/>
                <w:noProof/>
                <w:lang w:val="es-ES_tradnl"/>
              </w:rPr>
              <w:t>5.2.</w:t>
            </w:r>
            <w:r w:rsidR="004628FB">
              <w:rPr>
                <w:rFonts w:asciiTheme="minorHAnsi" w:eastAsiaTheme="minorEastAsia" w:hAnsiTheme="minorHAnsi" w:cstheme="minorBidi"/>
                <w:noProof/>
                <w:sz w:val="22"/>
                <w:lang w:val="en-US"/>
              </w:rPr>
              <w:tab/>
            </w:r>
            <w:r w:rsidR="004628FB" w:rsidRPr="00FF307E">
              <w:rPr>
                <w:rStyle w:val="Hipervnculo"/>
                <w:noProof/>
                <w:lang w:val="es-ES_tradnl"/>
              </w:rPr>
              <w:t>Repositorio de información:</w:t>
            </w:r>
            <w:r w:rsidR="004628FB">
              <w:rPr>
                <w:noProof/>
                <w:webHidden/>
              </w:rPr>
              <w:tab/>
            </w:r>
            <w:r w:rsidR="004628FB">
              <w:rPr>
                <w:noProof/>
                <w:webHidden/>
              </w:rPr>
              <w:fldChar w:fldCharType="begin"/>
            </w:r>
            <w:r w:rsidR="004628FB">
              <w:rPr>
                <w:noProof/>
                <w:webHidden/>
              </w:rPr>
              <w:instrText xml:space="preserve"> PAGEREF _Toc481752002 \h </w:instrText>
            </w:r>
            <w:r w:rsidR="004628FB">
              <w:rPr>
                <w:noProof/>
                <w:webHidden/>
              </w:rPr>
            </w:r>
            <w:r w:rsidR="004628FB">
              <w:rPr>
                <w:noProof/>
                <w:webHidden/>
              </w:rPr>
              <w:fldChar w:fldCharType="separate"/>
            </w:r>
            <w:r w:rsidR="004628FB">
              <w:rPr>
                <w:noProof/>
                <w:webHidden/>
              </w:rPr>
              <w:t>15</w:t>
            </w:r>
            <w:r w:rsidR="004628FB">
              <w:rPr>
                <w:noProof/>
                <w:webHidden/>
              </w:rPr>
              <w:fldChar w:fldCharType="end"/>
            </w:r>
          </w:hyperlink>
        </w:p>
        <w:p w14:paraId="207B03EC"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3" w:history="1">
            <w:r w:rsidR="004628FB" w:rsidRPr="00FF307E">
              <w:rPr>
                <w:rStyle w:val="Hipervnculo"/>
                <w:noProof/>
              </w:rPr>
              <w:t>5.3.</w:t>
            </w:r>
            <w:r w:rsidR="004628FB">
              <w:rPr>
                <w:rFonts w:asciiTheme="minorHAnsi" w:eastAsiaTheme="minorEastAsia" w:hAnsiTheme="minorHAnsi" w:cstheme="minorBidi"/>
                <w:noProof/>
                <w:sz w:val="22"/>
                <w:lang w:val="en-US"/>
              </w:rPr>
              <w:tab/>
            </w:r>
            <w:r w:rsidR="004628FB" w:rsidRPr="00FF307E">
              <w:rPr>
                <w:rStyle w:val="Hipervnculo"/>
                <w:noProof/>
              </w:rPr>
              <w:t>Negocio de la aplicación:</w:t>
            </w:r>
            <w:r w:rsidR="004628FB">
              <w:rPr>
                <w:noProof/>
                <w:webHidden/>
              </w:rPr>
              <w:tab/>
            </w:r>
            <w:r w:rsidR="004628FB">
              <w:rPr>
                <w:noProof/>
                <w:webHidden/>
              </w:rPr>
              <w:fldChar w:fldCharType="begin"/>
            </w:r>
            <w:r w:rsidR="004628FB">
              <w:rPr>
                <w:noProof/>
                <w:webHidden/>
              </w:rPr>
              <w:instrText xml:space="preserve"> PAGEREF _Toc481752003 \h </w:instrText>
            </w:r>
            <w:r w:rsidR="004628FB">
              <w:rPr>
                <w:noProof/>
                <w:webHidden/>
              </w:rPr>
            </w:r>
            <w:r w:rsidR="004628FB">
              <w:rPr>
                <w:noProof/>
                <w:webHidden/>
              </w:rPr>
              <w:fldChar w:fldCharType="separate"/>
            </w:r>
            <w:r w:rsidR="004628FB">
              <w:rPr>
                <w:noProof/>
                <w:webHidden/>
              </w:rPr>
              <w:t>16</w:t>
            </w:r>
            <w:r w:rsidR="004628FB">
              <w:rPr>
                <w:noProof/>
                <w:webHidden/>
              </w:rPr>
              <w:fldChar w:fldCharType="end"/>
            </w:r>
          </w:hyperlink>
        </w:p>
        <w:p w14:paraId="2A52346D"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4" w:history="1">
            <w:r w:rsidR="004628FB" w:rsidRPr="00FF307E">
              <w:rPr>
                <w:rStyle w:val="Hipervnculo"/>
                <w:noProof/>
              </w:rPr>
              <w:t>5.4.</w:t>
            </w:r>
            <w:r w:rsidR="004628FB">
              <w:rPr>
                <w:rFonts w:asciiTheme="minorHAnsi" w:eastAsiaTheme="minorEastAsia" w:hAnsiTheme="minorHAnsi" w:cstheme="minorBidi"/>
                <w:noProof/>
                <w:sz w:val="22"/>
                <w:lang w:val="en-US"/>
              </w:rPr>
              <w:tab/>
            </w:r>
            <w:r w:rsidR="004628FB" w:rsidRPr="00FF307E">
              <w:rPr>
                <w:rStyle w:val="Hipervnculo"/>
                <w:noProof/>
              </w:rPr>
              <w:t>Aplicación web:</w:t>
            </w:r>
            <w:r w:rsidR="004628FB">
              <w:rPr>
                <w:noProof/>
                <w:webHidden/>
              </w:rPr>
              <w:tab/>
            </w:r>
            <w:r w:rsidR="004628FB">
              <w:rPr>
                <w:noProof/>
                <w:webHidden/>
              </w:rPr>
              <w:fldChar w:fldCharType="begin"/>
            </w:r>
            <w:r w:rsidR="004628FB">
              <w:rPr>
                <w:noProof/>
                <w:webHidden/>
              </w:rPr>
              <w:instrText xml:space="preserve"> PAGEREF _Toc481752004 \h </w:instrText>
            </w:r>
            <w:r w:rsidR="004628FB">
              <w:rPr>
                <w:noProof/>
                <w:webHidden/>
              </w:rPr>
            </w:r>
            <w:r w:rsidR="004628FB">
              <w:rPr>
                <w:noProof/>
                <w:webHidden/>
              </w:rPr>
              <w:fldChar w:fldCharType="separate"/>
            </w:r>
            <w:r w:rsidR="004628FB">
              <w:rPr>
                <w:noProof/>
                <w:webHidden/>
              </w:rPr>
              <w:t>17</w:t>
            </w:r>
            <w:r w:rsidR="004628FB">
              <w:rPr>
                <w:noProof/>
                <w:webHidden/>
              </w:rPr>
              <w:fldChar w:fldCharType="end"/>
            </w:r>
          </w:hyperlink>
        </w:p>
        <w:p w14:paraId="2EB1FC36"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5" w:history="1">
            <w:r w:rsidR="004628FB" w:rsidRPr="00FF307E">
              <w:rPr>
                <w:rStyle w:val="Hipervnculo"/>
                <w:noProof/>
              </w:rPr>
              <w:t>5.5.</w:t>
            </w:r>
            <w:r w:rsidR="004628FB">
              <w:rPr>
                <w:rFonts w:asciiTheme="minorHAnsi" w:eastAsiaTheme="minorEastAsia" w:hAnsiTheme="minorHAnsi" w:cstheme="minorBidi"/>
                <w:noProof/>
                <w:sz w:val="22"/>
                <w:lang w:val="en-US"/>
              </w:rPr>
              <w:tab/>
            </w:r>
            <w:r w:rsidR="004628FB" w:rsidRPr="00FF307E">
              <w:rPr>
                <w:rStyle w:val="Hipervnculo"/>
                <w:noProof/>
              </w:rPr>
              <w:t>Transferencia de archivos:</w:t>
            </w:r>
            <w:r w:rsidR="004628FB">
              <w:rPr>
                <w:noProof/>
                <w:webHidden/>
              </w:rPr>
              <w:tab/>
            </w:r>
            <w:r w:rsidR="004628FB">
              <w:rPr>
                <w:noProof/>
                <w:webHidden/>
              </w:rPr>
              <w:fldChar w:fldCharType="begin"/>
            </w:r>
            <w:r w:rsidR="004628FB">
              <w:rPr>
                <w:noProof/>
                <w:webHidden/>
              </w:rPr>
              <w:instrText xml:space="preserve"> PAGEREF _Toc481752005 \h </w:instrText>
            </w:r>
            <w:r w:rsidR="004628FB">
              <w:rPr>
                <w:noProof/>
                <w:webHidden/>
              </w:rPr>
            </w:r>
            <w:r w:rsidR="004628FB">
              <w:rPr>
                <w:noProof/>
                <w:webHidden/>
              </w:rPr>
              <w:fldChar w:fldCharType="separate"/>
            </w:r>
            <w:r w:rsidR="004628FB">
              <w:rPr>
                <w:noProof/>
                <w:webHidden/>
              </w:rPr>
              <w:t>21</w:t>
            </w:r>
            <w:r w:rsidR="004628FB">
              <w:rPr>
                <w:noProof/>
                <w:webHidden/>
              </w:rPr>
              <w:fldChar w:fldCharType="end"/>
            </w:r>
          </w:hyperlink>
        </w:p>
        <w:p w14:paraId="7D256972"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6" w:history="1">
            <w:r w:rsidR="004628FB" w:rsidRPr="00FF307E">
              <w:rPr>
                <w:rStyle w:val="Hipervnculo"/>
                <w:noProof/>
              </w:rPr>
              <w:t>5.6.</w:t>
            </w:r>
            <w:r w:rsidR="004628FB">
              <w:rPr>
                <w:rFonts w:asciiTheme="minorHAnsi" w:eastAsiaTheme="minorEastAsia" w:hAnsiTheme="minorHAnsi" w:cstheme="minorBidi"/>
                <w:noProof/>
                <w:sz w:val="22"/>
                <w:lang w:val="en-US"/>
              </w:rPr>
              <w:tab/>
            </w:r>
            <w:r w:rsidR="004628FB" w:rsidRPr="00FF307E">
              <w:rPr>
                <w:rStyle w:val="Hipervnculo"/>
                <w:noProof/>
              </w:rPr>
              <w:t>Ejecución de proyectos:</w:t>
            </w:r>
            <w:r w:rsidR="004628FB">
              <w:rPr>
                <w:noProof/>
                <w:webHidden/>
              </w:rPr>
              <w:tab/>
            </w:r>
            <w:r w:rsidR="004628FB">
              <w:rPr>
                <w:noProof/>
                <w:webHidden/>
              </w:rPr>
              <w:fldChar w:fldCharType="begin"/>
            </w:r>
            <w:r w:rsidR="004628FB">
              <w:rPr>
                <w:noProof/>
                <w:webHidden/>
              </w:rPr>
              <w:instrText xml:space="preserve"> PAGEREF _Toc481752006 \h </w:instrText>
            </w:r>
            <w:r w:rsidR="004628FB">
              <w:rPr>
                <w:noProof/>
                <w:webHidden/>
              </w:rPr>
            </w:r>
            <w:r w:rsidR="004628FB">
              <w:rPr>
                <w:noProof/>
                <w:webHidden/>
              </w:rPr>
              <w:fldChar w:fldCharType="separate"/>
            </w:r>
            <w:r w:rsidR="004628FB">
              <w:rPr>
                <w:noProof/>
                <w:webHidden/>
              </w:rPr>
              <w:t>22</w:t>
            </w:r>
            <w:r w:rsidR="004628FB">
              <w:rPr>
                <w:noProof/>
                <w:webHidden/>
              </w:rPr>
              <w:fldChar w:fldCharType="end"/>
            </w:r>
          </w:hyperlink>
        </w:p>
        <w:p w14:paraId="1F4B45B5"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2007" w:history="1">
            <w:r w:rsidR="004628FB" w:rsidRPr="00FF307E">
              <w:rPr>
                <w:rStyle w:val="Hipervnculo"/>
                <w:noProof/>
                <w:lang w:val="es-ES_tradnl"/>
              </w:rPr>
              <w:t>6.</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temporal:</w:t>
            </w:r>
            <w:r w:rsidR="004628FB">
              <w:rPr>
                <w:noProof/>
                <w:webHidden/>
              </w:rPr>
              <w:tab/>
            </w:r>
            <w:r w:rsidR="004628FB">
              <w:rPr>
                <w:noProof/>
                <w:webHidden/>
              </w:rPr>
              <w:fldChar w:fldCharType="begin"/>
            </w:r>
            <w:r w:rsidR="004628FB">
              <w:rPr>
                <w:noProof/>
                <w:webHidden/>
              </w:rPr>
              <w:instrText xml:space="preserve"> PAGEREF _Toc481752007 \h </w:instrText>
            </w:r>
            <w:r w:rsidR="004628FB">
              <w:rPr>
                <w:noProof/>
                <w:webHidden/>
              </w:rPr>
            </w:r>
            <w:r w:rsidR="004628FB">
              <w:rPr>
                <w:noProof/>
                <w:webHidden/>
              </w:rPr>
              <w:fldChar w:fldCharType="separate"/>
            </w:r>
            <w:r w:rsidR="004628FB">
              <w:rPr>
                <w:noProof/>
                <w:webHidden/>
              </w:rPr>
              <w:t>23</w:t>
            </w:r>
            <w:r w:rsidR="004628FB">
              <w:rPr>
                <w:noProof/>
                <w:webHidden/>
              </w:rPr>
              <w:fldChar w:fldCharType="end"/>
            </w:r>
          </w:hyperlink>
        </w:p>
        <w:p w14:paraId="25BDFE02"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8" w:history="1">
            <w:r w:rsidR="004628FB" w:rsidRPr="00FF307E">
              <w:rPr>
                <w:rStyle w:val="Hipervnculo"/>
                <w:noProof/>
                <w:lang w:val="es-ES_tradnl"/>
              </w:rPr>
              <w:t>6.1.</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de la duración entorno de ejecución:</w:t>
            </w:r>
            <w:r w:rsidR="004628FB">
              <w:rPr>
                <w:noProof/>
                <w:webHidden/>
              </w:rPr>
              <w:tab/>
            </w:r>
            <w:r w:rsidR="004628FB">
              <w:rPr>
                <w:noProof/>
                <w:webHidden/>
              </w:rPr>
              <w:fldChar w:fldCharType="begin"/>
            </w:r>
            <w:r w:rsidR="004628FB">
              <w:rPr>
                <w:noProof/>
                <w:webHidden/>
              </w:rPr>
              <w:instrText xml:space="preserve"> PAGEREF _Toc481752008 \h </w:instrText>
            </w:r>
            <w:r w:rsidR="004628FB">
              <w:rPr>
                <w:noProof/>
                <w:webHidden/>
              </w:rPr>
            </w:r>
            <w:r w:rsidR="004628FB">
              <w:rPr>
                <w:noProof/>
                <w:webHidden/>
              </w:rPr>
              <w:fldChar w:fldCharType="separate"/>
            </w:r>
            <w:r w:rsidR="004628FB">
              <w:rPr>
                <w:noProof/>
                <w:webHidden/>
              </w:rPr>
              <w:t>23</w:t>
            </w:r>
            <w:r w:rsidR="004628FB">
              <w:rPr>
                <w:noProof/>
                <w:webHidden/>
              </w:rPr>
              <w:fldChar w:fldCharType="end"/>
            </w:r>
          </w:hyperlink>
        </w:p>
        <w:p w14:paraId="04C6509F"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09" w:history="1">
            <w:r w:rsidR="004628FB" w:rsidRPr="00FF307E">
              <w:rPr>
                <w:rStyle w:val="Hipervnculo"/>
                <w:noProof/>
                <w:lang w:val="es-ES_tradnl"/>
              </w:rPr>
              <w:t>6.2.</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de duración de grupos:</w:t>
            </w:r>
            <w:r w:rsidR="004628FB">
              <w:rPr>
                <w:noProof/>
                <w:webHidden/>
              </w:rPr>
              <w:tab/>
            </w:r>
            <w:r w:rsidR="004628FB">
              <w:rPr>
                <w:noProof/>
                <w:webHidden/>
              </w:rPr>
              <w:fldChar w:fldCharType="begin"/>
            </w:r>
            <w:r w:rsidR="004628FB">
              <w:rPr>
                <w:noProof/>
                <w:webHidden/>
              </w:rPr>
              <w:instrText xml:space="preserve"> PAGEREF _Toc481752009 \h </w:instrText>
            </w:r>
            <w:r w:rsidR="004628FB">
              <w:rPr>
                <w:noProof/>
                <w:webHidden/>
              </w:rPr>
            </w:r>
            <w:r w:rsidR="004628FB">
              <w:rPr>
                <w:noProof/>
                <w:webHidden/>
              </w:rPr>
              <w:fldChar w:fldCharType="separate"/>
            </w:r>
            <w:r w:rsidR="004628FB">
              <w:rPr>
                <w:noProof/>
                <w:webHidden/>
              </w:rPr>
              <w:t>24</w:t>
            </w:r>
            <w:r w:rsidR="004628FB">
              <w:rPr>
                <w:noProof/>
                <w:webHidden/>
              </w:rPr>
              <w:fldChar w:fldCharType="end"/>
            </w:r>
          </w:hyperlink>
        </w:p>
        <w:p w14:paraId="470F9896"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10" w:history="1">
            <w:r w:rsidR="004628FB" w:rsidRPr="00FF307E">
              <w:rPr>
                <w:rStyle w:val="Hipervnculo"/>
                <w:noProof/>
                <w:lang w:val="es-ES_tradnl"/>
              </w:rPr>
              <w:t>6.3.</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duración proyectos:</w:t>
            </w:r>
            <w:r w:rsidR="004628FB">
              <w:rPr>
                <w:noProof/>
                <w:webHidden/>
              </w:rPr>
              <w:tab/>
            </w:r>
            <w:r w:rsidR="004628FB">
              <w:rPr>
                <w:noProof/>
                <w:webHidden/>
              </w:rPr>
              <w:fldChar w:fldCharType="begin"/>
            </w:r>
            <w:r w:rsidR="004628FB">
              <w:rPr>
                <w:noProof/>
                <w:webHidden/>
              </w:rPr>
              <w:instrText xml:space="preserve"> PAGEREF _Toc481752010 \h </w:instrText>
            </w:r>
            <w:r w:rsidR="004628FB">
              <w:rPr>
                <w:noProof/>
                <w:webHidden/>
              </w:rPr>
            </w:r>
            <w:r w:rsidR="004628FB">
              <w:rPr>
                <w:noProof/>
                <w:webHidden/>
              </w:rPr>
              <w:fldChar w:fldCharType="separate"/>
            </w:r>
            <w:r w:rsidR="004628FB">
              <w:rPr>
                <w:noProof/>
                <w:webHidden/>
              </w:rPr>
              <w:t>24</w:t>
            </w:r>
            <w:r w:rsidR="004628FB">
              <w:rPr>
                <w:noProof/>
                <w:webHidden/>
              </w:rPr>
              <w:fldChar w:fldCharType="end"/>
            </w:r>
          </w:hyperlink>
        </w:p>
        <w:p w14:paraId="3C5D8E81"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11" w:history="1">
            <w:r w:rsidR="004628FB" w:rsidRPr="00FF307E">
              <w:rPr>
                <w:rStyle w:val="Hipervnculo"/>
                <w:noProof/>
                <w:lang w:val="es-ES_tradnl"/>
              </w:rPr>
              <w:t>6.4.</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duración ejecuciones:</w:t>
            </w:r>
            <w:r w:rsidR="004628FB">
              <w:rPr>
                <w:noProof/>
                <w:webHidden/>
              </w:rPr>
              <w:tab/>
            </w:r>
            <w:r w:rsidR="004628FB">
              <w:rPr>
                <w:noProof/>
                <w:webHidden/>
              </w:rPr>
              <w:fldChar w:fldCharType="begin"/>
            </w:r>
            <w:r w:rsidR="004628FB">
              <w:rPr>
                <w:noProof/>
                <w:webHidden/>
              </w:rPr>
              <w:instrText xml:space="preserve"> PAGEREF _Toc481752011 \h </w:instrText>
            </w:r>
            <w:r w:rsidR="004628FB">
              <w:rPr>
                <w:noProof/>
                <w:webHidden/>
              </w:rPr>
            </w:r>
            <w:r w:rsidR="004628FB">
              <w:rPr>
                <w:noProof/>
                <w:webHidden/>
              </w:rPr>
              <w:fldChar w:fldCharType="separate"/>
            </w:r>
            <w:r w:rsidR="004628FB">
              <w:rPr>
                <w:noProof/>
                <w:webHidden/>
              </w:rPr>
              <w:t>24</w:t>
            </w:r>
            <w:r w:rsidR="004628FB">
              <w:rPr>
                <w:noProof/>
                <w:webHidden/>
              </w:rPr>
              <w:fldChar w:fldCharType="end"/>
            </w:r>
          </w:hyperlink>
        </w:p>
        <w:p w14:paraId="6C30C6CC" w14:textId="77777777" w:rsidR="004628FB" w:rsidRDefault="00C7755D">
          <w:pPr>
            <w:pStyle w:val="TDC2"/>
            <w:tabs>
              <w:tab w:val="left" w:pos="880"/>
              <w:tab w:val="right" w:leader="dot" w:pos="9061"/>
            </w:tabs>
            <w:rPr>
              <w:rFonts w:asciiTheme="minorHAnsi" w:eastAsiaTheme="minorEastAsia" w:hAnsiTheme="minorHAnsi" w:cstheme="minorBidi"/>
              <w:noProof/>
              <w:sz w:val="22"/>
              <w:lang w:val="en-US"/>
            </w:rPr>
          </w:pPr>
          <w:hyperlink w:anchor="_Toc481752012" w:history="1">
            <w:r w:rsidR="004628FB" w:rsidRPr="00FF307E">
              <w:rPr>
                <w:rStyle w:val="Hipervnculo"/>
                <w:noProof/>
                <w:lang w:val="es-ES_tradnl"/>
              </w:rPr>
              <w:t>6.5.</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duración UserLogin&amp;Persona:</w:t>
            </w:r>
            <w:r w:rsidR="004628FB">
              <w:rPr>
                <w:noProof/>
                <w:webHidden/>
              </w:rPr>
              <w:tab/>
            </w:r>
            <w:r w:rsidR="004628FB">
              <w:rPr>
                <w:noProof/>
                <w:webHidden/>
              </w:rPr>
              <w:fldChar w:fldCharType="begin"/>
            </w:r>
            <w:r w:rsidR="004628FB">
              <w:rPr>
                <w:noProof/>
                <w:webHidden/>
              </w:rPr>
              <w:instrText xml:space="preserve"> PAGEREF _Toc481752012 \h </w:instrText>
            </w:r>
            <w:r w:rsidR="004628FB">
              <w:rPr>
                <w:noProof/>
                <w:webHidden/>
              </w:rPr>
            </w:r>
            <w:r w:rsidR="004628FB">
              <w:rPr>
                <w:noProof/>
                <w:webHidden/>
              </w:rPr>
              <w:fldChar w:fldCharType="separate"/>
            </w:r>
            <w:r w:rsidR="004628FB">
              <w:rPr>
                <w:noProof/>
                <w:webHidden/>
              </w:rPr>
              <w:t>25</w:t>
            </w:r>
            <w:r w:rsidR="004628FB">
              <w:rPr>
                <w:noProof/>
                <w:webHidden/>
              </w:rPr>
              <w:fldChar w:fldCharType="end"/>
            </w:r>
          </w:hyperlink>
        </w:p>
        <w:p w14:paraId="26477B71"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2013" w:history="1">
            <w:r w:rsidR="004628FB" w:rsidRPr="00FF307E">
              <w:rPr>
                <w:rStyle w:val="Hipervnculo"/>
                <w:noProof/>
                <w:lang w:val="es-ES_tradnl"/>
              </w:rPr>
              <w:t>7.</w:t>
            </w:r>
            <w:r w:rsidR="004628FB">
              <w:rPr>
                <w:rFonts w:asciiTheme="minorHAnsi" w:eastAsiaTheme="minorEastAsia" w:hAnsiTheme="minorHAnsi" w:cstheme="minorBidi"/>
                <w:noProof/>
                <w:sz w:val="22"/>
                <w:lang w:val="en-US"/>
              </w:rPr>
              <w:tab/>
            </w:r>
            <w:r w:rsidR="004628FB" w:rsidRPr="00FF307E">
              <w:rPr>
                <w:rStyle w:val="Hipervnculo"/>
                <w:noProof/>
                <w:lang w:val="es-ES_tradnl"/>
              </w:rPr>
              <w:t>Ampliaciones:</w:t>
            </w:r>
            <w:r w:rsidR="004628FB">
              <w:rPr>
                <w:noProof/>
                <w:webHidden/>
              </w:rPr>
              <w:tab/>
            </w:r>
            <w:r w:rsidR="004628FB">
              <w:rPr>
                <w:noProof/>
                <w:webHidden/>
              </w:rPr>
              <w:fldChar w:fldCharType="begin"/>
            </w:r>
            <w:r w:rsidR="004628FB">
              <w:rPr>
                <w:noProof/>
                <w:webHidden/>
              </w:rPr>
              <w:instrText xml:space="preserve"> PAGEREF _Toc481752013 \h </w:instrText>
            </w:r>
            <w:r w:rsidR="004628FB">
              <w:rPr>
                <w:noProof/>
                <w:webHidden/>
              </w:rPr>
            </w:r>
            <w:r w:rsidR="004628FB">
              <w:rPr>
                <w:noProof/>
                <w:webHidden/>
              </w:rPr>
              <w:fldChar w:fldCharType="separate"/>
            </w:r>
            <w:r w:rsidR="004628FB">
              <w:rPr>
                <w:noProof/>
                <w:webHidden/>
              </w:rPr>
              <w:t>27</w:t>
            </w:r>
            <w:r w:rsidR="004628FB">
              <w:rPr>
                <w:noProof/>
                <w:webHidden/>
              </w:rPr>
              <w:fldChar w:fldCharType="end"/>
            </w:r>
          </w:hyperlink>
        </w:p>
        <w:p w14:paraId="1F57774B"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2014" w:history="1">
            <w:r w:rsidR="004628FB" w:rsidRPr="00FF307E">
              <w:rPr>
                <w:rStyle w:val="Hipervnculo"/>
                <w:noProof/>
                <w:lang w:val="es-ES_tradnl"/>
              </w:rPr>
              <w:t>8.</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Conclusiones:</w:t>
            </w:r>
            <w:r w:rsidR="004628FB">
              <w:rPr>
                <w:noProof/>
                <w:webHidden/>
              </w:rPr>
              <w:tab/>
            </w:r>
            <w:r w:rsidR="004628FB">
              <w:rPr>
                <w:noProof/>
                <w:webHidden/>
              </w:rPr>
              <w:fldChar w:fldCharType="begin"/>
            </w:r>
            <w:r w:rsidR="004628FB">
              <w:rPr>
                <w:noProof/>
                <w:webHidden/>
              </w:rPr>
              <w:instrText xml:space="preserve"> PAGEREF _Toc481752014 \h </w:instrText>
            </w:r>
            <w:r w:rsidR="004628FB">
              <w:rPr>
                <w:noProof/>
                <w:webHidden/>
              </w:rPr>
            </w:r>
            <w:r w:rsidR="004628FB">
              <w:rPr>
                <w:noProof/>
                <w:webHidden/>
              </w:rPr>
              <w:fldChar w:fldCharType="separate"/>
            </w:r>
            <w:r w:rsidR="004628FB">
              <w:rPr>
                <w:noProof/>
                <w:webHidden/>
              </w:rPr>
              <w:t>28</w:t>
            </w:r>
            <w:r w:rsidR="004628FB">
              <w:rPr>
                <w:noProof/>
                <w:webHidden/>
              </w:rPr>
              <w:fldChar w:fldCharType="end"/>
            </w:r>
          </w:hyperlink>
        </w:p>
        <w:p w14:paraId="79883888" w14:textId="77777777" w:rsidR="004628FB" w:rsidRDefault="00C7755D">
          <w:pPr>
            <w:pStyle w:val="TDC1"/>
            <w:tabs>
              <w:tab w:val="left" w:pos="440"/>
              <w:tab w:val="right" w:leader="dot" w:pos="9061"/>
            </w:tabs>
            <w:rPr>
              <w:rFonts w:asciiTheme="minorHAnsi" w:eastAsiaTheme="minorEastAsia" w:hAnsiTheme="minorHAnsi" w:cstheme="minorBidi"/>
              <w:noProof/>
              <w:sz w:val="22"/>
              <w:lang w:val="en-US"/>
            </w:rPr>
          </w:pPr>
          <w:hyperlink w:anchor="_Toc481752015" w:history="1">
            <w:r w:rsidR="004628FB" w:rsidRPr="00FF307E">
              <w:rPr>
                <w:rStyle w:val="Hipervnculo"/>
                <w:noProof/>
                <w:lang w:val="es-ES_tradnl"/>
              </w:rPr>
              <w:t>9.</w:t>
            </w:r>
            <w:r w:rsidR="004628FB">
              <w:rPr>
                <w:rFonts w:asciiTheme="minorHAnsi" w:eastAsiaTheme="minorEastAsia" w:hAnsiTheme="minorHAnsi" w:cstheme="minorBidi"/>
                <w:noProof/>
                <w:sz w:val="22"/>
                <w:lang w:val="en-US"/>
              </w:rPr>
              <w:tab/>
            </w:r>
            <w:r w:rsidR="004628FB" w:rsidRPr="00FF307E">
              <w:rPr>
                <w:rStyle w:val="Hipervnculo"/>
                <w:noProof/>
                <w:lang w:val="es-ES_tradnl"/>
              </w:rPr>
              <w:t>Bibliografía:</w:t>
            </w:r>
            <w:r w:rsidR="004628FB">
              <w:rPr>
                <w:noProof/>
                <w:webHidden/>
              </w:rPr>
              <w:tab/>
            </w:r>
            <w:r w:rsidR="004628FB">
              <w:rPr>
                <w:noProof/>
                <w:webHidden/>
              </w:rPr>
              <w:fldChar w:fldCharType="begin"/>
            </w:r>
            <w:r w:rsidR="004628FB">
              <w:rPr>
                <w:noProof/>
                <w:webHidden/>
              </w:rPr>
              <w:instrText xml:space="preserve"> PAGEREF _Toc481752015 \h </w:instrText>
            </w:r>
            <w:r w:rsidR="004628FB">
              <w:rPr>
                <w:noProof/>
                <w:webHidden/>
              </w:rPr>
            </w:r>
            <w:r w:rsidR="004628FB">
              <w:rPr>
                <w:noProof/>
                <w:webHidden/>
              </w:rPr>
              <w:fldChar w:fldCharType="separate"/>
            </w:r>
            <w:r w:rsidR="004628FB">
              <w:rPr>
                <w:noProof/>
                <w:webHidden/>
              </w:rPr>
              <w:t>29</w:t>
            </w:r>
            <w:r w:rsidR="004628FB">
              <w:rPr>
                <w:noProof/>
                <w:webHidden/>
              </w:rPr>
              <w:fldChar w:fldCharType="end"/>
            </w:r>
          </w:hyperlink>
        </w:p>
        <w:p w14:paraId="79EDB3C3" w14:textId="77777777" w:rsidR="00FD45C6" w:rsidRDefault="0087283F">
          <w:pPr>
            <w:rPr>
              <w:b/>
              <w:bCs/>
            </w:rPr>
          </w:pPr>
          <w:r>
            <w:rPr>
              <w:b/>
              <w:bCs/>
            </w:rPr>
            <w:fldChar w:fldCharType="end"/>
          </w:r>
        </w:p>
        <w:p w14:paraId="2F163182" w14:textId="77777777" w:rsidR="00FD45C6" w:rsidRDefault="00FD45C6" w:rsidP="00FD45C6">
          <w:pPr>
            <w:pStyle w:val="Ttulo"/>
          </w:pPr>
          <w:r>
            <w:br w:type="page"/>
          </w:r>
        </w:p>
        <w:p w14:paraId="017610D6" w14:textId="77777777" w:rsidR="00FD45C6" w:rsidRDefault="00FD45C6" w:rsidP="00FD45C6">
          <w:pPr>
            <w:pStyle w:val="Ttulo1"/>
          </w:pPr>
          <w:bookmarkStart w:id="2" w:name="_Toc481751986"/>
          <w:r>
            <w:lastRenderedPageBreak/>
            <w:t>Ilustraciones</w:t>
          </w:r>
          <w:bookmarkEnd w:id="2"/>
        </w:p>
        <w:p w14:paraId="29709598" w14:textId="77777777" w:rsidR="00FD45C6" w:rsidRDefault="00FD45C6">
          <w:pPr>
            <w:pStyle w:val="Tabladeilustraciones"/>
            <w:tabs>
              <w:tab w:val="right" w:leader="dot" w:pos="9061"/>
            </w:tabs>
            <w:rPr>
              <w:noProof/>
            </w:rPr>
          </w:pPr>
          <w:r>
            <w:fldChar w:fldCharType="begin"/>
          </w:r>
          <w:r>
            <w:instrText xml:space="preserve"> TOC \h \z \c "Ilustración" </w:instrText>
          </w:r>
          <w:r>
            <w:fldChar w:fldCharType="separate"/>
          </w:r>
          <w:hyperlink w:anchor="_Toc481751957" w:history="1">
            <w:r w:rsidRPr="007C5C27">
              <w:rPr>
                <w:rStyle w:val="Hipervnculo"/>
                <w:noProof/>
              </w:rPr>
              <w:t>Ilustración 3</w:t>
            </w:r>
            <w:r w:rsidRPr="007C5C27">
              <w:rPr>
                <w:rStyle w:val="Hipervnculo"/>
                <w:noProof/>
              </w:rPr>
              <w:noBreakHyphen/>
              <w:t>1 AWS logo</w:t>
            </w:r>
            <w:r>
              <w:rPr>
                <w:noProof/>
                <w:webHidden/>
              </w:rPr>
              <w:tab/>
            </w:r>
            <w:r>
              <w:rPr>
                <w:noProof/>
                <w:webHidden/>
              </w:rPr>
              <w:fldChar w:fldCharType="begin"/>
            </w:r>
            <w:r>
              <w:rPr>
                <w:noProof/>
                <w:webHidden/>
              </w:rPr>
              <w:instrText xml:space="preserve"> PAGEREF _Toc481751957 \h </w:instrText>
            </w:r>
            <w:r>
              <w:rPr>
                <w:noProof/>
                <w:webHidden/>
              </w:rPr>
            </w:r>
            <w:r>
              <w:rPr>
                <w:noProof/>
                <w:webHidden/>
              </w:rPr>
              <w:fldChar w:fldCharType="separate"/>
            </w:r>
            <w:r>
              <w:rPr>
                <w:noProof/>
                <w:webHidden/>
              </w:rPr>
              <w:t>6</w:t>
            </w:r>
            <w:r>
              <w:rPr>
                <w:noProof/>
                <w:webHidden/>
              </w:rPr>
              <w:fldChar w:fldCharType="end"/>
            </w:r>
          </w:hyperlink>
        </w:p>
        <w:p w14:paraId="5F27B65E" w14:textId="77777777" w:rsidR="00FD45C6" w:rsidRDefault="00C7755D">
          <w:pPr>
            <w:pStyle w:val="Tabladeilustraciones"/>
            <w:tabs>
              <w:tab w:val="right" w:leader="dot" w:pos="9061"/>
            </w:tabs>
            <w:rPr>
              <w:noProof/>
            </w:rPr>
          </w:pPr>
          <w:hyperlink w:anchor="_Toc481751958" w:history="1">
            <w:r w:rsidR="00FD45C6" w:rsidRPr="007C5C27">
              <w:rPr>
                <w:rStyle w:val="Hipervnculo"/>
                <w:noProof/>
              </w:rPr>
              <w:t>Ilustración 3</w:t>
            </w:r>
            <w:r w:rsidR="00FD45C6" w:rsidRPr="007C5C27">
              <w:rPr>
                <w:rStyle w:val="Hipervnculo"/>
                <w:noProof/>
              </w:rPr>
              <w:noBreakHyphen/>
              <w:t>2 AWS WebPage</w:t>
            </w:r>
            <w:r w:rsidR="00FD45C6">
              <w:rPr>
                <w:noProof/>
                <w:webHidden/>
              </w:rPr>
              <w:tab/>
            </w:r>
            <w:r w:rsidR="00FD45C6">
              <w:rPr>
                <w:noProof/>
                <w:webHidden/>
              </w:rPr>
              <w:fldChar w:fldCharType="begin"/>
            </w:r>
            <w:r w:rsidR="00FD45C6">
              <w:rPr>
                <w:noProof/>
                <w:webHidden/>
              </w:rPr>
              <w:instrText xml:space="preserve"> PAGEREF _Toc481751958 \h </w:instrText>
            </w:r>
            <w:r w:rsidR="00FD45C6">
              <w:rPr>
                <w:noProof/>
                <w:webHidden/>
              </w:rPr>
            </w:r>
            <w:r w:rsidR="00FD45C6">
              <w:rPr>
                <w:noProof/>
                <w:webHidden/>
              </w:rPr>
              <w:fldChar w:fldCharType="separate"/>
            </w:r>
            <w:r w:rsidR="00FD45C6">
              <w:rPr>
                <w:noProof/>
                <w:webHidden/>
              </w:rPr>
              <w:t>6</w:t>
            </w:r>
            <w:r w:rsidR="00FD45C6">
              <w:rPr>
                <w:noProof/>
                <w:webHidden/>
              </w:rPr>
              <w:fldChar w:fldCharType="end"/>
            </w:r>
          </w:hyperlink>
        </w:p>
        <w:p w14:paraId="118C2ACD" w14:textId="77777777" w:rsidR="00FD45C6" w:rsidRDefault="00C7755D">
          <w:pPr>
            <w:pStyle w:val="Tabladeilustraciones"/>
            <w:tabs>
              <w:tab w:val="right" w:leader="dot" w:pos="9061"/>
            </w:tabs>
            <w:rPr>
              <w:noProof/>
            </w:rPr>
          </w:pPr>
          <w:hyperlink w:anchor="_Toc481751959" w:history="1">
            <w:r w:rsidR="00FD45C6" w:rsidRPr="007C5C27">
              <w:rPr>
                <w:rStyle w:val="Hipervnculo"/>
                <w:noProof/>
              </w:rPr>
              <w:t>Ilustración 3</w:t>
            </w:r>
            <w:r w:rsidR="00FD45C6" w:rsidRPr="007C5C27">
              <w:rPr>
                <w:rStyle w:val="Hipervnculo"/>
                <w:noProof/>
              </w:rPr>
              <w:noBreakHyphen/>
              <w:t>3 Cloud9 logo</w:t>
            </w:r>
            <w:r w:rsidR="00FD45C6">
              <w:rPr>
                <w:noProof/>
                <w:webHidden/>
              </w:rPr>
              <w:tab/>
            </w:r>
            <w:r w:rsidR="00FD45C6">
              <w:rPr>
                <w:noProof/>
                <w:webHidden/>
              </w:rPr>
              <w:fldChar w:fldCharType="begin"/>
            </w:r>
            <w:r w:rsidR="00FD45C6">
              <w:rPr>
                <w:noProof/>
                <w:webHidden/>
              </w:rPr>
              <w:instrText xml:space="preserve"> PAGEREF _Toc481751959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14:paraId="4952B2D2" w14:textId="77777777" w:rsidR="00FD45C6" w:rsidRDefault="00C7755D">
          <w:pPr>
            <w:pStyle w:val="Tabladeilustraciones"/>
            <w:tabs>
              <w:tab w:val="right" w:leader="dot" w:pos="9061"/>
            </w:tabs>
            <w:rPr>
              <w:noProof/>
            </w:rPr>
          </w:pPr>
          <w:hyperlink w:anchor="_Toc481751960" w:history="1">
            <w:r w:rsidR="00FD45C6" w:rsidRPr="007C5C27">
              <w:rPr>
                <w:rStyle w:val="Hipervnculo"/>
                <w:noProof/>
              </w:rPr>
              <w:t>Ilustración 3</w:t>
            </w:r>
            <w:r w:rsidR="00FD45C6" w:rsidRPr="007C5C27">
              <w:rPr>
                <w:rStyle w:val="Hipervnculo"/>
                <w:noProof/>
              </w:rPr>
              <w:noBreakHyphen/>
              <w:t>4 Cloud9 IDE</w:t>
            </w:r>
            <w:r w:rsidR="00FD45C6">
              <w:rPr>
                <w:noProof/>
                <w:webHidden/>
              </w:rPr>
              <w:tab/>
            </w:r>
            <w:r w:rsidR="00FD45C6">
              <w:rPr>
                <w:noProof/>
                <w:webHidden/>
              </w:rPr>
              <w:fldChar w:fldCharType="begin"/>
            </w:r>
            <w:r w:rsidR="00FD45C6">
              <w:rPr>
                <w:noProof/>
                <w:webHidden/>
              </w:rPr>
              <w:instrText xml:space="preserve"> PAGEREF _Toc481751960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14:paraId="04A2EC8C" w14:textId="77777777" w:rsidR="00FD45C6" w:rsidRDefault="00C7755D">
          <w:pPr>
            <w:pStyle w:val="Tabladeilustraciones"/>
            <w:tabs>
              <w:tab w:val="right" w:leader="dot" w:pos="9061"/>
            </w:tabs>
            <w:rPr>
              <w:noProof/>
            </w:rPr>
          </w:pPr>
          <w:hyperlink w:anchor="_Toc481751961" w:history="1">
            <w:r w:rsidR="00FD45C6" w:rsidRPr="007C5C27">
              <w:rPr>
                <w:rStyle w:val="Hipervnculo"/>
                <w:noProof/>
              </w:rPr>
              <w:t>Ilustración 6</w:t>
            </w:r>
            <w:r w:rsidR="00FD45C6" w:rsidRPr="007C5C27">
              <w:rPr>
                <w:rStyle w:val="Hipervnculo"/>
                <w:noProof/>
              </w:rPr>
              <w:noBreakHyphen/>
              <w:t>1 Diagrama Grant</w:t>
            </w:r>
            <w:r w:rsidR="00FD45C6">
              <w:rPr>
                <w:noProof/>
                <w:webHidden/>
              </w:rPr>
              <w:tab/>
            </w:r>
            <w:r w:rsidR="00FD45C6">
              <w:rPr>
                <w:noProof/>
                <w:webHidden/>
              </w:rPr>
              <w:fldChar w:fldCharType="begin"/>
            </w:r>
            <w:r w:rsidR="00FD45C6">
              <w:rPr>
                <w:noProof/>
                <w:webHidden/>
              </w:rPr>
              <w:instrText xml:space="preserve"> PAGEREF _Toc481751961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79596A8F" w14:textId="77777777" w:rsidR="00FD45C6" w:rsidRDefault="00C7755D">
          <w:pPr>
            <w:pStyle w:val="Tabladeilustraciones"/>
            <w:tabs>
              <w:tab w:val="right" w:leader="dot" w:pos="9061"/>
            </w:tabs>
            <w:rPr>
              <w:noProof/>
            </w:rPr>
          </w:pPr>
          <w:hyperlink w:anchor="_Toc481751962" w:history="1">
            <w:r w:rsidR="00FD45C6" w:rsidRPr="007C5C27">
              <w:rPr>
                <w:rStyle w:val="Hipervnculo"/>
                <w:noProof/>
              </w:rPr>
              <w:t>Ilustración 6</w:t>
            </w:r>
            <w:r w:rsidR="00FD45C6" w:rsidRPr="007C5C27">
              <w:rPr>
                <w:rStyle w:val="Hipervnculo"/>
                <w:noProof/>
              </w:rPr>
              <w:noBreakHyphen/>
              <w:t>2 Tabla de tareas</w:t>
            </w:r>
            <w:r w:rsidR="00FD45C6">
              <w:rPr>
                <w:noProof/>
                <w:webHidden/>
              </w:rPr>
              <w:tab/>
            </w:r>
            <w:r w:rsidR="00FD45C6">
              <w:rPr>
                <w:noProof/>
                <w:webHidden/>
              </w:rPr>
              <w:fldChar w:fldCharType="begin"/>
            </w:r>
            <w:r w:rsidR="00FD45C6">
              <w:rPr>
                <w:noProof/>
                <w:webHidden/>
              </w:rPr>
              <w:instrText xml:space="preserve"> PAGEREF _Toc481751962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14:paraId="7659D686" w14:textId="77777777" w:rsidR="00FD45C6" w:rsidRDefault="00FD45C6" w:rsidP="00FD45C6">
          <w:r>
            <w:fldChar w:fldCharType="end"/>
          </w:r>
        </w:p>
        <w:p w14:paraId="6F87C624" w14:textId="77777777" w:rsidR="00FD45C6" w:rsidRDefault="00FD45C6" w:rsidP="00FD45C6">
          <w:pPr>
            <w:pStyle w:val="Ttulo"/>
          </w:pPr>
          <w:r>
            <w:br w:type="page"/>
          </w:r>
        </w:p>
        <w:p w14:paraId="46C94FD5" w14:textId="77777777" w:rsidR="00FD45C6" w:rsidRDefault="00FD45C6" w:rsidP="00FD45C6">
          <w:pPr>
            <w:pStyle w:val="Ttulo1"/>
          </w:pPr>
          <w:bookmarkStart w:id="3" w:name="_Toc481751987"/>
          <w:r>
            <w:lastRenderedPageBreak/>
            <w:t>Tablas</w:t>
          </w:r>
          <w:bookmarkEnd w:id="3"/>
        </w:p>
        <w:p w14:paraId="340888DA" w14:textId="77777777" w:rsidR="00FD45C6" w:rsidRDefault="00FD45C6">
          <w:pPr>
            <w:pStyle w:val="Tabladeilustraciones"/>
            <w:tabs>
              <w:tab w:val="right" w:leader="dot" w:pos="9061"/>
            </w:tabs>
            <w:rPr>
              <w:rFonts w:asciiTheme="minorHAnsi" w:eastAsiaTheme="minorEastAsia" w:hAnsiTheme="minorHAnsi" w:cstheme="minorBidi"/>
              <w:noProof/>
              <w:sz w:val="22"/>
              <w:lang w:val="en-US"/>
            </w:rPr>
          </w:pPr>
          <w:r>
            <w:fldChar w:fldCharType="begin"/>
          </w:r>
          <w:r>
            <w:instrText xml:space="preserve"> TOC \h \z \c "Tabla" </w:instrText>
          </w:r>
          <w:r>
            <w:fldChar w:fldCharType="separate"/>
          </w:r>
          <w:hyperlink w:anchor="_Toc481751977" w:history="1">
            <w:r w:rsidRPr="00AE04D7">
              <w:rPr>
                <w:rStyle w:val="Hipervnculo"/>
                <w:noProof/>
              </w:rPr>
              <w:t>Tabla 6</w:t>
            </w:r>
            <w:r w:rsidRPr="00AE04D7">
              <w:rPr>
                <w:rStyle w:val="Hipervnculo"/>
                <w:noProof/>
              </w:rPr>
              <w:noBreakHyphen/>
              <w:t>1 Planificacion de grupos</w:t>
            </w:r>
            <w:r>
              <w:rPr>
                <w:noProof/>
                <w:webHidden/>
              </w:rPr>
              <w:tab/>
            </w:r>
            <w:r>
              <w:rPr>
                <w:noProof/>
                <w:webHidden/>
              </w:rPr>
              <w:fldChar w:fldCharType="begin"/>
            </w:r>
            <w:r>
              <w:rPr>
                <w:noProof/>
                <w:webHidden/>
              </w:rPr>
              <w:instrText xml:space="preserve"> PAGEREF _Toc481751977 \h </w:instrText>
            </w:r>
            <w:r>
              <w:rPr>
                <w:noProof/>
                <w:webHidden/>
              </w:rPr>
            </w:r>
            <w:r>
              <w:rPr>
                <w:noProof/>
                <w:webHidden/>
              </w:rPr>
              <w:fldChar w:fldCharType="separate"/>
            </w:r>
            <w:r>
              <w:rPr>
                <w:noProof/>
                <w:webHidden/>
              </w:rPr>
              <w:t>23</w:t>
            </w:r>
            <w:r>
              <w:rPr>
                <w:noProof/>
                <w:webHidden/>
              </w:rPr>
              <w:fldChar w:fldCharType="end"/>
            </w:r>
          </w:hyperlink>
        </w:p>
        <w:p w14:paraId="4676F14E" w14:textId="77777777" w:rsidR="00FD45C6" w:rsidRDefault="00C7755D">
          <w:pPr>
            <w:pStyle w:val="Tabladeilustraciones"/>
            <w:tabs>
              <w:tab w:val="right" w:leader="dot" w:pos="9061"/>
            </w:tabs>
            <w:rPr>
              <w:rFonts w:asciiTheme="minorHAnsi" w:eastAsiaTheme="minorEastAsia" w:hAnsiTheme="minorHAnsi" w:cstheme="minorBidi"/>
              <w:noProof/>
              <w:sz w:val="22"/>
              <w:lang w:val="en-US"/>
            </w:rPr>
          </w:pPr>
          <w:hyperlink w:anchor="_Toc481751978" w:history="1">
            <w:r w:rsidR="00FD45C6" w:rsidRPr="00AE04D7">
              <w:rPr>
                <w:rStyle w:val="Hipervnculo"/>
                <w:noProof/>
              </w:rPr>
              <w:t>Tabla 6</w:t>
            </w:r>
            <w:r w:rsidR="00FD45C6" w:rsidRPr="00AE04D7">
              <w:rPr>
                <w:rStyle w:val="Hipervnculo"/>
                <w:noProof/>
              </w:rPr>
              <w:noBreakHyphen/>
              <w:t>2 Planificación de proyectos</w:t>
            </w:r>
            <w:r w:rsidR="00FD45C6">
              <w:rPr>
                <w:noProof/>
                <w:webHidden/>
              </w:rPr>
              <w:tab/>
            </w:r>
            <w:r w:rsidR="00FD45C6">
              <w:rPr>
                <w:noProof/>
                <w:webHidden/>
              </w:rPr>
              <w:fldChar w:fldCharType="begin"/>
            </w:r>
            <w:r w:rsidR="00FD45C6">
              <w:rPr>
                <w:noProof/>
                <w:webHidden/>
              </w:rPr>
              <w:instrText xml:space="preserve"> PAGEREF _Toc481751978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5C141C92" w14:textId="77777777" w:rsidR="00FD45C6" w:rsidRDefault="00C7755D">
          <w:pPr>
            <w:pStyle w:val="Tabladeilustraciones"/>
            <w:tabs>
              <w:tab w:val="right" w:leader="dot" w:pos="9061"/>
            </w:tabs>
            <w:rPr>
              <w:rFonts w:asciiTheme="minorHAnsi" w:eastAsiaTheme="minorEastAsia" w:hAnsiTheme="minorHAnsi" w:cstheme="minorBidi"/>
              <w:noProof/>
              <w:sz w:val="22"/>
              <w:lang w:val="en-US"/>
            </w:rPr>
          </w:pPr>
          <w:hyperlink w:anchor="_Toc481751979" w:history="1">
            <w:r w:rsidR="00FD45C6" w:rsidRPr="00AE04D7">
              <w:rPr>
                <w:rStyle w:val="Hipervnculo"/>
                <w:noProof/>
              </w:rPr>
              <w:t>Tabla 6</w:t>
            </w:r>
            <w:r w:rsidR="00FD45C6" w:rsidRPr="00AE04D7">
              <w:rPr>
                <w:rStyle w:val="Hipervnculo"/>
                <w:noProof/>
              </w:rPr>
              <w:noBreakHyphen/>
              <w:t>3Planifucacion de ejecuciones</w:t>
            </w:r>
            <w:r w:rsidR="00FD45C6">
              <w:rPr>
                <w:noProof/>
                <w:webHidden/>
              </w:rPr>
              <w:tab/>
            </w:r>
            <w:r w:rsidR="00FD45C6">
              <w:rPr>
                <w:noProof/>
                <w:webHidden/>
              </w:rPr>
              <w:fldChar w:fldCharType="begin"/>
            </w:r>
            <w:r w:rsidR="00FD45C6">
              <w:rPr>
                <w:noProof/>
                <w:webHidden/>
              </w:rPr>
              <w:instrText xml:space="preserve"> PAGEREF _Toc481751979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0A98E1B6" w14:textId="77777777" w:rsidR="00FD45C6" w:rsidRDefault="00C7755D">
          <w:pPr>
            <w:pStyle w:val="Tabladeilustraciones"/>
            <w:tabs>
              <w:tab w:val="right" w:leader="dot" w:pos="9061"/>
            </w:tabs>
            <w:rPr>
              <w:rFonts w:asciiTheme="minorHAnsi" w:eastAsiaTheme="minorEastAsia" w:hAnsiTheme="minorHAnsi" w:cstheme="minorBidi"/>
              <w:noProof/>
              <w:sz w:val="22"/>
              <w:lang w:val="en-US"/>
            </w:rPr>
          </w:pPr>
          <w:hyperlink w:anchor="_Toc481751980" w:history="1">
            <w:r w:rsidR="00FD45C6" w:rsidRPr="00AE04D7">
              <w:rPr>
                <w:rStyle w:val="Hipervnculo"/>
                <w:noProof/>
              </w:rPr>
              <w:t>Tabla 6</w:t>
            </w:r>
            <w:r w:rsidR="00FD45C6" w:rsidRPr="00AE04D7">
              <w:rPr>
                <w:rStyle w:val="Hipervnculo"/>
                <w:noProof/>
              </w:rPr>
              <w:noBreakHyphen/>
              <w:t>4 Planificación UserLogin&amp;Persona</w:t>
            </w:r>
            <w:r w:rsidR="00FD45C6">
              <w:rPr>
                <w:noProof/>
                <w:webHidden/>
              </w:rPr>
              <w:tab/>
            </w:r>
            <w:r w:rsidR="00FD45C6">
              <w:rPr>
                <w:noProof/>
                <w:webHidden/>
              </w:rPr>
              <w:fldChar w:fldCharType="begin"/>
            </w:r>
            <w:r w:rsidR="00FD45C6">
              <w:rPr>
                <w:noProof/>
                <w:webHidden/>
              </w:rPr>
              <w:instrText xml:space="preserve"> PAGEREF _Toc481751980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14:paraId="2617C056" w14:textId="77777777" w:rsidR="0087283F" w:rsidRPr="00FD45C6" w:rsidRDefault="00FD45C6" w:rsidP="00FD45C6">
          <w:r>
            <w:fldChar w:fldCharType="end"/>
          </w:r>
        </w:p>
      </w:sdtContent>
    </w:sdt>
    <w:p w14:paraId="783A6613" w14:textId="77777777" w:rsidR="0087283F" w:rsidRDefault="0087283F">
      <w:pPr>
        <w:spacing w:after="0" w:line="240" w:lineRule="auto"/>
        <w:rPr>
          <w:b/>
          <w:lang w:val="es-ES_tradnl"/>
        </w:rPr>
      </w:pPr>
      <w:r>
        <w:rPr>
          <w:b/>
          <w:lang w:val="es-ES_tradnl"/>
        </w:rPr>
        <w:br w:type="page"/>
      </w:r>
    </w:p>
    <w:p w14:paraId="736AE800" w14:textId="77777777" w:rsidR="0087283F" w:rsidRDefault="0087283F" w:rsidP="0087283F">
      <w:pPr>
        <w:rPr>
          <w:b/>
          <w:lang w:val="es-ES_tradnl"/>
        </w:rPr>
      </w:pPr>
    </w:p>
    <w:p w14:paraId="67534700" w14:textId="77777777" w:rsidR="00F02C4D" w:rsidRDefault="00F02C4D" w:rsidP="00F02C4D">
      <w:pPr>
        <w:pStyle w:val="Ttulo1"/>
        <w:numPr>
          <w:ilvl w:val="0"/>
          <w:numId w:val="24"/>
        </w:numPr>
        <w:rPr>
          <w:lang w:val="es-ES_tradnl"/>
        </w:rPr>
      </w:pPr>
      <w:bookmarkStart w:id="4" w:name="_Toc481751988"/>
      <w:commentRangeStart w:id="5"/>
      <w:r>
        <w:rPr>
          <w:lang w:val="es-ES_tradnl"/>
        </w:rPr>
        <w:t>Introducción:</w:t>
      </w:r>
      <w:bookmarkEnd w:id="4"/>
      <w:commentRangeEnd w:id="5"/>
      <w:r w:rsidR="00312CBA">
        <w:rPr>
          <w:rStyle w:val="Refdecomentario"/>
          <w:rFonts w:eastAsia="Calibri" w:cs="Times New Roman"/>
          <w:b w:val="0"/>
          <w:spacing w:val="0"/>
          <w:kern w:val="0"/>
        </w:rPr>
        <w:commentReference w:id="5"/>
      </w:r>
    </w:p>
    <w:p w14:paraId="00D7C6B6" w14:textId="77777777" w:rsidR="00F02C4D" w:rsidRDefault="00F02C4D" w:rsidP="00F02C4D">
      <w:pPr>
        <w:rPr>
          <w:lang w:val="es-ES_tradnl"/>
        </w:rPr>
      </w:pPr>
    </w:p>
    <w:p w14:paraId="70EEE352" w14:textId="77777777" w:rsidR="003773EF" w:rsidRDefault="003773EF" w:rsidP="003773EF">
      <w:pPr>
        <w:ind w:firstLine="360"/>
        <w:rPr>
          <w:lang w:val="es-ES_tradnl"/>
        </w:rPr>
      </w:pPr>
      <w:r>
        <w:rPr>
          <w:lang w:val="es-ES_tradnl"/>
        </w:rPr>
        <w:t>El siguiente</w:t>
      </w:r>
      <w:r w:rsidR="00A014E2">
        <w:rPr>
          <w:lang w:val="es-ES_tradnl"/>
        </w:rPr>
        <w:t xml:space="preserve"> documento</w:t>
      </w:r>
      <w:r>
        <w:rPr>
          <w:lang w:val="es-ES_tradnl"/>
        </w:rPr>
        <w:t xml:space="preserve"> es de carácter divulgativo desarrollado para la asignatura de “</w:t>
      </w:r>
      <w:r w:rsidRPr="003773EF">
        <w:rPr>
          <w:i/>
          <w:lang w:val="es-ES_tradnl"/>
        </w:rPr>
        <w:t>Trabajos final de grado</w:t>
      </w:r>
      <w:r>
        <w:rPr>
          <w:lang w:val="es-ES_tradnl"/>
        </w:rPr>
        <w:t>” de la escuela politécnica de ingeniería de Gijón. El “Trabajo final de grado” o “TFG” como va a ser nombrado desde ahora, es la declaración de habilidades y conocimientos de un estudiante en un grado de ingeniera de la escuela.</w:t>
      </w:r>
    </w:p>
    <w:p w14:paraId="1793AB44" w14:textId="77777777" w:rsidR="003773EF" w:rsidRDefault="003773EF" w:rsidP="003773EF">
      <w:pPr>
        <w:rPr>
          <w:lang w:val="es-ES_tradnl"/>
        </w:rPr>
      </w:pPr>
      <w:r>
        <w:rPr>
          <w:lang w:val="es-ES_tradnl"/>
        </w:rPr>
        <w:t xml:space="preserve">El TFG se basa en una propuesta realizada por una entidad externa. Pudiendo ser un profesor, una empresa o el propio estudiante. La propuesta a realizar </w:t>
      </w:r>
      <w:r w:rsidR="009C3C03">
        <w:rPr>
          <w:lang w:val="es-ES_tradnl"/>
        </w:rPr>
        <w:t xml:space="preserve">esta </w:t>
      </w:r>
      <w:r>
        <w:rPr>
          <w:lang w:val="es-ES_tradnl"/>
        </w:rPr>
        <w:t>propuesta por Raquel Blanco Aguirre: Se basa en un desarrollo software, con el objetivo de “</w:t>
      </w:r>
      <w:r w:rsidRPr="003773EF">
        <w:rPr>
          <w:i/>
          <w:lang w:val="es-ES_tradnl"/>
        </w:rPr>
        <w:t>crear una aplicación web que gestione un repositorio</w:t>
      </w:r>
      <w:r>
        <w:rPr>
          <w:lang w:val="es-ES_tradnl"/>
        </w:rPr>
        <w:t>”.</w:t>
      </w:r>
    </w:p>
    <w:p w14:paraId="171E1311" w14:textId="77777777" w:rsidR="003773EF" w:rsidRDefault="003773EF" w:rsidP="003773EF">
      <w:pPr>
        <w:rPr>
          <w:lang w:val="es-ES_tradnl"/>
        </w:rPr>
      </w:pPr>
      <w:r>
        <w:rPr>
          <w:lang w:val="es-ES_tradnl"/>
        </w:rPr>
        <w:t xml:space="preserve">Desarrollaremos </w:t>
      </w:r>
      <w:r w:rsidR="00A620D8">
        <w:rPr>
          <w:lang w:val="es-ES_tradnl"/>
        </w:rPr>
        <w:t>el significado</w:t>
      </w:r>
      <w:r>
        <w:rPr>
          <w:lang w:val="es-ES_tradnl"/>
        </w:rPr>
        <w:t xml:space="preserve"> de la propuesta con el fin </w:t>
      </w:r>
      <w:r w:rsidR="009C3C03">
        <w:rPr>
          <w:lang w:val="es-ES_tradnl"/>
        </w:rPr>
        <w:t xml:space="preserve">de tener un objetivo principal para </w:t>
      </w:r>
      <w:r>
        <w:rPr>
          <w:lang w:val="es-ES_tradnl"/>
        </w:rPr>
        <w:t>el TFG</w:t>
      </w:r>
      <w:r w:rsidR="00A620D8">
        <w:rPr>
          <w:lang w:val="es-ES_tradnl"/>
        </w:rPr>
        <w:t>. Una aplicación web se basa en una página web cuyas interacciones del usuario, son gestionadas, medidas y reaccionadas por un servidor web. Podría decirse que una aplicación web es una página web con una inteligencia dada por un servidor. Un repositorio es un sistema donde se almacenan datos para posteriormente consumirlos. Se podrá decir que es como un almacén. Como todos almacenes, un repositorio contiene medidas de seguridad, medios de gestión de elementos y gestión de logística.</w:t>
      </w:r>
      <w:r>
        <w:rPr>
          <w:lang w:val="es-ES_tradnl"/>
        </w:rPr>
        <w:t xml:space="preserve"> </w:t>
      </w:r>
      <w:r w:rsidR="00A620D8">
        <w:rPr>
          <w:lang w:val="es-ES_tradnl"/>
        </w:rPr>
        <w:t>En resumen, tenemos que crear una página web con aditivos, que se conecta a un almacén digital.</w:t>
      </w:r>
    </w:p>
    <w:p w14:paraId="77CE31F6" w14:textId="77777777" w:rsidR="00A620D8" w:rsidRDefault="00A620D8" w:rsidP="003773EF">
      <w:pPr>
        <w:rPr>
          <w:lang w:val="es-ES_tradnl"/>
        </w:rPr>
      </w:pPr>
      <w:r>
        <w:rPr>
          <w:lang w:val="es-ES_tradnl"/>
        </w:rPr>
        <w:t xml:space="preserve">Los </w:t>
      </w:r>
      <w:proofErr w:type="spellStart"/>
      <w:r>
        <w:rPr>
          <w:lang w:val="es-ES_tradnl"/>
        </w:rPr>
        <w:t>TFG’s</w:t>
      </w:r>
      <w:proofErr w:type="spellEnd"/>
      <w:r>
        <w:rPr>
          <w:lang w:val="es-ES_tradnl"/>
        </w:rPr>
        <w:t xml:space="preserve"> de desarrollo conllevan una carga de documentación por sí misma. Se necesitan documentar los análisis y diseños que se van implementar antes de realizar un desarrollo. Para que sea más fácil la comprensión de los diversos documentos y su estructura. Se va a realizar una descripción breve en este documento.</w:t>
      </w:r>
    </w:p>
    <w:p w14:paraId="3C5FB2D0" w14:textId="77777777" w:rsidR="00A620D8" w:rsidRDefault="00A620D8" w:rsidP="00A620D8">
      <w:pPr>
        <w:pStyle w:val="Prrafodelista"/>
        <w:numPr>
          <w:ilvl w:val="0"/>
          <w:numId w:val="25"/>
        </w:numPr>
        <w:rPr>
          <w:lang w:val="es-ES_tradnl"/>
        </w:rPr>
      </w:pPr>
      <w:r>
        <w:rPr>
          <w:lang w:val="es-ES_tradnl"/>
        </w:rPr>
        <w:t>Memoria: Documento principal del TFG, explicación del proyecto.</w:t>
      </w:r>
    </w:p>
    <w:p w14:paraId="3E5BA68F" w14:textId="77777777" w:rsidR="00E943CC" w:rsidRDefault="00E943CC" w:rsidP="00A620D8">
      <w:pPr>
        <w:pStyle w:val="Prrafodelista"/>
        <w:numPr>
          <w:ilvl w:val="0"/>
          <w:numId w:val="25"/>
        </w:numPr>
        <w:rPr>
          <w:lang w:val="es-ES_tradnl"/>
        </w:rPr>
      </w:pPr>
      <w:r>
        <w:rPr>
          <w:lang w:val="es-ES_tradnl"/>
        </w:rPr>
        <w:t>Presupuesto: Documento que describe el coste del proyecto.</w:t>
      </w:r>
    </w:p>
    <w:p w14:paraId="5D11A359" w14:textId="77777777" w:rsidR="00A620D8" w:rsidRDefault="00A620D8" w:rsidP="00A620D8">
      <w:pPr>
        <w:pStyle w:val="Prrafodelista"/>
        <w:numPr>
          <w:ilvl w:val="0"/>
          <w:numId w:val="25"/>
        </w:numPr>
        <w:rPr>
          <w:lang w:val="es-ES_tradnl"/>
        </w:rPr>
      </w:pPr>
      <w:r>
        <w:rPr>
          <w:lang w:val="es-ES_tradnl"/>
        </w:rPr>
        <w:t>Documentos técnicos: Documentos de desarrollo software.</w:t>
      </w:r>
    </w:p>
    <w:p w14:paraId="08B480A6" w14:textId="77777777" w:rsidR="00A620D8" w:rsidRDefault="00A620D8" w:rsidP="00A620D8">
      <w:pPr>
        <w:pStyle w:val="Prrafodelista"/>
        <w:numPr>
          <w:ilvl w:val="1"/>
          <w:numId w:val="25"/>
        </w:numPr>
        <w:rPr>
          <w:lang w:val="es-ES_tradnl"/>
        </w:rPr>
      </w:pPr>
      <w:r>
        <w:rPr>
          <w:lang w:val="es-ES_tradnl"/>
        </w:rPr>
        <w:t>Requisitos del sistema: Serie de requisitos (mandatos) impuestos para el desarrollo del proyecto.</w:t>
      </w:r>
    </w:p>
    <w:p w14:paraId="0FB828B0" w14:textId="77777777" w:rsidR="00A620D8" w:rsidRDefault="00A620D8" w:rsidP="00A620D8">
      <w:pPr>
        <w:pStyle w:val="Prrafodelista"/>
        <w:numPr>
          <w:ilvl w:val="1"/>
          <w:numId w:val="25"/>
        </w:numPr>
        <w:rPr>
          <w:lang w:val="es-ES_tradnl"/>
        </w:rPr>
      </w:pPr>
      <w:r>
        <w:rPr>
          <w:lang w:val="es-ES_tradnl"/>
        </w:rPr>
        <w:t>Análisis del sistema: Descripción de alta abstracción del funcionamiento del proyecto a realizar.</w:t>
      </w:r>
    </w:p>
    <w:p w14:paraId="26FDAD3F" w14:textId="77777777" w:rsidR="00A620D8" w:rsidRDefault="00A620D8" w:rsidP="00A620D8">
      <w:pPr>
        <w:pStyle w:val="Prrafodelista"/>
        <w:numPr>
          <w:ilvl w:val="1"/>
          <w:numId w:val="25"/>
        </w:numPr>
        <w:rPr>
          <w:lang w:val="es-ES_tradnl"/>
        </w:rPr>
      </w:pPr>
      <w:r>
        <w:rPr>
          <w:lang w:val="es-ES_tradnl"/>
        </w:rPr>
        <w:t>Diseño del sistema: Descripción de media y baja abstracción del funcionamiento del proyecto a realizar.</w:t>
      </w:r>
    </w:p>
    <w:p w14:paraId="6CEC2466" w14:textId="77777777" w:rsidR="00A620D8" w:rsidRDefault="00A620D8" w:rsidP="00A620D8">
      <w:pPr>
        <w:pStyle w:val="Prrafodelista"/>
        <w:numPr>
          <w:ilvl w:val="1"/>
          <w:numId w:val="25"/>
        </w:numPr>
        <w:rPr>
          <w:lang w:val="es-ES_tradnl"/>
        </w:rPr>
      </w:pPr>
      <w:r>
        <w:rPr>
          <w:lang w:val="es-ES_tradnl"/>
        </w:rPr>
        <w:t>Pruebas del sistema: Diseño y realización de las pruebas que se han utilizado en el desarrollo del proyecto.</w:t>
      </w:r>
    </w:p>
    <w:p w14:paraId="3A3D4714" w14:textId="77777777" w:rsidR="00A620D8" w:rsidRDefault="00A620D8" w:rsidP="00F02C4D">
      <w:pPr>
        <w:pStyle w:val="Prrafodelista"/>
        <w:numPr>
          <w:ilvl w:val="0"/>
          <w:numId w:val="25"/>
        </w:numPr>
        <w:rPr>
          <w:lang w:val="es-ES_tradnl"/>
        </w:rPr>
      </w:pPr>
      <w:r>
        <w:rPr>
          <w:lang w:val="es-ES_tradnl"/>
        </w:rPr>
        <w:t>Manual del usuario: Documentación del uso de la versión del proyecto realizado.</w:t>
      </w:r>
    </w:p>
    <w:p w14:paraId="5BDCA501" w14:textId="77777777" w:rsidR="00F02C4D" w:rsidRPr="00A620D8" w:rsidRDefault="00A620D8" w:rsidP="00A620D8">
      <w:pPr>
        <w:pStyle w:val="Ttulo"/>
        <w:rPr>
          <w:rFonts w:eastAsia="Times New Roman"/>
          <w:lang w:val="es-ES_tradnl" w:eastAsia="es-ES"/>
        </w:rPr>
      </w:pPr>
      <w:r>
        <w:rPr>
          <w:lang w:val="es-ES_tradnl"/>
        </w:rPr>
        <w:br w:type="page"/>
      </w:r>
    </w:p>
    <w:p w14:paraId="3AB2EFEE" w14:textId="77777777" w:rsidR="00F02C4D" w:rsidRDefault="00F02C4D" w:rsidP="00F02C4D">
      <w:pPr>
        <w:pStyle w:val="Ttulo1"/>
        <w:numPr>
          <w:ilvl w:val="0"/>
          <w:numId w:val="24"/>
        </w:numPr>
        <w:rPr>
          <w:lang w:val="es-ES_tradnl"/>
        </w:rPr>
      </w:pPr>
      <w:bookmarkStart w:id="6" w:name="_Toc481751989"/>
      <w:commentRangeStart w:id="7"/>
      <w:r>
        <w:rPr>
          <w:lang w:val="es-ES_tradnl"/>
        </w:rPr>
        <w:lastRenderedPageBreak/>
        <w:t>Objetivos y alcance:</w:t>
      </w:r>
      <w:bookmarkEnd w:id="6"/>
      <w:commentRangeEnd w:id="7"/>
      <w:r w:rsidR="00312CBA">
        <w:rPr>
          <w:rStyle w:val="Refdecomentario"/>
          <w:rFonts w:eastAsia="Calibri" w:cs="Times New Roman"/>
          <w:b w:val="0"/>
          <w:spacing w:val="0"/>
          <w:kern w:val="0"/>
        </w:rPr>
        <w:commentReference w:id="7"/>
      </w:r>
    </w:p>
    <w:p w14:paraId="7DAB4BC2" w14:textId="77777777" w:rsidR="00F02C4D" w:rsidRPr="00F02C4D" w:rsidRDefault="00F02C4D" w:rsidP="00F02C4D">
      <w:pPr>
        <w:rPr>
          <w:lang w:val="es-ES_tradnl"/>
        </w:rPr>
      </w:pPr>
    </w:p>
    <w:p w14:paraId="2F864A90" w14:textId="77777777" w:rsidR="00F02C4D" w:rsidRDefault="000D2869" w:rsidP="000A7528">
      <w:pPr>
        <w:ind w:firstLine="360"/>
        <w:rPr>
          <w:lang w:val="es-ES_tradnl"/>
        </w:rPr>
      </w:pPr>
      <w:r>
        <w:rPr>
          <w:lang w:val="es-ES_tradnl"/>
        </w:rPr>
        <w:t xml:space="preserve">El objetivo del </w:t>
      </w:r>
      <w:ins w:id="8" w:author="RAQUEL BLANCO AGUIRRE" w:date="2017-05-22T17:13:00Z">
        <w:r w:rsidR="00312CBA">
          <w:rPr>
            <w:lang w:val="es-ES_tradnl"/>
          </w:rPr>
          <w:t>proyecto es la creación de una aplicación web que permita realizar la gestión de un repos</w:t>
        </w:r>
      </w:ins>
      <w:ins w:id="9" w:author="RAQUEL BLANCO AGUIRRE" w:date="2017-05-22T17:14:00Z">
        <w:r w:rsidR="00312CBA">
          <w:rPr>
            <w:lang w:val="es-ES_tradnl"/>
          </w:rPr>
          <w:t>itorio</w:t>
        </w:r>
      </w:ins>
      <w:ins w:id="10" w:author="RAQUEL BLANCO AGUIRRE" w:date="2017-05-22T17:15:00Z">
        <w:r w:rsidR="00312CBA">
          <w:rPr>
            <w:lang w:val="es-ES_tradnl"/>
          </w:rPr>
          <w:t>.</w:t>
        </w:r>
      </w:ins>
      <w:del w:id="11" w:author="RAQUEL BLANCO AGUIRRE" w:date="2017-05-22T17:15:00Z">
        <w:r w:rsidDel="00312CBA">
          <w:rPr>
            <w:lang w:val="es-ES_tradnl"/>
          </w:rPr>
          <w:delText>TFG es la “</w:delText>
        </w:r>
        <w:r w:rsidDel="00312CBA">
          <w:rPr>
            <w:i/>
            <w:lang w:val="es-ES_tradnl"/>
          </w:rPr>
          <w:delText>creación</w:delText>
        </w:r>
        <w:r w:rsidRPr="003773EF" w:rsidDel="00312CBA">
          <w:rPr>
            <w:i/>
            <w:lang w:val="es-ES_tradnl"/>
          </w:rPr>
          <w:delText xml:space="preserve"> una aplicación web que gestione un repositorio</w:delText>
        </w:r>
        <w:r w:rsidDel="00312CBA">
          <w:rPr>
            <w:lang w:val="es-ES_tradnl"/>
          </w:rPr>
          <w:delText>”.</w:delText>
        </w:r>
      </w:del>
      <w:r>
        <w:rPr>
          <w:lang w:val="es-ES_tradnl"/>
        </w:rPr>
        <w:t xml:space="preserve">  La aplicación </w:t>
      </w:r>
      <w:commentRangeStart w:id="12"/>
      <w:r>
        <w:rPr>
          <w:lang w:val="es-ES_tradnl"/>
        </w:rPr>
        <w:t>deberá ser capaz de</w:t>
      </w:r>
      <w:commentRangeEnd w:id="12"/>
      <w:r w:rsidR="00312CBA">
        <w:rPr>
          <w:rStyle w:val="Refdecomentario"/>
        </w:rPr>
        <w:commentReference w:id="12"/>
      </w:r>
      <w:r>
        <w:rPr>
          <w:lang w:val="es-ES_tradnl"/>
        </w:rPr>
        <w:t xml:space="preserve"> gestionar todas las funciones del repositorio, comunicación del repositorio, gestión de usuarios, gestión de elementos, navegación por sus departamentos.</w:t>
      </w:r>
    </w:p>
    <w:p w14:paraId="4DE73E2B" w14:textId="77777777" w:rsidR="000D2869" w:rsidRDefault="000D2869" w:rsidP="00F02C4D">
      <w:pPr>
        <w:rPr>
          <w:lang w:val="es-ES_tradnl"/>
        </w:rPr>
      </w:pPr>
      <w:commentRangeStart w:id="13"/>
      <w:r>
        <w:rPr>
          <w:lang w:val="es-ES_tradnl"/>
        </w:rPr>
        <w:t xml:space="preserve">De por si el objetivo del TFG es de un carácter muy abierto, dejando la búsqueda del objetivo secundario del TFG para el alumno. La búsqueda del objetivo se realiza en las prácticas en empresa del alumno, en el servicio de </w:t>
      </w:r>
      <w:r w:rsidRPr="000D2869">
        <w:rPr>
          <w:i/>
          <w:lang w:val="es-ES_tradnl"/>
        </w:rPr>
        <w:t xml:space="preserve">I+D+I de </w:t>
      </w:r>
      <w:proofErr w:type="spellStart"/>
      <w:r w:rsidRPr="000D2869">
        <w:rPr>
          <w:i/>
          <w:lang w:val="es-ES_tradnl"/>
        </w:rPr>
        <w:t>Treelogic</w:t>
      </w:r>
      <w:proofErr w:type="spellEnd"/>
      <w:r>
        <w:rPr>
          <w:lang w:val="es-ES_tradnl"/>
        </w:rPr>
        <w:t>, donde al alumno se le muestra una necesidad que puede ser cubierta por el objetivo principal del TFG.</w:t>
      </w:r>
      <w:commentRangeEnd w:id="13"/>
      <w:r w:rsidR="00312CBA">
        <w:rPr>
          <w:rStyle w:val="Refdecomentario"/>
        </w:rPr>
        <w:commentReference w:id="13"/>
      </w:r>
    </w:p>
    <w:p w14:paraId="3B48D8E1" w14:textId="77777777" w:rsidR="000A7528" w:rsidRDefault="000D2869" w:rsidP="00F02C4D">
      <w:pPr>
        <w:rPr>
          <w:lang w:val="es-ES_tradnl"/>
        </w:rPr>
      </w:pPr>
      <w:commentRangeStart w:id="14"/>
      <w:r>
        <w:rPr>
          <w:lang w:val="es-ES_tradnl"/>
        </w:rPr>
        <w:t xml:space="preserve">La necesidad viene imperada </w:t>
      </w:r>
      <w:commentRangeEnd w:id="14"/>
      <w:r w:rsidR="00312CBA">
        <w:rPr>
          <w:rStyle w:val="Refdecomentario"/>
        </w:rPr>
        <w:commentReference w:id="14"/>
      </w:r>
      <w:r>
        <w:rPr>
          <w:lang w:val="es-ES_tradnl"/>
        </w:rPr>
        <w:t>por el uso recurrente de programas y proyectos de carácter científico, en un ámbito informático</w:t>
      </w:r>
      <w:r w:rsidR="000A7528">
        <w:rPr>
          <w:lang w:val="es-ES_tradnl"/>
        </w:rPr>
        <w:t xml:space="preserve"> que facilita su desarrollo</w:t>
      </w:r>
      <w:r>
        <w:rPr>
          <w:lang w:val="es-ES_tradnl"/>
        </w:rPr>
        <w:t>.</w:t>
      </w:r>
      <w:r w:rsidR="000A7528">
        <w:rPr>
          <w:lang w:val="es-ES_tradnl"/>
        </w:rPr>
        <w:t xml:space="preserve"> En concreto, los diversos científicos y graduados, apoyándose en las tecnologías de desarrollo de alta abstracción, como R, Python o </w:t>
      </w:r>
      <w:proofErr w:type="spellStart"/>
      <w:r w:rsidR="000A7528">
        <w:rPr>
          <w:lang w:val="es-ES_tradnl"/>
        </w:rPr>
        <w:t>Octave</w:t>
      </w:r>
      <w:proofErr w:type="spellEnd"/>
      <w:r w:rsidR="000A7528">
        <w:rPr>
          <w:lang w:val="es-ES_tradnl"/>
        </w:rPr>
        <w:t>, desarrollan diversos programas no enfocados a las tecnologías web. Esto provoca un proceso de traducción para enfocarlos a las tecnologías web. Donde se suelen encontrar diversos problemas de traducción ocasionando por ello, fallos de ejecución en el software que normalmente antes no estaban. Estos problemas suelen encontrarse debido al poco conocimiento del desarrollador de tecnologías web en el proyecto del científico o el graduado.</w:t>
      </w:r>
    </w:p>
    <w:p w14:paraId="74B500BC" w14:textId="77777777" w:rsidR="000D2869" w:rsidRDefault="000A7528" w:rsidP="00F02C4D">
      <w:pPr>
        <w:rPr>
          <w:lang w:val="es-ES_tradnl"/>
        </w:rPr>
      </w:pPr>
      <w:commentRangeStart w:id="15"/>
      <w:r>
        <w:rPr>
          <w:lang w:val="es-ES_tradnl"/>
        </w:rPr>
        <w:t xml:space="preserve">La solución a esta necesidad por parte del creador de este proyecto. </w:t>
      </w:r>
      <w:commentRangeEnd w:id="15"/>
      <w:r w:rsidR="00312CBA">
        <w:rPr>
          <w:rStyle w:val="Refdecomentario"/>
        </w:rPr>
        <w:commentReference w:id="15"/>
      </w:r>
      <w:r>
        <w:rPr>
          <w:lang w:val="es-ES_tradnl"/>
        </w:rPr>
        <w:t>Es la creación de un repositorio</w:t>
      </w:r>
      <w:r w:rsidR="000D2869">
        <w:rPr>
          <w:lang w:val="es-ES_tradnl"/>
        </w:rPr>
        <w:t xml:space="preserve"> </w:t>
      </w:r>
      <w:r>
        <w:rPr>
          <w:lang w:val="es-ES_tradnl"/>
        </w:rPr>
        <w:t>que almacene diversos proyectos de carácter educativo o científico, donde puedan ser consultados (ejecutados) por las diversas aplicaciones TIC que deseen estos datos para su pr</w:t>
      </w:r>
      <w:r w:rsidR="00AC6D3D">
        <w:rPr>
          <w:lang w:val="es-ES_tradnl"/>
        </w:rPr>
        <w:t>opio funcionamiento. Debido al</w:t>
      </w:r>
      <w:r>
        <w:rPr>
          <w:lang w:val="es-ES_tradnl"/>
        </w:rPr>
        <w:t xml:space="preserve"> </w:t>
      </w:r>
      <w:r w:rsidR="00AC6D3D">
        <w:rPr>
          <w:lang w:val="es-ES_tradnl"/>
        </w:rPr>
        <w:t>complejo esfuerzo</w:t>
      </w:r>
      <w:r>
        <w:rPr>
          <w:lang w:val="es-ES_tradnl"/>
        </w:rPr>
        <w:t xml:space="preserve"> que conlleva</w:t>
      </w:r>
      <w:r w:rsidR="00AC6D3D">
        <w:rPr>
          <w:lang w:val="es-ES_tradnl"/>
        </w:rPr>
        <w:t xml:space="preserve"> comunicarse con un repositorio, se </w:t>
      </w:r>
      <w:commentRangeStart w:id="16"/>
      <w:r w:rsidR="00AC6D3D">
        <w:rPr>
          <w:lang w:val="es-ES_tradnl"/>
        </w:rPr>
        <w:t>crear</w:t>
      </w:r>
      <w:ins w:id="17" w:author="RAQUEL BLANCO AGUIRRE" w:date="2017-05-22T17:20:00Z">
        <w:r w:rsidR="00312CBA">
          <w:rPr>
            <w:lang w:val="es-ES_tradnl"/>
          </w:rPr>
          <w:t>á</w:t>
        </w:r>
      </w:ins>
      <w:del w:id="18" w:author="RAQUEL BLANCO AGUIRRE" w:date="2017-05-22T17:20:00Z">
        <w:r w:rsidR="00AC6D3D" w:rsidDel="00312CBA">
          <w:rPr>
            <w:lang w:val="es-ES_tradnl"/>
          </w:rPr>
          <w:delText>a</w:delText>
        </w:r>
      </w:del>
      <w:commentRangeEnd w:id="16"/>
      <w:r w:rsidR="00312CBA">
        <w:rPr>
          <w:rStyle w:val="Refdecomentario"/>
        </w:rPr>
        <w:commentReference w:id="16"/>
      </w:r>
      <w:r w:rsidR="00AC6D3D">
        <w:rPr>
          <w:lang w:val="es-ES_tradnl"/>
        </w:rPr>
        <w:t xml:space="preserve"> una aplicación web que ayude a los usuarios y administradores a comunicarse con el repositorio de una forma más natural y </w:t>
      </w:r>
      <w:r w:rsidR="000C0B8D">
        <w:rPr>
          <w:lang w:val="es-ES_tradnl"/>
        </w:rPr>
        <w:t>más</w:t>
      </w:r>
      <w:r w:rsidR="00AC6D3D">
        <w:rPr>
          <w:lang w:val="es-ES_tradnl"/>
        </w:rPr>
        <w:t xml:space="preserve"> abstracta.</w:t>
      </w:r>
    </w:p>
    <w:p w14:paraId="5EEA13B2" w14:textId="77777777" w:rsidR="000C0B8D" w:rsidRDefault="000C0B8D" w:rsidP="00F02C4D">
      <w:pPr>
        <w:rPr>
          <w:lang w:val="es-ES_tradnl"/>
        </w:rPr>
      </w:pPr>
      <w:r>
        <w:rPr>
          <w:lang w:val="es-ES_tradnl"/>
        </w:rPr>
        <w:t>Est</w:t>
      </w:r>
      <w:ins w:id="19" w:author="RAQUEL BLANCO AGUIRRE" w:date="2017-05-22T17:20:00Z">
        <w:r w:rsidR="00312CBA">
          <w:rPr>
            <w:lang w:val="es-ES_tradnl"/>
          </w:rPr>
          <w:t>a</w:t>
        </w:r>
      </w:ins>
      <w:del w:id="20" w:author="RAQUEL BLANCO AGUIRRE" w:date="2017-05-22T17:20:00Z">
        <w:r w:rsidDel="00312CBA">
          <w:rPr>
            <w:lang w:val="es-ES_tradnl"/>
          </w:rPr>
          <w:delText>o</w:delText>
        </w:r>
      </w:del>
      <w:r>
        <w:rPr>
          <w:lang w:val="es-ES_tradnl"/>
        </w:rPr>
        <w:t xml:space="preserve"> solución viene dada por el uso cada vez más extendido y globalizado de las aplicaciones web en nuestra vida diaria. Existiendo un vacío de comunicación entre las comunidades científicas universitarias y los diversos modelos de negocio en el mundo web. </w:t>
      </w:r>
    </w:p>
    <w:p w14:paraId="550286FA" w14:textId="77777777" w:rsidR="000C0B8D" w:rsidRDefault="000C0B8D" w:rsidP="00F02C4D">
      <w:pPr>
        <w:rPr>
          <w:lang w:val="es-ES_tradnl"/>
        </w:rPr>
      </w:pPr>
      <w:commentRangeStart w:id="21"/>
      <w:r>
        <w:rPr>
          <w:lang w:val="es-ES_tradnl"/>
        </w:rPr>
        <w:t>Con este proyecto se podrá incluso generar un nuevo modelo de negocio para las universidades</w:t>
      </w:r>
      <w:r w:rsidR="00744D0C">
        <w:rPr>
          <w:lang w:val="es-ES_tradnl"/>
        </w:rPr>
        <w:t xml:space="preserve">. Este modelo </w:t>
      </w:r>
      <w:r>
        <w:rPr>
          <w:lang w:val="es-ES_tradnl"/>
        </w:rPr>
        <w:t xml:space="preserve">se está empezando a aplicar en diversas universidades de alto calibre como Stanford con sus </w:t>
      </w:r>
      <w:r w:rsidR="00884742">
        <w:rPr>
          <w:lang w:val="es-ES_tradnl"/>
        </w:rPr>
        <w:t xml:space="preserve">redes neuronales y conjuntos de datos </w:t>
      </w:r>
      <w:r>
        <w:rPr>
          <w:lang w:val="es-ES_tradnl"/>
        </w:rPr>
        <w:t xml:space="preserve">para el uso de Machine </w:t>
      </w:r>
      <w:proofErr w:type="spellStart"/>
      <w:r>
        <w:rPr>
          <w:lang w:val="es-ES_tradnl"/>
        </w:rPr>
        <w:t>learning</w:t>
      </w:r>
      <w:proofErr w:type="spellEnd"/>
      <w:r>
        <w:rPr>
          <w:lang w:val="es-ES_tradnl"/>
        </w:rPr>
        <w:t xml:space="preserve"> o las grandes bases de datos de C</w:t>
      </w:r>
      <w:r w:rsidRPr="000C0B8D">
        <w:rPr>
          <w:lang w:val="es-ES_tradnl"/>
        </w:rPr>
        <w:t>ambridge</w:t>
      </w:r>
      <w:r w:rsidR="00884742">
        <w:rPr>
          <w:lang w:val="es-ES_tradnl"/>
        </w:rPr>
        <w:t xml:space="preserve"> para el uso de computación sintáctica. En estos ejemplos se puede ver que las universidades se van a convertir en grandes fuentes, literalmente, de conocimiento sin poder de modelo de negocio alguno. Donde las empresas con un objetivo de negocio pagarán por el uso y consumo de </w:t>
      </w:r>
      <w:r w:rsidR="00744D0C">
        <w:rPr>
          <w:lang w:val="es-ES_tradnl"/>
        </w:rPr>
        <w:t>las</w:t>
      </w:r>
      <w:r w:rsidR="00884742">
        <w:rPr>
          <w:lang w:val="es-ES_tradnl"/>
        </w:rPr>
        <w:t xml:space="preserve"> </w:t>
      </w:r>
      <w:proofErr w:type="spellStart"/>
      <w:r w:rsidR="00884742">
        <w:rPr>
          <w:lang w:val="es-ES_tradnl"/>
        </w:rPr>
        <w:t>API’s</w:t>
      </w:r>
      <w:proofErr w:type="spellEnd"/>
      <w:r w:rsidR="00744D0C">
        <w:rPr>
          <w:lang w:val="es-ES_tradnl"/>
        </w:rPr>
        <w:t xml:space="preserve"> de las universidades. Donde</w:t>
      </w:r>
      <w:r w:rsidR="00884742">
        <w:rPr>
          <w:lang w:val="es-ES_tradnl"/>
        </w:rPr>
        <w:t xml:space="preserve"> todos los beneficios</w:t>
      </w:r>
      <w:r w:rsidR="00744D0C">
        <w:rPr>
          <w:lang w:val="es-ES_tradnl"/>
        </w:rPr>
        <w:t xml:space="preserve"> de ese uso</w:t>
      </w:r>
      <w:r w:rsidR="00884742">
        <w:rPr>
          <w:lang w:val="es-ES_tradnl"/>
        </w:rPr>
        <w:t xml:space="preserve"> se acapararán entre los investigadores y las universidades</w:t>
      </w:r>
      <w:r w:rsidR="00744D0C">
        <w:rPr>
          <w:lang w:val="es-ES_tradnl"/>
        </w:rPr>
        <w:t xml:space="preserve"> y no en las empresas. Haciendo que los ingresos de las universidades sean orientados en el I+D+I y en la </w:t>
      </w:r>
      <w:proofErr w:type="spellStart"/>
      <w:r w:rsidR="00744D0C">
        <w:rPr>
          <w:lang w:val="es-ES_tradnl"/>
        </w:rPr>
        <w:t>automejora</w:t>
      </w:r>
      <w:proofErr w:type="spellEnd"/>
      <w:r w:rsidR="00744D0C">
        <w:rPr>
          <w:lang w:val="es-ES_tradnl"/>
        </w:rPr>
        <w:t xml:space="preserve"> de la universidad. </w:t>
      </w:r>
      <w:commentRangeEnd w:id="21"/>
      <w:r w:rsidR="00312CBA">
        <w:rPr>
          <w:rStyle w:val="Refdecomentario"/>
        </w:rPr>
        <w:commentReference w:id="21"/>
      </w:r>
    </w:p>
    <w:p w14:paraId="5D011390" w14:textId="77777777" w:rsidR="00884742" w:rsidRDefault="00884742" w:rsidP="00AB3A39">
      <w:pPr>
        <w:ind w:left="708"/>
        <w:rPr>
          <w:lang w:val="es-ES_tradnl"/>
        </w:rPr>
      </w:pPr>
      <w:commentRangeStart w:id="22"/>
      <w:r>
        <w:rPr>
          <w:lang w:val="es-ES_tradnl"/>
        </w:rPr>
        <w:lastRenderedPageBreak/>
        <w:t xml:space="preserve">La aplicación a realizar es demasiado poco extensa como para poder realizar una implementación de esta gran necesidad, pero es un llamado o aviso para la posible realización </w:t>
      </w:r>
      <w:r w:rsidR="00744D0C">
        <w:rPr>
          <w:lang w:val="es-ES_tradnl"/>
        </w:rPr>
        <w:t>de un</w:t>
      </w:r>
      <w:r>
        <w:rPr>
          <w:lang w:val="es-ES_tradnl"/>
        </w:rPr>
        <w:t xml:space="preserve"> trabajo fin de master o </w:t>
      </w:r>
      <w:r w:rsidR="00744D0C">
        <w:rPr>
          <w:lang w:val="es-ES_tradnl"/>
        </w:rPr>
        <w:t xml:space="preserve">proyecto de un </w:t>
      </w:r>
      <w:r>
        <w:rPr>
          <w:lang w:val="es-ES_tradnl"/>
        </w:rPr>
        <w:t>equipo de investigación</w:t>
      </w:r>
      <w:r w:rsidR="00744D0C">
        <w:rPr>
          <w:lang w:val="es-ES_tradnl"/>
        </w:rPr>
        <w:t xml:space="preserve"> de la universidad</w:t>
      </w:r>
      <w:r>
        <w:rPr>
          <w:lang w:val="es-ES_tradnl"/>
        </w:rPr>
        <w:t xml:space="preserve"> orientado a</w:t>
      </w:r>
      <w:r w:rsidR="00744D0C">
        <w:rPr>
          <w:lang w:val="es-ES_tradnl"/>
        </w:rPr>
        <w:t xml:space="preserve"> la realización de</w:t>
      </w:r>
      <w:r>
        <w:rPr>
          <w:lang w:val="es-ES_tradnl"/>
        </w:rPr>
        <w:t xml:space="preserve"> una API de la universidad de Oviedo.</w:t>
      </w:r>
    </w:p>
    <w:p w14:paraId="0D5866FD" w14:textId="77777777" w:rsidR="00884742" w:rsidRDefault="00884742" w:rsidP="00AB3A39">
      <w:pPr>
        <w:ind w:left="708"/>
        <w:rPr>
          <w:lang w:val="es-ES_tradnl"/>
        </w:rPr>
      </w:pPr>
      <w:r>
        <w:rPr>
          <w:lang w:val="es-ES_tradnl"/>
        </w:rPr>
        <w:t xml:space="preserve">Aun así, el proyecto a realizar es el núcleo de la idea desarrollada anteriormente. Es decir, una aplicación web que podrá ser usada por la universidad para comunicar diversos proyectos web con proyectos científicos para demostrar el poder de esta idea. </w:t>
      </w:r>
      <w:commentRangeEnd w:id="22"/>
      <w:r w:rsidR="00312CBA">
        <w:rPr>
          <w:rStyle w:val="Refdecomentario"/>
        </w:rPr>
        <w:commentReference w:id="22"/>
      </w:r>
    </w:p>
    <w:p w14:paraId="1373AC10" w14:textId="77777777" w:rsidR="00884742" w:rsidRPr="00884742" w:rsidRDefault="00884742" w:rsidP="00AB3A39">
      <w:pPr>
        <w:ind w:left="708"/>
        <w:rPr>
          <w:lang w:val="es-ES_tradnl"/>
        </w:rPr>
      </w:pPr>
      <w:commentRangeStart w:id="23"/>
      <w:r>
        <w:rPr>
          <w:lang w:val="es-ES_tradnl"/>
        </w:rPr>
        <w:t xml:space="preserve">Es por eso que el proyecto se ha denominado </w:t>
      </w:r>
      <w:r w:rsidRPr="00884742">
        <w:rPr>
          <w:b/>
          <w:lang w:val="es-ES_tradnl"/>
        </w:rPr>
        <w:t>UniApi</w:t>
      </w:r>
      <w:r>
        <w:rPr>
          <w:b/>
          <w:lang w:val="es-ES_tradnl"/>
        </w:rPr>
        <w:t xml:space="preserve"> </w:t>
      </w:r>
      <w:r>
        <w:rPr>
          <w:lang w:val="es-ES_tradnl"/>
        </w:rPr>
        <w:t>ya que lo que intenta</w:t>
      </w:r>
      <w:r w:rsidR="00744D0C">
        <w:rPr>
          <w:lang w:val="es-ES_tradnl"/>
        </w:rPr>
        <w:t xml:space="preserve"> esta aplicación es ser l</w:t>
      </w:r>
      <w:r>
        <w:rPr>
          <w:lang w:val="es-ES_tradnl"/>
        </w:rPr>
        <w:t>a versión primigenia de una API de la universidad de Oviedo.</w:t>
      </w:r>
      <w:commentRangeEnd w:id="23"/>
      <w:r w:rsidR="00312CBA">
        <w:rPr>
          <w:rStyle w:val="Refdecomentario"/>
        </w:rPr>
        <w:commentReference w:id="23"/>
      </w:r>
    </w:p>
    <w:p w14:paraId="579CA579" w14:textId="77777777" w:rsidR="00F02C4D" w:rsidRDefault="00F02C4D" w:rsidP="00F02C4D">
      <w:pPr>
        <w:pStyle w:val="Ttulo"/>
        <w:rPr>
          <w:lang w:val="es-ES_tradnl"/>
        </w:rPr>
      </w:pPr>
      <w:r>
        <w:rPr>
          <w:lang w:val="es-ES_tradnl"/>
        </w:rPr>
        <w:br w:type="page"/>
      </w:r>
    </w:p>
    <w:p w14:paraId="2F84ED9F" w14:textId="77777777" w:rsidR="00F02C4D" w:rsidRDefault="00F02C4D" w:rsidP="00F02C4D">
      <w:pPr>
        <w:pStyle w:val="Ttulo1"/>
        <w:numPr>
          <w:ilvl w:val="0"/>
          <w:numId w:val="24"/>
        </w:numPr>
        <w:rPr>
          <w:lang w:val="es-ES_tradnl"/>
        </w:rPr>
      </w:pPr>
      <w:bookmarkStart w:id="24" w:name="_Toc481751990"/>
      <w:r>
        <w:rPr>
          <w:lang w:val="es-ES_tradnl"/>
        </w:rPr>
        <w:lastRenderedPageBreak/>
        <w:t>Estudio del mercado:</w:t>
      </w:r>
      <w:bookmarkEnd w:id="24"/>
    </w:p>
    <w:p w14:paraId="199CBE5C" w14:textId="77777777" w:rsidR="00F02C4D" w:rsidRPr="00F02C4D" w:rsidRDefault="00F02C4D" w:rsidP="00F02C4D">
      <w:pPr>
        <w:rPr>
          <w:lang w:val="es-ES_tradnl"/>
        </w:rPr>
      </w:pPr>
    </w:p>
    <w:p w14:paraId="2D3FA1D8" w14:textId="77777777" w:rsidR="00F02C4D" w:rsidRDefault="00DE18E9" w:rsidP="00DE18E9">
      <w:pPr>
        <w:ind w:firstLine="360"/>
        <w:rPr>
          <w:lang w:val="es-ES_tradnl"/>
        </w:rPr>
      </w:pPr>
      <w:r>
        <w:rPr>
          <w:lang w:val="es-ES_tradnl"/>
        </w:rPr>
        <w:t xml:space="preserve">A continuación, se va a describir la </w:t>
      </w:r>
      <w:commentRangeStart w:id="25"/>
      <w:r>
        <w:rPr>
          <w:lang w:val="es-ES_tradnl"/>
        </w:rPr>
        <w:t>posición actual en el mercado</w:t>
      </w:r>
      <w:commentRangeEnd w:id="25"/>
      <w:r w:rsidR="00312CBA">
        <w:rPr>
          <w:rStyle w:val="Refdecomentario"/>
        </w:rPr>
        <w:commentReference w:id="25"/>
      </w:r>
      <w:r>
        <w:rPr>
          <w:lang w:val="es-ES_tradnl"/>
        </w:rPr>
        <w:t xml:space="preserve"> frente a la necesidad expresada en el punto anterior de objetivo y alcance.</w:t>
      </w:r>
      <w:r w:rsidR="000B6BE2">
        <w:rPr>
          <w:lang w:val="es-ES_tradnl"/>
        </w:rPr>
        <w:t xml:space="preserve"> </w:t>
      </w:r>
      <w:commentRangeStart w:id="26"/>
      <w:r w:rsidR="000B6BE2">
        <w:rPr>
          <w:lang w:val="es-ES_tradnl"/>
        </w:rPr>
        <w:t xml:space="preserve">Con el fin de generar soluciones e ideas </w:t>
      </w:r>
      <w:commentRangeEnd w:id="26"/>
      <w:r w:rsidR="00312CBA">
        <w:rPr>
          <w:rStyle w:val="Refdecomentario"/>
        </w:rPr>
        <w:commentReference w:id="26"/>
      </w:r>
      <w:r w:rsidR="000B6BE2">
        <w:rPr>
          <w:lang w:val="es-ES_tradnl"/>
        </w:rPr>
        <w:t xml:space="preserve">para el desarrollo del proyecto </w:t>
      </w:r>
      <w:r w:rsidR="000B6BE2" w:rsidRPr="000B6BE2">
        <w:rPr>
          <w:b/>
          <w:lang w:val="es-ES_tradnl"/>
        </w:rPr>
        <w:t>UniApi</w:t>
      </w:r>
      <w:r w:rsidR="000B6BE2">
        <w:rPr>
          <w:lang w:val="es-ES_tradnl"/>
        </w:rPr>
        <w:t>.</w:t>
      </w:r>
    </w:p>
    <w:p w14:paraId="7D30ADD0" w14:textId="77777777" w:rsidR="00DE18E9" w:rsidRDefault="00DE18E9" w:rsidP="00DE18E9">
      <w:pPr>
        <w:rPr>
          <w:lang w:val="es-ES_tradnl"/>
        </w:rPr>
      </w:pPr>
      <w:r>
        <w:rPr>
          <w:lang w:val="es-ES_tradnl"/>
        </w:rPr>
        <w:t xml:space="preserve">Aunque ya existe la tecnología para realizar una solución a esta necesidad, no existe una solución de carácter equivalente a la que se expone en este proyecto. Cabe destacar que, para apoyarse en ejemplos para el desarrollo de una solución, </w:t>
      </w:r>
      <w:commentRangeStart w:id="27"/>
      <w:r>
        <w:rPr>
          <w:lang w:val="es-ES_tradnl"/>
        </w:rPr>
        <w:t xml:space="preserve">tenemos </w:t>
      </w:r>
      <w:commentRangeEnd w:id="27"/>
      <w:r w:rsidR="00312CBA">
        <w:rPr>
          <w:rStyle w:val="Refdecomentario"/>
        </w:rPr>
        <w:commentReference w:id="27"/>
      </w:r>
      <w:r>
        <w:rPr>
          <w:lang w:val="es-ES_tradnl"/>
        </w:rPr>
        <w:t>un conjunto de modelos de negocio que han tenido éxito en sus campos y pueden ser un de ayuda para respaldar la idea del proyecto.</w:t>
      </w:r>
    </w:p>
    <w:p w14:paraId="4F88F64E" w14:textId="77777777" w:rsidR="000B0E03" w:rsidRPr="000B0E03" w:rsidRDefault="00DE18E9" w:rsidP="000B0E03">
      <w:pPr>
        <w:pStyle w:val="Ttulo2"/>
        <w:numPr>
          <w:ilvl w:val="1"/>
          <w:numId w:val="24"/>
        </w:numPr>
        <w:rPr>
          <w:lang w:val="es-ES_tradnl"/>
        </w:rPr>
      </w:pPr>
      <w:bookmarkStart w:id="28" w:name="_Toc481751991"/>
      <w:r>
        <w:rPr>
          <w:lang w:val="es-ES_tradnl"/>
        </w:rPr>
        <w:t xml:space="preserve">Amazon web </w:t>
      </w:r>
      <w:proofErr w:type="spellStart"/>
      <w:r>
        <w:rPr>
          <w:lang w:val="es-ES_tradnl"/>
        </w:rPr>
        <w:t>services</w:t>
      </w:r>
      <w:proofErr w:type="spellEnd"/>
      <w:r>
        <w:rPr>
          <w:lang w:val="es-ES_tradnl"/>
        </w:rPr>
        <w:t xml:space="preserve"> (AWS):</w:t>
      </w:r>
      <w:bookmarkEnd w:id="28"/>
    </w:p>
    <w:p w14:paraId="545DDDFC" w14:textId="77777777" w:rsidR="000B0E03" w:rsidRDefault="000B0E03" w:rsidP="006C0779">
      <w:pPr>
        <w:rPr>
          <w:lang w:val="es-ES_tradnl"/>
        </w:rPr>
      </w:pPr>
    </w:p>
    <w:p w14:paraId="3019E99C" w14:textId="77777777" w:rsidR="000B6BE2" w:rsidRDefault="000B0E03" w:rsidP="000B6BE2">
      <w:pPr>
        <w:keepNext/>
        <w:jc w:val="center"/>
      </w:pPr>
      <w:r w:rsidRPr="000B0E03">
        <w:rPr>
          <w:noProof/>
          <w:lang w:eastAsia="es-ES"/>
        </w:rPr>
        <w:drawing>
          <wp:inline distT="0" distB="0" distL="0" distR="0" wp14:anchorId="1138D719" wp14:editId="4CA08BAF">
            <wp:extent cx="2742119" cy="1031322"/>
            <wp:effectExtent l="0" t="0" r="1270" b="0"/>
            <wp:docPr id="2" name="Imagen 2" descr="Resultado de imagen de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W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601" cy="1044667"/>
                    </a:xfrm>
                    <a:prstGeom prst="rect">
                      <a:avLst/>
                    </a:prstGeom>
                    <a:noFill/>
                    <a:ln>
                      <a:noFill/>
                    </a:ln>
                  </pic:spPr>
                </pic:pic>
              </a:graphicData>
            </a:graphic>
          </wp:inline>
        </w:drawing>
      </w:r>
    </w:p>
    <w:p w14:paraId="6D23D013" w14:textId="77777777" w:rsidR="006C0779" w:rsidRDefault="000B6BE2" w:rsidP="000B6BE2">
      <w:pPr>
        <w:pStyle w:val="Descripcin"/>
        <w:jc w:val="center"/>
        <w:rPr>
          <w:lang w:val="es-ES_tradnl"/>
        </w:rPr>
      </w:pPr>
      <w:bookmarkStart w:id="29" w:name="_Toc481751957"/>
      <w:r>
        <w:t xml:space="preserve">Ilustración </w:t>
      </w:r>
      <w:r w:rsidR="00C7755D">
        <w:fldChar w:fldCharType="begin"/>
      </w:r>
      <w:r w:rsidR="00C7755D">
        <w:instrText xml:space="preserve"> STYLEREF 1 \s </w:instrText>
      </w:r>
      <w:r w:rsidR="00C7755D">
        <w:fldChar w:fldCharType="separate"/>
      </w:r>
      <w:r w:rsidR="00106EE5">
        <w:rPr>
          <w:noProof/>
        </w:rPr>
        <w:t>3</w:t>
      </w:r>
      <w:r w:rsidR="00C7755D">
        <w:rPr>
          <w:noProof/>
        </w:rPr>
        <w:fldChar w:fldCharType="end"/>
      </w:r>
      <w:r w:rsidR="00106EE5">
        <w:noBreakHyphen/>
      </w:r>
      <w:r w:rsidR="00C7755D">
        <w:fldChar w:fldCharType="begin"/>
      </w:r>
      <w:r w:rsidR="00C7755D">
        <w:instrText xml:space="preserve"> SEQ Ilustración \* ARABIC \s 1 </w:instrText>
      </w:r>
      <w:r w:rsidR="00C7755D">
        <w:fldChar w:fldCharType="separate"/>
      </w:r>
      <w:r w:rsidR="00106EE5">
        <w:rPr>
          <w:noProof/>
        </w:rPr>
        <w:t>1</w:t>
      </w:r>
      <w:r w:rsidR="00C7755D">
        <w:rPr>
          <w:noProof/>
        </w:rPr>
        <w:fldChar w:fldCharType="end"/>
      </w:r>
      <w:r>
        <w:t xml:space="preserve"> AWS logo</w:t>
      </w:r>
      <w:bookmarkEnd w:id="29"/>
    </w:p>
    <w:p w14:paraId="11F250E8" w14:textId="77777777" w:rsidR="000B0E03" w:rsidRDefault="000B0E03" w:rsidP="006C0779">
      <w:pPr>
        <w:rPr>
          <w:lang w:val="es-ES_tradnl"/>
        </w:rPr>
      </w:pPr>
    </w:p>
    <w:p w14:paraId="18168C41" w14:textId="77777777" w:rsidR="006C0779" w:rsidRDefault="006C0779" w:rsidP="000B0E03">
      <w:pPr>
        <w:ind w:firstLine="360"/>
        <w:rPr>
          <w:lang w:val="es-ES_tradnl"/>
        </w:rPr>
      </w:pPr>
      <w:commentRangeStart w:id="30"/>
      <w:r>
        <w:rPr>
          <w:lang w:val="es-ES_tradnl"/>
        </w:rPr>
        <w:t xml:space="preserve">Amazon web </w:t>
      </w:r>
      <w:proofErr w:type="spellStart"/>
      <w:r>
        <w:rPr>
          <w:lang w:val="es-ES_tradnl"/>
        </w:rPr>
        <w:t>services</w:t>
      </w:r>
      <w:proofErr w:type="spellEnd"/>
      <w:r>
        <w:rPr>
          <w:lang w:val="es-ES_tradnl"/>
        </w:rPr>
        <w:t xml:space="preserve"> es un claro ejemplo </w:t>
      </w:r>
      <w:ins w:id="31" w:author="RAQUEL BLANCO AGUIRRE" w:date="2017-05-22T17:32:00Z">
        <w:r w:rsidR="00312CBA">
          <w:rPr>
            <w:lang w:val="es-ES_tradnl"/>
          </w:rPr>
          <w:t xml:space="preserve">de </w:t>
        </w:r>
      </w:ins>
      <w:r>
        <w:rPr>
          <w:lang w:val="es-ES_tradnl"/>
        </w:rPr>
        <w:t>que los productos de carácter TIC bajo demanda está a la orden del día</w:t>
      </w:r>
      <w:commentRangeEnd w:id="30"/>
      <w:r w:rsidR="00312CBA">
        <w:rPr>
          <w:rStyle w:val="Refdecomentario"/>
        </w:rPr>
        <w:commentReference w:id="30"/>
      </w:r>
      <w:r>
        <w:rPr>
          <w:lang w:val="es-ES_tradnl"/>
        </w:rPr>
        <w:t>.</w:t>
      </w:r>
      <w:r w:rsidR="000B0E03">
        <w:rPr>
          <w:lang w:val="es-ES_tradnl"/>
        </w:rPr>
        <w:t xml:space="preserve"> Este servicio se podría considerar como un supermercado de las tecnologías web. Máquinas virtuales, DNS, Active </w:t>
      </w:r>
      <w:proofErr w:type="spellStart"/>
      <w:r w:rsidR="000B0E03">
        <w:rPr>
          <w:lang w:val="es-ES_tradnl"/>
        </w:rPr>
        <w:t>directories</w:t>
      </w:r>
      <w:proofErr w:type="spellEnd"/>
      <w:r w:rsidR="000B0E03">
        <w:rPr>
          <w:lang w:val="es-ES_tradnl"/>
        </w:rPr>
        <w:t>, Almacenamiento en la nube…</w:t>
      </w:r>
    </w:p>
    <w:p w14:paraId="340F6764" w14:textId="77777777" w:rsidR="000B6BE2" w:rsidRDefault="000B6BE2" w:rsidP="000B6BE2">
      <w:pPr>
        <w:keepNext/>
        <w:ind w:firstLine="360"/>
        <w:jc w:val="center"/>
      </w:pPr>
      <w:r>
        <w:rPr>
          <w:noProof/>
          <w:lang w:eastAsia="es-ES"/>
        </w:rPr>
        <w:drawing>
          <wp:inline distT="0" distB="0" distL="0" distR="0" wp14:anchorId="461B9BDB" wp14:editId="2C36EDE3">
            <wp:extent cx="4497025" cy="2749854"/>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233" cy="2756708"/>
                    </a:xfrm>
                    <a:prstGeom prst="rect">
                      <a:avLst/>
                    </a:prstGeom>
                    <a:noFill/>
                    <a:ln>
                      <a:noFill/>
                    </a:ln>
                  </pic:spPr>
                </pic:pic>
              </a:graphicData>
            </a:graphic>
          </wp:inline>
        </w:drawing>
      </w:r>
    </w:p>
    <w:p w14:paraId="4DFE2FA2" w14:textId="77777777" w:rsidR="000B0E03" w:rsidRDefault="000B6BE2" w:rsidP="000B6BE2">
      <w:pPr>
        <w:pStyle w:val="Descripcin"/>
        <w:jc w:val="center"/>
        <w:rPr>
          <w:lang w:val="es-ES_tradnl"/>
        </w:rPr>
      </w:pPr>
      <w:bookmarkStart w:id="32" w:name="_Toc481751958"/>
      <w:r>
        <w:t xml:space="preserve">Ilustración </w:t>
      </w:r>
      <w:r w:rsidR="00C7755D">
        <w:fldChar w:fldCharType="begin"/>
      </w:r>
      <w:r w:rsidR="00C7755D">
        <w:instrText xml:space="preserve"> STYLEREF 1 \s </w:instrText>
      </w:r>
      <w:r w:rsidR="00C7755D">
        <w:fldChar w:fldCharType="separate"/>
      </w:r>
      <w:r w:rsidR="00106EE5">
        <w:rPr>
          <w:noProof/>
        </w:rPr>
        <w:t>3</w:t>
      </w:r>
      <w:r w:rsidR="00C7755D">
        <w:rPr>
          <w:noProof/>
        </w:rPr>
        <w:fldChar w:fldCharType="end"/>
      </w:r>
      <w:r w:rsidR="00106EE5">
        <w:noBreakHyphen/>
      </w:r>
      <w:r w:rsidR="00C7755D">
        <w:fldChar w:fldCharType="begin"/>
      </w:r>
      <w:r w:rsidR="00C7755D">
        <w:instrText xml:space="preserve"> SEQ Ilustración \* ARABIC \s 1 </w:instrText>
      </w:r>
      <w:r w:rsidR="00C7755D">
        <w:fldChar w:fldCharType="separate"/>
      </w:r>
      <w:r w:rsidR="00106EE5">
        <w:rPr>
          <w:noProof/>
        </w:rPr>
        <w:t>2</w:t>
      </w:r>
      <w:r w:rsidR="00C7755D">
        <w:rPr>
          <w:noProof/>
        </w:rPr>
        <w:fldChar w:fldCharType="end"/>
      </w:r>
      <w:r>
        <w:t xml:space="preserve"> AWS </w:t>
      </w:r>
      <w:proofErr w:type="spellStart"/>
      <w:r>
        <w:t>WebPage</w:t>
      </w:r>
      <w:bookmarkEnd w:id="32"/>
      <w:proofErr w:type="spellEnd"/>
    </w:p>
    <w:p w14:paraId="2B763E8F" w14:textId="77777777" w:rsidR="000B0E03" w:rsidRDefault="000B0E03" w:rsidP="006C0779">
      <w:pPr>
        <w:rPr>
          <w:lang w:val="es-ES_tradnl"/>
        </w:rPr>
      </w:pPr>
    </w:p>
    <w:p w14:paraId="724AAC38" w14:textId="77777777" w:rsidR="000B6BE2" w:rsidRDefault="000B0E03" w:rsidP="00AB3A39">
      <w:pPr>
        <w:ind w:left="360"/>
        <w:rPr>
          <w:lang w:val="es-ES_tradnl"/>
        </w:rPr>
      </w:pPr>
      <w:r>
        <w:rPr>
          <w:lang w:val="es-ES_tradnl"/>
        </w:rPr>
        <w:t xml:space="preserve">Todas estas tecnologías están en la nube, externa al usuario y sus condiciones. Los usuarios solo pagan por lo que desean y el tiempo que lo desean. </w:t>
      </w:r>
      <w:del w:id="33" w:author="RAQUEL BLANCO AGUIRRE" w:date="2017-05-22T17:34:00Z">
        <w:r w:rsidDel="00312CBA">
          <w:rPr>
            <w:lang w:val="es-ES_tradnl"/>
          </w:rPr>
          <w:delText>Tras eso</w:delText>
        </w:r>
      </w:del>
      <w:ins w:id="34" w:author="RAQUEL BLANCO AGUIRRE" w:date="2017-05-22T17:34:00Z">
        <w:r w:rsidR="00312CBA">
          <w:rPr>
            <w:lang w:val="es-ES_tradnl"/>
          </w:rPr>
          <w:t>De este modo</w:t>
        </w:r>
      </w:ins>
      <w:ins w:id="35" w:author="RAQUEL BLANCO AGUIRRE" w:date="2017-05-22T17:33:00Z">
        <w:r w:rsidR="00312CBA">
          <w:rPr>
            <w:lang w:val="es-ES_tradnl"/>
          </w:rPr>
          <w:t>,</w:t>
        </w:r>
      </w:ins>
      <w:r>
        <w:rPr>
          <w:lang w:val="es-ES_tradnl"/>
        </w:rPr>
        <w:t xml:space="preserve"> el usuario no se tiene que preocupar de configuraciones o de dependencias de tecnologías</w:t>
      </w:r>
      <w:ins w:id="36" w:author="RAQUEL BLANCO AGUIRRE" w:date="2017-05-22T17:34:00Z">
        <w:r w:rsidR="00312CBA">
          <w:rPr>
            <w:lang w:val="es-ES_tradnl"/>
          </w:rPr>
          <w:t xml:space="preserve"> y tiene</w:t>
        </w:r>
      </w:ins>
      <w:del w:id="37" w:author="RAQUEL BLANCO AGUIRRE" w:date="2017-05-22T17:34:00Z">
        <w:r w:rsidDel="00312CBA">
          <w:rPr>
            <w:lang w:val="es-ES_tradnl"/>
          </w:rPr>
          <w:delText>. Tiene</w:delText>
        </w:r>
      </w:del>
      <w:r>
        <w:rPr>
          <w:lang w:val="es-ES_tradnl"/>
        </w:rPr>
        <w:t xml:space="preserve"> lo que quiere cuando lo necesita. </w:t>
      </w:r>
      <w:commentRangeStart w:id="38"/>
      <w:r>
        <w:rPr>
          <w:lang w:val="es-ES_tradnl"/>
        </w:rPr>
        <w:t xml:space="preserve">Quizá, esta sea la meta principal de </w:t>
      </w:r>
      <w:r w:rsidRPr="000B6BE2">
        <w:rPr>
          <w:b/>
          <w:lang w:val="es-ES_tradnl"/>
        </w:rPr>
        <w:t>UniApi</w:t>
      </w:r>
      <w:r w:rsidR="000B6BE2">
        <w:rPr>
          <w:lang w:val="es-ES_tradnl"/>
        </w:rPr>
        <w:t>:</w:t>
      </w:r>
      <w:r w:rsidRPr="000B0E03">
        <w:rPr>
          <w:b/>
          <w:lang w:val="es-ES_tradnl"/>
        </w:rPr>
        <w:t xml:space="preserve"> </w:t>
      </w:r>
      <w:r w:rsidR="000B6BE2">
        <w:rPr>
          <w:b/>
          <w:lang w:val="es-ES_tradnl"/>
        </w:rPr>
        <w:t>D</w:t>
      </w:r>
      <w:r w:rsidRPr="000B0E03">
        <w:rPr>
          <w:b/>
          <w:lang w:val="es-ES_tradnl"/>
        </w:rPr>
        <w:t xml:space="preserve">ebe de dar la solución </w:t>
      </w:r>
      <w:r w:rsidR="000B6BE2" w:rsidRPr="000B0E03">
        <w:rPr>
          <w:b/>
          <w:lang w:val="es-ES_tradnl"/>
        </w:rPr>
        <w:t>al usuario</w:t>
      </w:r>
      <w:r w:rsidRPr="000B0E03">
        <w:rPr>
          <w:b/>
          <w:lang w:val="es-ES_tradnl"/>
        </w:rPr>
        <w:t xml:space="preserve"> bajo demanda y reduciendo a la mínima la configuración a aportar por parte tanto del consumidor (App web, usuarios) como del productor (científicos,</w:t>
      </w:r>
      <w:r w:rsidR="000B6BE2">
        <w:rPr>
          <w:b/>
          <w:lang w:val="es-ES_tradnl"/>
        </w:rPr>
        <w:t xml:space="preserve"> </w:t>
      </w:r>
      <w:r w:rsidRPr="000B0E03">
        <w:rPr>
          <w:b/>
          <w:lang w:val="es-ES_tradnl"/>
        </w:rPr>
        <w:t>graduados,</w:t>
      </w:r>
      <w:r w:rsidR="000B6BE2">
        <w:rPr>
          <w:b/>
          <w:lang w:val="es-ES_tradnl"/>
        </w:rPr>
        <w:t xml:space="preserve"> </w:t>
      </w:r>
      <w:r w:rsidR="000B6BE2" w:rsidRPr="000B0E03">
        <w:rPr>
          <w:b/>
          <w:lang w:val="es-ES_tradnl"/>
        </w:rPr>
        <w:t>investigadores</w:t>
      </w:r>
      <w:r w:rsidRPr="000B0E03">
        <w:rPr>
          <w:b/>
          <w:lang w:val="es-ES_tradnl"/>
        </w:rPr>
        <w:t>)</w:t>
      </w:r>
      <w:r w:rsidRPr="000B0E03">
        <w:rPr>
          <w:lang w:val="es-ES_tradnl"/>
        </w:rPr>
        <w:t>.</w:t>
      </w:r>
      <w:r>
        <w:rPr>
          <w:lang w:val="es-ES_tradnl"/>
        </w:rPr>
        <w:t xml:space="preserve"> Todo acaba siendo una aplicación web transparente como un mundo por debajo como Amazon web </w:t>
      </w:r>
      <w:proofErr w:type="spellStart"/>
      <w:r>
        <w:rPr>
          <w:lang w:val="es-ES_tradnl"/>
        </w:rPr>
        <w:t>services</w:t>
      </w:r>
      <w:proofErr w:type="spellEnd"/>
      <w:r>
        <w:rPr>
          <w:lang w:val="es-ES_tradnl"/>
        </w:rPr>
        <w:t>.</w:t>
      </w:r>
      <w:commentRangeEnd w:id="38"/>
      <w:r w:rsidR="00312CBA">
        <w:rPr>
          <w:rStyle w:val="Refdecomentario"/>
        </w:rPr>
        <w:commentReference w:id="38"/>
      </w:r>
    </w:p>
    <w:p w14:paraId="35BDC9FE" w14:textId="77777777" w:rsidR="000B6BE2" w:rsidRPr="006C0779" w:rsidRDefault="000B6BE2" w:rsidP="006C0779">
      <w:pPr>
        <w:rPr>
          <w:lang w:val="es-ES_tradnl"/>
        </w:rPr>
      </w:pPr>
    </w:p>
    <w:p w14:paraId="4CFAF39C" w14:textId="77777777" w:rsidR="00DE18E9" w:rsidRDefault="00DE18E9" w:rsidP="00DE18E9">
      <w:pPr>
        <w:pStyle w:val="Ttulo2"/>
        <w:numPr>
          <w:ilvl w:val="1"/>
          <w:numId w:val="24"/>
        </w:numPr>
        <w:rPr>
          <w:lang w:val="es-ES_tradnl"/>
        </w:rPr>
      </w:pPr>
      <w:bookmarkStart w:id="39" w:name="_Toc481751992"/>
      <w:r>
        <w:rPr>
          <w:lang w:val="es-ES_tradnl"/>
        </w:rPr>
        <w:t>Cloud9:</w:t>
      </w:r>
      <w:bookmarkEnd w:id="39"/>
    </w:p>
    <w:p w14:paraId="52607572" w14:textId="77777777" w:rsidR="000B6BE2" w:rsidRDefault="000B6BE2" w:rsidP="000B6BE2">
      <w:pPr>
        <w:keepNext/>
        <w:jc w:val="center"/>
      </w:pPr>
      <w:r w:rsidRPr="000B6BE2">
        <w:rPr>
          <w:noProof/>
          <w:lang w:eastAsia="es-ES"/>
        </w:rPr>
        <w:drawing>
          <wp:inline distT="0" distB="0" distL="0" distR="0" wp14:anchorId="5250E253" wp14:editId="04076139">
            <wp:extent cx="1898098" cy="1898098"/>
            <wp:effectExtent l="0" t="0" r="6985" b="6985"/>
            <wp:docPr id="5" name="Imagen 5" descr="Resultado de imagen de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loud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9284" cy="1909284"/>
                    </a:xfrm>
                    <a:prstGeom prst="rect">
                      <a:avLst/>
                    </a:prstGeom>
                    <a:noFill/>
                    <a:ln>
                      <a:noFill/>
                    </a:ln>
                  </pic:spPr>
                </pic:pic>
              </a:graphicData>
            </a:graphic>
          </wp:inline>
        </w:drawing>
      </w:r>
    </w:p>
    <w:p w14:paraId="59868515" w14:textId="77777777" w:rsidR="000B6BE2" w:rsidRDefault="000B6BE2" w:rsidP="000B6BE2">
      <w:pPr>
        <w:pStyle w:val="Descripcin"/>
        <w:jc w:val="center"/>
        <w:rPr>
          <w:lang w:val="es-ES_tradnl"/>
        </w:rPr>
      </w:pPr>
      <w:bookmarkStart w:id="40" w:name="_Toc481751959"/>
      <w:r>
        <w:t xml:space="preserve">Ilustración </w:t>
      </w:r>
      <w:r w:rsidR="00C7755D">
        <w:fldChar w:fldCharType="begin"/>
      </w:r>
      <w:r w:rsidR="00C7755D">
        <w:instrText xml:space="preserve"> STYLEREF 1 \s </w:instrText>
      </w:r>
      <w:r w:rsidR="00C7755D">
        <w:fldChar w:fldCharType="separate"/>
      </w:r>
      <w:r w:rsidR="00106EE5">
        <w:rPr>
          <w:noProof/>
        </w:rPr>
        <w:t>3</w:t>
      </w:r>
      <w:r w:rsidR="00C7755D">
        <w:rPr>
          <w:noProof/>
        </w:rPr>
        <w:fldChar w:fldCharType="end"/>
      </w:r>
      <w:r w:rsidR="00106EE5">
        <w:noBreakHyphen/>
      </w:r>
      <w:r w:rsidR="00C7755D">
        <w:fldChar w:fldCharType="begin"/>
      </w:r>
      <w:r w:rsidR="00C7755D">
        <w:instrText xml:space="preserve"> SEQ Ilustración \* ARABIC \s 1 </w:instrText>
      </w:r>
      <w:r w:rsidR="00C7755D">
        <w:fldChar w:fldCharType="separate"/>
      </w:r>
      <w:r w:rsidR="00106EE5">
        <w:rPr>
          <w:noProof/>
        </w:rPr>
        <w:t>3</w:t>
      </w:r>
      <w:r w:rsidR="00C7755D">
        <w:rPr>
          <w:noProof/>
        </w:rPr>
        <w:fldChar w:fldCharType="end"/>
      </w:r>
      <w:r>
        <w:t xml:space="preserve"> Cloud9 logo</w:t>
      </w:r>
      <w:bookmarkEnd w:id="40"/>
    </w:p>
    <w:p w14:paraId="18AC5B56" w14:textId="77777777" w:rsidR="000B6BE2" w:rsidRDefault="000B6BE2" w:rsidP="00AB3A39">
      <w:pPr>
        <w:ind w:left="360" w:firstLine="348"/>
        <w:rPr>
          <w:lang w:val="es-ES_tradnl"/>
        </w:rPr>
      </w:pPr>
      <w:commentRangeStart w:id="41"/>
      <w:r>
        <w:rPr>
          <w:lang w:val="es-ES_tradnl"/>
        </w:rPr>
        <w:t>Cloud9 es un IDE de desarrollo en la nube que sigue la dinámica de transparencia y mínima configuración para el usuario que buscamos de UniApi</w:t>
      </w:r>
      <w:commentRangeEnd w:id="41"/>
      <w:r w:rsidR="00312CBA">
        <w:rPr>
          <w:rStyle w:val="Refdecomentario"/>
        </w:rPr>
        <w:commentReference w:id="41"/>
      </w:r>
      <w:r>
        <w:rPr>
          <w:lang w:val="es-ES_tradnl"/>
        </w:rPr>
        <w:t>. En Cloud9 solo debemos elegir el tipo de proyecto que deseamos desarrollar y el IDE se encarga de realizarnos un entorno de desarrollo configurado para la tecnología que vamos a desarrollar.</w:t>
      </w:r>
    </w:p>
    <w:p w14:paraId="2738AA84" w14:textId="77777777" w:rsidR="000B6BE2" w:rsidRDefault="000B6BE2" w:rsidP="000B6BE2">
      <w:pPr>
        <w:keepNext/>
        <w:ind w:firstLine="360"/>
      </w:pPr>
      <w:r>
        <w:rPr>
          <w:noProof/>
          <w:lang w:eastAsia="es-ES"/>
        </w:rPr>
        <w:drawing>
          <wp:inline distT="0" distB="0" distL="0" distR="0" wp14:anchorId="2A297DBB" wp14:editId="14C9475A">
            <wp:extent cx="5007718" cy="2713383"/>
            <wp:effectExtent l="0" t="0" r="2540" b="0"/>
            <wp:docPr id="8" name="Imagen 8" descr="https://i.stack.imgur.com/wa3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wa3e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0390" cy="2725668"/>
                    </a:xfrm>
                    <a:prstGeom prst="rect">
                      <a:avLst/>
                    </a:prstGeom>
                    <a:noFill/>
                    <a:ln>
                      <a:noFill/>
                    </a:ln>
                  </pic:spPr>
                </pic:pic>
              </a:graphicData>
            </a:graphic>
          </wp:inline>
        </w:drawing>
      </w:r>
    </w:p>
    <w:p w14:paraId="43F24D3D" w14:textId="77777777" w:rsidR="000B6BE2" w:rsidRDefault="000B6BE2" w:rsidP="000B6BE2">
      <w:pPr>
        <w:pStyle w:val="Descripcin"/>
      </w:pPr>
      <w:bookmarkStart w:id="42" w:name="_Toc481751960"/>
      <w:r>
        <w:t xml:space="preserve">Ilustración </w:t>
      </w:r>
      <w:r w:rsidR="00C7755D">
        <w:fldChar w:fldCharType="begin"/>
      </w:r>
      <w:r w:rsidR="00C7755D">
        <w:instrText xml:space="preserve"> STYLEREF 1 \s </w:instrText>
      </w:r>
      <w:r w:rsidR="00C7755D">
        <w:fldChar w:fldCharType="separate"/>
      </w:r>
      <w:r w:rsidR="00106EE5">
        <w:rPr>
          <w:noProof/>
        </w:rPr>
        <w:t>3</w:t>
      </w:r>
      <w:r w:rsidR="00C7755D">
        <w:rPr>
          <w:noProof/>
        </w:rPr>
        <w:fldChar w:fldCharType="end"/>
      </w:r>
      <w:r w:rsidR="00106EE5">
        <w:noBreakHyphen/>
      </w:r>
      <w:r w:rsidR="00C7755D">
        <w:fldChar w:fldCharType="begin"/>
      </w:r>
      <w:r w:rsidR="00C7755D">
        <w:instrText xml:space="preserve"> SEQ Ilustración \* ARABIC \s 1 </w:instrText>
      </w:r>
      <w:r w:rsidR="00C7755D">
        <w:fldChar w:fldCharType="separate"/>
      </w:r>
      <w:r w:rsidR="00106EE5">
        <w:rPr>
          <w:noProof/>
        </w:rPr>
        <w:t>4</w:t>
      </w:r>
      <w:r w:rsidR="00C7755D">
        <w:rPr>
          <w:noProof/>
        </w:rPr>
        <w:fldChar w:fldCharType="end"/>
      </w:r>
      <w:r>
        <w:t xml:space="preserve"> Cloud9 IDE</w:t>
      </w:r>
      <w:bookmarkEnd w:id="42"/>
    </w:p>
    <w:p w14:paraId="4189FB58" w14:textId="77777777" w:rsidR="000B6BE2" w:rsidRPr="000B6BE2" w:rsidRDefault="000B6BE2" w:rsidP="000B6BE2">
      <w:pPr>
        <w:rPr>
          <w:b/>
        </w:rPr>
      </w:pPr>
      <w:commentRangeStart w:id="43"/>
      <w:r>
        <w:lastRenderedPageBreak/>
        <w:t>Cloud9 no es un ejemplo para la cobertura de desarrollo que vamos a realizar</w:t>
      </w:r>
      <w:commentRangeEnd w:id="43"/>
      <w:r w:rsidR="00312CBA">
        <w:rPr>
          <w:rStyle w:val="Refdecomentario"/>
        </w:rPr>
        <w:commentReference w:id="43"/>
      </w:r>
      <w:r>
        <w:t xml:space="preserve">. Pero si es un claro ejemplo de la proyección que se debería dar del proyecto, si este se ampliara. </w:t>
      </w:r>
      <w:proofErr w:type="spellStart"/>
      <w:r w:rsidRPr="00AB3A39">
        <w:rPr>
          <w:b/>
        </w:rPr>
        <w:t>UniApi</w:t>
      </w:r>
      <w:proofErr w:type="spellEnd"/>
      <w:r w:rsidRPr="00AB3A39">
        <w:rPr>
          <w:b/>
        </w:rPr>
        <w:t xml:space="preserve"> </w:t>
      </w:r>
      <w:r>
        <w:t xml:space="preserve">debe aprender de Cloud9 </w:t>
      </w:r>
      <w:commentRangeStart w:id="44"/>
      <w:r w:rsidRPr="000B6BE2">
        <w:rPr>
          <w:b/>
        </w:rPr>
        <w:t xml:space="preserve">la ausencia de configuración para el desarrollo y prueba </w:t>
      </w:r>
      <w:commentRangeEnd w:id="44"/>
      <w:r w:rsidR="00312CBA">
        <w:rPr>
          <w:rStyle w:val="Refdecomentario"/>
        </w:rPr>
        <w:commentReference w:id="44"/>
      </w:r>
      <w:r w:rsidRPr="000B6BE2">
        <w:rPr>
          <w:b/>
        </w:rPr>
        <w:t>de los códigos de manera genérica teniendo un abanico de tecnologías de desarrollo diferentes entre sí.</w:t>
      </w:r>
    </w:p>
    <w:p w14:paraId="657C452B" w14:textId="77777777" w:rsidR="007B0634" w:rsidRPr="007B0634" w:rsidRDefault="006C0779" w:rsidP="007B0634">
      <w:pPr>
        <w:pStyle w:val="Ttulo2"/>
        <w:numPr>
          <w:ilvl w:val="1"/>
          <w:numId w:val="24"/>
        </w:numPr>
        <w:rPr>
          <w:lang w:val="es-ES_tradnl"/>
        </w:rPr>
      </w:pPr>
      <w:r>
        <w:rPr>
          <w:lang w:val="es-ES_tradnl"/>
        </w:rPr>
        <w:t xml:space="preserve"> </w:t>
      </w:r>
      <w:bookmarkStart w:id="45" w:name="_Toc481751993"/>
      <w:proofErr w:type="spellStart"/>
      <w:r w:rsidR="00DE18E9">
        <w:rPr>
          <w:lang w:val="es-ES_tradnl"/>
        </w:rPr>
        <w:t>Docker</w:t>
      </w:r>
      <w:proofErr w:type="spellEnd"/>
      <w:r w:rsidR="00DE18E9">
        <w:rPr>
          <w:lang w:val="es-ES_tradnl"/>
        </w:rPr>
        <w:t>:</w:t>
      </w:r>
      <w:bookmarkEnd w:id="45"/>
    </w:p>
    <w:p w14:paraId="6B767988" w14:textId="77777777" w:rsidR="00FD45C6" w:rsidRDefault="007B0634" w:rsidP="00FD45C6">
      <w:pPr>
        <w:keepNext/>
        <w:jc w:val="center"/>
      </w:pPr>
      <w:r>
        <w:rPr>
          <w:noProof/>
          <w:lang w:eastAsia="es-ES"/>
        </w:rPr>
        <w:drawing>
          <wp:inline distT="0" distB="0" distL="0" distR="0" wp14:anchorId="08C30810" wp14:editId="3D19026A">
            <wp:extent cx="2333625" cy="2083490"/>
            <wp:effectExtent l="0" t="0" r="0" b="0"/>
            <wp:docPr id="9" name="Imagen 9"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dock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1484" cy="2090506"/>
                    </a:xfrm>
                    <a:prstGeom prst="rect">
                      <a:avLst/>
                    </a:prstGeom>
                    <a:noFill/>
                    <a:ln>
                      <a:noFill/>
                    </a:ln>
                  </pic:spPr>
                </pic:pic>
              </a:graphicData>
            </a:graphic>
          </wp:inline>
        </w:drawing>
      </w:r>
    </w:p>
    <w:p w14:paraId="3B213A5C" w14:textId="77777777" w:rsidR="007B0634" w:rsidRDefault="00FD45C6" w:rsidP="00FD45C6">
      <w:pPr>
        <w:pStyle w:val="Descripcin"/>
        <w:jc w:val="center"/>
        <w:rPr>
          <w:lang w:val="es-ES_tradnl"/>
        </w:rPr>
      </w:pPr>
      <w:r>
        <w:t xml:space="preserve">Figure </w:t>
      </w:r>
      <w:r w:rsidR="00C7755D">
        <w:fldChar w:fldCharType="begin"/>
      </w:r>
      <w:r w:rsidR="00C7755D">
        <w:instrText xml:space="preserve"> STYLEREF 1 \s </w:instrText>
      </w:r>
      <w:r w:rsidR="00C7755D">
        <w:fldChar w:fldCharType="separate"/>
      </w:r>
      <w:r>
        <w:rPr>
          <w:noProof/>
        </w:rPr>
        <w:t>3</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1</w:t>
      </w:r>
      <w:r w:rsidR="00C7755D">
        <w:rPr>
          <w:noProof/>
        </w:rPr>
        <w:fldChar w:fldCharType="end"/>
      </w:r>
      <w:r>
        <w:t xml:space="preserve"> </w:t>
      </w:r>
      <w:proofErr w:type="spellStart"/>
      <w:r>
        <w:t>Docker</w:t>
      </w:r>
      <w:proofErr w:type="spellEnd"/>
      <w:r>
        <w:t xml:space="preserve"> logo</w:t>
      </w:r>
    </w:p>
    <w:p w14:paraId="04C8C141" w14:textId="77777777" w:rsidR="007B0634" w:rsidRDefault="007B0634" w:rsidP="007B0634">
      <w:pPr>
        <w:ind w:firstLine="360"/>
        <w:rPr>
          <w:lang w:val="es-ES_tradnl"/>
        </w:rPr>
      </w:pPr>
      <w:proofErr w:type="spellStart"/>
      <w:r>
        <w:rPr>
          <w:lang w:val="es-ES_tradnl"/>
        </w:rPr>
        <w:t>Docker</w:t>
      </w:r>
      <w:proofErr w:type="spellEnd"/>
      <w:r>
        <w:rPr>
          <w:lang w:val="es-ES_tradnl"/>
        </w:rPr>
        <w:t xml:space="preserve"> es una tecnología de producción que </w:t>
      </w:r>
      <w:commentRangeStart w:id="46"/>
      <w:r>
        <w:rPr>
          <w:lang w:val="es-ES_tradnl"/>
        </w:rPr>
        <w:t>se está poniendo de moda estos años</w:t>
      </w:r>
      <w:commentRangeEnd w:id="46"/>
      <w:r w:rsidR="00312CBA">
        <w:rPr>
          <w:rStyle w:val="Refdecomentario"/>
        </w:rPr>
        <w:commentReference w:id="46"/>
      </w:r>
      <w:r>
        <w:rPr>
          <w:lang w:val="es-ES_tradnl"/>
        </w:rPr>
        <w:t>. Los proyectos complejos de programación conllevan consigo un sinfín de configuraciones, dependencias, programas de interacción entre nuestro proyecto... Que generan que las personas que quiera realizar un proyecto complejo, deban tener conocimientos avanzados de sistemas operativos para la instalación y configuración de proyectos para su puesta en marcha o su mera prueba ante errores.</w:t>
      </w:r>
    </w:p>
    <w:p w14:paraId="24AA8852" w14:textId="77777777" w:rsidR="007B0634" w:rsidRDefault="007B0634" w:rsidP="007B0634">
      <w:pPr>
        <w:rPr>
          <w:lang w:val="es-ES_tradnl"/>
        </w:rPr>
      </w:pPr>
      <w:r>
        <w:rPr>
          <w:lang w:val="es-ES_tradnl"/>
        </w:rPr>
        <w:t xml:space="preserve">Esto genera un periodo de inactividad y baja eficiencia en el desarrollador de lenguajes de cualquier tipo. </w:t>
      </w:r>
      <w:proofErr w:type="spellStart"/>
      <w:r>
        <w:rPr>
          <w:lang w:val="es-ES_tradnl"/>
        </w:rPr>
        <w:t>Docker</w:t>
      </w:r>
      <w:proofErr w:type="spellEnd"/>
      <w:r>
        <w:rPr>
          <w:lang w:val="es-ES_tradnl"/>
        </w:rPr>
        <w:t xml:space="preserve"> gracias a su sistema de </w:t>
      </w:r>
      <w:proofErr w:type="spellStart"/>
      <w:r>
        <w:rPr>
          <w:lang w:val="es-ES_tradnl"/>
        </w:rPr>
        <w:t>Docker</w:t>
      </w:r>
      <w:proofErr w:type="spellEnd"/>
      <w:r>
        <w:rPr>
          <w:lang w:val="es-ES_tradnl"/>
        </w:rPr>
        <w:t xml:space="preserve">-Scripts genera entornos </w:t>
      </w:r>
      <w:r w:rsidR="00E601D7">
        <w:rPr>
          <w:lang w:val="es-ES_tradnl"/>
        </w:rPr>
        <w:t>pre configurados</w:t>
      </w:r>
      <w:r>
        <w:rPr>
          <w:lang w:val="es-ES_tradnl"/>
        </w:rPr>
        <w:t xml:space="preserve"> e estables para la producción de software. Según los propios estudios de </w:t>
      </w:r>
      <w:proofErr w:type="spellStart"/>
      <w:r>
        <w:rPr>
          <w:lang w:val="es-ES_tradnl"/>
        </w:rPr>
        <w:t>docker</w:t>
      </w:r>
      <w:proofErr w:type="spellEnd"/>
      <w:r>
        <w:rPr>
          <w:lang w:val="es-ES_tradnl"/>
        </w:rPr>
        <w:t xml:space="preserve"> un desarrollo en tecnologías de pre configuración generan una mejora en el desarrollo, modificación y producción del programa.</w:t>
      </w:r>
    </w:p>
    <w:p w14:paraId="3D3C83FC" w14:textId="77777777" w:rsidR="00FD45C6" w:rsidRDefault="007B0634" w:rsidP="00FD45C6">
      <w:pPr>
        <w:keepNext/>
        <w:jc w:val="center"/>
      </w:pPr>
      <w:r>
        <w:rPr>
          <w:noProof/>
          <w:lang w:eastAsia="es-ES"/>
        </w:rPr>
        <w:drawing>
          <wp:inline distT="0" distB="0" distL="0" distR="0" wp14:anchorId="037E639E" wp14:editId="22C06656">
            <wp:extent cx="4057650" cy="1968240"/>
            <wp:effectExtent l="0" t="0" r="0" b="0"/>
            <wp:docPr id="10" name="Imagen 10" descr="infographi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7208" cy="1982578"/>
                    </a:xfrm>
                    <a:prstGeom prst="rect">
                      <a:avLst/>
                    </a:prstGeom>
                    <a:noFill/>
                    <a:ln>
                      <a:noFill/>
                    </a:ln>
                  </pic:spPr>
                </pic:pic>
              </a:graphicData>
            </a:graphic>
          </wp:inline>
        </w:drawing>
      </w:r>
    </w:p>
    <w:p w14:paraId="55A03E5A" w14:textId="77777777" w:rsidR="007B0634" w:rsidRDefault="00FD45C6" w:rsidP="00FD45C6">
      <w:pPr>
        <w:pStyle w:val="Descripcin"/>
        <w:jc w:val="center"/>
        <w:rPr>
          <w:lang w:val="es-ES_tradnl"/>
        </w:rPr>
      </w:pPr>
      <w:r>
        <w:t xml:space="preserve">Figure </w:t>
      </w:r>
      <w:r w:rsidR="00C7755D">
        <w:fldChar w:fldCharType="begin"/>
      </w:r>
      <w:r w:rsidR="00C7755D">
        <w:instrText xml:space="preserve"> STYLEREF 1 \s </w:instrText>
      </w:r>
      <w:r w:rsidR="00C7755D">
        <w:fldChar w:fldCharType="separate"/>
      </w:r>
      <w:r>
        <w:rPr>
          <w:noProof/>
        </w:rPr>
        <w:t>3</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2</w:t>
      </w:r>
      <w:r w:rsidR="00C7755D">
        <w:rPr>
          <w:noProof/>
        </w:rPr>
        <w:fldChar w:fldCharType="end"/>
      </w:r>
      <w:r>
        <w:t xml:space="preserve"> </w:t>
      </w:r>
      <w:proofErr w:type="spellStart"/>
      <w:r>
        <w:t>Aquitectura</w:t>
      </w:r>
      <w:proofErr w:type="spellEnd"/>
      <w:r>
        <w:t xml:space="preserve"> </w:t>
      </w:r>
      <w:proofErr w:type="spellStart"/>
      <w:r>
        <w:t>docker</w:t>
      </w:r>
      <w:proofErr w:type="spellEnd"/>
    </w:p>
    <w:p w14:paraId="7F84DA6F" w14:textId="77777777" w:rsidR="00E601D7" w:rsidRPr="007B0634" w:rsidRDefault="0015298B" w:rsidP="0015298B">
      <w:pPr>
        <w:ind w:left="360"/>
        <w:rPr>
          <w:lang w:val="es-ES_tradnl"/>
        </w:rPr>
      </w:pPr>
      <w:commentRangeStart w:id="47"/>
      <w:r>
        <w:rPr>
          <w:lang w:val="es-ES_tradnl"/>
        </w:rPr>
        <w:lastRenderedPageBreak/>
        <w:t xml:space="preserve">UniApi debe tomar como lema para el desarrollo, la facilitación de configuraciones preinstaladas para facilitar el </w:t>
      </w:r>
      <w:commentRangeEnd w:id="47"/>
      <w:r w:rsidR="00262BF8">
        <w:rPr>
          <w:rStyle w:val="Refdecomentario"/>
        </w:rPr>
        <w:commentReference w:id="47"/>
      </w:r>
      <w:r>
        <w:rPr>
          <w:lang w:val="es-ES_tradnl"/>
        </w:rPr>
        <w:t>desarrollo a estudiantes, investigadores o científicos que no tienen los recursos ni el conocimiento para aprender teoría de sistemas operativos. UniApi facilitara entonces el desarrollo e incluso producción de los proyectos de sus usuarios para que después puedan venderlos por su utilización a las diversas empresas.</w:t>
      </w:r>
    </w:p>
    <w:p w14:paraId="26BCC910" w14:textId="77777777" w:rsidR="00DE18E9" w:rsidRDefault="00DE18E9" w:rsidP="00DE18E9">
      <w:pPr>
        <w:pStyle w:val="Ttulo2"/>
        <w:numPr>
          <w:ilvl w:val="1"/>
          <w:numId w:val="24"/>
        </w:numPr>
        <w:rPr>
          <w:lang w:val="es-ES_tradnl"/>
        </w:rPr>
      </w:pPr>
      <w:r>
        <w:rPr>
          <w:lang w:val="es-ES_tradnl"/>
        </w:rPr>
        <w:t xml:space="preserve"> </w:t>
      </w:r>
      <w:bookmarkStart w:id="48" w:name="_Toc481751994"/>
      <w:proofErr w:type="spellStart"/>
      <w:r>
        <w:rPr>
          <w:lang w:val="es-ES_tradnl"/>
        </w:rPr>
        <w:t>TensorFlow</w:t>
      </w:r>
      <w:proofErr w:type="spellEnd"/>
      <w:r>
        <w:rPr>
          <w:lang w:val="es-ES_tradnl"/>
        </w:rPr>
        <w:t>:</w:t>
      </w:r>
      <w:bookmarkEnd w:id="48"/>
    </w:p>
    <w:p w14:paraId="337A44A7" w14:textId="77777777" w:rsidR="00C81411" w:rsidRDefault="00C81411" w:rsidP="00C81411">
      <w:pPr>
        <w:rPr>
          <w:lang w:val="es-ES_tradnl"/>
        </w:rPr>
      </w:pPr>
    </w:p>
    <w:p w14:paraId="74A88C56" w14:textId="77777777" w:rsidR="00FD45C6" w:rsidRDefault="00FD622C" w:rsidP="00FD45C6">
      <w:pPr>
        <w:keepNext/>
        <w:jc w:val="center"/>
      </w:pPr>
      <w:r w:rsidRPr="00FD622C">
        <w:rPr>
          <w:noProof/>
          <w:lang w:eastAsia="es-ES"/>
        </w:rPr>
        <w:drawing>
          <wp:inline distT="0" distB="0" distL="0" distR="0" wp14:anchorId="4A22C516" wp14:editId="32EFC0A6">
            <wp:extent cx="4703738" cy="850311"/>
            <wp:effectExtent l="0" t="0" r="1905" b="6985"/>
            <wp:docPr id="11" name="Imagen 11" descr="Resultado de imagen de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enso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007" cy="853252"/>
                    </a:xfrm>
                    <a:prstGeom prst="rect">
                      <a:avLst/>
                    </a:prstGeom>
                    <a:noFill/>
                    <a:ln>
                      <a:noFill/>
                    </a:ln>
                  </pic:spPr>
                </pic:pic>
              </a:graphicData>
            </a:graphic>
          </wp:inline>
        </w:drawing>
      </w:r>
    </w:p>
    <w:p w14:paraId="011CBF00" w14:textId="77777777" w:rsidR="00FD622C" w:rsidRDefault="00FD45C6" w:rsidP="00FD45C6">
      <w:pPr>
        <w:pStyle w:val="Descripcin"/>
        <w:jc w:val="center"/>
        <w:rPr>
          <w:lang w:val="es-ES_tradnl"/>
        </w:rPr>
      </w:pPr>
      <w:r>
        <w:t xml:space="preserve">Figure </w:t>
      </w:r>
      <w:r w:rsidR="00C7755D">
        <w:fldChar w:fldCharType="begin"/>
      </w:r>
      <w:r w:rsidR="00C7755D">
        <w:instrText xml:space="preserve"> STYLEREF 1 \s </w:instrText>
      </w:r>
      <w:r w:rsidR="00C7755D">
        <w:fldChar w:fldCharType="separate"/>
      </w:r>
      <w:r>
        <w:rPr>
          <w:noProof/>
        </w:rPr>
        <w:t>3</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3</w:t>
      </w:r>
      <w:r w:rsidR="00C7755D">
        <w:rPr>
          <w:noProof/>
        </w:rPr>
        <w:fldChar w:fldCharType="end"/>
      </w:r>
      <w:r>
        <w:t xml:space="preserve"> Tensor </w:t>
      </w:r>
      <w:proofErr w:type="spellStart"/>
      <w:r>
        <w:t>flow</w:t>
      </w:r>
      <w:proofErr w:type="spellEnd"/>
      <w:r>
        <w:t xml:space="preserve"> logo</w:t>
      </w:r>
    </w:p>
    <w:p w14:paraId="46D80AF0" w14:textId="77777777" w:rsidR="00FD622C" w:rsidRDefault="00FD622C" w:rsidP="00FD622C">
      <w:pPr>
        <w:jc w:val="center"/>
        <w:rPr>
          <w:lang w:val="es-ES_tradnl"/>
        </w:rPr>
      </w:pPr>
    </w:p>
    <w:p w14:paraId="69286BE8" w14:textId="77777777" w:rsidR="00C81411" w:rsidRDefault="00C81411" w:rsidP="00FD622C">
      <w:pPr>
        <w:ind w:firstLine="360"/>
        <w:rPr>
          <w:lang w:val="es-ES_tradnl"/>
        </w:rPr>
      </w:pPr>
      <w:proofErr w:type="spellStart"/>
      <w:r>
        <w:rPr>
          <w:lang w:val="es-ES_tradnl"/>
        </w:rPr>
        <w:t>TensorFlow</w:t>
      </w:r>
      <w:proofErr w:type="spellEnd"/>
      <w:r>
        <w:rPr>
          <w:lang w:val="es-ES_tradnl"/>
        </w:rPr>
        <w:t xml:space="preserve"> es una tecnología realizada por google que facilita el desarrollo de </w:t>
      </w:r>
      <w:r w:rsidR="00FD622C">
        <w:rPr>
          <w:lang w:val="es-ES_tradnl"/>
        </w:rPr>
        <w:t xml:space="preserve">modelos de predicciones usando redes neuronales o Machine </w:t>
      </w:r>
      <w:proofErr w:type="spellStart"/>
      <w:r w:rsidR="00FD622C">
        <w:rPr>
          <w:lang w:val="es-ES_tradnl"/>
        </w:rPr>
        <w:t>Learning</w:t>
      </w:r>
      <w:proofErr w:type="spellEnd"/>
      <w:r w:rsidR="00FD622C">
        <w:rPr>
          <w:lang w:val="es-ES_tradnl"/>
        </w:rPr>
        <w:t xml:space="preserve">. </w:t>
      </w:r>
      <w:commentRangeStart w:id="49"/>
      <w:proofErr w:type="spellStart"/>
      <w:r w:rsidR="00FD622C">
        <w:rPr>
          <w:lang w:val="es-ES_tradnl"/>
        </w:rPr>
        <w:t>TensorFlow</w:t>
      </w:r>
      <w:proofErr w:type="spellEnd"/>
      <w:r w:rsidR="00FD622C">
        <w:rPr>
          <w:lang w:val="es-ES_tradnl"/>
        </w:rPr>
        <w:t xml:space="preserve"> desarrolla la misma necesidad de que UniApi, pero solo para el sector de la inteligencia Artificial. UniApi debe aprender de este rival que el mercado existe y su necesidad también. Solo </w:t>
      </w:r>
      <w:commentRangeEnd w:id="49"/>
      <w:r w:rsidR="00CD7B9C">
        <w:rPr>
          <w:rStyle w:val="Refdecomentario"/>
        </w:rPr>
        <w:commentReference w:id="49"/>
      </w:r>
      <w:r w:rsidR="00FD622C">
        <w:rPr>
          <w:lang w:val="es-ES_tradnl"/>
        </w:rPr>
        <w:t>que los elementos claves para realizar una API de conocimiento por demanda no se han realizado todavía.</w:t>
      </w:r>
    </w:p>
    <w:p w14:paraId="4EC09CF7" w14:textId="77777777" w:rsidR="00FD622C" w:rsidRPr="00C81411" w:rsidRDefault="00FD622C" w:rsidP="00FD622C">
      <w:pPr>
        <w:ind w:firstLine="360"/>
        <w:rPr>
          <w:lang w:val="es-ES_tradnl"/>
        </w:rPr>
      </w:pPr>
      <w:r>
        <w:rPr>
          <w:lang w:val="es-ES_tradnl"/>
        </w:rPr>
        <w:t xml:space="preserve">En </w:t>
      </w:r>
      <w:proofErr w:type="spellStart"/>
      <w:r>
        <w:rPr>
          <w:lang w:val="es-ES_tradnl"/>
        </w:rPr>
        <w:t>tensorFlow</w:t>
      </w:r>
      <w:proofErr w:type="spellEnd"/>
      <w:r>
        <w:rPr>
          <w:lang w:val="es-ES_tradnl"/>
        </w:rPr>
        <w:t xml:space="preserve"> el investigador solo debe aplicar los conjuntos de datos y destacar las variables que tienen importancia para las predicciones. Utilizando un lenguaje tan extendida en la comunidad científica como es el Python. Cualquier científico que tenga conocimientos en Regresiones lineales y matemáticas, es capaz gracias a este </w:t>
      </w:r>
      <w:proofErr w:type="spellStart"/>
      <w:r>
        <w:rPr>
          <w:lang w:val="es-ES_tradnl"/>
        </w:rPr>
        <w:t>framework</w:t>
      </w:r>
      <w:proofErr w:type="spellEnd"/>
      <w:r>
        <w:rPr>
          <w:lang w:val="es-ES_tradnl"/>
        </w:rPr>
        <w:t xml:space="preserve"> de realizar aprendizajes automáticos a maquinas con las cuales, si se programara de manera natural, conllevaría realizar una carrera mínima de ingeniería informática y estudios postgrado. </w:t>
      </w:r>
    </w:p>
    <w:p w14:paraId="4E5288F8" w14:textId="77777777" w:rsidR="00F02C4D" w:rsidRDefault="00F02C4D" w:rsidP="00F02C4D">
      <w:pPr>
        <w:pStyle w:val="Ttulo"/>
        <w:rPr>
          <w:lang w:val="es-ES_tradnl"/>
        </w:rPr>
      </w:pPr>
      <w:r>
        <w:rPr>
          <w:lang w:val="es-ES_tradnl"/>
        </w:rPr>
        <w:br w:type="page"/>
      </w:r>
    </w:p>
    <w:p w14:paraId="4F5D78BF" w14:textId="77777777" w:rsidR="00F02C4D" w:rsidRDefault="00F02C4D" w:rsidP="00F02C4D">
      <w:pPr>
        <w:pStyle w:val="Ttulo1"/>
        <w:numPr>
          <w:ilvl w:val="0"/>
          <w:numId w:val="24"/>
        </w:numPr>
        <w:rPr>
          <w:lang w:val="es-ES_tradnl"/>
        </w:rPr>
      </w:pPr>
      <w:bookmarkStart w:id="50" w:name="_Toc481751995"/>
      <w:r>
        <w:rPr>
          <w:lang w:val="es-ES_tradnl"/>
        </w:rPr>
        <w:lastRenderedPageBreak/>
        <w:t>Enfoque de la aplicación:</w:t>
      </w:r>
      <w:bookmarkEnd w:id="50"/>
    </w:p>
    <w:p w14:paraId="4FEE0B61" w14:textId="77777777" w:rsidR="00F02C4D" w:rsidRDefault="00F02C4D" w:rsidP="00F02C4D">
      <w:pPr>
        <w:rPr>
          <w:lang w:val="es-ES_tradnl"/>
        </w:rPr>
      </w:pPr>
    </w:p>
    <w:p w14:paraId="7A3779D4" w14:textId="25445B11" w:rsidR="00F02C4D" w:rsidRDefault="001A0149" w:rsidP="005A23A9">
      <w:pPr>
        <w:ind w:firstLine="360"/>
        <w:rPr>
          <w:lang w:val="es-ES_tradnl"/>
        </w:rPr>
      </w:pPr>
      <w:commentRangeStart w:id="51"/>
      <w:commentRangeStart w:id="52"/>
      <w:r>
        <w:rPr>
          <w:lang w:val="es-ES_tradnl"/>
        </w:rPr>
        <w:t xml:space="preserve">Aunque </w:t>
      </w:r>
      <w:r w:rsidR="00AA5848">
        <w:rPr>
          <w:lang w:val="es-ES_tradnl"/>
        </w:rPr>
        <w:t xml:space="preserve">el proyecto </w:t>
      </w:r>
      <w:r w:rsidR="00AA5848" w:rsidRPr="00AA5848">
        <w:rPr>
          <w:b/>
          <w:lang w:val="es-ES_tradnl"/>
        </w:rPr>
        <w:t>UniApi</w:t>
      </w:r>
      <w:r>
        <w:rPr>
          <w:lang w:val="es-ES_tradnl"/>
        </w:rPr>
        <w:t xml:space="preserve"> ya se ha ido desarrollando en puntos previos </w:t>
      </w:r>
      <w:commentRangeEnd w:id="51"/>
      <w:r w:rsidR="00CD7B9C">
        <w:rPr>
          <w:rStyle w:val="Refdecomentario"/>
        </w:rPr>
        <w:commentReference w:id="51"/>
      </w:r>
      <w:r>
        <w:rPr>
          <w:lang w:val="es-ES_tradnl"/>
        </w:rPr>
        <w:t>de esta memoria</w:t>
      </w:r>
      <w:r w:rsidR="00F02C4D">
        <w:rPr>
          <w:lang w:val="es-ES_tradnl"/>
        </w:rPr>
        <w:t>.</w:t>
      </w:r>
      <w:r>
        <w:rPr>
          <w:lang w:val="es-ES_tradnl"/>
        </w:rPr>
        <w:t xml:space="preserve"> Sera </w:t>
      </w:r>
      <w:commentRangeEnd w:id="52"/>
      <w:r w:rsidR="00CD7B9C">
        <w:rPr>
          <w:rStyle w:val="Refdecomentario"/>
        </w:rPr>
        <w:commentReference w:id="52"/>
      </w:r>
      <w:r>
        <w:rPr>
          <w:lang w:val="es-ES_tradnl"/>
        </w:rPr>
        <w:t xml:space="preserve">en este punto donde describiremos </w:t>
      </w:r>
      <w:r w:rsidR="00AA5848" w:rsidRPr="00AA5848">
        <w:rPr>
          <w:b/>
          <w:lang w:val="es-ES_tradnl"/>
        </w:rPr>
        <w:t>UniApi</w:t>
      </w:r>
      <w:r>
        <w:rPr>
          <w:lang w:val="es-ES_tradnl"/>
        </w:rPr>
        <w:t xml:space="preserve"> de manera concisa. Nos centraremos en la parte </w:t>
      </w:r>
      <w:commentRangeStart w:id="53"/>
      <w:r>
        <w:rPr>
          <w:lang w:val="es-ES_tradnl"/>
        </w:rPr>
        <w:t>abstracta del proyecto</w:t>
      </w:r>
      <w:commentRangeEnd w:id="53"/>
      <w:r w:rsidR="00CD7B9C">
        <w:rPr>
          <w:rStyle w:val="Refdecomentario"/>
        </w:rPr>
        <w:commentReference w:id="53"/>
      </w:r>
      <w:r>
        <w:rPr>
          <w:lang w:val="es-ES_tradnl"/>
        </w:rPr>
        <w:t xml:space="preserve">, es decir, en </w:t>
      </w:r>
      <w:del w:id="54" w:author="RAQUEL BLANCO AGUIRRE" w:date="2017-05-22T18:00:00Z">
        <w:r w:rsidDel="00CD7B9C">
          <w:rPr>
            <w:lang w:val="es-ES_tradnl"/>
          </w:rPr>
          <w:delText xml:space="preserve">que </w:delText>
        </w:r>
      </w:del>
      <w:ins w:id="55" w:author="RAQUEL BLANCO AGUIRRE" w:date="2017-05-22T18:00:00Z">
        <w:r w:rsidR="00CD7B9C">
          <w:rPr>
            <w:lang w:val="es-ES_tradnl"/>
          </w:rPr>
          <w:t xml:space="preserve">qué </w:t>
        </w:r>
      </w:ins>
      <w:r>
        <w:rPr>
          <w:lang w:val="es-ES_tradnl"/>
        </w:rPr>
        <w:t xml:space="preserve">va a hacer </w:t>
      </w:r>
      <w:r w:rsidR="00AA5848">
        <w:rPr>
          <w:lang w:val="es-ES_tradnl"/>
        </w:rPr>
        <w:t>UniApi</w:t>
      </w:r>
      <w:r>
        <w:rPr>
          <w:lang w:val="es-ES_tradnl"/>
        </w:rPr>
        <w:t xml:space="preserve"> en vez de en cómo se va a hacer. </w:t>
      </w:r>
      <w:commentRangeStart w:id="56"/>
      <w:r>
        <w:rPr>
          <w:lang w:val="es-ES_tradnl"/>
        </w:rPr>
        <w:t>Si se desea saber cómo se va a hacer, se inv</w:t>
      </w:r>
      <w:r w:rsidR="005A23A9">
        <w:rPr>
          <w:lang w:val="es-ES_tradnl"/>
        </w:rPr>
        <w:t>ita a los lectores a que lean los</w:t>
      </w:r>
      <w:r>
        <w:rPr>
          <w:lang w:val="es-ES_tradnl"/>
        </w:rPr>
        <w:t xml:space="preserve"> </w:t>
      </w:r>
      <w:r w:rsidR="005A23A9">
        <w:rPr>
          <w:lang w:val="es-ES_tradnl"/>
        </w:rPr>
        <w:t>artículos</w:t>
      </w:r>
      <w:r>
        <w:rPr>
          <w:lang w:val="es-ES_tradnl"/>
        </w:rPr>
        <w:t xml:space="preserve"> </w:t>
      </w:r>
      <w:r w:rsidRPr="001A0149">
        <w:rPr>
          <w:b/>
          <w:lang w:val="es-ES_tradnl"/>
        </w:rPr>
        <w:t>Análisis del sistema</w:t>
      </w:r>
      <w:r w:rsidR="005A23A9">
        <w:rPr>
          <w:lang w:val="es-ES_tradnl"/>
        </w:rPr>
        <w:t xml:space="preserve"> y </w:t>
      </w:r>
      <w:r w:rsidRPr="001A0149">
        <w:rPr>
          <w:b/>
          <w:lang w:val="es-ES_tradnl"/>
        </w:rPr>
        <w:t>Diseño del sistema</w:t>
      </w:r>
      <w:r w:rsidR="005A23A9">
        <w:rPr>
          <w:lang w:val="es-ES_tradnl"/>
        </w:rPr>
        <w:t>, integrantes de los documentos técnicos de esta memoria.</w:t>
      </w:r>
      <w:r>
        <w:rPr>
          <w:lang w:val="es-ES_tradnl"/>
        </w:rPr>
        <w:t xml:space="preserve"> </w:t>
      </w:r>
      <w:commentRangeEnd w:id="56"/>
      <w:r w:rsidR="00CD7B9C">
        <w:rPr>
          <w:rStyle w:val="Refdecomentario"/>
        </w:rPr>
        <w:commentReference w:id="56"/>
      </w:r>
    </w:p>
    <w:p w14:paraId="3D49A1F1" w14:textId="77777777" w:rsidR="005A23A9" w:rsidRDefault="005A23A9" w:rsidP="005A23A9">
      <w:pPr>
        <w:rPr>
          <w:lang w:val="es-ES_tradnl"/>
        </w:rPr>
      </w:pPr>
      <w:commentRangeStart w:id="57"/>
      <w:r>
        <w:rPr>
          <w:lang w:val="es-ES_tradnl"/>
        </w:rPr>
        <w:t>Como se explica en el punto objetivo y alcance</w:t>
      </w:r>
      <w:commentRangeEnd w:id="57"/>
      <w:r w:rsidR="00465A26">
        <w:rPr>
          <w:rStyle w:val="Refdecomentario"/>
        </w:rPr>
        <w:commentReference w:id="57"/>
      </w:r>
      <w:r>
        <w:rPr>
          <w:lang w:val="es-ES_tradnl"/>
        </w:rPr>
        <w:t xml:space="preserve">. El objetivo de este proyecto es el de crear una aplicación web que gestione un repositorio. Este repositorio no va a ser un repositorio normal, sino que gestionará diversos proyectos que podrán contener distintos lenguajes de programación. Este repositorio estará gestionado por una aplicación web que </w:t>
      </w:r>
      <w:proofErr w:type="gramStart"/>
      <w:r>
        <w:rPr>
          <w:lang w:val="es-ES_tradnl"/>
        </w:rPr>
        <w:t>mostrara</w:t>
      </w:r>
      <w:proofErr w:type="gramEnd"/>
      <w:r>
        <w:rPr>
          <w:lang w:val="es-ES_tradnl"/>
        </w:rPr>
        <w:t xml:space="preserve"> los datos de gestión de manera fácil para los usuarios y a la vez hará de </w:t>
      </w:r>
      <w:r w:rsidR="001036B4">
        <w:rPr>
          <w:lang w:val="es-ES_tradnl"/>
        </w:rPr>
        <w:t>intérprete</w:t>
      </w:r>
      <w:r>
        <w:rPr>
          <w:lang w:val="es-ES_tradnl"/>
        </w:rPr>
        <w:t xml:space="preserve"> entre el usuario y el repositorio.</w:t>
      </w:r>
    </w:p>
    <w:p w14:paraId="4CD671FE" w14:textId="77777777" w:rsidR="00AA5848" w:rsidRDefault="00AA5848" w:rsidP="005A23A9">
      <w:pPr>
        <w:rPr>
          <w:lang w:val="es-ES_tradnl"/>
        </w:rPr>
      </w:pPr>
      <w:r>
        <w:rPr>
          <w:lang w:val="es-ES_tradnl"/>
        </w:rPr>
        <w:t xml:space="preserve">A continuación, se explican unos conceptos básicos para la descripción del enfoque del proyecto </w:t>
      </w:r>
      <w:r w:rsidRPr="00AA5848">
        <w:rPr>
          <w:b/>
          <w:lang w:val="es-ES_tradnl"/>
        </w:rPr>
        <w:t>UniApi</w:t>
      </w:r>
      <w:r>
        <w:rPr>
          <w:lang w:val="es-ES_tradnl"/>
        </w:rPr>
        <w:t>:</w:t>
      </w:r>
    </w:p>
    <w:p w14:paraId="59DFF623" w14:textId="77777777" w:rsidR="00AA5848" w:rsidRDefault="00AA5848" w:rsidP="00AA5848">
      <w:pPr>
        <w:pStyle w:val="Ttulo2"/>
        <w:numPr>
          <w:ilvl w:val="1"/>
          <w:numId w:val="24"/>
        </w:numPr>
        <w:rPr>
          <w:lang w:val="es-ES_tradnl"/>
        </w:rPr>
      </w:pPr>
      <w:bookmarkStart w:id="58" w:name="_Toc481751996"/>
      <w:r>
        <w:rPr>
          <w:lang w:val="es-ES_tradnl"/>
        </w:rPr>
        <w:t>Concepto de usuario y administrador:</w:t>
      </w:r>
      <w:bookmarkEnd w:id="58"/>
    </w:p>
    <w:p w14:paraId="7FF286E2" w14:textId="77777777" w:rsidR="00AA5848" w:rsidRDefault="00AA5848" w:rsidP="00AA5848">
      <w:pPr>
        <w:rPr>
          <w:lang w:val="es-ES_tradnl"/>
        </w:rPr>
      </w:pPr>
    </w:p>
    <w:p w14:paraId="162D9B11" w14:textId="77777777" w:rsidR="00AA5848" w:rsidRDefault="00AA5848" w:rsidP="00AA5848">
      <w:pPr>
        <w:ind w:firstLine="360"/>
        <w:rPr>
          <w:lang w:val="es-ES_tradnl"/>
        </w:rPr>
      </w:pPr>
      <w:r>
        <w:rPr>
          <w:lang w:val="es-ES_tradnl"/>
        </w:rPr>
        <w:t xml:space="preserve">Un </w:t>
      </w:r>
      <w:r w:rsidRPr="00AA5848">
        <w:rPr>
          <w:b/>
          <w:lang w:val="es-ES_tradnl"/>
        </w:rPr>
        <w:t>usuario</w:t>
      </w:r>
      <w:r>
        <w:rPr>
          <w:lang w:val="es-ES_tradnl"/>
        </w:rPr>
        <w:t xml:space="preserve"> es una entidad física que se comunica con el repositorio para crear entidades como grupos, proyectos o ejecuciones. Un usuario no tendrá permisos para realizar acciones administrativas esa es la función del administrador.</w:t>
      </w:r>
    </w:p>
    <w:p w14:paraId="6EA2A487" w14:textId="77777777" w:rsidR="00AA5848" w:rsidRDefault="00AA5848" w:rsidP="00AA5848">
      <w:pPr>
        <w:rPr>
          <w:lang w:val="es-ES_tradnl"/>
        </w:rPr>
      </w:pPr>
      <w:r>
        <w:rPr>
          <w:lang w:val="es-ES_tradnl"/>
        </w:rPr>
        <w:t xml:space="preserve">Un </w:t>
      </w:r>
      <w:r w:rsidRPr="00AA5848">
        <w:rPr>
          <w:b/>
          <w:lang w:val="es-ES_tradnl"/>
        </w:rPr>
        <w:t>administrador</w:t>
      </w:r>
      <w:r>
        <w:rPr>
          <w:lang w:val="es-ES_tradnl"/>
        </w:rPr>
        <w:t xml:space="preserve"> no es más que un usuario con permisos especiales, pudiendo gestionar todas las entidades generadas por el repositorio y realizar modificaciones especiales que un usuario no puede realizas.</w:t>
      </w:r>
    </w:p>
    <w:p w14:paraId="708EC893" w14:textId="77777777" w:rsidR="00C87EE7" w:rsidRPr="00AA5848" w:rsidRDefault="00C87EE7" w:rsidP="00AA5848">
      <w:pPr>
        <w:rPr>
          <w:lang w:val="es-ES_tradnl"/>
        </w:rPr>
      </w:pPr>
      <w:r>
        <w:rPr>
          <w:lang w:val="es-ES_tradnl"/>
        </w:rPr>
        <w:t>Existe una entidad especial llamada aplicación. Una aplicación es un permiso realizado por un usuario para realizar acciones con su nombre por parte de aplicaciones web.</w:t>
      </w:r>
    </w:p>
    <w:p w14:paraId="30B1A138" w14:textId="77777777" w:rsidR="005A23A9" w:rsidRDefault="005A23A9" w:rsidP="005A23A9">
      <w:pPr>
        <w:pStyle w:val="Ttulo2"/>
        <w:numPr>
          <w:ilvl w:val="1"/>
          <w:numId w:val="24"/>
        </w:numPr>
        <w:rPr>
          <w:lang w:val="es-ES_tradnl"/>
        </w:rPr>
      </w:pPr>
      <w:bookmarkStart w:id="59" w:name="_Toc481751997"/>
      <w:r>
        <w:rPr>
          <w:lang w:val="es-ES_tradnl"/>
        </w:rPr>
        <w:t>Concepto de proyecto y ejecución:</w:t>
      </w:r>
      <w:bookmarkEnd w:id="59"/>
    </w:p>
    <w:p w14:paraId="2982B7E3" w14:textId="77777777" w:rsidR="005A23A9" w:rsidRDefault="005A23A9" w:rsidP="005A23A9">
      <w:pPr>
        <w:rPr>
          <w:lang w:val="es-ES_tradnl"/>
        </w:rPr>
      </w:pPr>
    </w:p>
    <w:p w14:paraId="16D55170" w14:textId="77777777" w:rsidR="005A23A9" w:rsidRDefault="00AA5848" w:rsidP="00AA5848">
      <w:pPr>
        <w:ind w:firstLine="360"/>
        <w:rPr>
          <w:lang w:val="es-ES_tradnl"/>
        </w:rPr>
      </w:pPr>
      <w:r w:rsidRPr="00AA5848">
        <w:rPr>
          <w:b/>
          <w:lang w:val="es-ES_tradnl"/>
        </w:rPr>
        <w:t>UniApi</w:t>
      </w:r>
      <w:r>
        <w:rPr>
          <w:b/>
          <w:lang w:val="es-ES_tradnl"/>
        </w:rPr>
        <w:t xml:space="preserve"> </w:t>
      </w:r>
      <w:r>
        <w:rPr>
          <w:lang w:val="es-ES_tradnl"/>
        </w:rPr>
        <w:t>entenderá</w:t>
      </w:r>
      <w:r w:rsidR="005A23A9">
        <w:rPr>
          <w:lang w:val="es-ES_tradnl"/>
        </w:rPr>
        <w:t xml:space="preserve"> como “</w:t>
      </w:r>
      <w:r w:rsidR="005A23A9" w:rsidRPr="00AA5848">
        <w:rPr>
          <w:b/>
          <w:lang w:val="es-ES_tradnl"/>
        </w:rPr>
        <w:t>proyecto</w:t>
      </w:r>
      <w:r w:rsidR="005A23A9">
        <w:rPr>
          <w:lang w:val="es-ES_tradnl"/>
        </w:rPr>
        <w:t>” una entidad lógica que almacenará varias cosas. Un “proyecto” contendrá un código que se ejecutará por orden de un usuario, utilizando unas entradas definidas por el mismo</w:t>
      </w:r>
      <w:r>
        <w:rPr>
          <w:lang w:val="es-ES_tradnl"/>
        </w:rPr>
        <w:t xml:space="preserve"> usuario</w:t>
      </w:r>
      <w:r w:rsidR="005A23A9">
        <w:rPr>
          <w:lang w:val="es-ES_tradnl"/>
        </w:rPr>
        <w:t xml:space="preserve"> o pref</w:t>
      </w:r>
      <w:r>
        <w:rPr>
          <w:lang w:val="es-ES_tradnl"/>
        </w:rPr>
        <w:t>ijadas por el</w:t>
      </w:r>
      <w:r w:rsidR="005A23A9">
        <w:rPr>
          <w:lang w:val="es-ES_tradnl"/>
        </w:rPr>
        <w:t xml:space="preserve"> creador</w:t>
      </w:r>
      <w:r>
        <w:rPr>
          <w:lang w:val="es-ES_tradnl"/>
        </w:rPr>
        <w:t xml:space="preserve"> del “proyecto”</w:t>
      </w:r>
      <w:r w:rsidR="005A23A9">
        <w:rPr>
          <w:lang w:val="es-ES_tradnl"/>
        </w:rPr>
        <w:t xml:space="preserve">. Tras su ejecución el </w:t>
      </w:r>
      <w:r>
        <w:rPr>
          <w:lang w:val="es-ES_tradnl"/>
        </w:rPr>
        <w:t>“</w:t>
      </w:r>
      <w:r w:rsidR="005A23A9">
        <w:rPr>
          <w:lang w:val="es-ES_tradnl"/>
        </w:rPr>
        <w:t>proyecto</w:t>
      </w:r>
      <w:r>
        <w:rPr>
          <w:lang w:val="es-ES_tradnl"/>
        </w:rPr>
        <w:t>”</w:t>
      </w:r>
      <w:r w:rsidR="005A23A9">
        <w:rPr>
          <w:lang w:val="es-ES_tradnl"/>
        </w:rPr>
        <w:t xml:space="preserve"> contendrá una salida formateada para la comprensión</w:t>
      </w:r>
      <w:r>
        <w:rPr>
          <w:lang w:val="es-ES_tradnl"/>
        </w:rPr>
        <w:t xml:space="preserve"> tanto del usuario como de la máquina</w:t>
      </w:r>
      <w:r w:rsidR="005A23A9">
        <w:rPr>
          <w:lang w:val="es-ES_tradnl"/>
        </w:rPr>
        <w:t xml:space="preserve">. </w:t>
      </w:r>
    </w:p>
    <w:p w14:paraId="10A20497" w14:textId="77777777" w:rsidR="005A23A9" w:rsidRDefault="00AA5848" w:rsidP="005A23A9">
      <w:pPr>
        <w:rPr>
          <w:lang w:val="es-ES_tradnl"/>
        </w:rPr>
      </w:pPr>
      <w:r>
        <w:rPr>
          <w:lang w:val="es-ES_tradnl"/>
        </w:rPr>
        <w:t>El repositorio generara</w:t>
      </w:r>
      <w:r w:rsidR="005A23A9">
        <w:rPr>
          <w:lang w:val="es-ES_tradnl"/>
        </w:rPr>
        <w:t xml:space="preserve"> ejecuciones de </w:t>
      </w:r>
      <w:r>
        <w:rPr>
          <w:lang w:val="es-ES_tradnl"/>
        </w:rPr>
        <w:t>“</w:t>
      </w:r>
      <w:r w:rsidR="005A23A9">
        <w:rPr>
          <w:lang w:val="es-ES_tradnl"/>
        </w:rPr>
        <w:t>proyectos</w:t>
      </w:r>
      <w:r>
        <w:rPr>
          <w:lang w:val="es-ES_tradnl"/>
        </w:rPr>
        <w:t xml:space="preserve">” en función de las </w:t>
      </w:r>
      <w:r w:rsidR="001036B4">
        <w:rPr>
          <w:lang w:val="es-ES_tradnl"/>
        </w:rPr>
        <w:t>órdenes</w:t>
      </w:r>
      <w:r>
        <w:rPr>
          <w:lang w:val="es-ES_tradnl"/>
        </w:rPr>
        <w:t xml:space="preserve"> de los usuarios o aplicaciones. C</w:t>
      </w:r>
      <w:r w:rsidR="005A23A9">
        <w:rPr>
          <w:lang w:val="es-ES_tradnl"/>
        </w:rPr>
        <w:t>ada ejecución será diferente</w:t>
      </w:r>
      <w:r>
        <w:rPr>
          <w:lang w:val="es-ES_tradnl"/>
        </w:rPr>
        <w:t xml:space="preserve"> en función del tipo “proyecto”. Las </w:t>
      </w:r>
      <w:r w:rsidRPr="000C1D59">
        <w:rPr>
          <w:b/>
          <w:lang w:val="es-ES_tradnl"/>
        </w:rPr>
        <w:t>ejecuciones</w:t>
      </w:r>
      <w:r>
        <w:rPr>
          <w:lang w:val="es-ES_tradnl"/>
        </w:rPr>
        <w:t xml:space="preserve"> </w:t>
      </w:r>
      <w:r>
        <w:rPr>
          <w:lang w:val="es-ES_tradnl"/>
        </w:rPr>
        <w:lastRenderedPageBreak/>
        <w:t>serán un</w:t>
      </w:r>
      <w:r w:rsidR="000C1D59">
        <w:rPr>
          <w:lang w:val="es-ES_tradnl"/>
        </w:rPr>
        <w:t>os</w:t>
      </w:r>
      <w:r>
        <w:rPr>
          <w:lang w:val="es-ES_tradnl"/>
        </w:rPr>
        <w:t xml:space="preserve"> espacio</w:t>
      </w:r>
      <w:r w:rsidR="000C1D59">
        <w:rPr>
          <w:lang w:val="es-ES_tradnl"/>
        </w:rPr>
        <w:t>s</w:t>
      </w:r>
      <w:r>
        <w:rPr>
          <w:lang w:val="es-ES_tradnl"/>
        </w:rPr>
        <w:t xml:space="preserve"> lógico</w:t>
      </w:r>
      <w:r w:rsidR="000C1D59">
        <w:rPr>
          <w:lang w:val="es-ES_tradnl"/>
        </w:rPr>
        <w:t>s</w:t>
      </w:r>
      <w:r>
        <w:rPr>
          <w:lang w:val="es-ES_tradnl"/>
        </w:rPr>
        <w:t xml:space="preserve"> (almacenamiento, </w:t>
      </w:r>
      <w:proofErr w:type="spellStart"/>
      <w:r>
        <w:rPr>
          <w:lang w:val="es-ES_tradnl"/>
        </w:rPr>
        <w:t>cpu</w:t>
      </w:r>
      <w:proofErr w:type="spellEnd"/>
      <w:r>
        <w:rPr>
          <w:lang w:val="es-ES_tradnl"/>
        </w:rPr>
        <w:t xml:space="preserve">, memoria…) ocupado por el repositorio para en la ejecución de un proyecto. </w:t>
      </w:r>
    </w:p>
    <w:p w14:paraId="3296D299" w14:textId="77777777" w:rsidR="00AA5848" w:rsidRDefault="00AA5848" w:rsidP="00AA5848">
      <w:pPr>
        <w:pStyle w:val="Ttulo2"/>
        <w:numPr>
          <w:ilvl w:val="1"/>
          <w:numId w:val="24"/>
        </w:numPr>
        <w:rPr>
          <w:lang w:val="es-ES_tradnl"/>
        </w:rPr>
      </w:pPr>
      <w:bookmarkStart w:id="60" w:name="_Toc481751998"/>
      <w:r>
        <w:rPr>
          <w:lang w:val="es-ES_tradnl"/>
        </w:rPr>
        <w:t xml:space="preserve">Concepto de grupo </w:t>
      </w:r>
      <w:r w:rsidR="007B37A4">
        <w:rPr>
          <w:lang w:val="es-ES_tradnl"/>
        </w:rPr>
        <w:t>y permiso</w:t>
      </w:r>
      <w:r>
        <w:rPr>
          <w:lang w:val="es-ES_tradnl"/>
        </w:rPr>
        <w:t>:</w:t>
      </w:r>
      <w:bookmarkEnd w:id="60"/>
    </w:p>
    <w:p w14:paraId="5F1A04D5" w14:textId="77777777" w:rsidR="007B37A4" w:rsidRDefault="007B37A4" w:rsidP="007B37A4">
      <w:pPr>
        <w:rPr>
          <w:lang w:val="es-ES_tradnl"/>
        </w:rPr>
      </w:pPr>
    </w:p>
    <w:p w14:paraId="043843A3" w14:textId="77777777" w:rsidR="007B37A4" w:rsidRDefault="007B37A4" w:rsidP="007B37A4">
      <w:pPr>
        <w:ind w:firstLine="360"/>
        <w:rPr>
          <w:lang w:val="es-ES_tradnl"/>
        </w:rPr>
      </w:pPr>
      <w:r>
        <w:rPr>
          <w:lang w:val="es-ES_tradnl"/>
        </w:rPr>
        <w:t xml:space="preserve">Un </w:t>
      </w:r>
      <w:r w:rsidRPr="007B37A4">
        <w:rPr>
          <w:b/>
          <w:lang w:val="es-ES_tradnl"/>
        </w:rPr>
        <w:t>grupo</w:t>
      </w:r>
      <w:r>
        <w:rPr>
          <w:lang w:val="es-ES_tradnl"/>
        </w:rPr>
        <w:t xml:space="preserve"> es una entidad lógica de almacenamiento de proyectos y otros grupos por parte de diversos usuarios que forman parte de este grupo. En este grupo imperara unas órdenes dadas por el propietario, esas órdenes son heredadas a los grupos hijos, conocidos como </w:t>
      </w:r>
      <w:r w:rsidRPr="007B37A4">
        <w:rPr>
          <w:b/>
          <w:lang w:val="es-ES_tradnl"/>
        </w:rPr>
        <w:t>subgrupos</w:t>
      </w:r>
      <w:r>
        <w:rPr>
          <w:lang w:val="es-ES_tradnl"/>
        </w:rPr>
        <w:t xml:space="preserve">, Esas órdenes las conocemos como </w:t>
      </w:r>
      <w:r w:rsidRPr="007B37A4">
        <w:rPr>
          <w:b/>
          <w:lang w:val="es-ES_tradnl"/>
        </w:rPr>
        <w:t>permisos</w:t>
      </w:r>
      <w:r>
        <w:rPr>
          <w:lang w:val="es-ES_tradnl"/>
        </w:rPr>
        <w:t>. Los permisos son inalterables salvo por el propietario y afectan a las acciones realizadas tanto en el grupo como en los subgrupos y en los proyectos que contenga este grupo.</w:t>
      </w:r>
    </w:p>
    <w:p w14:paraId="7D877909" w14:textId="77777777" w:rsidR="007B37A4" w:rsidRDefault="007B37A4" w:rsidP="007B37A4">
      <w:pPr>
        <w:pStyle w:val="Ttulo2"/>
        <w:numPr>
          <w:ilvl w:val="1"/>
          <w:numId w:val="24"/>
        </w:numPr>
        <w:rPr>
          <w:lang w:val="es-ES_tradnl"/>
        </w:rPr>
      </w:pPr>
      <w:bookmarkStart w:id="61" w:name="_Toc481751999"/>
      <w:r>
        <w:rPr>
          <w:lang w:val="es-ES_tradnl"/>
        </w:rPr>
        <w:t xml:space="preserve">Definición formal del </w:t>
      </w:r>
      <w:r w:rsidRPr="007B37A4">
        <w:rPr>
          <w:i/>
          <w:lang w:val="es-ES_tradnl"/>
        </w:rPr>
        <w:t>Proyecto UniApi</w:t>
      </w:r>
      <w:r>
        <w:rPr>
          <w:lang w:val="es-ES_tradnl"/>
        </w:rPr>
        <w:t>:</w:t>
      </w:r>
      <w:bookmarkEnd w:id="61"/>
    </w:p>
    <w:p w14:paraId="513B50A5" w14:textId="77777777" w:rsidR="007B37A4" w:rsidRDefault="007B37A4" w:rsidP="007B37A4">
      <w:pPr>
        <w:rPr>
          <w:lang w:val="es-ES_tradnl"/>
        </w:rPr>
      </w:pPr>
    </w:p>
    <w:p w14:paraId="6B91A5E0" w14:textId="77777777" w:rsidR="002809CE" w:rsidRPr="007B37A4" w:rsidRDefault="007B37A4" w:rsidP="006534D1">
      <w:pPr>
        <w:ind w:firstLine="360"/>
        <w:rPr>
          <w:lang w:val="es-ES_tradnl"/>
        </w:rPr>
      </w:pPr>
      <w:r>
        <w:rPr>
          <w:lang w:val="es-ES_tradnl"/>
        </w:rPr>
        <w:t xml:space="preserve">Al final </w:t>
      </w:r>
      <w:r w:rsidRPr="006534D1">
        <w:rPr>
          <w:b/>
          <w:lang w:val="es-ES_tradnl"/>
        </w:rPr>
        <w:t>UniApi</w:t>
      </w:r>
      <w:r>
        <w:rPr>
          <w:lang w:val="es-ES_tradnl"/>
        </w:rPr>
        <w:t xml:space="preserve"> se basa en una aplicación web que se comunica con un repositorio, por la cual, diversos usuarios de distinta índole organizados en grupos creados por ellos. </w:t>
      </w:r>
      <w:r w:rsidRPr="006534D1">
        <w:rPr>
          <w:b/>
          <w:lang w:val="es-ES_tradnl"/>
        </w:rPr>
        <w:t>Crean y</w:t>
      </w:r>
      <w:r w:rsidR="002809CE" w:rsidRPr="006534D1">
        <w:rPr>
          <w:b/>
          <w:lang w:val="es-ES_tradnl"/>
        </w:rPr>
        <w:t xml:space="preserve"> gestionan proyectos de diversos tipos</w:t>
      </w:r>
      <w:r w:rsidR="002809CE">
        <w:rPr>
          <w:lang w:val="es-ES_tradnl"/>
        </w:rPr>
        <w:t xml:space="preserve">, </w:t>
      </w:r>
      <w:r>
        <w:rPr>
          <w:lang w:val="es-ES_tradnl"/>
        </w:rPr>
        <w:t xml:space="preserve">los cuales, pueden ser ejecutados por los usuarios que ellos permitan. Estos proyectos podrán ser </w:t>
      </w:r>
      <w:r w:rsidRPr="006534D1">
        <w:rPr>
          <w:b/>
          <w:lang w:val="es-ES_tradnl"/>
        </w:rPr>
        <w:t xml:space="preserve">ejecutados con </w:t>
      </w:r>
      <w:r w:rsidR="002809CE" w:rsidRPr="006534D1">
        <w:rPr>
          <w:b/>
          <w:lang w:val="es-ES_tradnl"/>
        </w:rPr>
        <w:t>unas entradas variables</w:t>
      </w:r>
      <w:r w:rsidR="002809CE">
        <w:rPr>
          <w:lang w:val="es-ES_tradnl"/>
        </w:rPr>
        <w:t xml:space="preserve"> y </w:t>
      </w:r>
      <w:r w:rsidR="002809CE" w:rsidRPr="006534D1">
        <w:rPr>
          <w:b/>
          <w:lang w:val="es-ES_tradnl"/>
        </w:rPr>
        <w:t>recibir a cambio unas salidas determinadas por el proyec</w:t>
      </w:r>
      <w:r w:rsidR="006534D1" w:rsidRPr="006534D1">
        <w:rPr>
          <w:b/>
          <w:lang w:val="es-ES_tradnl"/>
        </w:rPr>
        <w:t>to</w:t>
      </w:r>
      <w:r w:rsidR="006534D1">
        <w:rPr>
          <w:lang w:val="es-ES_tradnl"/>
        </w:rPr>
        <w:t xml:space="preserve"> ejecutado en el repositorio. </w:t>
      </w:r>
      <w:r w:rsidR="002809CE">
        <w:rPr>
          <w:lang w:val="es-ES_tradnl"/>
        </w:rPr>
        <w:t xml:space="preserve">Toda esta información es guardada en el repositorio y no volátil pudiendo ser consultada por </w:t>
      </w:r>
      <w:r w:rsidR="001036B4">
        <w:rPr>
          <w:lang w:val="es-ES_tradnl"/>
        </w:rPr>
        <w:t>los usuarios</w:t>
      </w:r>
      <w:r w:rsidR="002809CE">
        <w:rPr>
          <w:lang w:val="es-ES_tradnl"/>
        </w:rPr>
        <w:t xml:space="preserve"> y aplicaciones cuando ellos deseen.</w:t>
      </w:r>
    </w:p>
    <w:p w14:paraId="4D957DB5" w14:textId="77777777" w:rsidR="00F02C4D" w:rsidRDefault="00F02C4D" w:rsidP="00F02C4D">
      <w:pPr>
        <w:pStyle w:val="Ttulo"/>
        <w:rPr>
          <w:lang w:val="es-ES_tradnl"/>
        </w:rPr>
      </w:pPr>
      <w:r>
        <w:rPr>
          <w:lang w:val="es-ES_tradnl"/>
        </w:rPr>
        <w:br w:type="page"/>
      </w:r>
    </w:p>
    <w:p w14:paraId="7B0461FD" w14:textId="540AC7DF" w:rsidR="00F02C4D" w:rsidRDefault="00F02C4D" w:rsidP="00F02C4D">
      <w:pPr>
        <w:pStyle w:val="Ttulo1"/>
        <w:numPr>
          <w:ilvl w:val="0"/>
          <w:numId w:val="24"/>
        </w:numPr>
        <w:rPr>
          <w:lang w:val="es-ES_tradnl"/>
        </w:rPr>
      </w:pPr>
      <w:bookmarkStart w:id="62" w:name="_Toc481752000"/>
      <w:r>
        <w:rPr>
          <w:lang w:val="es-ES_tradnl"/>
        </w:rPr>
        <w:lastRenderedPageBreak/>
        <w:t>Análisis de alternativas</w:t>
      </w:r>
      <w:del w:id="63" w:author="RAQUEL BLANCO AGUIRRE" w:date="2017-05-22T18:07:00Z">
        <w:r w:rsidDel="00465A26">
          <w:rPr>
            <w:lang w:val="es-ES_tradnl"/>
          </w:rPr>
          <w:delText>:</w:delText>
        </w:r>
      </w:del>
      <w:bookmarkEnd w:id="62"/>
    </w:p>
    <w:p w14:paraId="723033EC" w14:textId="77777777" w:rsidR="00952425" w:rsidRDefault="00952425" w:rsidP="00F02C4D">
      <w:pPr>
        <w:rPr>
          <w:lang w:val="es-ES_tradnl"/>
        </w:rPr>
      </w:pPr>
    </w:p>
    <w:p w14:paraId="3E44DF3E" w14:textId="684F411C" w:rsidR="00F02C4D" w:rsidRDefault="00952425" w:rsidP="00952425">
      <w:pPr>
        <w:ind w:firstLine="360"/>
        <w:rPr>
          <w:lang w:val="es-ES_tradnl"/>
        </w:rPr>
      </w:pPr>
      <w:r>
        <w:rPr>
          <w:lang w:val="es-ES_tradnl"/>
        </w:rPr>
        <w:t xml:space="preserve">En este punto se </w:t>
      </w:r>
      <w:ins w:id="64" w:author="RAQUEL BLANCO AGUIRRE" w:date="2017-05-22T18:08:00Z">
        <w:r w:rsidR="00465A26">
          <w:rPr>
            <w:lang w:val="es-ES_tradnl"/>
          </w:rPr>
          <w:t>describen las distintas alternativas analizadas para el desarrollo de</w:t>
        </w:r>
      </w:ins>
      <w:ins w:id="65" w:author="RAQUEL BLANCO AGUIRRE" w:date="2017-05-22T18:09:00Z">
        <w:r w:rsidR="00465A26">
          <w:rPr>
            <w:lang w:val="es-ES_tradnl"/>
          </w:rPr>
          <w:t>l proyecto, así como l</w:t>
        </w:r>
      </w:ins>
      <w:ins w:id="66" w:author="RAQUEL BLANCO AGUIRRE" w:date="2017-05-22T18:10:00Z">
        <w:r w:rsidR="00465A26">
          <w:rPr>
            <w:lang w:val="es-ES_tradnl"/>
          </w:rPr>
          <w:t>as justificaciones de las elecciones realizadas</w:t>
        </w:r>
      </w:ins>
      <w:ins w:id="67" w:author="RAQUEL BLANCO AGUIRRE" w:date="2017-05-22T18:09:00Z">
        <w:r w:rsidR="00465A26">
          <w:rPr>
            <w:lang w:val="es-ES_tradnl"/>
          </w:rPr>
          <w:t xml:space="preserve">. </w:t>
        </w:r>
      </w:ins>
      <w:del w:id="68" w:author="RAQUEL BLANCO AGUIRRE" w:date="2017-05-22T18:09:00Z">
        <w:r w:rsidDel="00465A26">
          <w:rPr>
            <w:lang w:val="es-ES_tradnl"/>
          </w:rPr>
          <w:delText xml:space="preserve">tendrá en cuenta todas las posibilidades que se han analizado para buscar un conjunto de soluciones </w:delText>
        </w:r>
        <w:r w:rsidR="00BF0D49" w:rsidDel="00465A26">
          <w:rPr>
            <w:lang w:val="es-ES_tradnl"/>
          </w:rPr>
          <w:delText>que,</w:delText>
        </w:r>
        <w:r w:rsidDel="00465A26">
          <w:rPr>
            <w:lang w:val="es-ES_tradnl"/>
          </w:rPr>
          <w:delText xml:space="preserve"> unidas sinérgicamente, nos den una solución factible a nuestro problema.</w:delText>
        </w:r>
        <w:r w:rsidR="00627BCC" w:rsidDel="00465A26">
          <w:rPr>
            <w:lang w:val="es-ES_tradnl"/>
          </w:rPr>
          <w:delText xml:space="preserve"> En los siguientes puntos, se </w:delText>
        </w:r>
        <w:r w:rsidR="00BF0D49" w:rsidDel="00465A26">
          <w:rPr>
            <w:lang w:val="es-ES_tradnl"/>
          </w:rPr>
          <w:delText>explicará</w:delText>
        </w:r>
        <w:r w:rsidR="00627BCC" w:rsidDel="00465A26">
          <w:rPr>
            <w:lang w:val="es-ES_tradnl"/>
          </w:rPr>
          <w:delText xml:space="preserve"> de manera aislada los diferentes factores que intervienen en el desarrollo del proyecto y </w:delText>
        </w:r>
      </w:del>
      <w:del w:id="69" w:author="RAQUEL BLANCO AGUIRRE" w:date="2017-05-22T18:10:00Z">
        <w:r w:rsidR="00627BCC" w:rsidDel="00465A26">
          <w:rPr>
            <w:lang w:val="es-ES_tradnl"/>
          </w:rPr>
          <w:delText xml:space="preserve">los porqués de la elección de dicha alternativa. </w:delText>
        </w:r>
      </w:del>
    </w:p>
    <w:p w14:paraId="733526C3" w14:textId="77777777" w:rsidR="00952425" w:rsidRDefault="00952425" w:rsidP="00952425">
      <w:pPr>
        <w:pStyle w:val="Ttulo2"/>
        <w:numPr>
          <w:ilvl w:val="1"/>
          <w:numId w:val="24"/>
        </w:numPr>
        <w:rPr>
          <w:lang w:val="es-ES_tradnl"/>
        </w:rPr>
      </w:pPr>
      <w:bookmarkStart w:id="70" w:name="_Toc481752001"/>
      <w:r>
        <w:rPr>
          <w:lang w:val="es-ES_tradnl"/>
        </w:rPr>
        <w:t>Elección de arquitectura del sistema:</w:t>
      </w:r>
      <w:bookmarkEnd w:id="70"/>
    </w:p>
    <w:p w14:paraId="591CED7E" w14:textId="77777777" w:rsidR="00627BCC" w:rsidRDefault="00627BCC" w:rsidP="00627BCC">
      <w:pPr>
        <w:rPr>
          <w:lang w:val="es-ES_tradnl"/>
        </w:rPr>
      </w:pPr>
    </w:p>
    <w:p w14:paraId="45CFCEEB" w14:textId="77777777" w:rsidR="00264341" w:rsidRDefault="00264341" w:rsidP="00264341">
      <w:pPr>
        <w:ind w:firstLine="360"/>
        <w:rPr>
          <w:lang w:val="es-ES_tradnl"/>
        </w:rPr>
      </w:pPr>
      <w:commentRangeStart w:id="71"/>
      <w:r>
        <w:rPr>
          <w:lang w:val="es-ES_tradnl"/>
        </w:rPr>
        <w:t>Cuando hablamo</w:t>
      </w:r>
      <w:r w:rsidR="00BF0D49">
        <w:rPr>
          <w:lang w:val="es-ES_tradnl"/>
        </w:rPr>
        <w:t>s del sistema nos referimos a un</w:t>
      </w:r>
      <w:r>
        <w:rPr>
          <w:lang w:val="es-ES_tradnl"/>
        </w:rPr>
        <w:t xml:space="preserve"> conjunto de subsistemas que unidos entre si proporcionan unas funcionalidades, </w:t>
      </w:r>
      <w:r w:rsidR="00BF0D49">
        <w:rPr>
          <w:lang w:val="es-ES_tradnl"/>
        </w:rPr>
        <w:t>que,</w:t>
      </w:r>
      <w:r>
        <w:rPr>
          <w:lang w:val="es-ES_tradnl"/>
        </w:rPr>
        <w:t xml:space="preserve"> unidas</w:t>
      </w:r>
      <w:r w:rsidR="00BF0D49">
        <w:rPr>
          <w:lang w:val="es-ES_tradnl"/>
        </w:rPr>
        <w:t xml:space="preserve"> sinérgicamente</w:t>
      </w:r>
      <w:r>
        <w:rPr>
          <w:lang w:val="es-ES_tradnl"/>
        </w:rPr>
        <w:t>, resuelven los problemas planteados por el proyecto</w:t>
      </w:r>
      <w:commentRangeEnd w:id="71"/>
      <w:r w:rsidR="008D6C3A">
        <w:rPr>
          <w:rStyle w:val="Refdecomentario"/>
        </w:rPr>
        <w:commentReference w:id="71"/>
      </w:r>
      <w:r>
        <w:rPr>
          <w:lang w:val="es-ES_tradnl"/>
        </w:rPr>
        <w:t xml:space="preserve">. Para hablar del sistema del proyecto </w:t>
      </w:r>
      <w:r w:rsidRPr="00264341">
        <w:rPr>
          <w:b/>
          <w:lang w:val="es-ES_tradnl"/>
        </w:rPr>
        <w:t>UniApi</w:t>
      </w:r>
      <w:r>
        <w:rPr>
          <w:lang w:val="es-ES_tradnl"/>
        </w:rPr>
        <w:t xml:space="preserve">, </w:t>
      </w:r>
      <w:commentRangeStart w:id="72"/>
      <w:r>
        <w:rPr>
          <w:lang w:val="es-ES_tradnl"/>
        </w:rPr>
        <w:t xml:space="preserve">debemos centrarnos </w:t>
      </w:r>
      <w:commentRangeEnd w:id="72"/>
      <w:r w:rsidR="00A97DD6">
        <w:rPr>
          <w:rStyle w:val="Refdecomentario"/>
        </w:rPr>
        <w:commentReference w:id="72"/>
      </w:r>
      <w:r>
        <w:rPr>
          <w:lang w:val="es-ES_tradnl"/>
        </w:rPr>
        <w:t xml:space="preserve">en dos grandes subsistemas: El repositorio (encargado del almacenamiento y la gestión de la información) y la aplicación web. Al realizar el diseño de estos dos grandes subsistemas </w:t>
      </w:r>
      <w:commentRangeStart w:id="73"/>
      <w:r>
        <w:rPr>
          <w:lang w:val="es-ES_tradnl"/>
        </w:rPr>
        <w:t xml:space="preserve">podremos </w:t>
      </w:r>
      <w:commentRangeEnd w:id="73"/>
      <w:r w:rsidR="00A97DD6">
        <w:rPr>
          <w:rStyle w:val="Refdecomentario"/>
        </w:rPr>
        <w:commentReference w:id="73"/>
      </w:r>
      <w:r>
        <w:rPr>
          <w:lang w:val="es-ES_tradnl"/>
        </w:rPr>
        <w:t>usar dos estilos tradicionales:</w:t>
      </w:r>
    </w:p>
    <w:p w14:paraId="5041E689" w14:textId="77777777" w:rsidR="00264341" w:rsidRDefault="00264341" w:rsidP="00264341">
      <w:pPr>
        <w:pStyle w:val="Prrafodelista"/>
        <w:numPr>
          <w:ilvl w:val="0"/>
          <w:numId w:val="27"/>
        </w:numPr>
        <w:rPr>
          <w:lang w:val="es-ES_tradnl"/>
        </w:rPr>
      </w:pPr>
      <w:r>
        <w:rPr>
          <w:b/>
          <w:lang w:val="es-ES_tradnl"/>
        </w:rPr>
        <w:t>Sistema m</w:t>
      </w:r>
      <w:r w:rsidRPr="00264341">
        <w:rPr>
          <w:b/>
          <w:lang w:val="es-ES_tradnl"/>
        </w:rPr>
        <w:t>onolítico</w:t>
      </w:r>
      <w:r>
        <w:rPr>
          <w:lang w:val="es-ES_tradnl"/>
        </w:rPr>
        <w:t>: Donde toda la aplicación se desarrolla de abajo a arriba. Todas</w:t>
      </w:r>
      <w:r w:rsidR="00BF0D49">
        <w:rPr>
          <w:lang w:val="es-ES_tradnl"/>
        </w:rPr>
        <w:t xml:space="preserve"> sus </w:t>
      </w:r>
      <w:r>
        <w:rPr>
          <w:lang w:val="es-ES_tradnl"/>
        </w:rPr>
        <w:t>funcionalidades están en el mismo programa, y tanto el repositorio como la aplicación web son el mismo programa</w:t>
      </w:r>
      <w:r w:rsidR="00BF0D49">
        <w:rPr>
          <w:lang w:val="es-ES_tradnl"/>
        </w:rPr>
        <w:t xml:space="preserve"> ejecutándose en el mismo lugar</w:t>
      </w:r>
      <w:r>
        <w:rPr>
          <w:lang w:val="es-ES_tradnl"/>
        </w:rPr>
        <w:t>.</w:t>
      </w:r>
    </w:p>
    <w:p w14:paraId="0B35F575" w14:textId="77777777" w:rsidR="00264341" w:rsidRDefault="00264341" w:rsidP="00264341">
      <w:pPr>
        <w:pStyle w:val="Prrafodelista"/>
        <w:numPr>
          <w:ilvl w:val="0"/>
          <w:numId w:val="27"/>
        </w:numPr>
        <w:rPr>
          <w:lang w:val="es-ES_tradnl"/>
        </w:rPr>
      </w:pPr>
      <w:r>
        <w:rPr>
          <w:b/>
          <w:lang w:val="es-ES_tradnl"/>
        </w:rPr>
        <w:t>Sistema estructurado en capas</w:t>
      </w:r>
      <w:r w:rsidRPr="00264341">
        <w:rPr>
          <w:lang w:val="es-ES_tradnl"/>
        </w:rPr>
        <w:t>:</w:t>
      </w:r>
      <w:r>
        <w:rPr>
          <w:lang w:val="es-ES_tradnl"/>
        </w:rPr>
        <w:t xml:space="preserve"> La aplicación se separa en pequeños subsistemas o capas independientes entre sí, que por sí solas funcionan</w:t>
      </w:r>
      <w:r w:rsidR="00BF0D49">
        <w:rPr>
          <w:lang w:val="es-ES_tradnl"/>
        </w:rPr>
        <w:t xml:space="preserve"> (se ejecutan)</w:t>
      </w:r>
      <w:r>
        <w:rPr>
          <w:lang w:val="es-ES_tradnl"/>
        </w:rPr>
        <w:t xml:space="preserve"> independientemente y se comunican entre ellos para realizar tareas. Existirá como tal un director u orquestador que dirigirá la gestión total</w:t>
      </w:r>
      <w:r w:rsidR="00BF0D49">
        <w:rPr>
          <w:lang w:val="es-ES_tradnl"/>
        </w:rPr>
        <w:t xml:space="preserve"> del proyecto</w:t>
      </w:r>
      <w:r>
        <w:rPr>
          <w:lang w:val="es-ES_tradnl"/>
        </w:rPr>
        <w:t>.</w:t>
      </w:r>
    </w:p>
    <w:p w14:paraId="30163B42" w14:textId="77777777" w:rsidR="00BD1E39" w:rsidRDefault="00BD1E39" w:rsidP="00BD1E39">
      <w:pPr>
        <w:rPr>
          <w:lang w:val="es-ES_tradnl"/>
        </w:rPr>
      </w:pPr>
      <w:commentRangeStart w:id="74"/>
      <w:r>
        <w:rPr>
          <w:lang w:val="es-ES_tradnl"/>
        </w:rPr>
        <w:t>Los pros y los contras de estos sistemas son muy extensos</w:t>
      </w:r>
      <w:commentRangeEnd w:id="74"/>
      <w:r w:rsidR="00ED40BE">
        <w:rPr>
          <w:rStyle w:val="Refdecomentario"/>
        </w:rPr>
        <w:commentReference w:id="74"/>
      </w:r>
      <w:r>
        <w:rPr>
          <w:lang w:val="es-ES_tradnl"/>
        </w:rPr>
        <w:t>, existe por ello en internet un sinfín de documentación que abarca estos sistemas, en esta documentación se narra</w:t>
      </w:r>
      <w:commentRangeStart w:id="75"/>
      <w:r>
        <w:rPr>
          <w:lang w:val="es-ES_tradnl"/>
        </w:rPr>
        <w:t xml:space="preserve"> desde las mejoras en segurida</w:t>
      </w:r>
      <w:commentRangeEnd w:id="75"/>
      <w:r w:rsidR="00ED40BE">
        <w:rPr>
          <w:rStyle w:val="Refdecomentario"/>
        </w:rPr>
        <w:commentReference w:id="75"/>
      </w:r>
      <w:r>
        <w:rPr>
          <w:lang w:val="es-ES_tradnl"/>
        </w:rPr>
        <w:t>d que aporta el sistema estructurado en capas usando la tecnología de MV (Virtual Machine). Como el uso de sistemas monolíticos para un desarrollo más ágil</w:t>
      </w:r>
      <w:r w:rsidR="00BF0D49">
        <w:rPr>
          <w:lang w:val="es-ES_tradnl"/>
        </w:rPr>
        <w:t xml:space="preserve"> en aplicaciones pequeñas y </w:t>
      </w:r>
      <w:r>
        <w:rPr>
          <w:lang w:val="es-ES_tradnl"/>
        </w:rPr>
        <w:t xml:space="preserve">medianas. </w:t>
      </w:r>
      <w:commentRangeStart w:id="76"/>
      <w:r>
        <w:rPr>
          <w:lang w:val="es-ES_tradnl"/>
        </w:rPr>
        <w:t>El autor ha querido reseñar varios de estos puntos para la comprensión de la duda del autor sobre qué sistema utilizar</w:t>
      </w:r>
      <w:commentRangeEnd w:id="76"/>
      <w:r w:rsidR="00ED40BE">
        <w:rPr>
          <w:rStyle w:val="Refdecomentario"/>
        </w:rPr>
        <w:commentReference w:id="76"/>
      </w:r>
      <w:r>
        <w:rPr>
          <w:lang w:val="es-ES_tradnl"/>
        </w:rPr>
        <w:t>, pero, basándose en el problema principal del proyecto. Cabe destacar que el autor ha llegado a esta conclusión:</w:t>
      </w:r>
    </w:p>
    <w:p w14:paraId="5FEC1DD4" w14:textId="77777777" w:rsidR="00BD1E39" w:rsidRDefault="00BD1E39" w:rsidP="00BD1E39">
      <w:pPr>
        <w:pStyle w:val="Cita"/>
        <w:rPr>
          <w:lang w:val="es-ES_tradnl"/>
        </w:rPr>
      </w:pPr>
      <w:r>
        <w:rPr>
          <w:lang w:val="es-ES_tradnl"/>
        </w:rPr>
        <w:tab/>
        <w:t xml:space="preserve">Ante un proyecto de carácter </w:t>
      </w:r>
      <w:r w:rsidR="00BF0D49">
        <w:rPr>
          <w:lang w:val="es-ES_tradnl"/>
        </w:rPr>
        <w:t xml:space="preserve">pequeño y </w:t>
      </w:r>
      <w:r>
        <w:rPr>
          <w:lang w:val="es-ES_tradnl"/>
        </w:rPr>
        <w:t>mediano donde los servicios se ejecutarán en pequeños servidores u ordenadores de poco calibre. Es mejor para el programa el dividirse en pequeños subprogramas independientes</w:t>
      </w:r>
      <w:r w:rsidR="00BF0D49">
        <w:rPr>
          <w:lang w:val="es-ES_tradnl"/>
        </w:rPr>
        <w:t>. Q</w:t>
      </w:r>
      <w:r>
        <w:rPr>
          <w:lang w:val="es-ES_tradnl"/>
        </w:rPr>
        <w:t>ue trabajan al unísono</w:t>
      </w:r>
      <w:r w:rsidR="00BF0D49">
        <w:rPr>
          <w:lang w:val="es-ES_tradnl"/>
        </w:rPr>
        <w:t xml:space="preserve"> entre </w:t>
      </w:r>
      <w:proofErr w:type="spellStart"/>
      <w:r w:rsidR="00BF0D49">
        <w:rPr>
          <w:lang w:val="es-ES_tradnl"/>
        </w:rPr>
        <w:t>si</w:t>
      </w:r>
      <w:proofErr w:type="spellEnd"/>
      <w:r>
        <w:rPr>
          <w:lang w:val="es-ES_tradnl"/>
        </w:rPr>
        <w:t xml:space="preserve">. También cabe destacar el carácter crítico del entorno de ejecución, ya que un error en este entorno podría acabar con la ejecución de TODA la aplicación. Es por eso que unas subdivisiones de los subsistemas darían una buena tolerancia a fallos. </w:t>
      </w:r>
    </w:p>
    <w:p w14:paraId="00413978" w14:textId="7E260E59" w:rsidR="00BD1E39" w:rsidRPr="00BD1E39" w:rsidRDefault="00BD1E39" w:rsidP="00BD1E39">
      <w:pPr>
        <w:rPr>
          <w:lang w:val="es-ES_tradnl"/>
        </w:rPr>
      </w:pPr>
      <w:commentRangeStart w:id="77"/>
      <w:r>
        <w:rPr>
          <w:lang w:val="es-ES_tradnl"/>
        </w:rPr>
        <w:t xml:space="preserve">Es por eso que el autor ha decidido </w:t>
      </w:r>
      <w:commentRangeEnd w:id="77"/>
      <w:r w:rsidR="0020290E">
        <w:rPr>
          <w:rStyle w:val="Refdecomentario"/>
        </w:rPr>
        <w:commentReference w:id="77"/>
      </w:r>
      <w:r>
        <w:rPr>
          <w:lang w:val="es-ES_tradnl"/>
        </w:rPr>
        <w:t>romper lo máximo posible la aplicación generando subprogramas que trabajen independientemente. Los siguientes análisis de alternativas van a tener como punto de partida el buscar una solución que nos permita</w:t>
      </w:r>
      <w:del w:id="78" w:author="RAQUEL BLANCO AGUIRRE" w:date="2017-05-22T18:25:00Z">
        <w:r w:rsidDel="0020290E">
          <w:rPr>
            <w:lang w:val="es-ES_tradnl"/>
          </w:rPr>
          <w:delText>,</w:delText>
        </w:r>
      </w:del>
      <w:r>
        <w:rPr>
          <w:lang w:val="es-ES_tradnl"/>
        </w:rPr>
        <w:t xml:space="preserve"> generar la mayor independencia posible de los subsistemas del programa. </w:t>
      </w:r>
      <w:commentRangeStart w:id="79"/>
      <w:r>
        <w:rPr>
          <w:lang w:val="es-ES_tradnl"/>
        </w:rPr>
        <w:t xml:space="preserve">Con el fin de mejorar la disponibilidad de un servicio tan </w:t>
      </w:r>
      <w:r w:rsidR="00BF0D49">
        <w:rPr>
          <w:lang w:val="es-ES_tradnl"/>
        </w:rPr>
        <w:t>poco tolerante a fallos como es la ejecución de un programa</w:t>
      </w:r>
      <w:commentRangeEnd w:id="79"/>
      <w:r w:rsidR="0020290E">
        <w:rPr>
          <w:rStyle w:val="Refdecomentario"/>
        </w:rPr>
        <w:commentReference w:id="79"/>
      </w:r>
      <w:r w:rsidR="00BF0D49">
        <w:rPr>
          <w:lang w:val="es-ES_tradnl"/>
        </w:rPr>
        <w:t>.</w:t>
      </w:r>
    </w:p>
    <w:p w14:paraId="61464FD6" w14:textId="77777777" w:rsidR="00952425" w:rsidRDefault="00952425" w:rsidP="00952425">
      <w:pPr>
        <w:pStyle w:val="Ttulo2"/>
        <w:numPr>
          <w:ilvl w:val="1"/>
          <w:numId w:val="24"/>
        </w:numPr>
        <w:rPr>
          <w:lang w:val="es-ES_tradnl"/>
        </w:rPr>
      </w:pPr>
      <w:bookmarkStart w:id="80" w:name="_Toc481752002"/>
      <w:commentRangeStart w:id="81"/>
      <w:r>
        <w:rPr>
          <w:lang w:val="es-ES_tradnl"/>
        </w:rPr>
        <w:lastRenderedPageBreak/>
        <w:t>Repositorio de información:</w:t>
      </w:r>
      <w:bookmarkEnd w:id="80"/>
      <w:commentRangeEnd w:id="81"/>
      <w:r w:rsidR="0097748F">
        <w:rPr>
          <w:rStyle w:val="Refdecomentario"/>
          <w:rFonts w:eastAsia="Calibri" w:cs="Times New Roman"/>
          <w:b w:val="0"/>
          <w:spacing w:val="0"/>
          <w:kern w:val="0"/>
        </w:rPr>
        <w:commentReference w:id="81"/>
      </w:r>
    </w:p>
    <w:p w14:paraId="6171BB21" w14:textId="77777777" w:rsidR="00BF0D49" w:rsidRDefault="00BF0D49" w:rsidP="00BF0D49">
      <w:pPr>
        <w:rPr>
          <w:lang w:val="es-ES_tradnl"/>
        </w:rPr>
      </w:pPr>
    </w:p>
    <w:p w14:paraId="6324C8E9" w14:textId="77777777" w:rsidR="00BF0D49" w:rsidRDefault="00F949A4" w:rsidP="00BF0D49">
      <w:pPr>
        <w:ind w:firstLine="360"/>
        <w:rPr>
          <w:lang w:val="es-ES_tradnl"/>
        </w:rPr>
      </w:pPr>
      <w:r>
        <w:rPr>
          <w:lang w:val="es-ES_tradnl"/>
        </w:rPr>
        <w:t xml:space="preserve">El repositorio de </w:t>
      </w:r>
      <w:r w:rsidR="00BF0D49">
        <w:rPr>
          <w:lang w:val="es-ES_tradnl"/>
        </w:rPr>
        <w:t xml:space="preserve">información tiene como objetivo el </w:t>
      </w:r>
      <w:r>
        <w:rPr>
          <w:lang w:val="es-ES_tradnl"/>
        </w:rPr>
        <w:t>gestionar datos y almacenarlos de forma permanente</w:t>
      </w:r>
      <w:r w:rsidR="00BF0D49">
        <w:rPr>
          <w:lang w:val="es-ES_tradnl"/>
        </w:rPr>
        <w:t xml:space="preserve">. Cuando hablamos de </w:t>
      </w:r>
      <w:r>
        <w:rPr>
          <w:lang w:val="es-ES_tradnl"/>
        </w:rPr>
        <w:t xml:space="preserve">almacenar </w:t>
      </w:r>
      <w:r w:rsidR="00BF0D49">
        <w:rPr>
          <w:lang w:val="es-ES_tradnl"/>
        </w:rPr>
        <w:t>información debemos hablar de persistencia. La persistencia es un tipo d</w:t>
      </w:r>
      <w:r>
        <w:rPr>
          <w:lang w:val="es-ES_tradnl"/>
        </w:rPr>
        <w:t xml:space="preserve">e dato en informática que puede ser de dos tipos: a corto plazo (RAM, Archivo temporal…) o a largo plazo (Bases de datos, Ficheros…). </w:t>
      </w:r>
      <w:commentRangeStart w:id="82"/>
      <w:r>
        <w:rPr>
          <w:lang w:val="es-ES_tradnl"/>
        </w:rPr>
        <w:t xml:space="preserve">Es evidente </w:t>
      </w:r>
      <w:commentRangeEnd w:id="82"/>
      <w:r w:rsidR="00400E41">
        <w:rPr>
          <w:rStyle w:val="Refdecomentario"/>
        </w:rPr>
        <w:commentReference w:id="82"/>
      </w:r>
      <w:r>
        <w:rPr>
          <w:lang w:val="es-ES_tradnl"/>
        </w:rPr>
        <w:t xml:space="preserve">que nuestro repositorio utilizara datos persistencia a largo plazo para almacenar la información. </w:t>
      </w:r>
    </w:p>
    <w:p w14:paraId="153C9061" w14:textId="77777777" w:rsidR="00F949A4" w:rsidRDefault="00F949A4" w:rsidP="00F949A4">
      <w:pPr>
        <w:rPr>
          <w:lang w:val="es-ES_tradnl"/>
        </w:rPr>
      </w:pPr>
      <w:r>
        <w:rPr>
          <w:lang w:val="es-ES_tradnl"/>
        </w:rPr>
        <w:t>Hay muchas formas de almacenar datos en persistencia a largo plazo. Para elegir una forma debemos centrarnos en que va a guardar nuestro repositorio y que particularidades tiene cada tipo de dato:</w:t>
      </w:r>
    </w:p>
    <w:p w14:paraId="4F7B84C5" w14:textId="77777777" w:rsidR="00F949A4" w:rsidRDefault="00F949A4" w:rsidP="00F949A4">
      <w:pPr>
        <w:pStyle w:val="Prrafodelista"/>
        <w:numPr>
          <w:ilvl w:val="0"/>
          <w:numId w:val="28"/>
        </w:numPr>
        <w:rPr>
          <w:lang w:val="es-ES_tradnl"/>
        </w:rPr>
      </w:pPr>
      <w:r w:rsidRPr="009C626A">
        <w:rPr>
          <w:b/>
          <w:lang w:val="es-ES_tradnl"/>
        </w:rPr>
        <w:t>Datos personales</w:t>
      </w:r>
      <w:r>
        <w:rPr>
          <w:lang w:val="es-ES_tradnl"/>
        </w:rPr>
        <w:t>: Son de poco peso, no son muy importantes para el funcionamiento de la aplicación. No es importante que los datos estén consistentes siempre.</w:t>
      </w:r>
      <w:r w:rsidR="009C626A">
        <w:rPr>
          <w:lang w:val="es-ES_tradnl"/>
        </w:rPr>
        <w:br/>
      </w:r>
    </w:p>
    <w:p w14:paraId="50A167DC" w14:textId="77777777" w:rsidR="00F949A4" w:rsidRDefault="00F949A4" w:rsidP="00F949A4">
      <w:pPr>
        <w:pStyle w:val="Prrafodelista"/>
        <w:numPr>
          <w:ilvl w:val="0"/>
          <w:numId w:val="28"/>
        </w:numPr>
        <w:rPr>
          <w:lang w:val="es-ES_tradnl"/>
        </w:rPr>
      </w:pPr>
      <w:r w:rsidRPr="009C626A">
        <w:rPr>
          <w:b/>
          <w:lang w:val="es-ES_tradnl"/>
        </w:rPr>
        <w:t>Grupos</w:t>
      </w:r>
      <w:r>
        <w:rPr>
          <w:lang w:val="es-ES_tradnl"/>
        </w:rPr>
        <w:t>: Son de poco peso tienen un poder relacional muy elevado, es decir existe muchas entidades relacionadas con un simple grupo. Es necesario que estos datos y relaciones estén siempre disponibles y a un tiempo razonable para una aplicación web.</w:t>
      </w:r>
      <w:r w:rsidR="009C626A">
        <w:rPr>
          <w:lang w:val="es-ES_tradnl"/>
        </w:rPr>
        <w:br/>
      </w:r>
    </w:p>
    <w:p w14:paraId="5B1A4B25" w14:textId="77777777" w:rsidR="00F949A4" w:rsidRDefault="00F949A4" w:rsidP="00F949A4">
      <w:pPr>
        <w:pStyle w:val="Prrafodelista"/>
        <w:numPr>
          <w:ilvl w:val="0"/>
          <w:numId w:val="28"/>
        </w:numPr>
        <w:rPr>
          <w:lang w:val="es-ES_tradnl"/>
        </w:rPr>
      </w:pPr>
      <w:r w:rsidRPr="009C626A">
        <w:rPr>
          <w:b/>
          <w:lang w:val="es-ES_tradnl"/>
        </w:rPr>
        <w:t>Proyectos</w:t>
      </w:r>
      <w:r>
        <w:rPr>
          <w:lang w:val="es-ES_tradnl"/>
        </w:rPr>
        <w:t>: Se pueden dividir en dos partes. Por un lado, los datos del proyecto, los cuales tienen un carácter muy parecido a los grupos. Es decir, grandes cantidades de relaciones entre otras entidades y datos importantes que es necesario tener disponibles para aplicaciones web. Por otro lado, existen códigos y ficheros del proyecto. Estos datos no son consultados por la aplicación web se</w:t>
      </w:r>
      <w:r w:rsidR="009C626A">
        <w:rPr>
          <w:lang w:val="es-ES_tradnl"/>
        </w:rPr>
        <w:t xml:space="preserve"> necesitan menos que los datos básicos y suelen ser usados por las ejecuciones.</w:t>
      </w:r>
      <w:r w:rsidR="009C626A">
        <w:rPr>
          <w:lang w:val="es-ES_tradnl"/>
        </w:rPr>
        <w:br/>
      </w:r>
    </w:p>
    <w:p w14:paraId="1AC1BDAF" w14:textId="77777777" w:rsidR="009C626A" w:rsidRDefault="009C626A" w:rsidP="00F949A4">
      <w:pPr>
        <w:pStyle w:val="Prrafodelista"/>
        <w:numPr>
          <w:ilvl w:val="0"/>
          <w:numId w:val="28"/>
        </w:numPr>
        <w:rPr>
          <w:lang w:val="es-ES_tradnl"/>
        </w:rPr>
      </w:pPr>
      <w:r>
        <w:rPr>
          <w:b/>
          <w:lang w:val="es-ES_tradnl"/>
        </w:rPr>
        <w:t>Ejecuciones</w:t>
      </w:r>
      <w:r w:rsidRPr="009C626A">
        <w:rPr>
          <w:lang w:val="es-ES_tradnl"/>
        </w:rPr>
        <w:t>:</w:t>
      </w:r>
      <w:r>
        <w:rPr>
          <w:lang w:val="es-ES_tradnl"/>
        </w:rPr>
        <w:t xml:space="preserve"> Entidades lógicas con datos sobre las ejecuciones que se hacen sobre los proyectos. Deben tener una disponibilidad elevada y un tiempo de consulta medianamente elevado.</w:t>
      </w:r>
    </w:p>
    <w:p w14:paraId="1596A3FD" w14:textId="77777777" w:rsidR="009C626A" w:rsidRDefault="009C626A" w:rsidP="009C626A">
      <w:pPr>
        <w:rPr>
          <w:lang w:val="es-ES_tradnl"/>
        </w:rPr>
      </w:pPr>
      <w:r>
        <w:rPr>
          <w:lang w:val="es-ES_tradnl"/>
        </w:rPr>
        <w:t>Tras analizar los diversos tipos de datos, nos damos cuenta que hay dos grandes tipos de datos</w:t>
      </w:r>
      <w:commentRangeStart w:id="83"/>
      <w:r>
        <w:rPr>
          <w:lang w:val="es-ES_tradnl"/>
        </w:rPr>
        <w:t xml:space="preserve">: Unos, los cuales, necesitan una disponibilidad elevada y una velocidad de consulta cuanto más rápida mejor. Y otros </w:t>
      </w:r>
      <w:commentRangeEnd w:id="83"/>
      <w:r w:rsidR="006102FE">
        <w:rPr>
          <w:rStyle w:val="Refdecomentario"/>
        </w:rPr>
        <w:commentReference w:id="83"/>
      </w:r>
      <w:r>
        <w:rPr>
          <w:lang w:val="es-ES_tradnl"/>
        </w:rPr>
        <w:t xml:space="preserve">que no </w:t>
      </w:r>
      <w:r w:rsidR="001036B4">
        <w:rPr>
          <w:lang w:val="es-ES_tradnl"/>
        </w:rPr>
        <w:t>son</w:t>
      </w:r>
      <w:r>
        <w:rPr>
          <w:lang w:val="es-ES_tradnl"/>
        </w:rPr>
        <w:t xml:space="preserve"> necesario tanto la velocidad como la consistencia de los datos y su acceso a ellos en cualquier momento.</w:t>
      </w:r>
    </w:p>
    <w:p w14:paraId="4F1DEA57" w14:textId="77777777" w:rsidR="009C626A" w:rsidRDefault="009C626A" w:rsidP="009C626A">
      <w:pPr>
        <w:rPr>
          <w:lang w:val="es-ES_tradnl"/>
        </w:rPr>
      </w:pPr>
      <w:commentRangeStart w:id="84"/>
      <w:r>
        <w:rPr>
          <w:lang w:val="es-ES_tradnl"/>
        </w:rPr>
        <w:t>El autor aquí ha desarrollado dos varias elecciones</w:t>
      </w:r>
      <w:commentRangeEnd w:id="84"/>
      <w:r w:rsidR="00400E41">
        <w:rPr>
          <w:rStyle w:val="Refdecomentario"/>
        </w:rPr>
        <w:commentReference w:id="84"/>
      </w:r>
      <w:r>
        <w:rPr>
          <w:lang w:val="es-ES_tradnl"/>
        </w:rPr>
        <w:t xml:space="preserve">: </w:t>
      </w:r>
    </w:p>
    <w:p w14:paraId="49B3E5BE" w14:textId="77777777" w:rsidR="009C626A" w:rsidRDefault="009C626A" w:rsidP="009C626A">
      <w:pPr>
        <w:pStyle w:val="Prrafodelista"/>
        <w:numPr>
          <w:ilvl w:val="0"/>
          <w:numId w:val="29"/>
        </w:numPr>
        <w:rPr>
          <w:lang w:val="es-ES_tradnl"/>
        </w:rPr>
      </w:pPr>
      <w:r w:rsidRPr="009C626A">
        <w:rPr>
          <w:lang w:val="es-ES_tradnl"/>
        </w:rPr>
        <w:t xml:space="preserve">La primera la más sencilla es donde ubicar los proyectos de los usuarios. Podría utilizar una base datos relacional. </w:t>
      </w:r>
      <w:proofErr w:type="gramStart"/>
      <w:r w:rsidRPr="009C626A">
        <w:rPr>
          <w:lang w:val="es-ES_tradnl"/>
        </w:rPr>
        <w:t>Estas BD</w:t>
      </w:r>
      <w:proofErr w:type="gramEnd"/>
      <w:r w:rsidRPr="009C626A">
        <w:rPr>
          <w:lang w:val="es-ES_tradnl"/>
        </w:rPr>
        <w:t xml:space="preserve"> se rigen por ser muy consistentes y de gran seguridad, algo que necesitamos para no corromper los datos.</w:t>
      </w:r>
      <w:r>
        <w:rPr>
          <w:lang w:val="es-ES_tradnl"/>
        </w:rPr>
        <w:t xml:space="preserve"> La segunda opción es usar la jerarquía del SO que esté usándose. Esta opción contiene todos los factores que buscamos </w:t>
      </w:r>
      <w:r w:rsidRPr="009C626A">
        <w:rPr>
          <w:lang w:val="es-ES_tradnl"/>
        </w:rPr>
        <w:t>y</w:t>
      </w:r>
      <w:r>
        <w:rPr>
          <w:lang w:val="es-ES_tradnl"/>
        </w:rPr>
        <w:t xml:space="preserve"> facilita una simplicidad que no puede conseguir </w:t>
      </w:r>
      <w:proofErr w:type="gramStart"/>
      <w:r>
        <w:rPr>
          <w:lang w:val="es-ES_tradnl"/>
        </w:rPr>
        <w:t>la BD relacional</w:t>
      </w:r>
      <w:proofErr w:type="gramEnd"/>
      <w:r>
        <w:rPr>
          <w:lang w:val="es-ES_tradnl"/>
        </w:rPr>
        <w:t>. El autor cita la solución que va a aportar:</w:t>
      </w:r>
    </w:p>
    <w:p w14:paraId="15819792" w14:textId="77777777" w:rsidR="009C626A" w:rsidRDefault="009C626A" w:rsidP="009C626A">
      <w:pPr>
        <w:pStyle w:val="Cita"/>
        <w:rPr>
          <w:lang w:val="es-ES_tradnl"/>
        </w:rPr>
      </w:pPr>
      <w:r>
        <w:rPr>
          <w:lang w:val="es-ES_tradnl"/>
        </w:rPr>
        <w:lastRenderedPageBreak/>
        <w:t>Para el guardado de proyectos de usuarios en UniApi, se va a defender el uso del sistema de archivos de los SO. Es</w:t>
      </w:r>
      <w:r w:rsidR="00463B45">
        <w:rPr>
          <w:lang w:val="es-ES_tradnl"/>
        </w:rPr>
        <w:t>te sistema nos garantiza una consistencia y lo más favorecedor un entorno amigable con la ejecución.</w:t>
      </w:r>
    </w:p>
    <w:p w14:paraId="27A084F2" w14:textId="77777777" w:rsidR="00463B45" w:rsidRDefault="00463B45" w:rsidP="009C626A">
      <w:pPr>
        <w:pStyle w:val="Prrafodelista"/>
        <w:numPr>
          <w:ilvl w:val="0"/>
          <w:numId w:val="29"/>
        </w:numPr>
        <w:rPr>
          <w:lang w:val="es-ES_tradnl"/>
        </w:rPr>
      </w:pPr>
      <w:r>
        <w:rPr>
          <w:lang w:val="es-ES_tradnl"/>
        </w:rPr>
        <w:t>Para los demás datos sus cualidades principales es que no es necesario que sean muy consistentes, y que contienen muchas relaciones entre ellos. Toda la información de una aplicación por defecto se almacena en una base de datos. Esto hace que nos preguntemos si queremos una base datos Relacional o una No relacional. Ambas son buenas para esta solución, aunque el autor cita esta alternativa como solución:</w:t>
      </w:r>
    </w:p>
    <w:p w14:paraId="541907A3" w14:textId="77777777" w:rsidR="00463B45" w:rsidRDefault="00463B45" w:rsidP="00463B45">
      <w:pPr>
        <w:pStyle w:val="Cita"/>
        <w:rPr>
          <w:lang w:val="es-ES_tradnl"/>
        </w:rPr>
      </w:pPr>
      <w:r>
        <w:rPr>
          <w:lang w:val="es-ES_tradnl"/>
        </w:rPr>
        <w:t xml:space="preserve">La característica más importante de los datos a guardar son las relaciones entre ellos. Es por eso que vamos a utilizar una base de dato orientada a grafos (Neo4j). Donde el motor de esta base de datos son las relaciones entre los nodos. Una cualidad que tienen todos nuestros datos. Las </w:t>
      </w:r>
      <w:proofErr w:type="gramStart"/>
      <w:r>
        <w:rPr>
          <w:lang w:val="es-ES_tradnl"/>
        </w:rPr>
        <w:t>BD orientadas</w:t>
      </w:r>
      <w:proofErr w:type="gramEnd"/>
      <w:r>
        <w:rPr>
          <w:lang w:val="es-ES_tradnl"/>
        </w:rPr>
        <w:t xml:space="preserve"> a grafos son BD no relacionales teniendo las cualidades típicas de una NO-SQ. Una velocidad de acceso elevado y una disponibilidad elevada.</w:t>
      </w:r>
    </w:p>
    <w:p w14:paraId="5F46DC3E" w14:textId="77777777" w:rsidR="009C626A" w:rsidRDefault="00463B45" w:rsidP="00463B45">
      <w:pPr>
        <w:pStyle w:val="Prrafodelista"/>
        <w:rPr>
          <w:b/>
          <w:lang w:val="es-ES_tradnl"/>
        </w:rPr>
      </w:pPr>
      <w:r>
        <w:rPr>
          <w:lang w:val="es-ES_tradnl"/>
        </w:rPr>
        <w:t xml:space="preserve"> Como explica el autor se va a utilizar como BD para el almacenamiento de datos </w:t>
      </w:r>
      <w:proofErr w:type="gramStart"/>
      <w:r>
        <w:rPr>
          <w:lang w:val="es-ES_tradnl"/>
        </w:rPr>
        <w:t>una BD</w:t>
      </w:r>
      <w:proofErr w:type="gramEnd"/>
      <w:r>
        <w:rPr>
          <w:lang w:val="es-ES_tradnl"/>
        </w:rPr>
        <w:t xml:space="preserve"> orientada a grafos. Existen varias de este tipo en funcionamiento, no obstante. La proveedora de la propuesta de proyecto, ha solicitado el uso de la </w:t>
      </w:r>
      <w:r w:rsidRPr="00463B45">
        <w:rPr>
          <w:b/>
          <w:lang w:val="es-ES_tradnl"/>
        </w:rPr>
        <w:t>Base de Datos Neo4j</w:t>
      </w:r>
      <w:r>
        <w:rPr>
          <w:b/>
          <w:lang w:val="es-ES_tradnl"/>
        </w:rPr>
        <w:t>.</w:t>
      </w:r>
    </w:p>
    <w:p w14:paraId="3C7C232C" w14:textId="77777777" w:rsidR="00770DDD" w:rsidRDefault="00770DDD" w:rsidP="00463B45">
      <w:pPr>
        <w:pStyle w:val="Prrafodelista"/>
        <w:rPr>
          <w:b/>
          <w:lang w:val="es-ES_tradnl"/>
        </w:rPr>
      </w:pPr>
    </w:p>
    <w:p w14:paraId="015E1100" w14:textId="77777777" w:rsidR="00770DDD" w:rsidRDefault="00770DDD" w:rsidP="00463B45">
      <w:pPr>
        <w:pStyle w:val="Prrafodelista"/>
        <w:rPr>
          <w:b/>
          <w:lang w:val="es-ES_tradnl"/>
        </w:rPr>
      </w:pPr>
    </w:p>
    <w:p w14:paraId="10BEE174" w14:textId="77777777" w:rsidR="00463B45" w:rsidRPr="009C626A" w:rsidRDefault="00463B45" w:rsidP="00463B45">
      <w:pPr>
        <w:pStyle w:val="Prrafodelista"/>
        <w:rPr>
          <w:lang w:val="es-ES_tradnl"/>
        </w:rPr>
      </w:pPr>
    </w:p>
    <w:p w14:paraId="05DBD851" w14:textId="77777777" w:rsidR="009C626A" w:rsidRDefault="009C626A" w:rsidP="00952425">
      <w:pPr>
        <w:pStyle w:val="Ttulo2"/>
        <w:numPr>
          <w:ilvl w:val="1"/>
          <w:numId w:val="24"/>
        </w:numPr>
      </w:pPr>
      <w:bookmarkStart w:id="85" w:name="_Toc481752003"/>
      <w:r>
        <w:t>Negocio de la aplicación:</w:t>
      </w:r>
      <w:bookmarkEnd w:id="85"/>
    </w:p>
    <w:p w14:paraId="5E064ABE" w14:textId="77777777" w:rsidR="00712DDA" w:rsidRDefault="00712DDA" w:rsidP="00712DDA"/>
    <w:p w14:paraId="326E3CC5" w14:textId="77777777" w:rsidR="00712DDA" w:rsidRDefault="00712DDA" w:rsidP="00712DDA">
      <w:commentRangeStart w:id="86"/>
      <w:r>
        <w:t xml:space="preserve">El negocio de la aplicación estará albergado en el repositorio tendrá el objetivo de gestionar todos los servicios mandados por los diversos usuarios de </w:t>
      </w:r>
      <w:proofErr w:type="spellStart"/>
      <w:r>
        <w:t>UniApi</w:t>
      </w:r>
      <w:proofErr w:type="spellEnd"/>
      <w:r>
        <w:t>. Esta</w:t>
      </w:r>
      <w:r w:rsidR="00770DDD">
        <w:t xml:space="preserve"> parte de la aplicación puede ser realizada en cualquier lenguaje de programación que se quiera. </w:t>
      </w:r>
      <w:r w:rsidR="00770DDD">
        <w:br/>
      </w:r>
      <w:commentRangeEnd w:id="86"/>
      <w:r w:rsidR="0097748F">
        <w:rPr>
          <w:rStyle w:val="Refdecomentario"/>
        </w:rPr>
        <w:commentReference w:id="86"/>
      </w:r>
    </w:p>
    <w:p w14:paraId="4A1E165A" w14:textId="77777777" w:rsidR="00FD45C6" w:rsidRDefault="00770DDD" w:rsidP="00FD45C6">
      <w:pPr>
        <w:keepNext/>
        <w:jc w:val="center"/>
      </w:pPr>
      <w:r>
        <w:rPr>
          <w:noProof/>
          <w:lang w:eastAsia="es-ES"/>
        </w:rPr>
        <w:drawing>
          <wp:inline distT="0" distB="0" distL="0" distR="0" wp14:anchorId="32BE6A1C" wp14:editId="4DF98ACA">
            <wp:extent cx="2711450" cy="1084580"/>
            <wp:effectExtent l="0" t="0" r="0" b="0"/>
            <wp:docPr id="6" name="Imagen 6" descr="Resultado de imagen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eo4j"/>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875" cy="1085550"/>
                    </a:xfrm>
                    <a:prstGeom prst="rect">
                      <a:avLst/>
                    </a:prstGeom>
                    <a:noFill/>
                    <a:ln>
                      <a:noFill/>
                    </a:ln>
                  </pic:spPr>
                </pic:pic>
              </a:graphicData>
            </a:graphic>
          </wp:inline>
        </w:drawing>
      </w:r>
    </w:p>
    <w:p w14:paraId="7F4C4ACA" w14:textId="77777777" w:rsidR="00770DDD" w:rsidRDefault="00FD45C6" w:rsidP="00FD45C6">
      <w:pPr>
        <w:pStyle w:val="Descripcin"/>
        <w:jc w:val="cente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1</w:t>
      </w:r>
      <w:r w:rsidR="00C7755D">
        <w:rPr>
          <w:noProof/>
        </w:rPr>
        <w:fldChar w:fldCharType="end"/>
      </w:r>
      <w:r>
        <w:t xml:space="preserve"> neo4j logo</w:t>
      </w:r>
    </w:p>
    <w:p w14:paraId="2CDE2E41" w14:textId="77777777" w:rsidR="00770DDD" w:rsidRDefault="00770DDD" w:rsidP="00712DDA">
      <w:commentRangeStart w:id="87"/>
      <w:r>
        <w:t xml:space="preserve">Aquí hay poco tema de discusión en elección de lenguaje de programación, salvo cual es el mejor. Todos valen para esta tarea. En concreto el usuario va a utilizar el lenguaje de programación </w:t>
      </w:r>
      <w:r w:rsidRPr="00770DDD">
        <w:rPr>
          <w:b/>
        </w:rPr>
        <w:t>Java</w:t>
      </w:r>
      <w:r>
        <w:t>. Ya que este lenguaje le lleva acompañando desde el inicio de la carrera.</w:t>
      </w:r>
      <w:commentRangeEnd w:id="87"/>
      <w:r w:rsidR="0069733F">
        <w:rPr>
          <w:rStyle w:val="Refdecomentario"/>
        </w:rPr>
        <w:commentReference w:id="87"/>
      </w:r>
    </w:p>
    <w:p w14:paraId="62A14BA7" w14:textId="77777777" w:rsidR="00770DDD" w:rsidRDefault="00770DDD" w:rsidP="00712DDA">
      <w:commentRangeStart w:id="88"/>
      <w:r>
        <w:lastRenderedPageBreak/>
        <w:t>Para facilitar el desarrollo de la aplicación de negocio y en general la aplicación de repositorio el autor ha pensado en introducir ciertas tecnologías que ha ido aprendiendo en sus prácticas en empresas.</w:t>
      </w:r>
      <w:commentRangeEnd w:id="88"/>
      <w:r w:rsidR="00B850A5">
        <w:rPr>
          <w:rStyle w:val="Refdecomentario"/>
        </w:rPr>
        <w:commentReference w:id="88"/>
      </w:r>
      <w:r>
        <w:t xml:space="preserve"> Estas tecnologías favorecen al uso de subsistemas independientes que se comunican entre ellos:</w:t>
      </w:r>
    </w:p>
    <w:p w14:paraId="60E02FEA" w14:textId="77777777" w:rsidR="00770DDD" w:rsidRDefault="00770DDD" w:rsidP="00770DDD">
      <w:pPr>
        <w:pStyle w:val="Prrafodelista"/>
        <w:numPr>
          <w:ilvl w:val="0"/>
          <w:numId w:val="29"/>
        </w:numPr>
      </w:pPr>
      <w:r w:rsidRPr="00770DDD">
        <w:rPr>
          <w:b/>
        </w:rPr>
        <w:t>Spring</w:t>
      </w:r>
      <w:r>
        <w:t xml:space="preserve">: Es un </w:t>
      </w:r>
      <w:proofErr w:type="spellStart"/>
      <w:r>
        <w:t>framework</w:t>
      </w:r>
      <w:proofErr w:type="spellEnd"/>
      <w:r>
        <w:t xml:space="preserve"> que se basa en la inyección de dependencia para realizar aplicaciones e introducir funcionalidades que no interfieren en las ejecuciones independientes de otras funcionalidades.</w:t>
      </w:r>
    </w:p>
    <w:p w14:paraId="139B1394" w14:textId="77777777" w:rsidR="00770DDD" w:rsidRDefault="00770DDD" w:rsidP="00770DDD">
      <w:pPr>
        <w:pStyle w:val="Prrafodelista"/>
        <w:numPr>
          <w:ilvl w:val="0"/>
          <w:numId w:val="29"/>
        </w:numPr>
      </w:pPr>
      <w:proofErr w:type="spellStart"/>
      <w:r w:rsidRPr="00770DDD">
        <w:rPr>
          <w:b/>
        </w:rPr>
        <w:t>Maven</w:t>
      </w:r>
      <w:proofErr w:type="spellEnd"/>
      <w:r>
        <w:t xml:space="preserve">: </w:t>
      </w:r>
      <w:proofErr w:type="spellStart"/>
      <w:r>
        <w:t>Maven</w:t>
      </w:r>
      <w:proofErr w:type="spellEnd"/>
      <w:r>
        <w:t xml:space="preserve"> es un </w:t>
      </w:r>
      <w:proofErr w:type="spellStart"/>
      <w:r>
        <w:t>framework</w:t>
      </w:r>
      <w:proofErr w:type="spellEnd"/>
      <w:r>
        <w:t xml:space="preserve"> que facilita la búsqueda y mantenimiento de software de terceros que se utiliza en aplicaciones java desarrolladas por nosotros mismos.</w:t>
      </w:r>
    </w:p>
    <w:p w14:paraId="3F4ADA00" w14:textId="77777777" w:rsidR="006C23B7" w:rsidRDefault="006C23B7" w:rsidP="006C23B7">
      <w:pPr>
        <w:pStyle w:val="Prrafodelista"/>
      </w:pPr>
    </w:p>
    <w:p w14:paraId="359A058C" w14:textId="77777777" w:rsidR="00FD45C6" w:rsidRDefault="00FD45C6" w:rsidP="00FD45C6">
      <w:pPr>
        <w:keepNext/>
        <w:ind w:left="360"/>
      </w:pPr>
      <w:r>
        <w:rPr>
          <w:noProof/>
          <w:lang w:eastAsia="es-ES"/>
        </w:rPr>
        <w:drawing>
          <wp:anchor distT="0" distB="0" distL="114300" distR="114300" simplePos="0" relativeHeight="251660288" behindDoc="0" locked="0" layoutInCell="1" allowOverlap="1" wp14:anchorId="794E4052" wp14:editId="4A067AEE">
            <wp:simplePos x="0" y="0"/>
            <wp:positionH relativeFrom="column">
              <wp:posOffset>232410</wp:posOffset>
            </wp:positionH>
            <wp:positionV relativeFrom="paragraph">
              <wp:posOffset>10160</wp:posOffset>
            </wp:positionV>
            <wp:extent cx="2695575" cy="819150"/>
            <wp:effectExtent l="0" t="0" r="9525" b="0"/>
            <wp:wrapThrough wrapText="bothSides">
              <wp:wrapPolygon edited="0">
                <wp:start x="916" y="0"/>
                <wp:lineTo x="0" y="19088"/>
                <wp:lineTo x="4885" y="21098"/>
                <wp:lineTo x="10075" y="21098"/>
                <wp:lineTo x="11449" y="21098"/>
                <wp:lineTo x="14960" y="21098"/>
                <wp:lineTo x="20302" y="18586"/>
                <wp:lineTo x="20455" y="8540"/>
                <wp:lineTo x="21524" y="7535"/>
                <wp:lineTo x="21524" y="4521"/>
                <wp:lineTo x="6411" y="0"/>
                <wp:lineTo x="916" y="0"/>
              </wp:wrapPolygon>
            </wp:wrapThrough>
            <wp:docPr id="7" name="Imagen 7" descr="Resultado de imagen d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v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819150"/>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6192" behindDoc="1" locked="0" layoutInCell="1" allowOverlap="1" wp14:anchorId="75A6E116" wp14:editId="1E160706">
                <wp:simplePos x="0" y="0"/>
                <wp:positionH relativeFrom="column">
                  <wp:posOffset>3651885</wp:posOffset>
                </wp:positionH>
                <wp:positionV relativeFrom="paragraph">
                  <wp:posOffset>962660</wp:posOffset>
                </wp:positionV>
                <wp:extent cx="257746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a:effectLst/>
                      </wps:spPr>
                      <wps:txbx>
                        <w:txbxContent>
                          <w:p w14:paraId="7DC4A50D" w14:textId="77777777" w:rsidR="00305B67" w:rsidRPr="002279FE" w:rsidRDefault="00305B67" w:rsidP="00FD45C6">
                            <w:pPr>
                              <w:pStyle w:val="Descripcin"/>
                              <w:rPr>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2</w:t>
                            </w:r>
                            <w:r w:rsidR="00C7755D">
                              <w:rPr>
                                <w:noProof/>
                              </w:rPr>
                              <w:fldChar w:fldCharType="end"/>
                            </w:r>
                            <w:r>
                              <w:t xml:space="preserve"> Spring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A6E116" id="_x0000_t202" coordsize="21600,21600" o:spt="202" path="m,l,21600r21600,l21600,xe">
                <v:stroke joinstyle="miter"/>
                <v:path gradientshapeok="t" o:connecttype="rect"/>
              </v:shapetype>
              <v:shape id="Text Box 22" o:spid="_x0000_s1026" type="#_x0000_t202" style="position:absolute;left:0;text-align:left;margin-left:287.55pt;margin-top:75.8pt;width:20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" stroked="f">
                <v:textbox style="mso-fit-shape-to-text:t" inset="0,0,0,0">
                  <w:txbxContent>
                    <w:p w14:paraId="7DC4A50D" w14:textId="77777777" w:rsidR="00305B67" w:rsidRPr="002279FE" w:rsidRDefault="00305B67" w:rsidP="00FD45C6">
                      <w:pPr>
                        <w:pStyle w:val="Descripcin"/>
                        <w:rPr>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Spring Logo</w:t>
                      </w:r>
                    </w:p>
                  </w:txbxContent>
                </v:textbox>
                <w10:wrap type="tight"/>
              </v:shape>
            </w:pict>
          </mc:Fallback>
        </mc:AlternateContent>
      </w:r>
      <w:r w:rsidR="006C23B7" w:rsidRPr="006C23B7">
        <w:rPr>
          <w:noProof/>
          <w:lang w:eastAsia="es-ES"/>
        </w:rPr>
        <w:drawing>
          <wp:anchor distT="0" distB="0" distL="114300" distR="114300" simplePos="0" relativeHeight="251636736" behindDoc="1" locked="0" layoutInCell="1" allowOverlap="1" wp14:anchorId="4E1838BC" wp14:editId="1245700C">
            <wp:simplePos x="0" y="0"/>
            <wp:positionH relativeFrom="column">
              <wp:posOffset>3651885</wp:posOffset>
            </wp:positionH>
            <wp:positionV relativeFrom="paragraph">
              <wp:posOffset>12065</wp:posOffset>
            </wp:positionV>
            <wp:extent cx="2577465" cy="893445"/>
            <wp:effectExtent l="0" t="0" r="0" b="1905"/>
            <wp:wrapTight wrapText="bothSides">
              <wp:wrapPolygon edited="0">
                <wp:start x="1916" y="0"/>
                <wp:lineTo x="958" y="1842"/>
                <wp:lineTo x="0" y="5987"/>
                <wp:lineTo x="0" y="10593"/>
                <wp:lineTo x="639" y="17041"/>
                <wp:lineTo x="11016" y="21186"/>
                <wp:lineTo x="15645" y="21186"/>
                <wp:lineTo x="16284" y="21186"/>
                <wp:lineTo x="21392" y="20725"/>
                <wp:lineTo x="21392" y="19343"/>
                <wp:lineTo x="20594" y="15198"/>
                <wp:lineTo x="21073" y="8751"/>
                <wp:lineTo x="21233" y="4145"/>
                <wp:lineTo x="14368" y="921"/>
                <wp:lineTo x="3991" y="0"/>
                <wp:lineTo x="1916" y="0"/>
              </wp:wrapPolygon>
            </wp:wrapTight>
            <wp:docPr id="12" name="Imagen 12" descr="Resultado de imagen d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frame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7465" cy="893445"/>
                    </a:xfrm>
                    <a:prstGeom prst="rect">
                      <a:avLst/>
                    </a:prstGeom>
                    <a:noFill/>
                    <a:ln>
                      <a:noFill/>
                    </a:ln>
                  </pic:spPr>
                </pic:pic>
              </a:graphicData>
            </a:graphic>
          </wp:anchor>
        </w:drawing>
      </w:r>
    </w:p>
    <w:p w14:paraId="70D393A3" w14:textId="77777777" w:rsidR="00FD45C6" w:rsidRDefault="00FD45C6" w:rsidP="00FD45C6">
      <w:pPr>
        <w:pStyle w:val="Descripcin"/>
      </w:pPr>
    </w:p>
    <w:p w14:paraId="7FD3D4DD" w14:textId="77777777" w:rsidR="00FD45C6" w:rsidRDefault="00FD45C6" w:rsidP="00FD45C6">
      <w:pPr>
        <w:pStyle w:val="Descripcin"/>
      </w:pPr>
    </w:p>
    <w:p w14:paraId="7C9A1DD7" w14:textId="77777777" w:rsidR="00770DDD" w:rsidRDefault="00FD45C6" w:rsidP="00FD45C6">
      <w:pPr>
        <w:pStyle w:val="Descripcin"/>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3</w:t>
      </w:r>
      <w:r w:rsidR="00C7755D">
        <w:rPr>
          <w:noProof/>
        </w:rPr>
        <w:fldChar w:fldCharType="end"/>
      </w:r>
      <w:r>
        <w:t xml:space="preserve"> </w:t>
      </w:r>
      <w:proofErr w:type="spellStart"/>
      <w:r>
        <w:t>Maven</w:t>
      </w:r>
      <w:proofErr w:type="spellEnd"/>
      <w:r>
        <w:t xml:space="preserve"> logo</w:t>
      </w:r>
    </w:p>
    <w:p w14:paraId="3F77AF2D" w14:textId="77777777" w:rsidR="006C23B7" w:rsidRDefault="006C23B7" w:rsidP="00770DDD">
      <w:pPr>
        <w:ind w:left="360"/>
      </w:pPr>
    </w:p>
    <w:p w14:paraId="6D8824BE" w14:textId="77777777" w:rsidR="00FD45C6" w:rsidRDefault="006C23B7" w:rsidP="00FD45C6">
      <w:pPr>
        <w:keepNext/>
        <w:ind w:left="360"/>
        <w:jc w:val="center"/>
      </w:pPr>
      <w:r>
        <w:rPr>
          <w:noProof/>
          <w:lang w:eastAsia="es-ES"/>
        </w:rPr>
        <w:drawing>
          <wp:inline distT="0" distB="0" distL="0" distR="0" wp14:anchorId="0CE8377B" wp14:editId="43A52939">
            <wp:extent cx="1828800" cy="1819275"/>
            <wp:effectExtent l="0" t="0" r="0" b="9525"/>
            <wp:docPr id="13" name="Imagen 13"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noFill/>
                    </a:ln>
                  </pic:spPr>
                </pic:pic>
              </a:graphicData>
            </a:graphic>
          </wp:inline>
        </w:drawing>
      </w:r>
    </w:p>
    <w:p w14:paraId="1AF66D3C" w14:textId="77777777" w:rsidR="006C23B7" w:rsidRDefault="00FD45C6" w:rsidP="00FD45C6">
      <w:pPr>
        <w:pStyle w:val="Descripcin"/>
        <w:jc w:val="cente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4</w:t>
      </w:r>
      <w:r w:rsidR="00C7755D">
        <w:rPr>
          <w:noProof/>
        </w:rPr>
        <w:fldChar w:fldCharType="end"/>
      </w:r>
      <w:r>
        <w:t xml:space="preserve"> Java Logo</w:t>
      </w:r>
    </w:p>
    <w:p w14:paraId="7AC952F6" w14:textId="77777777" w:rsidR="006C23B7" w:rsidRDefault="006C23B7" w:rsidP="006C23B7">
      <w:pPr>
        <w:ind w:left="360"/>
        <w:jc w:val="center"/>
      </w:pPr>
    </w:p>
    <w:p w14:paraId="1880A21A" w14:textId="77777777" w:rsidR="00952425" w:rsidRDefault="00952425" w:rsidP="00952425">
      <w:pPr>
        <w:pStyle w:val="Ttulo2"/>
        <w:numPr>
          <w:ilvl w:val="1"/>
          <w:numId w:val="24"/>
        </w:numPr>
      </w:pPr>
      <w:bookmarkStart w:id="89" w:name="_Toc481752004"/>
      <w:r>
        <w:t>Aplicación web:</w:t>
      </w:r>
      <w:bookmarkEnd w:id="89"/>
    </w:p>
    <w:p w14:paraId="19D7874E" w14:textId="77777777" w:rsidR="00526246" w:rsidRDefault="00526246" w:rsidP="00526246">
      <w:pPr>
        <w:ind w:firstLine="720"/>
        <w:rPr>
          <w:lang w:val="es-ES_tradnl"/>
        </w:rPr>
      </w:pPr>
    </w:p>
    <w:p w14:paraId="7C6E763A" w14:textId="77777777" w:rsidR="00526246" w:rsidRDefault="00526246" w:rsidP="00526246">
      <w:pPr>
        <w:ind w:firstLine="720"/>
        <w:rPr>
          <w:lang w:val="es-ES_tradnl"/>
        </w:rPr>
      </w:pPr>
      <w:commentRangeStart w:id="90"/>
      <w:r>
        <w:rPr>
          <w:lang w:val="es-ES_tradnl"/>
        </w:rPr>
        <w:t>La aplicación web tiene como objetivo el comunicarse con el usuario. Su función es generar vistas interactivas, las cuales, son monitorizadas buscando eventos generados por el usuario. La aplicación web lo interpreta y realiza nuevas vistas en función de estas órdenes.</w:t>
      </w:r>
    </w:p>
    <w:p w14:paraId="34BA866F" w14:textId="77777777" w:rsidR="00526246" w:rsidRDefault="00526246" w:rsidP="00526246">
      <w:pPr>
        <w:rPr>
          <w:lang w:val="es-ES_tradnl"/>
        </w:rPr>
      </w:pPr>
      <w:r>
        <w:rPr>
          <w:lang w:val="es-ES_tradnl"/>
        </w:rPr>
        <w:t xml:space="preserve">Los sistemas de aplicaciones web están </w:t>
      </w:r>
      <w:proofErr w:type="gramStart"/>
      <w:r>
        <w:rPr>
          <w:lang w:val="es-ES_tradnl"/>
        </w:rPr>
        <w:t>divididas</w:t>
      </w:r>
      <w:proofErr w:type="gramEnd"/>
      <w:r>
        <w:rPr>
          <w:lang w:val="es-ES_tradnl"/>
        </w:rPr>
        <w:t xml:space="preserve"> por dentro en dos subsistemas. Estos subsistemas se ejecutan en lugares diferentes. A estos subsistemas se le conocen como </w:t>
      </w:r>
      <w:r w:rsidRPr="00D85E81">
        <w:rPr>
          <w:b/>
          <w:lang w:val="es-ES_tradnl"/>
        </w:rPr>
        <w:t>Lado cliente</w:t>
      </w:r>
      <w:r>
        <w:rPr>
          <w:lang w:val="es-ES_tradnl"/>
        </w:rPr>
        <w:t xml:space="preserve"> y </w:t>
      </w:r>
      <w:r w:rsidRPr="00D85E81">
        <w:rPr>
          <w:b/>
          <w:lang w:val="es-ES_tradnl"/>
        </w:rPr>
        <w:t>Lado servidor</w:t>
      </w:r>
      <w:r>
        <w:rPr>
          <w:lang w:val="es-ES_tradnl"/>
        </w:rPr>
        <w:t xml:space="preserve">. En el pasado estos lados estaban muy separados y cada lado tenía una funcionalidad diferente y única. El lado cliente se enfocaba en representar las vistas y gestionar los eventos de los usuarios, que eran enviados al lado servidor. El lado servidor </w:t>
      </w:r>
      <w:r>
        <w:rPr>
          <w:lang w:val="es-ES_tradnl"/>
        </w:rPr>
        <w:lastRenderedPageBreak/>
        <w:t>gestiona los eventos, interpreta las respuestas y genera vistas para ser ejecutadas en el lado cliente.</w:t>
      </w:r>
    </w:p>
    <w:p w14:paraId="72C4116F" w14:textId="77777777" w:rsidR="00526246" w:rsidRDefault="00526246" w:rsidP="00526246">
      <w:pPr>
        <w:rPr>
          <w:lang w:val="es-ES_tradnl"/>
        </w:rPr>
      </w:pPr>
      <w:r>
        <w:rPr>
          <w:lang w:val="es-ES_tradnl"/>
        </w:rPr>
        <w:t>Con paso del tiempo, el lado cliente ha ido cogiendo funcionalidades del lado del servidor, pudiendo realizar todas las funcionalidades del servidor. Es aquí donde se descubren las diversas alternativas de las aplicaciones web, pudiendo elegir hasta que cierto punto que cantidad de peso de la aplicación queremos proporcionar al cliente. A continuación, el autor expresara ciertas alternativas que pueden ser usadas en la aplicación web y por último la seleccionada por el autor.</w:t>
      </w:r>
      <w:commentRangeEnd w:id="90"/>
      <w:r w:rsidR="00662216">
        <w:rPr>
          <w:rStyle w:val="Refdecomentario"/>
        </w:rPr>
        <w:commentReference w:id="90"/>
      </w:r>
    </w:p>
    <w:p w14:paraId="66DDC99B" w14:textId="77777777" w:rsidR="00526246" w:rsidRDefault="00526246" w:rsidP="00526246">
      <w:pPr>
        <w:pStyle w:val="Prrafodelista"/>
        <w:numPr>
          <w:ilvl w:val="0"/>
          <w:numId w:val="30"/>
        </w:numPr>
        <w:spacing w:after="160" w:line="259" w:lineRule="auto"/>
        <w:rPr>
          <w:lang w:val="es-ES_tradnl"/>
        </w:rPr>
      </w:pPr>
      <w:proofErr w:type="spellStart"/>
      <w:r w:rsidRPr="005150A7">
        <w:rPr>
          <w:b/>
          <w:lang w:val="es-ES_tradnl"/>
        </w:rPr>
        <w:t>Multiple</w:t>
      </w:r>
      <w:proofErr w:type="spellEnd"/>
      <w:r w:rsidRPr="005150A7">
        <w:rPr>
          <w:b/>
          <w:lang w:val="es-ES_tradnl"/>
        </w:rPr>
        <w:t xml:space="preserve"> Page </w:t>
      </w:r>
      <w:proofErr w:type="spellStart"/>
      <w:r w:rsidRPr="005150A7">
        <w:rPr>
          <w:b/>
          <w:lang w:val="es-ES_tradnl"/>
        </w:rPr>
        <w:t>Aplication</w:t>
      </w:r>
      <w:proofErr w:type="spellEnd"/>
      <w:r w:rsidRPr="005150A7">
        <w:rPr>
          <w:b/>
          <w:lang w:val="es-ES_tradnl"/>
        </w:rPr>
        <w:t xml:space="preserve"> (MPA)</w:t>
      </w:r>
      <w:r>
        <w:rPr>
          <w:lang w:val="es-ES_tradnl"/>
        </w:rPr>
        <w:t xml:space="preserve">: Esta visión es la clásica. En el todo el peso está dentro del servidor, el cual, gestiona todos los eventos y genera las vistas. Para realizar esta visión se debe usar la tecnología </w:t>
      </w:r>
      <w:r w:rsidRPr="00E36AB4">
        <w:rPr>
          <w:b/>
          <w:lang w:val="es-ES_tradnl"/>
        </w:rPr>
        <w:t>MVC</w:t>
      </w:r>
      <w:r>
        <w:rPr>
          <w:b/>
          <w:lang w:val="es-ES_tradnl"/>
        </w:rPr>
        <w:t xml:space="preserve"> (Modelo-Vista-Controlador)</w:t>
      </w:r>
      <w:r>
        <w:rPr>
          <w:lang w:val="es-ES_tradnl"/>
        </w:rPr>
        <w:t>. Existen muchas tecnologías para realizar esta solución mostraremos dos de las más conocidas.</w:t>
      </w:r>
      <w:r>
        <w:rPr>
          <w:lang w:val="es-ES_tradnl"/>
        </w:rPr>
        <w:br/>
      </w:r>
    </w:p>
    <w:p w14:paraId="658C29EE" w14:textId="77777777" w:rsidR="00FD45C6" w:rsidRDefault="00FD45C6" w:rsidP="00FD45C6">
      <w:pPr>
        <w:pStyle w:val="Prrafodelista"/>
        <w:keepNext/>
        <w:ind w:left="1080"/>
      </w:pPr>
      <w:r>
        <w:rPr>
          <w:noProof/>
        </w:rPr>
        <w:drawing>
          <wp:anchor distT="0" distB="0" distL="114300" distR="114300" simplePos="0" relativeHeight="251667456" behindDoc="0" locked="0" layoutInCell="1" allowOverlap="1" wp14:anchorId="322B4ABF" wp14:editId="41DF4F76">
            <wp:simplePos x="0" y="0"/>
            <wp:positionH relativeFrom="column">
              <wp:posOffset>681990</wp:posOffset>
            </wp:positionH>
            <wp:positionV relativeFrom="paragraph">
              <wp:posOffset>5715</wp:posOffset>
            </wp:positionV>
            <wp:extent cx="2476500" cy="1238250"/>
            <wp:effectExtent l="0" t="0" r="0" b="0"/>
            <wp:wrapThrough wrapText="bothSides">
              <wp:wrapPolygon edited="0">
                <wp:start x="0" y="0"/>
                <wp:lineTo x="0" y="21268"/>
                <wp:lineTo x="21434" y="21268"/>
                <wp:lineTo x="21434" y="0"/>
                <wp:lineTo x="0" y="0"/>
              </wp:wrapPolygon>
            </wp:wrapThrough>
            <wp:docPr id="15" name="Picture 1" descr="Resultado de imagen de Fac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aces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2EF8460C" wp14:editId="05A40E95">
                <wp:simplePos x="0" y="0"/>
                <wp:positionH relativeFrom="column">
                  <wp:posOffset>3415665</wp:posOffset>
                </wp:positionH>
                <wp:positionV relativeFrom="paragraph">
                  <wp:posOffset>1177925</wp:posOffset>
                </wp:positionV>
                <wp:extent cx="195262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a:effectLst/>
                      </wps:spPr>
                      <wps:txbx>
                        <w:txbxContent>
                          <w:p w14:paraId="2E22DF78" w14:textId="77777777" w:rsidR="00305B67" w:rsidRPr="001B6E2C" w:rsidRDefault="00305B67" w:rsidP="00FD45C6">
                            <w:pPr>
                              <w:pStyle w:val="Descripcin"/>
                              <w:rPr>
                                <w:rFonts w:eastAsia="Times New Roman"/>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5</w:t>
                            </w:r>
                            <w:r w:rsidR="00C7755D">
                              <w:rPr>
                                <w:noProof/>
                              </w:rPr>
                              <w:fldChar w:fldCharType="end"/>
                            </w:r>
                            <w:r>
                              <w:t xml:space="preserve"> Spring MVC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460C" id="Text Box 23" o:spid="_x0000_s1027" type="#_x0000_t202" style="position:absolute;left:0;text-align:left;margin-left:268.95pt;margin-top:92.75pt;width:15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" stroked="f">
                <v:textbox style="mso-fit-shape-to-text:t" inset="0,0,0,0">
                  <w:txbxContent>
                    <w:p w14:paraId="2E22DF78" w14:textId="77777777" w:rsidR="00305B67" w:rsidRPr="001B6E2C"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xml:space="preserve"> Spring MVC logo</w:t>
                      </w:r>
                    </w:p>
                  </w:txbxContent>
                </v:textbox>
                <w10:wrap type="through"/>
              </v:shape>
            </w:pict>
          </mc:Fallback>
        </mc:AlternateContent>
      </w:r>
      <w:r w:rsidR="00526246">
        <w:rPr>
          <w:noProof/>
        </w:rPr>
        <w:drawing>
          <wp:anchor distT="0" distB="0" distL="114300" distR="114300" simplePos="0" relativeHeight="251640832" behindDoc="0" locked="0" layoutInCell="1" allowOverlap="1" wp14:anchorId="01D023E7" wp14:editId="28FE0A1E">
            <wp:simplePos x="0" y="0"/>
            <wp:positionH relativeFrom="column">
              <wp:posOffset>3415665</wp:posOffset>
            </wp:positionH>
            <wp:positionV relativeFrom="paragraph">
              <wp:posOffset>109220</wp:posOffset>
            </wp:positionV>
            <wp:extent cx="1952625" cy="1011723"/>
            <wp:effectExtent l="0" t="0" r="0" b="0"/>
            <wp:wrapThrough wrapText="bothSides">
              <wp:wrapPolygon edited="0">
                <wp:start x="0" y="0"/>
                <wp:lineTo x="0" y="21153"/>
                <wp:lineTo x="21284" y="21153"/>
                <wp:lineTo x="21284" y="0"/>
                <wp:lineTo x="0" y="0"/>
              </wp:wrapPolygon>
            </wp:wrapThrough>
            <wp:docPr id="14" name="Picture 2" descr="Resultado de imagen de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pring mvc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1011723"/>
                    </a:xfrm>
                    <a:prstGeom prst="rect">
                      <a:avLst/>
                    </a:prstGeom>
                    <a:noFill/>
                    <a:ln>
                      <a:noFill/>
                    </a:ln>
                  </pic:spPr>
                </pic:pic>
              </a:graphicData>
            </a:graphic>
          </wp:anchor>
        </w:drawing>
      </w:r>
    </w:p>
    <w:p w14:paraId="4D317B82" w14:textId="77777777" w:rsidR="00FD45C6" w:rsidRDefault="00FD45C6" w:rsidP="00FD45C6">
      <w:pPr>
        <w:pStyle w:val="Descripcin"/>
      </w:pPr>
    </w:p>
    <w:p w14:paraId="7E5C0137" w14:textId="77777777" w:rsidR="00FD45C6" w:rsidRDefault="00FD45C6" w:rsidP="00FD45C6">
      <w:pPr>
        <w:pStyle w:val="Descripcin"/>
      </w:pPr>
    </w:p>
    <w:p w14:paraId="2AA796C3" w14:textId="77777777" w:rsidR="00FD45C6" w:rsidRPr="00FD45C6" w:rsidRDefault="00FD45C6" w:rsidP="00FD45C6"/>
    <w:p w14:paraId="7A4F9360" w14:textId="77777777" w:rsidR="00526246" w:rsidRDefault="00FD45C6" w:rsidP="00FD45C6">
      <w:pPr>
        <w:pStyle w:val="Descripcin"/>
        <w:rPr>
          <w:lang w:val="es-ES_tradnl"/>
        </w:rPr>
      </w:pPr>
      <w:r>
        <w:t xml:space="preserve">                                               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6</w:t>
      </w:r>
      <w:r w:rsidR="00C7755D">
        <w:rPr>
          <w:noProof/>
        </w:rPr>
        <w:fldChar w:fldCharType="end"/>
      </w:r>
      <w:r>
        <w:t xml:space="preserve"> JSF logo</w:t>
      </w:r>
    </w:p>
    <w:p w14:paraId="59D5B03A" w14:textId="77777777" w:rsidR="008B2C81" w:rsidRDefault="008B2C81" w:rsidP="00526246">
      <w:pPr>
        <w:pStyle w:val="Prrafodelista"/>
        <w:ind w:left="1080"/>
        <w:rPr>
          <w:lang w:val="es-ES_tradnl"/>
        </w:rPr>
      </w:pPr>
    </w:p>
    <w:p w14:paraId="75D67FB4" w14:textId="77777777" w:rsidR="00526246" w:rsidRDefault="00526246" w:rsidP="00526246">
      <w:pPr>
        <w:pStyle w:val="Prrafodelista"/>
        <w:ind w:left="1080"/>
        <w:rPr>
          <w:lang w:val="es-ES_tradnl"/>
        </w:rPr>
      </w:pPr>
      <w:r>
        <w:rPr>
          <w:lang w:val="es-ES_tradnl"/>
        </w:rPr>
        <w:t xml:space="preserve">JSF y Spring son dos grandes </w:t>
      </w:r>
      <w:proofErr w:type="spellStart"/>
      <w:r>
        <w:rPr>
          <w:lang w:val="es-ES_tradnl"/>
        </w:rPr>
        <w:t>framework</w:t>
      </w:r>
      <w:proofErr w:type="spellEnd"/>
      <w:r>
        <w:rPr>
          <w:lang w:val="es-ES_tradnl"/>
        </w:rPr>
        <w:t xml:space="preserve"> para la construcción de </w:t>
      </w:r>
      <w:proofErr w:type="spellStart"/>
      <w:r>
        <w:rPr>
          <w:lang w:val="es-ES_tradnl"/>
        </w:rPr>
        <w:t>multiple</w:t>
      </w:r>
      <w:proofErr w:type="spellEnd"/>
      <w:r>
        <w:rPr>
          <w:lang w:val="es-ES_tradnl"/>
        </w:rPr>
        <w:t xml:space="preserve"> page </w:t>
      </w:r>
      <w:proofErr w:type="spellStart"/>
      <w:r>
        <w:rPr>
          <w:lang w:val="es-ES_tradnl"/>
        </w:rPr>
        <w:t>aplication</w:t>
      </w:r>
      <w:proofErr w:type="spellEnd"/>
      <w:r>
        <w:rPr>
          <w:lang w:val="es-ES_tradnl"/>
        </w:rPr>
        <w:t xml:space="preserve">. JSF está realizado por el </w:t>
      </w:r>
      <w:proofErr w:type="spellStart"/>
      <w:r>
        <w:rPr>
          <w:lang w:val="es-ES_tradnl"/>
        </w:rPr>
        <w:t>core</w:t>
      </w:r>
      <w:proofErr w:type="spellEnd"/>
      <w:r>
        <w:rPr>
          <w:lang w:val="es-ES_tradnl"/>
        </w:rPr>
        <w:t xml:space="preserve"> de desarrollo de java para la construcción de páginas web dinámicas. Spring MVC </w:t>
      </w:r>
      <w:r w:rsidR="008B2C81">
        <w:rPr>
          <w:lang w:val="es-ES_tradnl"/>
        </w:rPr>
        <w:t>está</w:t>
      </w:r>
      <w:r>
        <w:rPr>
          <w:lang w:val="es-ES_tradnl"/>
        </w:rPr>
        <w:t xml:space="preserve"> realizado por el CORE de Spring</w:t>
      </w:r>
      <w:r w:rsidR="008B2C81">
        <w:rPr>
          <w:lang w:val="es-ES_tradnl"/>
        </w:rPr>
        <w:t>,</w:t>
      </w:r>
      <w:r>
        <w:rPr>
          <w:lang w:val="es-ES_tradnl"/>
        </w:rPr>
        <w:t xml:space="preserve"> optimizado para la inyección de dependencia que sigue este </w:t>
      </w:r>
      <w:r w:rsidR="008B2C81">
        <w:rPr>
          <w:lang w:val="es-ES_tradnl"/>
        </w:rPr>
        <w:t>CORE</w:t>
      </w:r>
      <w:r>
        <w:rPr>
          <w:lang w:val="es-ES_tradnl"/>
        </w:rPr>
        <w:t>.</w:t>
      </w:r>
    </w:p>
    <w:p w14:paraId="40EE060A" w14:textId="77777777" w:rsidR="00526246" w:rsidRDefault="00526246" w:rsidP="00526246">
      <w:pPr>
        <w:pStyle w:val="Prrafodelista"/>
        <w:ind w:left="1080"/>
        <w:rPr>
          <w:lang w:val="es-ES_tradnl"/>
        </w:rPr>
      </w:pPr>
    </w:p>
    <w:p w14:paraId="066A8BF9" w14:textId="77777777" w:rsidR="00526246" w:rsidRDefault="00526246" w:rsidP="00526246">
      <w:pPr>
        <w:pStyle w:val="Prrafodelista"/>
        <w:ind w:left="1080"/>
        <w:rPr>
          <w:lang w:val="es-ES_tradnl"/>
        </w:rPr>
      </w:pPr>
      <w:r>
        <w:rPr>
          <w:lang w:val="es-ES_tradnl"/>
        </w:rPr>
        <w:t>Este tipo de visión provee un gasto computacional en el repositorio elevado, ya que todas las gestiones web, deben ser gestionadas por el servidor web (subsistema posible en el repositorio). El ejecutar todas las gestiones en el servidor, provee un control de seguridad elevado y una gestión de las vistas más cercanas al negocio.</w:t>
      </w:r>
    </w:p>
    <w:p w14:paraId="408876DF" w14:textId="77777777" w:rsidR="008B2C81" w:rsidRDefault="008B2C81" w:rsidP="00526246">
      <w:pPr>
        <w:pStyle w:val="Prrafodelista"/>
        <w:ind w:left="1080"/>
        <w:rPr>
          <w:lang w:val="es-ES_tradnl"/>
        </w:rPr>
      </w:pPr>
    </w:p>
    <w:p w14:paraId="4E451151" w14:textId="77777777" w:rsidR="00526246" w:rsidRDefault="00526246" w:rsidP="00526246">
      <w:pPr>
        <w:pStyle w:val="Prrafodelista"/>
        <w:ind w:left="1080"/>
        <w:rPr>
          <w:lang w:val="es-ES_tradnl"/>
        </w:rPr>
      </w:pPr>
    </w:p>
    <w:p w14:paraId="4AB63521" w14:textId="77777777" w:rsidR="00526246" w:rsidRDefault="00526246" w:rsidP="00526246">
      <w:pPr>
        <w:pStyle w:val="Prrafodelista"/>
        <w:numPr>
          <w:ilvl w:val="0"/>
          <w:numId w:val="30"/>
        </w:numPr>
        <w:spacing w:after="160" w:line="259" w:lineRule="auto"/>
        <w:rPr>
          <w:lang w:val="es-ES_tradnl"/>
        </w:rPr>
      </w:pPr>
      <w:r w:rsidRPr="00E36AB4">
        <w:rPr>
          <w:b/>
          <w:lang w:val="es-ES_tradnl"/>
        </w:rPr>
        <w:t xml:space="preserve">Single </w:t>
      </w:r>
      <w:r>
        <w:rPr>
          <w:b/>
          <w:lang w:val="es-ES_tradnl"/>
        </w:rPr>
        <w:t xml:space="preserve">Page </w:t>
      </w:r>
      <w:proofErr w:type="spellStart"/>
      <w:r>
        <w:rPr>
          <w:b/>
          <w:lang w:val="es-ES_tradnl"/>
        </w:rPr>
        <w:t>Aplication</w:t>
      </w:r>
      <w:proofErr w:type="spellEnd"/>
      <w:r>
        <w:rPr>
          <w:b/>
          <w:lang w:val="es-ES_tradnl"/>
        </w:rPr>
        <w:t xml:space="preserve"> (SPA)</w:t>
      </w:r>
      <w:r w:rsidRPr="005150A7">
        <w:rPr>
          <w:lang w:val="es-ES_tradnl"/>
        </w:rPr>
        <w:t>:</w:t>
      </w:r>
      <w:r>
        <w:rPr>
          <w:lang w:val="es-ES_tradnl"/>
        </w:rPr>
        <w:t xml:space="preserve"> Es una visión nueva creada en torno al 2010. Esta tecnología promueve que todo el peso de la aplicación se encuentre en cliente donde se gestionan todos los eventos y se realizan las vistas de la aplicación. Esta visión tiende a transformar a los servidores en meros repositorios de información. </w:t>
      </w:r>
    </w:p>
    <w:p w14:paraId="4B21119F" w14:textId="77777777" w:rsidR="00526246" w:rsidRDefault="00526246" w:rsidP="00526246">
      <w:pPr>
        <w:pStyle w:val="Prrafodelista"/>
        <w:ind w:left="1080"/>
        <w:rPr>
          <w:lang w:val="es-ES_tradnl"/>
        </w:rPr>
      </w:pPr>
      <w:r w:rsidRPr="006520E1">
        <w:rPr>
          <w:lang w:val="es-ES_tradnl"/>
        </w:rPr>
        <w:t>Esta solución alivia el poder computacional de los servidores, obligando a que el poder computacional lo acarre el navegador del cliente.</w:t>
      </w:r>
      <w:r>
        <w:rPr>
          <w:lang w:val="es-ES_tradnl"/>
        </w:rPr>
        <w:t xml:space="preserve"> Esto genera que nuestros servicios sean más rápidos y puedan atender a más gente. En contra posición, esta visión contiene un fallo y es que todo el código es comunicado al cliente. El cual, podrá observarlo, identificarlo y posiblemente copiarlo o modificarlo. </w:t>
      </w:r>
      <w:r>
        <w:rPr>
          <w:lang w:val="es-ES_tradnl"/>
        </w:rPr>
        <w:br/>
      </w:r>
      <w:r>
        <w:rPr>
          <w:lang w:val="es-ES_tradnl"/>
        </w:rPr>
        <w:lastRenderedPageBreak/>
        <w:br/>
        <w:t xml:space="preserve">Para realizar sistema es necesario el uso de servidores de apoyo que proporcionen los códigos y recursos necesarios para la aplicación, así como los datos para ser representados. Para el lado del cliente es necesario un potente programa o </w:t>
      </w:r>
      <w:proofErr w:type="spellStart"/>
      <w:r>
        <w:rPr>
          <w:lang w:val="es-ES_tradnl"/>
        </w:rPr>
        <w:t>framework</w:t>
      </w:r>
      <w:proofErr w:type="spellEnd"/>
      <w:r>
        <w:rPr>
          <w:lang w:val="es-ES_tradnl"/>
        </w:rPr>
        <w:t xml:space="preserve"> que realice el trabajo MVC en el lado cliente.</w:t>
      </w:r>
    </w:p>
    <w:p w14:paraId="4EADEA69" w14:textId="77777777" w:rsidR="00526246" w:rsidRDefault="00526246" w:rsidP="00526246">
      <w:pPr>
        <w:pStyle w:val="Prrafodelista"/>
        <w:ind w:left="1080"/>
        <w:rPr>
          <w:b/>
          <w:lang w:val="es-ES_tradnl"/>
        </w:rPr>
      </w:pPr>
    </w:p>
    <w:p w14:paraId="01069C55" w14:textId="77777777" w:rsidR="00526246" w:rsidRDefault="00526246" w:rsidP="00526246">
      <w:pPr>
        <w:pStyle w:val="Prrafodelista"/>
        <w:ind w:left="1080"/>
        <w:rPr>
          <w:lang w:val="es-ES_tradnl"/>
        </w:rPr>
      </w:pPr>
      <w:r w:rsidRPr="006520E1">
        <w:rPr>
          <w:b/>
          <w:lang w:val="es-ES_tradnl"/>
        </w:rPr>
        <w:t>Para la realización de servidores</w:t>
      </w:r>
      <w:r>
        <w:rPr>
          <w:lang w:val="es-ES_tradnl"/>
        </w:rPr>
        <w:t>, se usará sistemas REST. Estos servidores son servidores web pero especializados en la arquitectura REST. Existen múltiples tecnologías de servidores REST, pero proporcionaremos varias de distintos lenguajes.</w:t>
      </w:r>
    </w:p>
    <w:p w14:paraId="75A828B7" w14:textId="77777777" w:rsidR="00526246" w:rsidRDefault="00526246" w:rsidP="00526246">
      <w:pPr>
        <w:pStyle w:val="Prrafodelista"/>
        <w:ind w:left="1080"/>
        <w:rPr>
          <w:lang w:val="es-ES_tradnl"/>
        </w:rPr>
      </w:pPr>
    </w:p>
    <w:p w14:paraId="4F2EEB64" w14:textId="77777777" w:rsidR="00526246" w:rsidRDefault="00FD45C6" w:rsidP="00526246">
      <w:pPr>
        <w:pStyle w:val="Prrafodelista"/>
        <w:ind w:left="1080"/>
        <w:rPr>
          <w:lang w:val="es-ES_tradnl"/>
        </w:rPr>
      </w:pPr>
      <w:r>
        <w:rPr>
          <w:noProof/>
        </w:rPr>
        <mc:AlternateContent>
          <mc:Choice Requires="wps">
            <w:drawing>
              <wp:anchor distT="0" distB="0" distL="114300" distR="114300" simplePos="0" relativeHeight="251671552" behindDoc="0" locked="0" layoutInCell="1" allowOverlap="1" wp14:anchorId="34D6F964" wp14:editId="362A4FAA">
                <wp:simplePos x="0" y="0"/>
                <wp:positionH relativeFrom="column">
                  <wp:posOffset>2005965</wp:posOffset>
                </wp:positionH>
                <wp:positionV relativeFrom="paragraph">
                  <wp:posOffset>2166620</wp:posOffset>
                </wp:positionV>
                <wp:extent cx="209550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a:effectLst/>
                      </wps:spPr>
                      <wps:txbx>
                        <w:txbxContent>
                          <w:p w14:paraId="5FE203CA" w14:textId="77777777" w:rsidR="00305B67" w:rsidRPr="006170DD" w:rsidRDefault="00305B67" w:rsidP="00FD45C6">
                            <w:pPr>
                              <w:pStyle w:val="Descripcin"/>
                              <w:rPr>
                                <w:rFonts w:eastAsia="Times New Roman"/>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7</w:t>
                            </w:r>
                            <w:r w:rsidR="00C7755D">
                              <w:rPr>
                                <w:noProof/>
                              </w:rPr>
                              <w:fldChar w:fldCharType="end"/>
                            </w:r>
                            <w:r>
                              <w:t xml:space="preserve"> Spring </w:t>
                            </w:r>
                            <w:proofErr w:type="spellStart"/>
                            <w:r>
                              <w:t>Rest</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6F964" id="Text Box 26" o:spid="_x0000_s1028" type="#_x0000_t202" style="position:absolute;left:0;text-align:left;margin-left:157.95pt;margin-top:170.6pt;width: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" stroked="f">
                <v:textbox style="mso-fit-shape-to-text:t" inset="0,0,0,0">
                  <w:txbxContent>
                    <w:p w14:paraId="5FE203CA" w14:textId="77777777" w:rsidR="00305B67" w:rsidRPr="006170DD"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xml:space="preserve"> Spring Rest Logo</w:t>
                      </w:r>
                    </w:p>
                  </w:txbxContent>
                </v:textbox>
                <w10:wrap type="through"/>
              </v:shape>
            </w:pict>
          </mc:Fallback>
        </mc:AlternateContent>
      </w:r>
      <w:r w:rsidR="00526246">
        <w:rPr>
          <w:noProof/>
        </w:rPr>
        <w:drawing>
          <wp:anchor distT="0" distB="0" distL="114300" distR="114300" simplePos="0" relativeHeight="251653120" behindDoc="0" locked="0" layoutInCell="1" allowOverlap="1" wp14:anchorId="103EFA89" wp14:editId="5B1E2213">
            <wp:simplePos x="0" y="0"/>
            <wp:positionH relativeFrom="column">
              <wp:posOffset>2005965</wp:posOffset>
            </wp:positionH>
            <wp:positionV relativeFrom="paragraph">
              <wp:posOffset>13970</wp:posOffset>
            </wp:positionV>
            <wp:extent cx="2095500" cy="2095500"/>
            <wp:effectExtent l="0" t="0" r="0" b="0"/>
            <wp:wrapThrough wrapText="bothSides">
              <wp:wrapPolygon edited="0">
                <wp:start x="0" y="0"/>
                <wp:lineTo x="0" y="21404"/>
                <wp:lineTo x="21404" y="21404"/>
                <wp:lineTo x="21404" y="0"/>
                <wp:lineTo x="0" y="0"/>
              </wp:wrapPolygon>
            </wp:wrapThrough>
            <wp:docPr id="16" name="Picture 3" descr="Resultado de imagen de spring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re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p>
    <w:p w14:paraId="56094AE5" w14:textId="77777777" w:rsidR="00526246" w:rsidRDefault="00526246" w:rsidP="00526246">
      <w:pPr>
        <w:pStyle w:val="Prrafodelista"/>
        <w:ind w:left="1080"/>
        <w:rPr>
          <w:lang w:val="es-ES_tradnl"/>
        </w:rPr>
      </w:pPr>
    </w:p>
    <w:p w14:paraId="3D8B1ECA" w14:textId="77777777" w:rsidR="00526246" w:rsidRDefault="00526246" w:rsidP="00526246">
      <w:pPr>
        <w:pStyle w:val="Prrafodelista"/>
        <w:ind w:left="1080"/>
        <w:rPr>
          <w:lang w:val="es-ES_tradnl"/>
        </w:rPr>
      </w:pPr>
    </w:p>
    <w:p w14:paraId="1D28FEEE" w14:textId="77777777" w:rsidR="00526246" w:rsidRDefault="00526246" w:rsidP="00526246">
      <w:pPr>
        <w:pStyle w:val="Prrafodelista"/>
        <w:ind w:left="1080"/>
        <w:rPr>
          <w:lang w:val="es-ES_tradnl"/>
        </w:rPr>
      </w:pPr>
    </w:p>
    <w:p w14:paraId="48C8B83E" w14:textId="77777777" w:rsidR="00526246" w:rsidRDefault="00526246" w:rsidP="00526246">
      <w:pPr>
        <w:pStyle w:val="Prrafodelista"/>
        <w:ind w:left="1080"/>
        <w:rPr>
          <w:lang w:val="es-ES_tradnl"/>
        </w:rPr>
      </w:pPr>
    </w:p>
    <w:p w14:paraId="5750FCD0" w14:textId="77777777" w:rsidR="00526246" w:rsidRDefault="00526246" w:rsidP="00526246">
      <w:pPr>
        <w:pStyle w:val="Prrafodelista"/>
        <w:ind w:left="1080"/>
        <w:rPr>
          <w:lang w:val="es-ES_tradnl"/>
        </w:rPr>
      </w:pPr>
    </w:p>
    <w:p w14:paraId="58FF8CAE" w14:textId="77777777" w:rsidR="00526246" w:rsidRDefault="00526246" w:rsidP="00526246">
      <w:pPr>
        <w:pStyle w:val="Prrafodelista"/>
        <w:ind w:left="1080"/>
        <w:rPr>
          <w:lang w:val="es-ES_tradnl"/>
        </w:rPr>
      </w:pPr>
    </w:p>
    <w:p w14:paraId="5EC4D63C" w14:textId="77777777" w:rsidR="00526246" w:rsidRDefault="00526246" w:rsidP="00526246">
      <w:pPr>
        <w:pStyle w:val="Prrafodelista"/>
        <w:ind w:left="1080"/>
        <w:rPr>
          <w:lang w:val="es-ES_tradnl"/>
        </w:rPr>
      </w:pPr>
    </w:p>
    <w:p w14:paraId="405BB2A2" w14:textId="77777777" w:rsidR="00526246" w:rsidRDefault="00526246" w:rsidP="00526246">
      <w:pPr>
        <w:pStyle w:val="Prrafodelista"/>
        <w:ind w:left="1080"/>
        <w:rPr>
          <w:lang w:val="es-ES_tradnl"/>
        </w:rPr>
      </w:pPr>
    </w:p>
    <w:p w14:paraId="18E0CDD7" w14:textId="77777777" w:rsidR="00526246" w:rsidRDefault="00526246" w:rsidP="00526246">
      <w:pPr>
        <w:pStyle w:val="Prrafodelista"/>
        <w:ind w:left="1080"/>
        <w:jc w:val="center"/>
        <w:rPr>
          <w:lang w:val="es-ES_tradnl"/>
        </w:rPr>
      </w:pPr>
    </w:p>
    <w:p w14:paraId="0345748C" w14:textId="77777777" w:rsidR="00526246" w:rsidRPr="0031365B" w:rsidRDefault="00526246" w:rsidP="00526246">
      <w:pPr>
        <w:pStyle w:val="Prrafodelista"/>
        <w:ind w:left="1080"/>
        <w:rPr>
          <w:noProof/>
          <w:lang w:val="es-ES_tradnl"/>
        </w:rPr>
      </w:pPr>
      <w:r w:rsidRPr="0031365B">
        <w:rPr>
          <w:noProof/>
          <w:lang w:val="es-ES_tradnl"/>
        </w:rPr>
        <w:t xml:space="preserve"> </w:t>
      </w:r>
      <w:r>
        <w:rPr>
          <w:lang w:val="es-ES_tradnl"/>
        </w:rPr>
        <w:br/>
      </w:r>
      <w:r>
        <w:rPr>
          <w:lang w:val="es-ES_tradnl"/>
        </w:rPr>
        <w:br/>
      </w:r>
      <w:r w:rsidRPr="0031365B">
        <w:rPr>
          <w:noProof/>
          <w:lang w:val="es-ES_tradnl"/>
        </w:rPr>
        <w:t xml:space="preserve"> </w:t>
      </w:r>
    </w:p>
    <w:p w14:paraId="1A94BE42" w14:textId="77777777" w:rsidR="00526246" w:rsidRPr="0031365B" w:rsidRDefault="00FD45C6" w:rsidP="00526246">
      <w:pPr>
        <w:pStyle w:val="Prrafodelista"/>
        <w:ind w:left="1080"/>
        <w:rPr>
          <w:noProof/>
          <w:lang w:val="es-ES_tradnl"/>
        </w:rPr>
      </w:pPr>
      <w:r>
        <w:rPr>
          <w:noProof/>
        </w:rPr>
        <mc:AlternateContent>
          <mc:Choice Requires="wps">
            <w:drawing>
              <wp:anchor distT="0" distB="0" distL="114300" distR="114300" simplePos="0" relativeHeight="251669504" behindDoc="0" locked="0" layoutInCell="1" allowOverlap="1" wp14:anchorId="2E0E179B" wp14:editId="6DAC73F1">
                <wp:simplePos x="0" y="0"/>
                <wp:positionH relativeFrom="column">
                  <wp:posOffset>-47625</wp:posOffset>
                </wp:positionH>
                <wp:positionV relativeFrom="paragraph">
                  <wp:posOffset>994410</wp:posOffset>
                </wp:positionV>
                <wp:extent cx="2162175"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14:paraId="465A8876" w14:textId="77777777" w:rsidR="00305B67" w:rsidRPr="00492990" w:rsidRDefault="00305B67" w:rsidP="00FD45C6">
                            <w:pPr>
                              <w:pStyle w:val="Descripcin"/>
                              <w:rPr>
                                <w:rFonts w:eastAsia="Times New Roman"/>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8</w:t>
                            </w:r>
                            <w:r w:rsidR="00C7755D">
                              <w:rPr>
                                <w:noProof/>
                              </w:rPr>
                              <w:fldChar w:fldCharType="end"/>
                            </w:r>
                            <w:r>
                              <w:t xml:space="preserve"> </w:t>
                            </w:r>
                            <w:proofErr w:type="spellStart"/>
                            <w:r>
                              <w:t>django</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179B" id="Text Box 25" o:spid="_x0000_s1029" type="#_x0000_t202" style="position:absolute;left:0;text-align:left;margin-left:-3.75pt;margin-top:78.3pt;width:17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" stroked="f">
                <v:textbox style="mso-fit-shape-to-text:t" inset="0,0,0,0">
                  <w:txbxContent>
                    <w:p w14:paraId="465A8876" w14:textId="77777777" w:rsidR="00305B67" w:rsidRPr="00492990"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xml:space="preserve"> django logo</w:t>
                      </w:r>
                    </w:p>
                  </w:txbxContent>
                </v:textbox>
                <w10:wrap type="through"/>
              </v:shape>
            </w:pict>
          </mc:Fallback>
        </mc:AlternateContent>
      </w:r>
      <w:r w:rsidR="00526246">
        <w:rPr>
          <w:noProof/>
        </w:rPr>
        <w:drawing>
          <wp:anchor distT="0" distB="0" distL="114300" distR="114300" simplePos="0" relativeHeight="251644928" behindDoc="0" locked="0" layoutInCell="1" allowOverlap="1" wp14:anchorId="0BE8CE34" wp14:editId="7D3B58DC">
            <wp:simplePos x="0" y="0"/>
            <wp:positionH relativeFrom="margin">
              <wp:posOffset>-47625</wp:posOffset>
            </wp:positionH>
            <wp:positionV relativeFrom="paragraph">
              <wp:posOffset>184150</wp:posOffset>
            </wp:positionV>
            <wp:extent cx="2162175" cy="753110"/>
            <wp:effectExtent l="0" t="0" r="9525" b="8890"/>
            <wp:wrapThrough wrapText="bothSides">
              <wp:wrapPolygon edited="0">
                <wp:start x="0" y="0"/>
                <wp:lineTo x="0" y="21309"/>
                <wp:lineTo x="21505" y="21309"/>
                <wp:lineTo x="21505" y="0"/>
                <wp:lineTo x="0" y="0"/>
              </wp:wrapPolygon>
            </wp:wrapThrough>
            <wp:docPr id="17" name="Picture 6" descr="Resultado de imagen de djan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django pyth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17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68CCE40F" wp14:editId="17560245">
                <wp:simplePos x="0" y="0"/>
                <wp:positionH relativeFrom="column">
                  <wp:posOffset>4158615</wp:posOffset>
                </wp:positionH>
                <wp:positionV relativeFrom="paragraph">
                  <wp:posOffset>1151890</wp:posOffset>
                </wp:positionV>
                <wp:extent cx="217741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a:effectLst/>
                      </wps:spPr>
                      <wps:txbx>
                        <w:txbxContent>
                          <w:p w14:paraId="062EC0FC" w14:textId="77777777" w:rsidR="00305B67" w:rsidRPr="00F46234" w:rsidRDefault="00305B67" w:rsidP="00FD45C6">
                            <w:pPr>
                              <w:pStyle w:val="Descripcin"/>
                              <w:rPr>
                                <w:rFonts w:eastAsia="Times New Roman"/>
                                <w:noProof/>
                                <w:sz w:val="24"/>
                                <w:lang w:eastAsia="es-ES"/>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9</w:t>
                            </w:r>
                            <w:r w:rsidR="00C7755D">
                              <w:rPr>
                                <w:noProof/>
                              </w:rPr>
                              <w:fldChar w:fldCharType="end"/>
                            </w:r>
                            <w:r>
                              <w:t xml:space="preserve"> </w:t>
                            </w:r>
                            <w:proofErr w:type="gramStart"/>
                            <w:r>
                              <w:t>Express.js  logo</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CE40F" id="Text Box 27" o:spid="_x0000_s1030" type="#_x0000_t202" style="position:absolute;left:0;text-align:left;margin-left:327.45pt;margin-top:90.7pt;width:171.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" stroked="f">
                <v:textbox style="mso-fit-shape-to-text:t" inset="0,0,0,0">
                  <w:txbxContent>
                    <w:p w14:paraId="062EC0FC" w14:textId="77777777" w:rsidR="00305B67" w:rsidRPr="00F46234" w:rsidRDefault="00305B67" w:rsidP="00FD45C6">
                      <w:pPr>
                        <w:pStyle w:val="Descripcin"/>
                        <w:rPr>
                          <w:rFonts w:eastAsia="Times New Roman"/>
                          <w:noProof/>
                          <w:sz w:val="24"/>
                          <w:lang w:eastAsia="es-ES"/>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r>
                        <w:t xml:space="preserve"> Express.js  logo</w:t>
                      </w:r>
                    </w:p>
                  </w:txbxContent>
                </v:textbox>
                <w10:wrap type="through"/>
              </v:shape>
            </w:pict>
          </mc:Fallback>
        </mc:AlternateContent>
      </w:r>
      <w:r w:rsidR="00526246">
        <w:rPr>
          <w:noProof/>
        </w:rPr>
        <w:drawing>
          <wp:anchor distT="0" distB="0" distL="114300" distR="114300" simplePos="0" relativeHeight="251642880" behindDoc="0" locked="0" layoutInCell="1" allowOverlap="1" wp14:anchorId="59A1DD58" wp14:editId="31B54F5D">
            <wp:simplePos x="0" y="0"/>
            <wp:positionH relativeFrom="margin">
              <wp:posOffset>4158615</wp:posOffset>
            </wp:positionH>
            <wp:positionV relativeFrom="paragraph">
              <wp:posOffset>10795</wp:posOffset>
            </wp:positionV>
            <wp:extent cx="2177415" cy="1083945"/>
            <wp:effectExtent l="0" t="0" r="0" b="1905"/>
            <wp:wrapThrough wrapText="bothSides">
              <wp:wrapPolygon edited="0">
                <wp:start x="0" y="0"/>
                <wp:lineTo x="0" y="21258"/>
                <wp:lineTo x="21354" y="21258"/>
                <wp:lineTo x="21354" y="0"/>
                <wp:lineTo x="0" y="0"/>
              </wp:wrapPolygon>
            </wp:wrapThrough>
            <wp:docPr id="18" name="Picture 4" descr="Resultado de imagen de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express j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741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3A193" w14:textId="77777777" w:rsidR="00526246" w:rsidRDefault="00526246" w:rsidP="00526246">
      <w:pPr>
        <w:pStyle w:val="Prrafodelista"/>
        <w:ind w:left="1080"/>
        <w:rPr>
          <w:noProof/>
          <w:lang w:val="es-ES_tradnl"/>
        </w:rPr>
      </w:pPr>
    </w:p>
    <w:p w14:paraId="3E6A6CB4" w14:textId="77777777" w:rsidR="00526246" w:rsidRDefault="00526246" w:rsidP="00526246">
      <w:pPr>
        <w:pStyle w:val="Prrafodelista"/>
        <w:ind w:left="1080"/>
        <w:rPr>
          <w:noProof/>
          <w:lang w:val="es-ES_tradnl"/>
        </w:rPr>
      </w:pPr>
    </w:p>
    <w:p w14:paraId="13D9093D" w14:textId="77777777" w:rsidR="00526246" w:rsidRDefault="00526246" w:rsidP="00526246">
      <w:pPr>
        <w:pStyle w:val="Prrafodelista"/>
        <w:ind w:left="1080"/>
        <w:rPr>
          <w:noProof/>
          <w:lang w:val="es-ES_tradnl"/>
        </w:rPr>
      </w:pPr>
    </w:p>
    <w:p w14:paraId="08442675" w14:textId="77777777" w:rsidR="00526246" w:rsidRDefault="00526246" w:rsidP="00526246">
      <w:pPr>
        <w:pStyle w:val="Prrafodelista"/>
        <w:ind w:left="1080"/>
        <w:rPr>
          <w:noProof/>
          <w:lang w:val="es-ES_tradnl"/>
        </w:rPr>
      </w:pPr>
    </w:p>
    <w:p w14:paraId="3983F9F2" w14:textId="77777777" w:rsidR="00526246" w:rsidRDefault="00526246" w:rsidP="00526246">
      <w:pPr>
        <w:pStyle w:val="Prrafodelista"/>
        <w:ind w:left="1080"/>
        <w:rPr>
          <w:noProof/>
          <w:lang w:val="es-ES_tradnl"/>
        </w:rPr>
      </w:pPr>
    </w:p>
    <w:p w14:paraId="17188F89" w14:textId="77777777" w:rsidR="00526246" w:rsidRDefault="00526246" w:rsidP="00526246">
      <w:pPr>
        <w:pStyle w:val="Prrafodelista"/>
        <w:ind w:left="1080"/>
        <w:rPr>
          <w:noProof/>
          <w:lang w:val="es-ES_tradnl"/>
        </w:rPr>
      </w:pPr>
    </w:p>
    <w:p w14:paraId="24472D59" w14:textId="77777777" w:rsidR="00526246" w:rsidRDefault="00526246" w:rsidP="00526246">
      <w:pPr>
        <w:pStyle w:val="Prrafodelista"/>
        <w:ind w:left="1080"/>
        <w:rPr>
          <w:noProof/>
          <w:lang w:val="es-ES_tradnl"/>
        </w:rPr>
      </w:pPr>
      <w:r>
        <w:rPr>
          <w:noProof/>
          <w:lang w:val="es-ES_tradnl"/>
        </w:rPr>
        <w:t xml:space="preserve">Los servidores REST existen para cualquier tipo de tecnologia, cada uno defiende su modelo. En especial vamos a destacar dos tecnologias: </w:t>
      </w:r>
      <w:r w:rsidRPr="006520E1">
        <w:rPr>
          <w:b/>
          <w:noProof/>
          <w:lang w:val="es-ES_tradnl"/>
        </w:rPr>
        <w:t>ExpressJS</w:t>
      </w:r>
      <w:r>
        <w:rPr>
          <w:noProof/>
          <w:lang w:val="es-ES_tradnl"/>
        </w:rPr>
        <w:t xml:space="preserve"> es un servidor WEB MVC implentado en JavaScript. Este servidor es muy flexible ya que se puede adaptar como Servidor REST para lanzar aplicaciones web SAP. Spring REST es un servidor REST muy potente implementado en Java, es muy estricto con su implementación. Pero tiene unas funcionalidades y extensiones muy potentes. Django es el mellizo de expressJS implementado en python. Es agil y habil sirve para realizar aplicaciones MVC como para realizar servicios REST.</w:t>
      </w:r>
    </w:p>
    <w:p w14:paraId="59A37A1C" w14:textId="77777777" w:rsidR="00526246" w:rsidRDefault="00526246" w:rsidP="00526246">
      <w:pPr>
        <w:pStyle w:val="Prrafodelista"/>
        <w:ind w:left="1080"/>
        <w:rPr>
          <w:noProof/>
          <w:lang w:val="es-ES_tradnl"/>
        </w:rPr>
      </w:pPr>
    </w:p>
    <w:p w14:paraId="6F9068A6" w14:textId="77777777" w:rsidR="00526246" w:rsidRDefault="00526246" w:rsidP="00526246">
      <w:pPr>
        <w:pStyle w:val="Prrafodelista"/>
        <w:ind w:left="1080"/>
        <w:rPr>
          <w:noProof/>
          <w:lang w:val="es-ES_tradnl"/>
        </w:rPr>
      </w:pPr>
      <w:r>
        <w:rPr>
          <w:noProof/>
          <w:lang w:val="es-ES_tradnl"/>
        </w:rPr>
        <w:t xml:space="preserve">Cuando se tiene uno o varios servidores que proporcionan la informacion y los codigos. Se debe de utilizar un framework MVC que gestione todo el computo en el cliente. Para la </w:t>
      </w:r>
      <w:r w:rsidRPr="00605E8A">
        <w:rPr>
          <w:b/>
          <w:noProof/>
          <w:lang w:val="es-ES_tradnl"/>
        </w:rPr>
        <w:t>realización de la parte cliente</w:t>
      </w:r>
      <w:r>
        <w:rPr>
          <w:noProof/>
          <w:lang w:val="es-ES_tradnl"/>
        </w:rPr>
        <w:t xml:space="preserve"> podemos escoger entre un sinfín de tecnologias (debido al auge de estos tiempos). El autor citara los tres grandes pilares de esta tecnologia:</w:t>
      </w:r>
    </w:p>
    <w:p w14:paraId="120B9867" w14:textId="77777777" w:rsidR="00526246" w:rsidRDefault="00526246" w:rsidP="00526246">
      <w:pPr>
        <w:pStyle w:val="Prrafodelista"/>
        <w:ind w:left="1080"/>
        <w:rPr>
          <w:lang w:val="es-ES_tradnl"/>
        </w:rPr>
      </w:pPr>
    </w:p>
    <w:p w14:paraId="61E250B4" w14:textId="77777777" w:rsidR="00526246" w:rsidRDefault="00526246" w:rsidP="00526246">
      <w:pPr>
        <w:pStyle w:val="Prrafodelista"/>
        <w:ind w:left="1080"/>
      </w:pPr>
      <w:r w:rsidRPr="004E175D">
        <w:t xml:space="preserve">  </w:t>
      </w:r>
    </w:p>
    <w:p w14:paraId="423EE674" w14:textId="77777777" w:rsidR="00526246" w:rsidRDefault="00526246" w:rsidP="00526246">
      <w:pPr>
        <w:pStyle w:val="Prrafodelista"/>
        <w:ind w:left="1080"/>
      </w:pPr>
    </w:p>
    <w:p w14:paraId="021BBA8C" w14:textId="77777777" w:rsidR="00526246" w:rsidRDefault="00FD45C6" w:rsidP="00526246">
      <w:pPr>
        <w:pStyle w:val="Prrafodelista"/>
        <w:ind w:left="1080"/>
      </w:pPr>
      <w:r>
        <w:rPr>
          <w:noProof/>
        </w:rPr>
        <mc:AlternateContent>
          <mc:Choice Requires="wps">
            <w:drawing>
              <wp:anchor distT="0" distB="0" distL="114300" distR="114300" simplePos="0" relativeHeight="251677696" behindDoc="0" locked="0" layoutInCell="1" allowOverlap="1" wp14:anchorId="13B266D3" wp14:editId="3E1F5D6E">
                <wp:simplePos x="0" y="0"/>
                <wp:positionH relativeFrom="column">
                  <wp:posOffset>4287520</wp:posOffset>
                </wp:positionH>
                <wp:positionV relativeFrom="paragraph">
                  <wp:posOffset>1485265</wp:posOffset>
                </wp:positionV>
                <wp:extent cx="147256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14:paraId="19A6E5AA" w14:textId="77777777" w:rsidR="00305B67" w:rsidRPr="00E352D4" w:rsidRDefault="00305B67" w:rsidP="00FD45C6">
                            <w:pPr>
                              <w:pStyle w:val="Descripcin"/>
                              <w:rPr>
                                <w:rFonts w:eastAsia="Times New Roman"/>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10</w:t>
                            </w:r>
                            <w:r w:rsidR="00C7755D">
                              <w:rPr>
                                <w:noProof/>
                              </w:rPr>
                              <w:fldChar w:fldCharType="end"/>
                            </w:r>
                            <w:r>
                              <w:t xml:space="preserve">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266D3" id="Text Box 29" o:spid="_x0000_s1031" type="#_x0000_t202" style="position:absolute;left:0;text-align:left;margin-left:337.6pt;margin-top:116.95pt;width:115.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UqNAIAAHQ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" stroked="f">
                <v:textbox style="mso-fit-shape-to-text:t" inset="0,0,0,0">
                  <w:txbxContent>
                    <w:p w14:paraId="19A6E5AA" w14:textId="77777777" w:rsidR="00305B67" w:rsidRPr="00E352D4"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10</w:t>
                      </w:r>
                      <w:r>
                        <w:rPr>
                          <w:noProof/>
                        </w:rPr>
                        <w:fldChar w:fldCharType="end"/>
                      </w:r>
                      <w:r>
                        <w:t xml:space="preserve"> React.js Logo</w:t>
                      </w:r>
                    </w:p>
                  </w:txbxContent>
                </v:textbox>
                <w10:wrap type="through"/>
              </v:shape>
            </w:pict>
          </mc:Fallback>
        </mc:AlternateContent>
      </w:r>
      <w:r w:rsidR="00526246">
        <w:rPr>
          <w:noProof/>
        </w:rPr>
        <w:drawing>
          <wp:anchor distT="0" distB="0" distL="114300" distR="114300" simplePos="0" relativeHeight="251646976" behindDoc="0" locked="0" layoutInCell="1" allowOverlap="1" wp14:anchorId="54502851" wp14:editId="22277FB9">
            <wp:simplePos x="0" y="0"/>
            <wp:positionH relativeFrom="margin">
              <wp:align>right</wp:align>
            </wp:positionH>
            <wp:positionV relativeFrom="paragraph">
              <wp:posOffset>8890</wp:posOffset>
            </wp:positionV>
            <wp:extent cx="1472565" cy="1419225"/>
            <wp:effectExtent l="0" t="0" r="0" b="0"/>
            <wp:wrapThrough wrapText="bothSides">
              <wp:wrapPolygon edited="0">
                <wp:start x="0" y="0"/>
                <wp:lineTo x="6147" y="4639"/>
                <wp:lineTo x="4471" y="7538"/>
                <wp:lineTo x="4471" y="9278"/>
                <wp:lineTo x="6986" y="13917"/>
                <wp:lineTo x="1956" y="14497"/>
                <wp:lineTo x="1118" y="15077"/>
                <wp:lineTo x="1118" y="20005"/>
                <wp:lineTo x="1677" y="20295"/>
                <wp:lineTo x="4471" y="20875"/>
                <wp:lineTo x="20119" y="20875"/>
                <wp:lineTo x="20119" y="16526"/>
                <wp:lineTo x="18722" y="15077"/>
                <wp:lineTo x="15089" y="13917"/>
                <wp:lineTo x="17884" y="8988"/>
                <wp:lineTo x="15928" y="2609"/>
                <wp:lineTo x="13413" y="2030"/>
                <wp:lineTo x="838" y="0"/>
                <wp:lineTo x="0" y="0"/>
              </wp:wrapPolygon>
            </wp:wrapThrough>
            <wp:docPr id="19" name="Picture 8" descr="Resultado de imagen de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act.j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25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05B9CF2" wp14:editId="35A0C75B">
                <wp:simplePos x="0" y="0"/>
                <wp:positionH relativeFrom="column">
                  <wp:posOffset>963295</wp:posOffset>
                </wp:positionH>
                <wp:positionV relativeFrom="paragraph">
                  <wp:posOffset>1446530</wp:posOffset>
                </wp:positionV>
                <wp:extent cx="1270635"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1270635" cy="635"/>
                        </a:xfrm>
                        <a:prstGeom prst="rect">
                          <a:avLst/>
                        </a:prstGeom>
                        <a:solidFill>
                          <a:prstClr val="white"/>
                        </a:solidFill>
                        <a:ln>
                          <a:noFill/>
                        </a:ln>
                        <a:effectLst/>
                      </wps:spPr>
                      <wps:txbx>
                        <w:txbxContent>
                          <w:p w14:paraId="58EAF366" w14:textId="77777777" w:rsidR="00305B67" w:rsidRPr="0027409A" w:rsidRDefault="00305B67" w:rsidP="00FD45C6">
                            <w:pPr>
                              <w:pStyle w:val="Descripcin"/>
                              <w:rPr>
                                <w:rFonts w:eastAsia="Times New Roman"/>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11</w:t>
                            </w:r>
                            <w:r w:rsidR="00C7755D">
                              <w:rPr>
                                <w:noProof/>
                              </w:rPr>
                              <w:fldChar w:fldCharType="end"/>
                            </w:r>
                            <w:r>
                              <w:t xml:space="preserve"> Angular.js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B9CF2" id="Text Box 28" o:spid="_x0000_s1032" type="#_x0000_t202" style="position:absolute;left:0;text-align:left;margin-left:75.85pt;margin-top:113.9pt;width:100.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" stroked="f">
                <v:textbox style="mso-fit-shape-to-text:t" inset="0,0,0,0">
                  <w:txbxContent>
                    <w:p w14:paraId="58EAF366" w14:textId="77777777" w:rsidR="00305B67" w:rsidRPr="0027409A"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r>
                        <w:t xml:space="preserve"> Angular.js Logo</w:t>
                      </w:r>
                    </w:p>
                  </w:txbxContent>
                </v:textbox>
                <w10:wrap type="through"/>
              </v:shape>
            </w:pict>
          </mc:Fallback>
        </mc:AlternateContent>
      </w:r>
      <w:r w:rsidR="00526246">
        <w:rPr>
          <w:noProof/>
        </w:rPr>
        <w:drawing>
          <wp:anchor distT="0" distB="0" distL="114300" distR="114300" simplePos="0" relativeHeight="251649024" behindDoc="0" locked="0" layoutInCell="1" allowOverlap="1" wp14:anchorId="740CC6EC" wp14:editId="293835E9">
            <wp:simplePos x="0" y="0"/>
            <wp:positionH relativeFrom="column">
              <wp:posOffset>963295</wp:posOffset>
            </wp:positionH>
            <wp:positionV relativeFrom="paragraph">
              <wp:posOffset>8255</wp:posOffset>
            </wp:positionV>
            <wp:extent cx="1270635" cy="1381125"/>
            <wp:effectExtent l="0" t="0" r="5715" b="9525"/>
            <wp:wrapThrough wrapText="bothSides">
              <wp:wrapPolygon edited="0">
                <wp:start x="9391" y="596"/>
                <wp:lineTo x="0" y="4171"/>
                <wp:lineTo x="0" y="10726"/>
                <wp:lineTo x="648" y="16684"/>
                <wp:lineTo x="4858" y="20259"/>
                <wp:lineTo x="6477" y="20259"/>
                <wp:lineTo x="8420" y="21451"/>
                <wp:lineTo x="8744" y="21451"/>
                <wp:lineTo x="12306" y="21451"/>
                <wp:lineTo x="12630" y="21451"/>
                <wp:lineTo x="14897" y="20259"/>
                <wp:lineTo x="16192" y="20259"/>
                <wp:lineTo x="20726" y="16386"/>
                <wp:lineTo x="21373" y="10726"/>
                <wp:lineTo x="21373" y="4171"/>
                <wp:lineTo x="11982" y="596"/>
                <wp:lineTo x="9391" y="596"/>
              </wp:wrapPolygon>
            </wp:wrapThrough>
            <wp:docPr id="20" name="Picture 7" descr="Resultado de imagen d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Ang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6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04E7E" w14:textId="77777777" w:rsidR="00526246" w:rsidRDefault="00526246" w:rsidP="00526246">
      <w:pPr>
        <w:pStyle w:val="Prrafodelista"/>
        <w:ind w:left="1080"/>
      </w:pPr>
    </w:p>
    <w:p w14:paraId="5E603C79" w14:textId="77777777" w:rsidR="00526246" w:rsidRDefault="00526246" w:rsidP="00526246">
      <w:pPr>
        <w:pStyle w:val="Prrafodelista"/>
        <w:ind w:left="1080"/>
      </w:pPr>
    </w:p>
    <w:p w14:paraId="2CFCD2BD" w14:textId="77777777" w:rsidR="00526246" w:rsidRDefault="00526246" w:rsidP="00526246">
      <w:pPr>
        <w:pStyle w:val="Prrafodelista"/>
        <w:ind w:left="1080"/>
      </w:pPr>
    </w:p>
    <w:p w14:paraId="7A2D5BE5" w14:textId="77777777" w:rsidR="00526246" w:rsidRDefault="00526246" w:rsidP="00526246">
      <w:pPr>
        <w:pStyle w:val="Prrafodelista"/>
        <w:ind w:left="1080"/>
      </w:pPr>
    </w:p>
    <w:p w14:paraId="392B6C15" w14:textId="77777777" w:rsidR="00526246" w:rsidRDefault="00526246" w:rsidP="00526246">
      <w:pPr>
        <w:pStyle w:val="Prrafodelista"/>
        <w:ind w:left="1080"/>
      </w:pPr>
    </w:p>
    <w:p w14:paraId="51DE4043" w14:textId="77777777" w:rsidR="00526246" w:rsidRDefault="00526246" w:rsidP="00526246">
      <w:pPr>
        <w:pStyle w:val="Prrafodelista"/>
        <w:ind w:left="1080"/>
      </w:pPr>
    </w:p>
    <w:p w14:paraId="565433FD" w14:textId="77777777" w:rsidR="00526246" w:rsidRDefault="00526246" w:rsidP="00526246">
      <w:pPr>
        <w:pStyle w:val="Prrafodelista"/>
        <w:ind w:left="1080"/>
      </w:pPr>
    </w:p>
    <w:p w14:paraId="775B4F18" w14:textId="77777777" w:rsidR="00526246" w:rsidRDefault="00FD45C6" w:rsidP="00526246">
      <w:pPr>
        <w:pStyle w:val="Prrafodelista"/>
        <w:ind w:left="1080"/>
      </w:pPr>
      <w:r>
        <w:rPr>
          <w:noProof/>
        </w:rPr>
        <mc:AlternateContent>
          <mc:Choice Requires="wps">
            <w:drawing>
              <wp:anchor distT="0" distB="0" distL="114300" distR="114300" simplePos="0" relativeHeight="251679744" behindDoc="0" locked="0" layoutInCell="1" allowOverlap="1" wp14:anchorId="6C78EDF4" wp14:editId="764DA053">
                <wp:simplePos x="0" y="0"/>
                <wp:positionH relativeFrom="column">
                  <wp:posOffset>2510790</wp:posOffset>
                </wp:positionH>
                <wp:positionV relativeFrom="paragraph">
                  <wp:posOffset>1400810</wp:posOffset>
                </wp:positionV>
                <wp:extent cx="112966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129665" cy="635"/>
                        </a:xfrm>
                        <a:prstGeom prst="rect">
                          <a:avLst/>
                        </a:prstGeom>
                        <a:solidFill>
                          <a:prstClr val="white"/>
                        </a:solidFill>
                        <a:ln>
                          <a:noFill/>
                        </a:ln>
                        <a:effectLst/>
                      </wps:spPr>
                      <wps:txbx>
                        <w:txbxContent>
                          <w:p w14:paraId="35DFF604" w14:textId="77777777" w:rsidR="00305B67" w:rsidRPr="00A17DC8" w:rsidRDefault="00305B67" w:rsidP="00FD45C6">
                            <w:pPr>
                              <w:pStyle w:val="Descripcin"/>
                              <w:rPr>
                                <w:rFonts w:eastAsia="Times New Roman"/>
                                <w:noProof/>
                                <w:sz w:val="24"/>
                              </w:rPr>
                            </w:pPr>
                            <w:r>
                              <w:t xml:space="preserve">Figure </w:t>
                            </w:r>
                            <w:r w:rsidR="00C7755D">
                              <w:fldChar w:fldCharType="begin"/>
                            </w:r>
                            <w:r w:rsidR="00C7755D">
                              <w:instrText xml:space="preserve"> STYLEREF 1 \s </w:instrText>
                            </w:r>
                            <w:r w:rsidR="00C7755D">
                              <w:fldChar w:fldCharType="separate"/>
                            </w:r>
                            <w:r>
                              <w:rPr>
                                <w:noProof/>
                              </w:rPr>
                              <w:t>5</w:t>
                            </w:r>
                            <w:r w:rsidR="00C7755D">
                              <w:rPr>
                                <w:noProof/>
                              </w:rPr>
                              <w:fldChar w:fldCharType="end"/>
                            </w:r>
                            <w:r>
                              <w:noBreakHyphen/>
                            </w:r>
                            <w:r w:rsidR="00C7755D">
                              <w:fldChar w:fldCharType="begin"/>
                            </w:r>
                            <w:r w:rsidR="00C7755D">
                              <w:instrText xml:space="preserve"> SEQ Figure \* ARABIC \s 1 </w:instrText>
                            </w:r>
                            <w:r w:rsidR="00C7755D">
                              <w:fldChar w:fldCharType="separate"/>
                            </w:r>
                            <w:r>
                              <w:rPr>
                                <w:noProof/>
                              </w:rPr>
                              <w:t>12</w:t>
                            </w:r>
                            <w:r w:rsidR="00C7755D">
                              <w:rPr>
                                <w:noProof/>
                              </w:rPr>
                              <w:fldChar w:fldCharType="end"/>
                            </w:r>
                            <w:r>
                              <w:t xml:space="preserve"> Vue.js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8EDF4" id="Text Box 30" o:spid="_x0000_s1033" type="#_x0000_t202" style="position:absolute;left:0;text-align:left;margin-left:197.7pt;margin-top:110.3pt;width:88.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QNAIAAHQ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" stroked="f">
                <v:textbox style="mso-fit-shape-to-text:t" inset="0,0,0,0">
                  <w:txbxContent>
                    <w:p w14:paraId="35DFF604" w14:textId="77777777" w:rsidR="00305B67" w:rsidRPr="00A17DC8"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12</w:t>
                      </w:r>
                      <w:r>
                        <w:rPr>
                          <w:noProof/>
                        </w:rPr>
                        <w:fldChar w:fldCharType="end"/>
                      </w:r>
                      <w:r>
                        <w:t xml:space="preserve"> Vue.js Logo</w:t>
                      </w:r>
                    </w:p>
                  </w:txbxContent>
                </v:textbox>
                <w10:wrap type="through"/>
              </v:shape>
            </w:pict>
          </mc:Fallback>
        </mc:AlternateContent>
      </w:r>
      <w:r w:rsidR="00526246">
        <w:rPr>
          <w:noProof/>
        </w:rPr>
        <w:drawing>
          <wp:anchor distT="0" distB="0" distL="114300" distR="114300" simplePos="0" relativeHeight="251651072" behindDoc="0" locked="0" layoutInCell="1" allowOverlap="1" wp14:anchorId="1B0C8591" wp14:editId="4A6CD76E">
            <wp:simplePos x="0" y="0"/>
            <wp:positionH relativeFrom="column">
              <wp:posOffset>2510790</wp:posOffset>
            </wp:positionH>
            <wp:positionV relativeFrom="paragraph">
              <wp:posOffset>10160</wp:posOffset>
            </wp:positionV>
            <wp:extent cx="1129665" cy="1333500"/>
            <wp:effectExtent l="0" t="0" r="0" b="0"/>
            <wp:wrapThrough wrapText="bothSides">
              <wp:wrapPolygon edited="0">
                <wp:start x="0" y="0"/>
                <wp:lineTo x="0" y="21291"/>
                <wp:lineTo x="21126" y="21291"/>
                <wp:lineTo x="21126" y="0"/>
                <wp:lineTo x="0" y="0"/>
              </wp:wrapPolygon>
            </wp:wrapThrough>
            <wp:docPr id="21" name="Picture 9" descr="Resultado de imagen de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Vue.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96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631ED" w14:textId="77777777" w:rsidR="00526246" w:rsidRDefault="00526246" w:rsidP="00526246">
      <w:pPr>
        <w:pStyle w:val="Prrafodelista"/>
        <w:ind w:left="1080"/>
      </w:pPr>
    </w:p>
    <w:p w14:paraId="73E5FB48" w14:textId="77777777" w:rsidR="00526246" w:rsidRDefault="00526246" w:rsidP="00526246">
      <w:pPr>
        <w:pStyle w:val="Prrafodelista"/>
        <w:ind w:left="1080"/>
      </w:pPr>
    </w:p>
    <w:p w14:paraId="58E5DD1C" w14:textId="77777777" w:rsidR="00526246" w:rsidRDefault="00526246" w:rsidP="00526246">
      <w:pPr>
        <w:pStyle w:val="Prrafodelista"/>
        <w:ind w:left="1080"/>
      </w:pPr>
    </w:p>
    <w:p w14:paraId="05606101" w14:textId="77777777" w:rsidR="00526246" w:rsidRDefault="00526246" w:rsidP="00526246">
      <w:pPr>
        <w:pStyle w:val="Prrafodelista"/>
        <w:ind w:left="1080"/>
      </w:pPr>
    </w:p>
    <w:p w14:paraId="5D761111" w14:textId="77777777" w:rsidR="00526246" w:rsidRDefault="00526246" w:rsidP="00526246">
      <w:pPr>
        <w:pStyle w:val="Prrafodelista"/>
        <w:ind w:left="1080"/>
      </w:pPr>
    </w:p>
    <w:p w14:paraId="1579B1BD" w14:textId="77777777" w:rsidR="00526246" w:rsidRDefault="00526246" w:rsidP="00526246">
      <w:pPr>
        <w:pStyle w:val="Prrafodelista"/>
        <w:ind w:left="1080"/>
      </w:pPr>
    </w:p>
    <w:p w14:paraId="78A45D19" w14:textId="77777777" w:rsidR="00526246" w:rsidRDefault="00526246" w:rsidP="00526246">
      <w:pPr>
        <w:pStyle w:val="Prrafodelista"/>
        <w:ind w:left="1080"/>
      </w:pPr>
    </w:p>
    <w:p w14:paraId="5494862F" w14:textId="77777777" w:rsidR="00526246" w:rsidRDefault="00526246" w:rsidP="00526246">
      <w:pPr>
        <w:pStyle w:val="Prrafodelista"/>
        <w:ind w:left="1080"/>
        <w:rPr>
          <w:lang w:val="es-ES_tradnl"/>
        </w:rPr>
      </w:pPr>
      <w:r w:rsidRPr="004E175D">
        <w:rPr>
          <w:lang w:val="es-ES_tradnl"/>
        </w:rPr>
        <w:t xml:space="preserve">Todas estas tecnologías son tecnologías implementadas en JavaScript y son ejecutas por el navegador cliente. </w:t>
      </w:r>
      <w:r>
        <w:rPr>
          <w:lang w:val="es-ES_tradnl"/>
        </w:rPr>
        <w:t xml:space="preserve">Cada una tiene una visión diferente de la implementación de una MPA. Angular es un </w:t>
      </w:r>
      <w:proofErr w:type="spellStart"/>
      <w:r>
        <w:rPr>
          <w:lang w:val="es-ES_tradnl"/>
        </w:rPr>
        <w:t>framework</w:t>
      </w:r>
      <w:proofErr w:type="spellEnd"/>
      <w:r>
        <w:rPr>
          <w:lang w:val="es-ES_tradnl"/>
        </w:rPr>
        <w:t xml:space="preserve"> desarrollado por google que se basa en la actualización del modelo habitual de MVC, pero orientado a paginas MPA. </w:t>
      </w:r>
      <w:proofErr w:type="spellStart"/>
      <w:r>
        <w:rPr>
          <w:lang w:val="es-ES_tradnl"/>
        </w:rPr>
        <w:t>React</w:t>
      </w:r>
      <w:proofErr w:type="spellEnd"/>
      <w:r>
        <w:rPr>
          <w:lang w:val="es-ES_tradnl"/>
        </w:rPr>
        <w:t xml:space="preserve"> es un </w:t>
      </w:r>
      <w:proofErr w:type="spellStart"/>
      <w:r>
        <w:rPr>
          <w:lang w:val="es-ES_tradnl"/>
        </w:rPr>
        <w:t>framework</w:t>
      </w:r>
      <w:proofErr w:type="spellEnd"/>
      <w:r>
        <w:rPr>
          <w:lang w:val="es-ES_tradnl"/>
        </w:rPr>
        <w:t xml:space="preserve"> desarrollado por Facebook siguiendo un modelo de componentes. Por ultimo </w:t>
      </w:r>
      <w:proofErr w:type="spellStart"/>
      <w:r>
        <w:rPr>
          <w:lang w:val="es-ES_tradnl"/>
        </w:rPr>
        <w:t>Vue</w:t>
      </w:r>
      <w:proofErr w:type="spellEnd"/>
      <w:r>
        <w:rPr>
          <w:lang w:val="es-ES_tradnl"/>
        </w:rPr>
        <w:t xml:space="preserve"> es un MVVM, es un </w:t>
      </w:r>
      <w:proofErr w:type="spellStart"/>
      <w:r>
        <w:rPr>
          <w:lang w:val="es-ES_tradnl"/>
        </w:rPr>
        <w:t>framework</w:t>
      </w:r>
      <w:proofErr w:type="spellEnd"/>
      <w:r>
        <w:rPr>
          <w:lang w:val="es-ES_tradnl"/>
        </w:rPr>
        <w:t xml:space="preserve"> relativamente nuevo e integra las cualidades de los dos anteriores.</w:t>
      </w:r>
    </w:p>
    <w:p w14:paraId="60ECADE3" w14:textId="77777777" w:rsidR="00526246" w:rsidRDefault="00526246" w:rsidP="00526246">
      <w:pPr>
        <w:rPr>
          <w:lang w:val="es-ES_tradnl"/>
        </w:rPr>
      </w:pPr>
      <w:r>
        <w:rPr>
          <w:lang w:val="es-ES_tradnl"/>
        </w:rPr>
        <w:t>A continuación, se va a citar la solución del autor sobre la selección de alternativas para la elección de la aplicación web:</w:t>
      </w:r>
    </w:p>
    <w:p w14:paraId="72D7BE1F" w14:textId="77777777" w:rsidR="00526246" w:rsidRDefault="00526246" w:rsidP="00526246">
      <w:pPr>
        <w:pStyle w:val="Cita"/>
        <w:rPr>
          <w:lang w:val="es-ES_tradnl"/>
        </w:rPr>
      </w:pPr>
      <w:r>
        <w:rPr>
          <w:lang w:val="es-ES_tradnl"/>
        </w:rPr>
        <w:t xml:space="preserve">Para la selección de la </w:t>
      </w:r>
      <w:r w:rsidRPr="00325139">
        <w:rPr>
          <w:b/>
          <w:lang w:val="es-ES_tradnl"/>
        </w:rPr>
        <w:t>aplicación web</w:t>
      </w:r>
      <w:r>
        <w:rPr>
          <w:lang w:val="es-ES_tradnl"/>
        </w:rPr>
        <w:t xml:space="preserve">, se va a utilizar un modelo </w:t>
      </w:r>
      <w:r w:rsidRPr="00325139">
        <w:rPr>
          <w:b/>
          <w:lang w:val="es-ES_tradnl"/>
        </w:rPr>
        <w:t xml:space="preserve">Single Page </w:t>
      </w:r>
      <w:proofErr w:type="spellStart"/>
      <w:r w:rsidRPr="00325139">
        <w:rPr>
          <w:b/>
          <w:lang w:val="es-ES_tradnl"/>
        </w:rPr>
        <w:t>aplication</w:t>
      </w:r>
      <w:proofErr w:type="spellEnd"/>
      <w:r w:rsidRPr="00325139">
        <w:rPr>
          <w:b/>
          <w:lang w:val="es-ES_tradnl"/>
        </w:rPr>
        <w:t xml:space="preserve"> (SAP).</w:t>
      </w:r>
      <w:r>
        <w:rPr>
          <w:lang w:val="es-ES_tradnl"/>
        </w:rPr>
        <w:t xml:space="preserve"> Este modelo es interesante para el proyecto UniApi ya que realiza una sub división en la aplicación web entre la APP-Web y el negocio. Por ello se utilizará un servidor web básico basado en Express.JS</w:t>
      </w:r>
      <w:r w:rsidRPr="00325139">
        <w:rPr>
          <w:b/>
          <w:lang w:val="es-ES_tradnl"/>
        </w:rPr>
        <w:t xml:space="preserve"> </w:t>
      </w:r>
      <w:r>
        <w:rPr>
          <w:lang w:val="es-ES_tradnl"/>
        </w:rPr>
        <w:t xml:space="preserve">debido a su simplicidad. Que inyectara el </w:t>
      </w:r>
      <w:proofErr w:type="spellStart"/>
      <w:r>
        <w:rPr>
          <w:lang w:val="es-ES_tradnl"/>
        </w:rPr>
        <w:t>framework</w:t>
      </w:r>
      <w:proofErr w:type="spellEnd"/>
      <w:r>
        <w:rPr>
          <w:lang w:val="es-ES_tradnl"/>
        </w:rPr>
        <w:t xml:space="preserve"> </w:t>
      </w:r>
      <w:r w:rsidRPr="00325139">
        <w:rPr>
          <w:b/>
          <w:lang w:val="es-ES_tradnl"/>
        </w:rPr>
        <w:t>Angular.js</w:t>
      </w:r>
      <w:r>
        <w:rPr>
          <w:lang w:val="es-ES_tradnl"/>
        </w:rPr>
        <w:t xml:space="preserve">. </w:t>
      </w:r>
      <w:r>
        <w:rPr>
          <w:lang w:val="es-ES_tradnl"/>
        </w:rPr>
        <w:br/>
      </w:r>
      <w:r>
        <w:rPr>
          <w:lang w:val="es-ES_tradnl"/>
        </w:rPr>
        <w:br/>
        <w:t xml:space="preserve">Realizando la separación APP-Repositorio. </w:t>
      </w:r>
      <w:r w:rsidRPr="00325139">
        <w:rPr>
          <w:b/>
          <w:lang w:val="es-ES_tradnl"/>
        </w:rPr>
        <w:t>El repositorio</w:t>
      </w:r>
      <w:r>
        <w:rPr>
          <w:lang w:val="es-ES_tradnl"/>
        </w:rPr>
        <w:t xml:space="preserve"> solo tendrá la función única y exclusiva de realizar su propio negocio y comunicarse con las demás aplicaciones. Es por eso que el repositorio empleara un </w:t>
      </w:r>
      <w:r w:rsidRPr="00325139">
        <w:rPr>
          <w:b/>
          <w:lang w:val="es-ES_tradnl"/>
        </w:rPr>
        <w:t>servidor REST Spring</w:t>
      </w:r>
      <w:r>
        <w:rPr>
          <w:lang w:val="es-ES_tradnl"/>
        </w:rPr>
        <w:t>, que esta implementado en el mismo lenguaje que el propio repositorio. Y que será comunicado por la aplicación Angular.js para realizar las gestiones del negocio.</w:t>
      </w:r>
    </w:p>
    <w:p w14:paraId="59A5913D" w14:textId="77777777" w:rsidR="00526246" w:rsidRDefault="00526246" w:rsidP="00526246">
      <w:pPr>
        <w:rPr>
          <w:lang w:val="es-ES_tradnl"/>
        </w:rPr>
      </w:pPr>
      <w:r>
        <w:rPr>
          <w:lang w:val="es-ES_tradnl"/>
        </w:rPr>
        <w:t>Como ha descripto el autor el proyecto UniApi tendrá una implementación web basado en SAP. Esta visión genera unas ciertas mejoras y desventajas:</w:t>
      </w:r>
    </w:p>
    <w:p w14:paraId="3FC1B33E" w14:textId="77777777" w:rsidR="00526246" w:rsidRDefault="00526246" w:rsidP="00526246">
      <w:pPr>
        <w:pStyle w:val="Prrafodelista"/>
        <w:numPr>
          <w:ilvl w:val="0"/>
          <w:numId w:val="30"/>
        </w:numPr>
        <w:spacing w:after="160" w:line="259" w:lineRule="auto"/>
        <w:rPr>
          <w:lang w:val="es-ES_tradnl"/>
        </w:rPr>
      </w:pPr>
      <w:r w:rsidRPr="003D7EF7">
        <w:rPr>
          <w:b/>
          <w:lang w:val="es-ES_tradnl"/>
        </w:rPr>
        <w:lastRenderedPageBreak/>
        <w:t>Dos núcleos de ejecución</w:t>
      </w:r>
      <w:r>
        <w:rPr>
          <w:lang w:val="es-ES_tradnl"/>
        </w:rPr>
        <w:t>: App Web (lado servidor) y repositorio. Esto genera que una independencia que en caso de fallo pueda ser asumida. Así como la replicación exitosa de estos elementos.</w:t>
      </w:r>
    </w:p>
    <w:p w14:paraId="05062273" w14:textId="77777777" w:rsidR="00526246" w:rsidRDefault="00526246" w:rsidP="00526246">
      <w:pPr>
        <w:pStyle w:val="Prrafodelista"/>
        <w:numPr>
          <w:ilvl w:val="0"/>
          <w:numId w:val="30"/>
        </w:numPr>
        <w:spacing w:after="160" w:line="259" w:lineRule="auto"/>
        <w:rPr>
          <w:lang w:val="es-ES_tradnl"/>
        </w:rPr>
      </w:pPr>
      <w:r w:rsidRPr="00643CC4">
        <w:rPr>
          <w:b/>
          <w:lang w:val="es-ES_tradnl"/>
        </w:rPr>
        <w:t>Peso computacional</w:t>
      </w:r>
      <w:r>
        <w:rPr>
          <w:lang w:val="es-ES_tradnl"/>
        </w:rPr>
        <w:t xml:space="preserve">: La parte servidor ejecutara justo lo necesario para realizar el servicio. Esto favorece mucho en un sistema como </w:t>
      </w:r>
      <w:r w:rsidRPr="00643CC4">
        <w:rPr>
          <w:b/>
          <w:lang w:val="es-ES_tradnl"/>
        </w:rPr>
        <w:t>UniApi</w:t>
      </w:r>
      <w:r>
        <w:rPr>
          <w:lang w:val="es-ES_tradnl"/>
        </w:rPr>
        <w:t>, que busca ejecutarse en servidores de poco poder computacional.</w:t>
      </w:r>
    </w:p>
    <w:p w14:paraId="57644FD8" w14:textId="77777777" w:rsidR="00526246" w:rsidRDefault="00526246" w:rsidP="00526246">
      <w:pPr>
        <w:pStyle w:val="Prrafodelista"/>
        <w:numPr>
          <w:ilvl w:val="0"/>
          <w:numId w:val="30"/>
        </w:numPr>
        <w:spacing w:after="160" w:line="259" w:lineRule="auto"/>
        <w:rPr>
          <w:lang w:val="es-ES_tradnl"/>
        </w:rPr>
      </w:pPr>
      <w:r>
        <w:rPr>
          <w:b/>
          <w:lang w:val="es-ES_tradnl"/>
        </w:rPr>
        <w:t>Posibles mejoras</w:t>
      </w:r>
      <w:r w:rsidRPr="00643CC4">
        <w:rPr>
          <w:lang w:val="es-ES_tradnl"/>
        </w:rPr>
        <w:t>:</w:t>
      </w:r>
      <w:r>
        <w:rPr>
          <w:lang w:val="es-ES_tradnl"/>
        </w:rPr>
        <w:t xml:space="preserve"> Todas las posibles mejoras y ampliaciones se realizarán de forma independiente. Pudiendo mejorar un núcleo sin tener que modificar el otro.</w:t>
      </w:r>
    </w:p>
    <w:p w14:paraId="3E5808E8" w14:textId="77777777" w:rsidR="00526246" w:rsidRDefault="00526246" w:rsidP="00526246">
      <w:pPr>
        <w:pStyle w:val="Prrafodelista"/>
        <w:numPr>
          <w:ilvl w:val="0"/>
          <w:numId w:val="30"/>
        </w:numPr>
        <w:spacing w:after="160" w:line="259" w:lineRule="auto"/>
        <w:rPr>
          <w:lang w:val="es-ES_tradnl"/>
        </w:rPr>
      </w:pPr>
      <w:r>
        <w:rPr>
          <w:b/>
          <w:lang w:val="es-ES_tradnl"/>
        </w:rPr>
        <w:t>Fallo de seguridad (Desventaja)</w:t>
      </w:r>
      <w:r w:rsidRPr="00643CC4">
        <w:rPr>
          <w:lang w:val="es-ES_tradnl"/>
        </w:rPr>
        <w:t>:</w:t>
      </w:r>
      <w:r>
        <w:rPr>
          <w:lang w:val="es-ES_tradnl"/>
        </w:rPr>
        <w:t xml:space="preserve"> El código de negocio es ubicado en el cliente de manera transparente.</w:t>
      </w:r>
    </w:p>
    <w:p w14:paraId="525A7449" w14:textId="77777777" w:rsidR="00526246" w:rsidRPr="00526246" w:rsidRDefault="00526246" w:rsidP="00526246"/>
    <w:p w14:paraId="732C03B6" w14:textId="77777777" w:rsidR="00952425" w:rsidRDefault="00526246" w:rsidP="00952425">
      <w:pPr>
        <w:pStyle w:val="Ttulo2"/>
        <w:numPr>
          <w:ilvl w:val="1"/>
          <w:numId w:val="24"/>
        </w:numPr>
      </w:pPr>
      <w:bookmarkStart w:id="91" w:name="_Toc481752005"/>
      <w:r>
        <w:t>Transferencia</w:t>
      </w:r>
      <w:r w:rsidR="00952425">
        <w:t xml:space="preserve"> de archivos:</w:t>
      </w:r>
      <w:bookmarkEnd w:id="91"/>
    </w:p>
    <w:p w14:paraId="7A974C3C" w14:textId="77777777" w:rsidR="00526246" w:rsidRDefault="00526246" w:rsidP="00526246"/>
    <w:p w14:paraId="19548206" w14:textId="77777777" w:rsidR="00442E93" w:rsidRDefault="00526246" w:rsidP="00442E93">
      <w:pPr>
        <w:ind w:firstLine="360"/>
      </w:pPr>
      <w:r>
        <w:t xml:space="preserve">Cuando un usuario quiera agregar, modificar o simplemente borrar un elemento de un proyecto en el repositorio. El repositorio tendrá que enviar múltiples archivos de alta capacidad. Es a esto lo que llamamos trasferencia de archivos. Existe múltiples tecnologías para la transferencia de archivos </w:t>
      </w:r>
      <w:commentRangeStart w:id="92"/>
      <w:r>
        <w:t>desde que se inventó internet.</w:t>
      </w:r>
      <w:commentRangeEnd w:id="92"/>
      <w:r w:rsidR="00F727E5">
        <w:rPr>
          <w:rStyle w:val="Refdecomentario"/>
        </w:rPr>
        <w:commentReference w:id="92"/>
      </w:r>
      <w:r>
        <w:t xml:space="preserve"> </w:t>
      </w:r>
    </w:p>
    <w:p w14:paraId="5A0CED21" w14:textId="77777777" w:rsidR="00526246" w:rsidRDefault="00526246" w:rsidP="00442E93">
      <w:r>
        <w:t xml:space="preserve">Estas tecnologías promueven la transferencia de datos genérica para todos los </w:t>
      </w:r>
      <w:r w:rsidR="00442E93">
        <w:t>dispositivos, independientemente</w:t>
      </w:r>
      <w:r>
        <w:t xml:space="preserve"> tanto del código como del sistema operativo. Es por eso que deberemos utilizar una tecnología de sincronización</w:t>
      </w:r>
      <w:r w:rsidR="00442E93">
        <w:t xml:space="preserve"> de archivos. Ya que,</w:t>
      </w:r>
      <w:r w:rsidR="00F24BC9">
        <w:t xml:space="preserve"> si quisiéramos implementar un medio de comunicación</w:t>
      </w:r>
      <w:r w:rsidR="00442E93">
        <w:t>,</w:t>
      </w:r>
      <w:r w:rsidR="00F24BC9">
        <w:t xml:space="preserve"> deberíamos ocuparnos de un montón de problemas</w:t>
      </w:r>
      <w:r w:rsidR="00442E93">
        <w:t xml:space="preserve"> de bajo nivel de abstracción</w:t>
      </w:r>
      <w:r w:rsidR="00F24BC9">
        <w:t>. A continuación, describiremos ciertas tecnologías. Mostraremos sus pros y sus contras, además el autor explicara la solución utilizada para el proyecto:</w:t>
      </w:r>
    </w:p>
    <w:p w14:paraId="3CF1F9BC" w14:textId="77777777" w:rsidR="00F24BC9" w:rsidRDefault="00F24BC9" w:rsidP="00F24BC9">
      <w:pPr>
        <w:pStyle w:val="Prrafodelista"/>
        <w:numPr>
          <w:ilvl w:val="0"/>
          <w:numId w:val="31"/>
        </w:numPr>
      </w:pPr>
      <w:r w:rsidRPr="00442E93">
        <w:rPr>
          <w:b/>
        </w:rPr>
        <w:t xml:space="preserve">FTP (File transfer </w:t>
      </w:r>
      <w:proofErr w:type="spellStart"/>
      <w:r w:rsidRPr="00442E93">
        <w:rPr>
          <w:b/>
        </w:rPr>
        <w:t>Protocol</w:t>
      </w:r>
      <w:proofErr w:type="spellEnd"/>
      <w:r w:rsidRPr="00442E93">
        <w:rPr>
          <w:b/>
        </w:rPr>
        <w:t>)</w:t>
      </w:r>
      <w:r>
        <w:t xml:space="preserve">: Este protocolo es un sistema de transferencia de archivos entre sistemas conectados entre sí. Ese protocolo funciona utilizando un conjunto de ordenes emitidas de cliente a servidor utilizando la tecnología SSH (Comunicación cifrada). Este protocolo facilita mucho la transferencia entre los usuarios y el repositorio, pero no está pensado para generar modificaciones automáticas de </w:t>
      </w:r>
      <w:r w:rsidR="00442E93">
        <w:t>las fuentes de datos</w:t>
      </w:r>
      <w:r>
        <w:t xml:space="preserve"> del cliente.</w:t>
      </w:r>
      <w:r>
        <w:br/>
        <w:t xml:space="preserve"> </w:t>
      </w:r>
    </w:p>
    <w:p w14:paraId="2A06669B" w14:textId="77777777" w:rsidR="00F24BC9" w:rsidRDefault="00F24BC9" w:rsidP="00F24BC9">
      <w:pPr>
        <w:pStyle w:val="Prrafodelista"/>
        <w:numPr>
          <w:ilvl w:val="0"/>
          <w:numId w:val="31"/>
        </w:numPr>
      </w:pPr>
      <w:r w:rsidRPr="00442E93">
        <w:rPr>
          <w:b/>
        </w:rPr>
        <w:t>HTTP</w:t>
      </w:r>
      <w:r>
        <w:t>: Todo el protocolo sobre el que se está montando los sistemas del proyecto, puede ser a su vez un buen método de transferencia de archivos. HTTP proporciona un método genérico de comunicación de datos que permite l</w:t>
      </w:r>
      <w:r w:rsidR="00E77120">
        <w:t>a transferencia de archivos de gran capacidad</w:t>
      </w:r>
      <w:r>
        <w:t>.</w:t>
      </w:r>
      <w:r w:rsidR="00E77120">
        <w:t xml:space="preserve"> El mayor problema de este protocolo es que hay que usar programas de compresión para mandar jerarquías completas de los programas</w:t>
      </w:r>
      <w:r w:rsidR="00442E93">
        <w:t xml:space="preserve"> y después construirlos en él emisor</w:t>
      </w:r>
      <w:r w:rsidR="00E77120">
        <w:t>.</w:t>
      </w:r>
      <w:r w:rsidR="00442E93">
        <w:t xml:space="preserve"> </w:t>
      </w:r>
      <w:r w:rsidR="00E77120">
        <w:br/>
      </w:r>
    </w:p>
    <w:p w14:paraId="529B22D2" w14:textId="77777777" w:rsidR="00E77120" w:rsidRDefault="00E77120" w:rsidP="00E77120">
      <w:pPr>
        <w:pStyle w:val="Prrafodelista"/>
        <w:numPr>
          <w:ilvl w:val="0"/>
          <w:numId w:val="31"/>
        </w:numPr>
      </w:pPr>
      <w:r w:rsidRPr="00442E93">
        <w:rPr>
          <w:b/>
        </w:rPr>
        <w:t>GIT o SVN</w:t>
      </w:r>
      <w:r w:rsidR="00F24BC9">
        <w:t>:</w:t>
      </w:r>
      <w:r>
        <w:t xml:space="preserve"> Es un control de versiones pensado para el desarrollo y mantenimiento de desarrollo software. Como tal, GIT o SVN no son programas de transferencia de archivos, sino que almacenan las modificaciones que se realizan sobre una jerarquía de archivos y luego pega los cachos. Esta tecnología se </w:t>
      </w:r>
      <w:r>
        <w:lastRenderedPageBreak/>
        <w:t>sincroniza de forma “automática” viendo si el código está en la última modificación y gestiona los cambios y la trasferencia de archivos nuevos de manera genérica y segura. La gran diferencia entre estas dos tecnologías, a parte del software es que SVN es un control de versiones centralizado, mientras que GIT es un control de versiones descentralizado.</w:t>
      </w:r>
    </w:p>
    <w:p w14:paraId="2493BC51" w14:textId="77777777" w:rsidR="00E77120" w:rsidRDefault="00E77120" w:rsidP="00E77120">
      <w:r>
        <w:t xml:space="preserve">Tras miras las siguientes soluciones </w:t>
      </w:r>
      <w:r w:rsidR="00442E93">
        <w:t>el autor ha descrito la siguiente solución para el proyecto:</w:t>
      </w:r>
    </w:p>
    <w:p w14:paraId="52AC23BA" w14:textId="77777777" w:rsidR="00442E93" w:rsidRDefault="00442E93" w:rsidP="00442E93">
      <w:pPr>
        <w:pStyle w:val="Cita"/>
      </w:pPr>
      <w:r>
        <w:t>Para la sincronización de datos con los usuarios usaremos el control de versiones GIT. GIT es ahora un protocolo muy extendido en el mundo del desarrollo. Este nos facilita la comunicación entre el servidor y los diferentes proyectos de los usuarios. Cuando el usuario quiera realizar una modificación, el software de GIT lo identificara y lo modificara en el repositorio. Es por eso que creemos que usar GIT es la mejor solución.</w:t>
      </w:r>
    </w:p>
    <w:p w14:paraId="30E3682B" w14:textId="77777777" w:rsidR="00442E93" w:rsidRDefault="00442E93" w:rsidP="00442E93">
      <w:r>
        <w:t>Como explica el autor, el uso de GIT facilitara la comunicación y en especial las modificaciones del código entre el usuario y el repositorio. Su comunicación también es genérica y probada para la comunicación entre sistemas operativos.</w:t>
      </w:r>
    </w:p>
    <w:p w14:paraId="1F200C0B" w14:textId="77777777" w:rsidR="00442E93" w:rsidRPr="00442E93" w:rsidRDefault="00442E93" w:rsidP="00442E93"/>
    <w:p w14:paraId="2B7AD458" w14:textId="77777777" w:rsidR="00952425" w:rsidRDefault="00952425" w:rsidP="00952425">
      <w:pPr>
        <w:pStyle w:val="Ttulo2"/>
        <w:numPr>
          <w:ilvl w:val="1"/>
          <w:numId w:val="24"/>
        </w:numPr>
      </w:pPr>
      <w:bookmarkStart w:id="93" w:name="_Toc481752006"/>
      <w:r>
        <w:t>Ejecución de proyectos:</w:t>
      </w:r>
      <w:bookmarkEnd w:id="93"/>
      <w:r w:rsidR="00135530">
        <w:br/>
      </w:r>
    </w:p>
    <w:p w14:paraId="2230FF59" w14:textId="77777777" w:rsidR="00135530" w:rsidRDefault="008B2C81" w:rsidP="00135530">
      <w:r>
        <w:t xml:space="preserve">La ejecución de proyectos es la ejecución de los diversos proyectos que se encuentran en el proyecto </w:t>
      </w:r>
      <w:proofErr w:type="spellStart"/>
      <w:r w:rsidRPr="008B2C81">
        <w:rPr>
          <w:b/>
        </w:rPr>
        <w:t>UniApi</w:t>
      </w:r>
      <w:proofErr w:type="spellEnd"/>
      <w:r>
        <w:rPr>
          <w:b/>
        </w:rPr>
        <w:t>.</w:t>
      </w:r>
      <w:r>
        <w:t xml:space="preserve"> </w:t>
      </w:r>
      <w:commentRangeStart w:id="94"/>
      <w:r>
        <w:t>Para esta parte de la aplicación no existe muchas tecnologías que solucionen el problema de realizar ejecuciones de carácter genéricas</w:t>
      </w:r>
      <w:commentRangeEnd w:id="94"/>
      <w:r w:rsidR="001727CA">
        <w:rPr>
          <w:rStyle w:val="Refdecomentario"/>
        </w:rPr>
        <w:commentReference w:id="94"/>
      </w:r>
      <w:r>
        <w:t>. Es por eso que el autor ha decidido esto:</w:t>
      </w:r>
    </w:p>
    <w:p w14:paraId="4CC0C8D5" w14:textId="77777777" w:rsidR="008B2C81" w:rsidRDefault="008B2C81" w:rsidP="008B2C81">
      <w:pPr>
        <w:pStyle w:val="Cita"/>
      </w:pPr>
      <w:r>
        <w:t>Como no existen tecnologías de ejecución de programas de carácter genérico o al menos no son conocidas por mí. Utilizaremos el poder de la librería de SO de java para mandar comandos de ejecución personalizados al sistema operativo que albergue el repositorio.</w:t>
      </w:r>
    </w:p>
    <w:p w14:paraId="1AE56281" w14:textId="77777777" w:rsidR="00135530" w:rsidRPr="00FD45C6" w:rsidRDefault="008B2C81" w:rsidP="00135530">
      <w:r>
        <w:t>Esta solución descrita por el autor conlleva unos riesgos muy grandes en la consistencia del software y dando en confianza al usuario que desarrolle el programa toda la vitalidad del programa. Existen ciertas mejoras de esta solución para que no tengan tantos fallos de seguridad, pero estas soluciones podrían ser en si un proyecto y serán explicados como ampliación de este proyecto.</w:t>
      </w:r>
    </w:p>
    <w:p w14:paraId="6D00C182" w14:textId="77777777" w:rsidR="00F02C4D" w:rsidRDefault="00F02C4D" w:rsidP="00F02C4D">
      <w:pPr>
        <w:pStyle w:val="Ttulo1"/>
        <w:numPr>
          <w:ilvl w:val="0"/>
          <w:numId w:val="24"/>
        </w:numPr>
        <w:rPr>
          <w:lang w:val="es-ES_tradnl"/>
        </w:rPr>
      </w:pPr>
      <w:bookmarkStart w:id="95" w:name="_Toc481752007"/>
      <w:commentRangeStart w:id="96"/>
      <w:r>
        <w:rPr>
          <w:lang w:val="es-ES_tradnl"/>
        </w:rPr>
        <w:t>Planificación temporal:</w:t>
      </w:r>
      <w:bookmarkEnd w:id="95"/>
      <w:commentRangeEnd w:id="96"/>
      <w:r w:rsidR="00305B67">
        <w:rPr>
          <w:rStyle w:val="Refdecomentario"/>
          <w:rFonts w:eastAsia="Calibri" w:cs="Times New Roman"/>
          <w:b w:val="0"/>
          <w:spacing w:val="0"/>
          <w:kern w:val="0"/>
        </w:rPr>
        <w:commentReference w:id="96"/>
      </w:r>
    </w:p>
    <w:p w14:paraId="510C7F7A" w14:textId="77777777" w:rsidR="00F02C4D" w:rsidRDefault="00F02C4D" w:rsidP="00F02C4D">
      <w:pPr>
        <w:rPr>
          <w:lang w:val="es-ES_tradnl"/>
        </w:rPr>
      </w:pPr>
    </w:p>
    <w:p w14:paraId="678350D9" w14:textId="77777777" w:rsidR="00252E43" w:rsidRDefault="00252E43" w:rsidP="00252E43">
      <w:pPr>
        <w:ind w:firstLine="360"/>
        <w:rPr>
          <w:lang w:val="es-ES_tradnl"/>
        </w:rPr>
      </w:pPr>
      <w:r>
        <w:rPr>
          <w:lang w:val="es-ES_tradnl"/>
        </w:rPr>
        <w:t xml:space="preserve">A continuación, </w:t>
      </w:r>
      <w:commentRangeStart w:id="97"/>
      <w:r>
        <w:rPr>
          <w:lang w:val="es-ES_tradnl"/>
        </w:rPr>
        <w:t xml:space="preserve">vamos </w:t>
      </w:r>
      <w:commentRangeEnd w:id="97"/>
      <w:r w:rsidR="001727CA">
        <w:rPr>
          <w:rStyle w:val="Refdecomentario"/>
        </w:rPr>
        <w:commentReference w:id="97"/>
      </w:r>
      <w:r>
        <w:rPr>
          <w:lang w:val="es-ES_tradnl"/>
        </w:rPr>
        <w:t>a explicar la planificación que hemos seguido para realizar este proyecto. Este proyecto se ha realizado siguiendo unas tareas como se van a describir a continuación. La siguiente tabla representa las fases que sean realizado para cada subsistema.</w:t>
      </w:r>
    </w:p>
    <w:p w14:paraId="33C17365" w14:textId="77777777" w:rsidR="00252E43" w:rsidRDefault="00252E43" w:rsidP="00252E43">
      <w:pPr>
        <w:ind w:firstLine="360"/>
        <w:rPr>
          <w:lang w:val="es-ES_tradnl"/>
        </w:rPr>
      </w:pPr>
    </w:p>
    <w:tbl>
      <w:tblPr>
        <w:tblStyle w:val="Tabladecuadrcula4"/>
        <w:tblW w:w="0" w:type="auto"/>
        <w:tblLook w:val="04A0" w:firstRow="1" w:lastRow="0" w:firstColumn="1" w:lastColumn="0" w:noHBand="0" w:noVBand="1"/>
      </w:tblPr>
      <w:tblGrid>
        <w:gridCol w:w="1777"/>
        <w:gridCol w:w="1711"/>
        <w:gridCol w:w="1807"/>
        <w:gridCol w:w="1883"/>
        <w:gridCol w:w="1883"/>
      </w:tblGrid>
      <w:tr w:rsidR="00252E43" w14:paraId="3D19E0C6" w14:textId="77777777"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F74A603" w14:textId="77777777" w:rsidR="00252E43" w:rsidRDefault="00252E43" w:rsidP="00252E43">
            <w:pPr>
              <w:jc w:val="center"/>
              <w:rPr>
                <w:lang w:val="es-ES_tradnl"/>
              </w:rPr>
            </w:pPr>
            <w:r>
              <w:rPr>
                <w:lang w:val="es-ES_tradnl"/>
              </w:rPr>
              <w:lastRenderedPageBreak/>
              <w:t>Fase / Subsistema</w:t>
            </w:r>
          </w:p>
        </w:tc>
        <w:tc>
          <w:tcPr>
            <w:tcW w:w="1842" w:type="dxa"/>
          </w:tcPr>
          <w:p w14:paraId="59117D08"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Diseño</w:t>
            </w:r>
          </w:p>
        </w:tc>
        <w:tc>
          <w:tcPr>
            <w:tcW w:w="1842" w:type="dxa"/>
          </w:tcPr>
          <w:p w14:paraId="0EF681BD"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Implantación DAO</w:t>
            </w:r>
          </w:p>
        </w:tc>
        <w:tc>
          <w:tcPr>
            <w:tcW w:w="1842" w:type="dxa"/>
          </w:tcPr>
          <w:p w14:paraId="21DBDD5E"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negocio</w:t>
            </w:r>
          </w:p>
        </w:tc>
        <w:tc>
          <w:tcPr>
            <w:tcW w:w="1843" w:type="dxa"/>
          </w:tcPr>
          <w:p w14:paraId="0AC83159"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App Web</w:t>
            </w:r>
          </w:p>
        </w:tc>
      </w:tr>
      <w:tr w:rsidR="00252E43" w14:paraId="0F7A70E6"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24D0E3AC" w14:textId="77777777" w:rsidR="00252E43" w:rsidRDefault="00252E43" w:rsidP="00252E43">
            <w:pPr>
              <w:jc w:val="center"/>
              <w:rPr>
                <w:lang w:val="es-ES_tradnl"/>
              </w:rPr>
            </w:pPr>
            <w:r>
              <w:rPr>
                <w:lang w:val="es-ES_tradnl"/>
              </w:rPr>
              <w:t>Entorno Ejecución</w:t>
            </w:r>
          </w:p>
        </w:tc>
        <w:tc>
          <w:tcPr>
            <w:tcW w:w="1842" w:type="dxa"/>
          </w:tcPr>
          <w:p w14:paraId="7CBB0BDB"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2EC2D09D"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c>
          <w:tcPr>
            <w:tcW w:w="1842" w:type="dxa"/>
          </w:tcPr>
          <w:p w14:paraId="02C9DAD9"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14:paraId="14DD7912"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r w:rsidR="00252E43" w14:paraId="482054C2" w14:textId="77777777" w:rsidTr="00252E43">
        <w:tc>
          <w:tcPr>
            <w:cnfStyle w:val="001000000000" w:firstRow="0" w:lastRow="0" w:firstColumn="1" w:lastColumn="0" w:oddVBand="0" w:evenVBand="0" w:oddHBand="0" w:evenHBand="0" w:firstRowFirstColumn="0" w:firstRowLastColumn="0" w:lastRowFirstColumn="0" w:lastRowLastColumn="0"/>
            <w:tcW w:w="1842" w:type="dxa"/>
          </w:tcPr>
          <w:p w14:paraId="6749EB5D" w14:textId="77777777" w:rsidR="00252E43" w:rsidRDefault="00252E43" w:rsidP="00252E43">
            <w:pPr>
              <w:jc w:val="center"/>
              <w:rPr>
                <w:lang w:val="es-ES_tradnl"/>
              </w:rPr>
            </w:pPr>
            <w:r>
              <w:rPr>
                <w:lang w:val="es-ES_tradnl"/>
              </w:rPr>
              <w:t>Ejecución</w:t>
            </w:r>
          </w:p>
        </w:tc>
        <w:tc>
          <w:tcPr>
            <w:tcW w:w="1842" w:type="dxa"/>
          </w:tcPr>
          <w:p w14:paraId="19D73763"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70749A51"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44510EF6"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14:paraId="74B7BED1"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14:paraId="01E23256"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B6061A2" w14:textId="77777777" w:rsidR="00252E43" w:rsidRDefault="00252E43" w:rsidP="00252E43">
            <w:pPr>
              <w:jc w:val="center"/>
              <w:rPr>
                <w:lang w:val="es-ES_tradnl"/>
              </w:rPr>
            </w:pPr>
            <w:r>
              <w:rPr>
                <w:lang w:val="es-ES_tradnl"/>
              </w:rPr>
              <w:t>Grupos</w:t>
            </w:r>
          </w:p>
        </w:tc>
        <w:tc>
          <w:tcPr>
            <w:tcW w:w="1842" w:type="dxa"/>
          </w:tcPr>
          <w:p w14:paraId="5B8E3E72"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7AFE76E6"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0F244D71"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14:paraId="7EBBB380"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r w:rsidR="00252E43" w14:paraId="5FBB7415" w14:textId="77777777" w:rsidTr="00252E43">
        <w:tc>
          <w:tcPr>
            <w:cnfStyle w:val="001000000000" w:firstRow="0" w:lastRow="0" w:firstColumn="1" w:lastColumn="0" w:oddVBand="0" w:evenVBand="0" w:oddHBand="0" w:evenHBand="0" w:firstRowFirstColumn="0" w:firstRowLastColumn="0" w:lastRowFirstColumn="0" w:lastRowLastColumn="0"/>
            <w:tcW w:w="1842" w:type="dxa"/>
          </w:tcPr>
          <w:p w14:paraId="5DB1B208" w14:textId="77777777" w:rsidR="00252E43" w:rsidRDefault="00252E43" w:rsidP="00252E43">
            <w:pPr>
              <w:jc w:val="center"/>
              <w:rPr>
                <w:lang w:val="es-ES_tradnl"/>
              </w:rPr>
            </w:pPr>
            <w:r>
              <w:rPr>
                <w:lang w:val="es-ES_tradnl"/>
              </w:rPr>
              <w:t>Proyectos</w:t>
            </w:r>
          </w:p>
        </w:tc>
        <w:tc>
          <w:tcPr>
            <w:tcW w:w="1842" w:type="dxa"/>
          </w:tcPr>
          <w:p w14:paraId="0507BDDF"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150BB9C7"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7DE2CFBF"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14:paraId="0148C508"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14:paraId="30E16B5E"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56141F7" w14:textId="77777777" w:rsidR="00252E43" w:rsidRDefault="00252E43" w:rsidP="00252E43">
            <w:pPr>
              <w:jc w:val="center"/>
              <w:rPr>
                <w:lang w:val="es-ES_tradnl"/>
              </w:rPr>
            </w:pPr>
            <w:proofErr w:type="spellStart"/>
            <w:r>
              <w:rPr>
                <w:lang w:val="es-ES_tradnl"/>
              </w:rPr>
              <w:t>UserLogin</w:t>
            </w:r>
            <w:proofErr w:type="spellEnd"/>
            <w:r>
              <w:rPr>
                <w:lang w:val="es-ES_tradnl"/>
              </w:rPr>
              <w:t xml:space="preserve"> &amp; Persona</w:t>
            </w:r>
          </w:p>
        </w:tc>
        <w:tc>
          <w:tcPr>
            <w:tcW w:w="1842" w:type="dxa"/>
          </w:tcPr>
          <w:p w14:paraId="6F2C7B17"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187B23CF"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471978D1"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14:paraId="373CC1BE"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bl>
    <w:p w14:paraId="52E0CAB7" w14:textId="77777777" w:rsidR="00F02C4D" w:rsidRDefault="00252E43" w:rsidP="00F02C4D">
      <w:pPr>
        <w:rPr>
          <w:lang w:val="es-ES_tradnl"/>
        </w:rPr>
      </w:pPr>
      <w:r>
        <w:rPr>
          <w:lang w:val="es-ES_tradnl"/>
        </w:rPr>
        <w:t xml:space="preserve"> </w:t>
      </w:r>
    </w:p>
    <w:p w14:paraId="14CDB8F5" w14:textId="77777777" w:rsidR="00252E43" w:rsidRDefault="00252E43" w:rsidP="00F02C4D">
      <w:pPr>
        <w:rPr>
          <w:lang w:val="es-ES_tradnl"/>
        </w:rPr>
      </w:pPr>
      <w:r>
        <w:rPr>
          <w:lang w:val="es-ES_tradnl"/>
        </w:rPr>
        <w:t>Tras saber las tareas que han sido realizadas en la aplicación vamos a describir su duración:</w:t>
      </w:r>
    </w:p>
    <w:p w14:paraId="333D46C0" w14:textId="77777777" w:rsidR="00850824" w:rsidRDefault="00850824" w:rsidP="00F02C4D">
      <w:pPr>
        <w:rPr>
          <w:lang w:val="es-ES_tradnl"/>
        </w:rPr>
      </w:pPr>
    </w:p>
    <w:p w14:paraId="50D012FC" w14:textId="77777777" w:rsidR="00252E43" w:rsidRDefault="00850824" w:rsidP="00850824">
      <w:pPr>
        <w:pStyle w:val="Ttulo2"/>
        <w:numPr>
          <w:ilvl w:val="1"/>
          <w:numId w:val="24"/>
        </w:numPr>
        <w:rPr>
          <w:lang w:val="es-ES_tradnl"/>
        </w:rPr>
      </w:pPr>
      <w:r>
        <w:rPr>
          <w:lang w:val="es-ES_tradnl"/>
        </w:rPr>
        <w:t xml:space="preserve"> </w:t>
      </w:r>
      <w:bookmarkStart w:id="98" w:name="_Toc481752008"/>
      <w:r>
        <w:rPr>
          <w:lang w:val="es-ES_tradnl"/>
        </w:rPr>
        <w:t>Planificación de la duración entorno de ejecución:</w:t>
      </w:r>
      <w:bookmarkEnd w:id="98"/>
    </w:p>
    <w:p w14:paraId="59752237" w14:textId="77777777" w:rsidR="00850824" w:rsidRPr="00850824" w:rsidRDefault="00850824" w:rsidP="00850824">
      <w:pPr>
        <w:rPr>
          <w:lang w:val="es-ES_tradnl"/>
        </w:rPr>
      </w:pPr>
    </w:p>
    <w:tbl>
      <w:tblPr>
        <w:tblStyle w:val="Tabladecuadrcula4"/>
        <w:tblW w:w="0" w:type="auto"/>
        <w:tblLook w:val="04A0" w:firstRow="1" w:lastRow="0" w:firstColumn="1" w:lastColumn="0" w:noHBand="0" w:noVBand="1"/>
      </w:tblPr>
      <w:tblGrid>
        <w:gridCol w:w="4539"/>
        <w:gridCol w:w="4522"/>
      </w:tblGrid>
      <w:tr w:rsidR="00252E43" w14:paraId="5343BA8B" w14:textId="77777777"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7DAE7B8F" w14:textId="77777777" w:rsidR="00252E43" w:rsidRDefault="00252E43" w:rsidP="00F02C4D">
            <w:pPr>
              <w:rPr>
                <w:lang w:val="es-ES_tradnl"/>
              </w:rPr>
            </w:pPr>
            <w:r>
              <w:rPr>
                <w:lang w:val="es-ES_tradnl"/>
              </w:rPr>
              <w:t>Nombre de la tarea</w:t>
            </w:r>
          </w:p>
        </w:tc>
        <w:tc>
          <w:tcPr>
            <w:tcW w:w="4606" w:type="dxa"/>
          </w:tcPr>
          <w:p w14:paraId="29C70626" w14:textId="77777777" w:rsidR="00252E43" w:rsidRDefault="00252E43" w:rsidP="00F02C4D">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252E43" w14:paraId="461B8642"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8583F0F" w14:textId="77777777" w:rsidR="00252E43" w:rsidRDefault="00252E43" w:rsidP="00F02C4D">
            <w:pPr>
              <w:rPr>
                <w:lang w:val="es-ES_tradnl"/>
              </w:rPr>
            </w:pPr>
            <w:r>
              <w:rPr>
                <w:lang w:val="es-ES_tradnl"/>
              </w:rPr>
              <w:t>Diseño del entorno</w:t>
            </w:r>
          </w:p>
        </w:tc>
        <w:tc>
          <w:tcPr>
            <w:tcW w:w="4606" w:type="dxa"/>
          </w:tcPr>
          <w:p w14:paraId="1C78171D" w14:textId="77777777" w:rsidR="00252E43" w:rsidRDefault="00691F45" w:rsidP="00F02C4D">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4H</w:t>
            </w:r>
          </w:p>
        </w:tc>
      </w:tr>
      <w:tr w:rsidR="00252E43" w14:paraId="07F83B37" w14:textId="77777777" w:rsidTr="00252E43">
        <w:tc>
          <w:tcPr>
            <w:cnfStyle w:val="001000000000" w:firstRow="0" w:lastRow="0" w:firstColumn="1" w:lastColumn="0" w:oddVBand="0" w:evenVBand="0" w:oddHBand="0" w:evenHBand="0" w:firstRowFirstColumn="0" w:firstRowLastColumn="0" w:lastRowFirstColumn="0" w:lastRowLastColumn="0"/>
            <w:tcW w:w="4605" w:type="dxa"/>
          </w:tcPr>
          <w:p w14:paraId="28FA59D6" w14:textId="77777777" w:rsidR="00252E43" w:rsidRDefault="00252E43" w:rsidP="00F02C4D">
            <w:pPr>
              <w:rPr>
                <w:lang w:val="es-ES_tradnl"/>
              </w:rPr>
            </w:pPr>
            <w:r>
              <w:rPr>
                <w:lang w:val="es-ES_tradnl"/>
              </w:rPr>
              <w:t>Implementación negocio del Entorno de ejecución</w:t>
            </w:r>
          </w:p>
        </w:tc>
        <w:tc>
          <w:tcPr>
            <w:tcW w:w="4606" w:type="dxa"/>
          </w:tcPr>
          <w:p w14:paraId="275521A3" w14:textId="77777777" w:rsidR="00252E43" w:rsidRDefault="00691F45" w:rsidP="00F02C4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4D 0H</w:t>
            </w:r>
          </w:p>
        </w:tc>
      </w:tr>
    </w:tbl>
    <w:p w14:paraId="59046E04" w14:textId="77777777" w:rsidR="00252E43" w:rsidRDefault="00252E43" w:rsidP="00F02C4D">
      <w:pPr>
        <w:rPr>
          <w:lang w:val="es-ES_tradnl"/>
        </w:rPr>
      </w:pPr>
    </w:p>
    <w:p w14:paraId="19FD82C5" w14:textId="77777777" w:rsidR="00850824" w:rsidRDefault="00850824" w:rsidP="00F02C4D">
      <w:pPr>
        <w:rPr>
          <w:lang w:val="es-ES_tradnl"/>
        </w:rPr>
      </w:pPr>
    </w:p>
    <w:p w14:paraId="2D8E87F3" w14:textId="77777777" w:rsidR="00850824" w:rsidRDefault="00850824" w:rsidP="00F02C4D">
      <w:pPr>
        <w:rPr>
          <w:lang w:val="es-ES_tradnl"/>
        </w:rPr>
      </w:pPr>
    </w:p>
    <w:p w14:paraId="50023A96" w14:textId="77777777" w:rsidR="00850824" w:rsidRDefault="00850824" w:rsidP="00F02C4D">
      <w:pPr>
        <w:rPr>
          <w:lang w:val="es-ES_tradnl"/>
        </w:rPr>
      </w:pPr>
    </w:p>
    <w:p w14:paraId="008E6702" w14:textId="77777777" w:rsidR="00850824" w:rsidRDefault="00850824" w:rsidP="00F02C4D">
      <w:pPr>
        <w:rPr>
          <w:lang w:val="es-ES_tradnl"/>
        </w:rPr>
      </w:pPr>
    </w:p>
    <w:p w14:paraId="72127B62" w14:textId="77777777" w:rsidR="00850824" w:rsidRPr="00850824" w:rsidRDefault="00850824" w:rsidP="00850824">
      <w:pPr>
        <w:pStyle w:val="Ttulo2"/>
        <w:numPr>
          <w:ilvl w:val="1"/>
          <w:numId w:val="24"/>
        </w:numPr>
        <w:rPr>
          <w:lang w:val="es-ES_tradnl"/>
        </w:rPr>
      </w:pPr>
      <w:r>
        <w:rPr>
          <w:lang w:val="es-ES_tradnl"/>
        </w:rPr>
        <w:t xml:space="preserve"> </w:t>
      </w:r>
      <w:bookmarkStart w:id="99" w:name="_Toc481752009"/>
      <w:r>
        <w:rPr>
          <w:lang w:val="es-ES_tradnl"/>
        </w:rPr>
        <w:t>Planificación de duración de grupos:</w:t>
      </w:r>
      <w:bookmarkEnd w:id="99"/>
    </w:p>
    <w:p w14:paraId="4A145FA1" w14:textId="77777777" w:rsidR="00106EE5" w:rsidRDefault="00106EE5" w:rsidP="00106EE5">
      <w:pPr>
        <w:pStyle w:val="Descripcin"/>
        <w:keepNext/>
      </w:pPr>
      <w:bookmarkStart w:id="100" w:name="_Toc481751977"/>
      <w:r>
        <w:t xml:space="preserve">Tabla </w:t>
      </w:r>
      <w:r w:rsidR="00C7755D">
        <w:fldChar w:fldCharType="begin"/>
      </w:r>
      <w:r w:rsidR="00C7755D">
        <w:instrText xml:space="preserve"> STYLEREF 1 \s </w:instrText>
      </w:r>
      <w:r w:rsidR="00C7755D">
        <w:fldChar w:fldCharType="separate"/>
      </w:r>
      <w:r>
        <w:rPr>
          <w:noProof/>
        </w:rPr>
        <w:t>6</w:t>
      </w:r>
      <w:r w:rsidR="00C7755D">
        <w:rPr>
          <w:noProof/>
        </w:rPr>
        <w:fldChar w:fldCharType="end"/>
      </w:r>
      <w:r>
        <w:noBreakHyphen/>
      </w:r>
      <w:r w:rsidR="00C7755D">
        <w:fldChar w:fldCharType="begin"/>
      </w:r>
      <w:r w:rsidR="00C7755D">
        <w:instrText xml:space="preserve"> SEQ Tabla \* ARABIC \s 1 </w:instrText>
      </w:r>
      <w:r w:rsidR="00C7755D">
        <w:fldChar w:fldCharType="separate"/>
      </w:r>
      <w:r>
        <w:rPr>
          <w:noProof/>
        </w:rPr>
        <w:t>1</w:t>
      </w:r>
      <w:r w:rsidR="00C7755D">
        <w:rPr>
          <w:noProof/>
        </w:rPr>
        <w:fldChar w:fldCharType="end"/>
      </w:r>
      <w:r>
        <w:t xml:space="preserve"> </w:t>
      </w:r>
      <w:proofErr w:type="spellStart"/>
      <w:r>
        <w:t>Planificacion</w:t>
      </w:r>
      <w:proofErr w:type="spellEnd"/>
      <w:r>
        <w:t xml:space="preserve"> de grupos</w:t>
      </w:r>
      <w:bookmarkEnd w:id="100"/>
    </w:p>
    <w:tbl>
      <w:tblPr>
        <w:tblStyle w:val="Tabladecuadrcula4"/>
        <w:tblW w:w="0" w:type="auto"/>
        <w:tblLook w:val="04A0" w:firstRow="1" w:lastRow="0" w:firstColumn="1" w:lastColumn="0" w:noHBand="0" w:noVBand="1"/>
      </w:tblPr>
      <w:tblGrid>
        <w:gridCol w:w="4539"/>
        <w:gridCol w:w="4522"/>
      </w:tblGrid>
      <w:tr w:rsidR="00850824" w14:paraId="79112B03"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AA580A1" w14:textId="77777777" w:rsidR="00850824" w:rsidRDefault="00850824" w:rsidP="00691F45">
            <w:pPr>
              <w:rPr>
                <w:lang w:val="es-ES_tradnl"/>
              </w:rPr>
            </w:pPr>
            <w:r>
              <w:rPr>
                <w:lang w:val="es-ES_tradnl"/>
              </w:rPr>
              <w:t>Nombre de la tarea</w:t>
            </w:r>
          </w:p>
        </w:tc>
        <w:tc>
          <w:tcPr>
            <w:tcW w:w="4606" w:type="dxa"/>
          </w:tcPr>
          <w:p w14:paraId="0A444B80"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35462BA8"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2AC172A" w14:textId="77777777" w:rsidR="00850824" w:rsidRDefault="00850824" w:rsidP="00691F45">
            <w:pPr>
              <w:rPr>
                <w:lang w:val="es-ES_tradnl"/>
              </w:rPr>
            </w:pPr>
            <w:r>
              <w:rPr>
                <w:lang w:val="es-ES_tradnl"/>
              </w:rPr>
              <w:t>Diseño de los grupos</w:t>
            </w:r>
          </w:p>
        </w:tc>
        <w:tc>
          <w:tcPr>
            <w:tcW w:w="4606" w:type="dxa"/>
          </w:tcPr>
          <w:p w14:paraId="3F017083"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14:paraId="3008F55C"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60058C3E" w14:textId="77777777" w:rsidR="00850824" w:rsidRDefault="00850824" w:rsidP="00691F45">
            <w:pPr>
              <w:rPr>
                <w:lang w:val="es-ES_tradnl"/>
              </w:rPr>
            </w:pPr>
            <w:r>
              <w:rPr>
                <w:lang w:val="es-ES_tradnl"/>
              </w:rPr>
              <w:t>Implementación del DAO de los grupos</w:t>
            </w:r>
          </w:p>
        </w:tc>
        <w:tc>
          <w:tcPr>
            <w:tcW w:w="4606" w:type="dxa"/>
          </w:tcPr>
          <w:p w14:paraId="4FE219EA"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8H</w:t>
            </w:r>
          </w:p>
        </w:tc>
      </w:tr>
      <w:tr w:rsidR="00850824" w14:paraId="0C5AE674"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2B98B9C" w14:textId="77777777" w:rsidR="00850824" w:rsidRDefault="00850824" w:rsidP="00691F45">
            <w:pPr>
              <w:rPr>
                <w:lang w:val="es-ES_tradnl"/>
              </w:rPr>
            </w:pPr>
            <w:r>
              <w:rPr>
                <w:lang w:val="es-ES_tradnl"/>
              </w:rPr>
              <w:t>Implementación del negocio de los grupos</w:t>
            </w:r>
          </w:p>
        </w:tc>
        <w:tc>
          <w:tcPr>
            <w:tcW w:w="4606" w:type="dxa"/>
          </w:tcPr>
          <w:p w14:paraId="032DBA90"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10H</w:t>
            </w:r>
          </w:p>
        </w:tc>
      </w:tr>
      <w:tr w:rsidR="00850824" w14:paraId="386A5B2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1647B634" w14:textId="77777777" w:rsidR="00850824" w:rsidRDefault="00850824" w:rsidP="00691F45">
            <w:pPr>
              <w:rPr>
                <w:lang w:val="es-ES_tradnl"/>
              </w:rPr>
            </w:pPr>
            <w:r>
              <w:rPr>
                <w:lang w:val="es-ES_tradnl"/>
              </w:rPr>
              <w:lastRenderedPageBreak/>
              <w:t>Implementación de la App Web de los grupos</w:t>
            </w:r>
          </w:p>
        </w:tc>
        <w:tc>
          <w:tcPr>
            <w:tcW w:w="4606" w:type="dxa"/>
          </w:tcPr>
          <w:p w14:paraId="5825ACFD"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14:paraId="63371B30" w14:textId="77777777" w:rsidR="00850824" w:rsidRDefault="00850824" w:rsidP="00850824">
      <w:pPr>
        <w:rPr>
          <w:lang w:val="es-ES_tradnl"/>
        </w:rPr>
      </w:pPr>
    </w:p>
    <w:p w14:paraId="541AF998" w14:textId="77777777" w:rsidR="00850824" w:rsidRPr="00850824" w:rsidRDefault="00850824" w:rsidP="00850824">
      <w:pPr>
        <w:pStyle w:val="Ttulo2"/>
        <w:numPr>
          <w:ilvl w:val="1"/>
          <w:numId w:val="24"/>
        </w:numPr>
        <w:rPr>
          <w:lang w:val="es-ES_tradnl"/>
        </w:rPr>
      </w:pPr>
      <w:bookmarkStart w:id="101" w:name="_Toc481752010"/>
      <w:r>
        <w:rPr>
          <w:lang w:val="es-ES_tradnl"/>
        </w:rPr>
        <w:t>Planificación duración proyectos:</w:t>
      </w:r>
      <w:bookmarkEnd w:id="101"/>
    </w:p>
    <w:p w14:paraId="29E63169" w14:textId="77777777" w:rsidR="00106EE5" w:rsidRDefault="00106EE5" w:rsidP="00106EE5">
      <w:pPr>
        <w:pStyle w:val="Descripcin"/>
        <w:keepNext/>
      </w:pPr>
      <w:bookmarkStart w:id="102" w:name="_Toc481751978"/>
      <w:r>
        <w:t xml:space="preserve">Tabla </w:t>
      </w:r>
      <w:r w:rsidR="00C7755D">
        <w:fldChar w:fldCharType="begin"/>
      </w:r>
      <w:r w:rsidR="00C7755D">
        <w:instrText xml:space="preserve"> STYLEREF 1 \s </w:instrText>
      </w:r>
      <w:r w:rsidR="00C7755D">
        <w:fldChar w:fldCharType="separate"/>
      </w:r>
      <w:r>
        <w:rPr>
          <w:noProof/>
        </w:rPr>
        <w:t>6</w:t>
      </w:r>
      <w:r w:rsidR="00C7755D">
        <w:rPr>
          <w:noProof/>
        </w:rPr>
        <w:fldChar w:fldCharType="end"/>
      </w:r>
      <w:r>
        <w:noBreakHyphen/>
      </w:r>
      <w:r w:rsidR="00C7755D">
        <w:fldChar w:fldCharType="begin"/>
      </w:r>
      <w:r w:rsidR="00C7755D">
        <w:instrText xml:space="preserve"> SEQ Tabla \* ARABIC \s 1 </w:instrText>
      </w:r>
      <w:r w:rsidR="00C7755D">
        <w:fldChar w:fldCharType="separate"/>
      </w:r>
      <w:r>
        <w:rPr>
          <w:noProof/>
        </w:rPr>
        <w:t>2</w:t>
      </w:r>
      <w:r w:rsidR="00C7755D">
        <w:rPr>
          <w:noProof/>
        </w:rPr>
        <w:fldChar w:fldCharType="end"/>
      </w:r>
      <w:r>
        <w:t xml:space="preserve"> Planificación de proyectos</w:t>
      </w:r>
      <w:bookmarkEnd w:id="102"/>
    </w:p>
    <w:tbl>
      <w:tblPr>
        <w:tblStyle w:val="Tabladecuadrcula4"/>
        <w:tblW w:w="0" w:type="auto"/>
        <w:tblLook w:val="04A0" w:firstRow="1" w:lastRow="0" w:firstColumn="1" w:lastColumn="0" w:noHBand="0" w:noVBand="1"/>
      </w:tblPr>
      <w:tblGrid>
        <w:gridCol w:w="4539"/>
        <w:gridCol w:w="4522"/>
      </w:tblGrid>
      <w:tr w:rsidR="00850824" w14:paraId="7F12BC0D"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7F023FEA" w14:textId="77777777" w:rsidR="00850824" w:rsidRDefault="00850824" w:rsidP="00691F45">
            <w:pPr>
              <w:rPr>
                <w:lang w:val="es-ES_tradnl"/>
              </w:rPr>
            </w:pPr>
            <w:r>
              <w:rPr>
                <w:lang w:val="es-ES_tradnl"/>
              </w:rPr>
              <w:t>Nombre de la tarea</w:t>
            </w:r>
          </w:p>
        </w:tc>
        <w:tc>
          <w:tcPr>
            <w:tcW w:w="4606" w:type="dxa"/>
          </w:tcPr>
          <w:p w14:paraId="145AEBBF"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2236B83C"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CC52B5F" w14:textId="77777777" w:rsidR="00850824" w:rsidRDefault="00850824" w:rsidP="00691F45">
            <w:pPr>
              <w:rPr>
                <w:lang w:val="es-ES_tradnl"/>
              </w:rPr>
            </w:pPr>
            <w:r>
              <w:rPr>
                <w:lang w:val="es-ES_tradnl"/>
              </w:rPr>
              <w:t>Diseño de los proyectos</w:t>
            </w:r>
          </w:p>
        </w:tc>
        <w:tc>
          <w:tcPr>
            <w:tcW w:w="4606" w:type="dxa"/>
          </w:tcPr>
          <w:p w14:paraId="031D9DAD"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2H</w:t>
            </w:r>
          </w:p>
        </w:tc>
      </w:tr>
      <w:tr w:rsidR="00850824" w14:paraId="3CB532DF"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2846AD18" w14:textId="77777777" w:rsidR="00850824" w:rsidRDefault="00850824" w:rsidP="00850824">
            <w:pPr>
              <w:rPr>
                <w:lang w:val="es-ES_tradnl"/>
              </w:rPr>
            </w:pPr>
            <w:r>
              <w:rPr>
                <w:lang w:val="es-ES_tradnl"/>
              </w:rPr>
              <w:t>Implementación del DAO de los proyectos</w:t>
            </w:r>
          </w:p>
        </w:tc>
        <w:tc>
          <w:tcPr>
            <w:tcW w:w="4606" w:type="dxa"/>
          </w:tcPr>
          <w:p w14:paraId="3A6B2D4A"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14:paraId="28DFA65F"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E6D5754" w14:textId="77777777" w:rsidR="00850824" w:rsidRDefault="00850824" w:rsidP="00850824">
            <w:pPr>
              <w:rPr>
                <w:lang w:val="es-ES_tradnl"/>
              </w:rPr>
            </w:pPr>
            <w:r>
              <w:rPr>
                <w:lang w:val="es-ES_tradnl"/>
              </w:rPr>
              <w:t>Implementación del negocio de los proyectos</w:t>
            </w:r>
          </w:p>
        </w:tc>
        <w:tc>
          <w:tcPr>
            <w:tcW w:w="4606" w:type="dxa"/>
          </w:tcPr>
          <w:p w14:paraId="13BBDB7A"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14:paraId="7AD19C3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26FE5631" w14:textId="77777777" w:rsidR="00850824" w:rsidRDefault="00850824" w:rsidP="00850824">
            <w:pPr>
              <w:rPr>
                <w:lang w:val="es-ES_tradnl"/>
              </w:rPr>
            </w:pPr>
            <w:r>
              <w:rPr>
                <w:lang w:val="es-ES_tradnl"/>
              </w:rPr>
              <w:t>Implementación de la App Web de los proyectos</w:t>
            </w:r>
          </w:p>
        </w:tc>
        <w:tc>
          <w:tcPr>
            <w:tcW w:w="4606" w:type="dxa"/>
          </w:tcPr>
          <w:p w14:paraId="063D5AD0"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14:paraId="56624B09" w14:textId="77777777" w:rsidR="00850824" w:rsidRDefault="00850824" w:rsidP="00850824">
      <w:pPr>
        <w:rPr>
          <w:lang w:val="es-ES_tradnl"/>
        </w:rPr>
      </w:pPr>
    </w:p>
    <w:p w14:paraId="13E57183" w14:textId="77777777" w:rsidR="00850824" w:rsidRPr="00850824" w:rsidRDefault="00850824" w:rsidP="00850824">
      <w:pPr>
        <w:pStyle w:val="Ttulo2"/>
        <w:numPr>
          <w:ilvl w:val="1"/>
          <w:numId w:val="24"/>
        </w:numPr>
        <w:rPr>
          <w:lang w:val="es-ES_tradnl"/>
        </w:rPr>
      </w:pPr>
      <w:bookmarkStart w:id="103" w:name="_Toc481752011"/>
      <w:r>
        <w:rPr>
          <w:lang w:val="es-ES_tradnl"/>
        </w:rPr>
        <w:t>Planificación duración ejecuciones:</w:t>
      </w:r>
      <w:bookmarkEnd w:id="103"/>
    </w:p>
    <w:p w14:paraId="64406EE0" w14:textId="77777777" w:rsidR="00106EE5" w:rsidRDefault="00106EE5" w:rsidP="00106EE5">
      <w:pPr>
        <w:pStyle w:val="Descripcin"/>
        <w:keepNext/>
      </w:pPr>
      <w:bookmarkStart w:id="104" w:name="_Toc481751979"/>
      <w:r>
        <w:t xml:space="preserve">Tabla </w:t>
      </w:r>
      <w:r w:rsidR="00C7755D">
        <w:fldChar w:fldCharType="begin"/>
      </w:r>
      <w:r w:rsidR="00C7755D">
        <w:instrText xml:space="preserve"> STYLEREF 1 \s </w:instrText>
      </w:r>
      <w:r w:rsidR="00C7755D">
        <w:fldChar w:fldCharType="separate"/>
      </w:r>
      <w:r>
        <w:rPr>
          <w:noProof/>
        </w:rPr>
        <w:t>6</w:t>
      </w:r>
      <w:r w:rsidR="00C7755D">
        <w:rPr>
          <w:noProof/>
        </w:rPr>
        <w:fldChar w:fldCharType="end"/>
      </w:r>
      <w:r>
        <w:noBreakHyphen/>
      </w:r>
      <w:r w:rsidR="00C7755D">
        <w:fldChar w:fldCharType="begin"/>
      </w:r>
      <w:r w:rsidR="00C7755D">
        <w:instrText xml:space="preserve"> SEQ Tabla \* ARABIC \s 1 </w:instrText>
      </w:r>
      <w:r w:rsidR="00C7755D">
        <w:fldChar w:fldCharType="separate"/>
      </w:r>
      <w:r>
        <w:rPr>
          <w:noProof/>
        </w:rPr>
        <w:t>3</w:t>
      </w:r>
      <w:r w:rsidR="00C7755D">
        <w:rPr>
          <w:noProof/>
        </w:rPr>
        <w:fldChar w:fldCharType="end"/>
      </w:r>
      <w:r>
        <w:t>Planifucacion de ejecuciones</w:t>
      </w:r>
      <w:bookmarkEnd w:id="104"/>
    </w:p>
    <w:tbl>
      <w:tblPr>
        <w:tblStyle w:val="Tabladecuadrcula4"/>
        <w:tblW w:w="0" w:type="auto"/>
        <w:tblLook w:val="04A0" w:firstRow="1" w:lastRow="0" w:firstColumn="1" w:lastColumn="0" w:noHBand="0" w:noVBand="1"/>
      </w:tblPr>
      <w:tblGrid>
        <w:gridCol w:w="4539"/>
        <w:gridCol w:w="4522"/>
      </w:tblGrid>
      <w:tr w:rsidR="00850824" w14:paraId="6C09009A"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6EA81BC" w14:textId="77777777" w:rsidR="00850824" w:rsidRDefault="00850824" w:rsidP="00691F45">
            <w:pPr>
              <w:rPr>
                <w:lang w:val="es-ES_tradnl"/>
              </w:rPr>
            </w:pPr>
            <w:r>
              <w:rPr>
                <w:lang w:val="es-ES_tradnl"/>
              </w:rPr>
              <w:t>Nombre de la tarea</w:t>
            </w:r>
          </w:p>
        </w:tc>
        <w:tc>
          <w:tcPr>
            <w:tcW w:w="4606" w:type="dxa"/>
          </w:tcPr>
          <w:p w14:paraId="3D7FD486"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7B81860E"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306911AD" w14:textId="77777777" w:rsidR="00850824" w:rsidRDefault="00850824" w:rsidP="00691F45">
            <w:pPr>
              <w:rPr>
                <w:lang w:val="es-ES_tradnl"/>
              </w:rPr>
            </w:pPr>
            <w:r>
              <w:rPr>
                <w:lang w:val="es-ES_tradnl"/>
              </w:rPr>
              <w:t xml:space="preserve">Diseño de </w:t>
            </w:r>
            <w:proofErr w:type="gramStart"/>
            <w:r>
              <w:rPr>
                <w:lang w:val="es-ES_tradnl"/>
              </w:rPr>
              <w:t>los ejecuciones</w:t>
            </w:r>
            <w:proofErr w:type="gramEnd"/>
          </w:p>
        </w:tc>
        <w:tc>
          <w:tcPr>
            <w:tcW w:w="4606" w:type="dxa"/>
          </w:tcPr>
          <w:p w14:paraId="49D7EBE5"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14:paraId="695972E1"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3300CD6F" w14:textId="77777777" w:rsidR="00850824" w:rsidRDefault="00850824" w:rsidP="00691F45">
            <w:pPr>
              <w:rPr>
                <w:lang w:val="es-ES_tradnl"/>
              </w:rPr>
            </w:pPr>
            <w:r>
              <w:rPr>
                <w:lang w:val="es-ES_tradnl"/>
              </w:rPr>
              <w:t xml:space="preserve">Implementación del DAO de </w:t>
            </w:r>
            <w:proofErr w:type="gramStart"/>
            <w:r>
              <w:rPr>
                <w:lang w:val="es-ES_tradnl"/>
              </w:rPr>
              <w:t>los ejecuciones</w:t>
            </w:r>
            <w:proofErr w:type="gramEnd"/>
          </w:p>
        </w:tc>
        <w:tc>
          <w:tcPr>
            <w:tcW w:w="4606" w:type="dxa"/>
          </w:tcPr>
          <w:p w14:paraId="40D5E906"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14:paraId="1D1D1236"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7990A91" w14:textId="77777777" w:rsidR="00850824" w:rsidRDefault="00850824" w:rsidP="00691F45">
            <w:pPr>
              <w:rPr>
                <w:lang w:val="es-ES_tradnl"/>
              </w:rPr>
            </w:pPr>
            <w:r>
              <w:rPr>
                <w:lang w:val="es-ES_tradnl"/>
              </w:rPr>
              <w:t xml:space="preserve">Implementación del negocio de </w:t>
            </w:r>
            <w:proofErr w:type="gramStart"/>
            <w:r>
              <w:rPr>
                <w:lang w:val="es-ES_tradnl"/>
              </w:rPr>
              <w:t>los ejecuciones</w:t>
            </w:r>
            <w:proofErr w:type="gramEnd"/>
          </w:p>
        </w:tc>
        <w:tc>
          <w:tcPr>
            <w:tcW w:w="4606" w:type="dxa"/>
          </w:tcPr>
          <w:p w14:paraId="35371493"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8H</w:t>
            </w:r>
          </w:p>
        </w:tc>
      </w:tr>
      <w:tr w:rsidR="00850824" w14:paraId="0139D26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7F506E0A" w14:textId="77777777" w:rsidR="00850824" w:rsidRDefault="00850824" w:rsidP="00850824">
            <w:pPr>
              <w:rPr>
                <w:lang w:val="es-ES_tradnl"/>
              </w:rPr>
            </w:pPr>
            <w:r>
              <w:rPr>
                <w:lang w:val="es-ES_tradnl"/>
              </w:rPr>
              <w:t xml:space="preserve">Implementación de la App Web de </w:t>
            </w:r>
            <w:proofErr w:type="gramStart"/>
            <w:r>
              <w:rPr>
                <w:lang w:val="es-ES_tradnl"/>
              </w:rPr>
              <w:t>los ejecuciones</w:t>
            </w:r>
            <w:proofErr w:type="gramEnd"/>
          </w:p>
        </w:tc>
        <w:tc>
          <w:tcPr>
            <w:tcW w:w="4606" w:type="dxa"/>
          </w:tcPr>
          <w:p w14:paraId="4B9A8053"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5H</w:t>
            </w:r>
          </w:p>
        </w:tc>
      </w:tr>
    </w:tbl>
    <w:p w14:paraId="2248D877" w14:textId="77777777" w:rsidR="00850824" w:rsidRDefault="00850824" w:rsidP="00850824">
      <w:pPr>
        <w:rPr>
          <w:lang w:val="es-ES_tradnl"/>
        </w:rPr>
      </w:pPr>
    </w:p>
    <w:p w14:paraId="5FA4FF0F" w14:textId="77777777" w:rsidR="00850824" w:rsidRDefault="00850824" w:rsidP="00850824">
      <w:pPr>
        <w:rPr>
          <w:lang w:val="es-ES_tradnl"/>
        </w:rPr>
      </w:pPr>
    </w:p>
    <w:p w14:paraId="57D9BFC5" w14:textId="77777777" w:rsidR="00850824" w:rsidRDefault="00850824" w:rsidP="00850824">
      <w:pPr>
        <w:rPr>
          <w:lang w:val="es-ES_tradnl"/>
        </w:rPr>
      </w:pPr>
    </w:p>
    <w:p w14:paraId="579EDE81" w14:textId="77777777" w:rsidR="00850824" w:rsidRDefault="00850824" w:rsidP="00850824">
      <w:pPr>
        <w:rPr>
          <w:lang w:val="es-ES_tradnl"/>
        </w:rPr>
      </w:pPr>
    </w:p>
    <w:p w14:paraId="04CAD0F6" w14:textId="77777777" w:rsidR="00850824" w:rsidRPr="00850824" w:rsidRDefault="00850824" w:rsidP="00850824">
      <w:pPr>
        <w:pStyle w:val="Ttulo2"/>
        <w:numPr>
          <w:ilvl w:val="1"/>
          <w:numId w:val="24"/>
        </w:numPr>
        <w:rPr>
          <w:lang w:val="es-ES_tradnl"/>
        </w:rPr>
      </w:pPr>
      <w:bookmarkStart w:id="105" w:name="_Toc481752012"/>
      <w:r>
        <w:rPr>
          <w:lang w:val="es-ES_tradnl"/>
        </w:rPr>
        <w:t xml:space="preserve">Planificación duración </w:t>
      </w:r>
      <w:proofErr w:type="spellStart"/>
      <w:r>
        <w:rPr>
          <w:lang w:val="es-ES_tradnl"/>
        </w:rPr>
        <w:t>UserLogin&amp;Persona</w:t>
      </w:r>
      <w:proofErr w:type="spellEnd"/>
      <w:r>
        <w:rPr>
          <w:lang w:val="es-ES_tradnl"/>
        </w:rPr>
        <w:t>:</w:t>
      </w:r>
      <w:bookmarkEnd w:id="105"/>
    </w:p>
    <w:p w14:paraId="73BF1587" w14:textId="77777777" w:rsidR="00106EE5" w:rsidRDefault="00106EE5" w:rsidP="00106EE5">
      <w:pPr>
        <w:pStyle w:val="Descripcin"/>
        <w:keepNext/>
      </w:pPr>
      <w:bookmarkStart w:id="106" w:name="_Toc481751980"/>
      <w:r>
        <w:t xml:space="preserve">Tabla </w:t>
      </w:r>
      <w:r w:rsidR="00C7755D">
        <w:fldChar w:fldCharType="begin"/>
      </w:r>
      <w:r w:rsidR="00C7755D">
        <w:instrText xml:space="preserve"> STYLEREF 1 \s </w:instrText>
      </w:r>
      <w:r w:rsidR="00C7755D">
        <w:fldChar w:fldCharType="separate"/>
      </w:r>
      <w:r>
        <w:rPr>
          <w:noProof/>
        </w:rPr>
        <w:t>6</w:t>
      </w:r>
      <w:r w:rsidR="00C7755D">
        <w:rPr>
          <w:noProof/>
        </w:rPr>
        <w:fldChar w:fldCharType="end"/>
      </w:r>
      <w:r>
        <w:noBreakHyphen/>
      </w:r>
      <w:r w:rsidR="00C7755D">
        <w:fldChar w:fldCharType="begin"/>
      </w:r>
      <w:r w:rsidR="00C7755D">
        <w:instrText xml:space="preserve"> SEQ Tabla \* ARABIC \s 1 </w:instrText>
      </w:r>
      <w:r w:rsidR="00C7755D">
        <w:fldChar w:fldCharType="separate"/>
      </w:r>
      <w:r>
        <w:rPr>
          <w:noProof/>
        </w:rPr>
        <w:t>4</w:t>
      </w:r>
      <w:r w:rsidR="00C7755D">
        <w:rPr>
          <w:noProof/>
        </w:rPr>
        <w:fldChar w:fldCharType="end"/>
      </w:r>
      <w:r>
        <w:t xml:space="preserve"> Planificación </w:t>
      </w:r>
      <w:proofErr w:type="spellStart"/>
      <w:r>
        <w:t>UserLogin&amp;Persona</w:t>
      </w:r>
      <w:bookmarkEnd w:id="106"/>
      <w:proofErr w:type="spellEnd"/>
    </w:p>
    <w:tbl>
      <w:tblPr>
        <w:tblStyle w:val="Tabladecuadrcula4"/>
        <w:tblW w:w="0" w:type="auto"/>
        <w:tblLook w:val="04A0" w:firstRow="1" w:lastRow="0" w:firstColumn="1" w:lastColumn="0" w:noHBand="0" w:noVBand="1"/>
      </w:tblPr>
      <w:tblGrid>
        <w:gridCol w:w="4545"/>
        <w:gridCol w:w="4516"/>
      </w:tblGrid>
      <w:tr w:rsidR="00850824" w14:paraId="2A993113"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4A9C3AC" w14:textId="77777777" w:rsidR="00850824" w:rsidRDefault="00850824" w:rsidP="00691F45">
            <w:pPr>
              <w:rPr>
                <w:lang w:val="es-ES_tradnl"/>
              </w:rPr>
            </w:pPr>
            <w:r>
              <w:rPr>
                <w:lang w:val="es-ES_tradnl"/>
              </w:rPr>
              <w:t>Nombre de la tarea</w:t>
            </w:r>
          </w:p>
        </w:tc>
        <w:tc>
          <w:tcPr>
            <w:tcW w:w="4606" w:type="dxa"/>
          </w:tcPr>
          <w:p w14:paraId="7FC4590C"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3E55112B"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51FC685D" w14:textId="77777777" w:rsidR="00850824" w:rsidRDefault="00850824" w:rsidP="00691F45">
            <w:pPr>
              <w:rPr>
                <w:lang w:val="es-ES_tradnl"/>
              </w:rPr>
            </w:pPr>
            <w:r>
              <w:rPr>
                <w:lang w:val="es-ES_tradnl"/>
              </w:rPr>
              <w:lastRenderedPageBreak/>
              <w:t xml:space="preserve">Diseño de los </w:t>
            </w:r>
            <w:proofErr w:type="spellStart"/>
            <w:r>
              <w:rPr>
                <w:lang w:val="es-ES_tradnl"/>
              </w:rPr>
              <w:t>UserLogin&amp;Persona</w:t>
            </w:r>
            <w:proofErr w:type="spellEnd"/>
          </w:p>
        </w:tc>
        <w:tc>
          <w:tcPr>
            <w:tcW w:w="4606" w:type="dxa"/>
          </w:tcPr>
          <w:p w14:paraId="5B3C960B"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1H</w:t>
            </w:r>
          </w:p>
        </w:tc>
      </w:tr>
      <w:tr w:rsidR="00850824" w14:paraId="06703519"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60806B0C" w14:textId="77777777" w:rsidR="00850824" w:rsidRDefault="00850824" w:rsidP="00691F45">
            <w:pPr>
              <w:rPr>
                <w:lang w:val="es-ES_tradnl"/>
              </w:rPr>
            </w:pPr>
            <w:r>
              <w:rPr>
                <w:lang w:val="es-ES_tradnl"/>
              </w:rPr>
              <w:t xml:space="preserve">Implementación del DAO de los </w:t>
            </w:r>
            <w:proofErr w:type="spellStart"/>
            <w:r>
              <w:rPr>
                <w:lang w:val="es-ES_tradnl"/>
              </w:rPr>
              <w:t>UserLogin&amp;Persona</w:t>
            </w:r>
            <w:proofErr w:type="spellEnd"/>
          </w:p>
        </w:tc>
        <w:tc>
          <w:tcPr>
            <w:tcW w:w="4606" w:type="dxa"/>
          </w:tcPr>
          <w:p w14:paraId="39978FB0"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2H</w:t>
            </w:r>
          </w:p>
        </w:tc>
      </w:tr>
      <w:tr w:rsidR="00850824" w14:paraId="437559FE"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9B1B19D" w14:textId="77777777" w:rsidR="00850824" w:rsidRDefault="00850824" w:rsidP="00691F45">
            <w:pPr>
              <w:rPr>
                <w:lang w:val="es-ES_tradnl"/>
              </w:rPr>
            </w:pPr>
            <w:r>
              <w:rPr>
                <w:lang w:val="es-ES_tradnl"/>
              </w:rPr>
              <w:t xml:space="preserve">Implementación del negocio de los </w:t>
            </w:r>
            <w:proofErr w:type="spellStart"/>
            <w:r>
              <w:rPr>
                <w:lang w:val="es-ES_tradnl"/>
              </w:rPr>
              <w:t>UserLogin&amp;Persona</w:t>
            </w:r>
            <w:proofErr w:type="spellEnd"/>
          </w:p>
        </w:tc>
        <w:tc>
          <w:tcPr>
            <w:tcW w:w="4606" w:type="dxa"/>
          </w:tcPr>
          <w:p w14:paraId="50F789FC"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14:paraId="268B68D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080A5020" w14:textId="77777777" w:rsidR="00850824" w:rsidRDefault="00850824" w:rsidP="00691F45">
            <w:pPr>
              <w:rPr>
                <w:lang w:val="es-ES_tradnl"/>
              </w:rPr>
            </w:pPr>
            <w:r>
              <w:rPr>
                <w:lang w:val="es-ES_tradnl"/>
              </w:rPr>
              <w:t xml:space="preserve">Implementación de la App Web de los </w:t>
            </w:r>
            <w:proofErr w:type="spellStart"/>
            <w:r>
              <w:rPr>
                <w:lang w:val="es-ES_tradnl"/>
              </w:rPr>
              <w:t>UserLogin&amp;Persona</w:t>
            </w:r>
            <w:proofErr w:type="spellEnd"/>
          </w:p>
        </w:tc>
        <w:tc>
          <w:tcPr>
            <w:tcW w:w="4606" w:type="dxa"/>
          </w:tcPr>
          <w:p w14:paraId="0EB08FDA"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6H</w:t>
            </w:r>
          </w:p>
        </w:tc>
      </w:tr>
    </w:tbl>
    <w:p w14:paraId="4D413D32" w14:textId="77777777" w:rsidR="00850824" w:rsidRDefault="00850824" w:rsidP="00850824">
      <w:pPr>
        <w:rPr>
          <w:lang w:val="es-ES_tradnl"/>
        </w:rPr>
      </w:pPr>
    </w:p>
    <w:p w14:paraId="5AD57922" w14:textId="77777777" w:rsidR="000C545E" w:rsidRDefault="00691F45" w:rsidP="00850824">
      <w:pPr>
        <w:rPr>
          <w:lang w:val="es-ES_tradnl"/>
        </w:rPr>
      </w:pPr>
      <w:r>
        <w:rPr>
          <w:lang w:val="es-ES_tradnl"/>
        </w:rPr>
        <w:t>Para la planificación del proyecto se ha tenido en cuenta que el usuario es un estudiante y que solo pude trabajar una media de 3 horas al día. Es decir que la jornada laboral será de unas tres horas.</w:t>
      </w:r>
      <w:r w:rsidR="000C545E">
        <w:rPr>
          <w:lang w:val="es-ES_tradnl"/>
        </w:rPr>
        <w:t xml:space="preserve"> A continuación, se muestra el </w:t>
      </w:r>
      <w:r w:rsidR="00E577A4">
        <w:rPr>
          <w:lang w:val="es-ES_tradnl"/>
        </w:rPr>
        <w:t xml:space="preserve">diagrama de </w:t>
      </w:r>
      <w:proofErr w:type="spellStart"/>
      <w:r w:rsidR="00E577A4">
        <w:rPr>
          <w:lang w:val="es-ES_tradnl"/>
        </w:rPr>
        <w:t>grant</w:t>
      </w:r>
      <w:proofErr w:type="spellEnd"/>
      <w:r w:rsidR="00E577A4">
        <w:rPr>
          <w:lang w:val="es-ES_tradnl"/>
        </w:rPr>
        <w:t>:</w:t>
      </w:r>
    </w:p>
    <w:p w14:paraId="4A95029D" w14:textId="77777777" w:rsidR="00106EE5" w:rsidRDefault="00E577A4" w:rsidP="00106EE5">
      <w:pPr>
        <w:keepNext/>
      </w:pPr>
      <w:r>
        <w:rPr>
          <w:noProof/>
          <w:lang w:eastAsia="es-ES"/>
        </w:rPr>
        <w:drawing>
          <wp:inline distT="0" distB="0" distL="0" distR="0" wp14:anchorId="4C9162F0" wp14:editId="008D7213">
            <wp:extent cx="5886450" cy="37754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4F96E.tmp"/>
                    <pic:cNvPicPr/>
                  </pic:nvPicPr>
                  <pic:blipFill>
                    <a:blip r:embed="rId29">
                      <a:extLst>
                        <a:ext uri="{28A0092B-C50C-407E-A947-70E740481C1C}">
                          <a14:useLocalDpi xmlns:a14="http://schemas.microsoft.com/office/drawing/2010/main" val="0"/>
                        </a:ext>
                      </a:extLst>
                    </a:blip>
                    <a:stretch>
                      <a:fillRect/>
                    </a:stretch>
                  </pic:blipFill>
                  <pic:spPr>
                    <a:xfrm>
                      <a:off x="0" y="0"/>
                      <a:ext cx="5887233" cy="3775981"/>
                    </a:xfrm>
                    <a:prstGeom prst="rect">
                      <a:avLst/>
                    </a:prstGeom>
                  </pic:spPr>
                </pic:pic>
              </a:graphicData>
            </a:graphic>
          </wp:inline>
        </w:drawing>
      </w:r>
    </w:p>
    <w:p w14:paraId="51922523" w14:textId="77777777" w:rsidR="00E577A4" w:rsidRDefault="00106EE5" w:rsidP="00106EE5">
      <w:pPr>
        <w:pStyle w:val="Descripcin"/>
        <w:rPr>
          <w:lang w:val="es-ES_tradnl"/>
        </w:rPr>
      </w:pPr>
      <w:bookmarkStart w:id="107" w:name="_Toc481751961"/>
      <w:r>
        <w:t xml:space="preserve">Ilustración </w:t>
      </w:r>
      <w:r w:rsidR="00C7755D">
        <w:fldChar w:fldCharType="begin"/>
      </w:r>
      <w:r w:rsidR="00C7755D">
        <w:instrText xml:space="preserve"> STYLEREF 1 \s </w:instrText>
      </w:r>
      <w:r w:rsidR="00C7755D">
        <w:fldChar w:fldCharType="separate"/>
      </w:r>
      <w:r>
        <w:rPr>
          <w:noProof/>
        </w:rPr>
        <w:t>6</w:t>
      </w:r>
      <w:r w:rsidR="00C7755D">
        <w:rPr>
          <w:noProof/>
        </w:rPr>
        <w:fldChar w:fldCharType="end"/>
      </w:r>
      <w:r>
        <w:noBreakHyphen/>
      </w:r>
      <w:r w:rsidR="00C7755D">
        <w:fldChar w:fldCharType="begin"/>
      </w:r>
      <w:r w:rsidR="00C7755D">
        <w:instrText xml:space="preserve"> SEQ Ilustración \* ARABIC \s 1 </w:instrText>
      </w:r>
      <w:r w:rsidR="00C7755D">
        <w:fldChar w:fldCharType="separate"/>
      </w:r>
      <w:r>
        <w:rPr>
          <w:noProof/>
        </w:rPr>
        <w:t>1</w:t>
      </w:r>
      <w:r w:rsidR="00C7755D">
        <w:rPr>
          <w:noProof/>
        </w:rPr>
        <w:fldChar w:fldCharType="end"/>
      </w:r>
      <w:r>
        <w:t xml:space="preserve"> Diagrama </w:t>
      </w:r>
      <w:proofErr w:type="spellStart"/>
      <w:r>
        <w:t>Grant</w:t>
      </w:r>
      <w:bookmarkEnd w:id="107"/>
      <w:proofErr w:type="spellEnd"/>
    </w:p>
    <w:p w14:paraId="6EA7A354" w14:textId="77777777" w:rsidR="00E577A4" w:rsidRDefault="00E577A4" w:rsidP="00850824">
      <w:pPr>
        <w:rPr>
          <w:lang w:val="es-ES_tradnl"/>
        </w:rPr>
      </w:pPr>
    </w:p>
    <w:p w14:paraId="3031B1C5" w14:textId="77777777" w:rsidR="00E577A4" w:rsidRDefault="00E577A4" w:rsidP="00850824">
      <w:pPr>
        <w:rPr>
          <w:lang w:val="es-ES_tradnl"/>
        </w:rPr>
      </w:pPr>
      <w:r>
        <w:rPr>
          <w:lang w:val="es-ES_tradnl"/>
        </w:rPr>
        <w:t>Y para mejor vista de las taras se exportará la tabla de las tareas con sus sucesores:</w:t>
      </w:r>
    </w:p>
    <w:p w14:paraId="7D7DADE7" w14:textId="77777777" w:rsidR="00106EE5" w:rsidRDefault="00106EE5" w:rsidP="00850824">
      <w:pPr>
        <w:rPr>
          <w:lang w:val="es-ES_tradnl"/>
        </w:rPr>
      </w:pPr>
    </w:p>
    <w:tbl>
      <w:tblPr>
        <w:tblStyle w:val="Tabladecuadrcula4"/>
        <w:tblW w:w="0" w:type="auto"/>
        <w:tblLook w:val="04A0" w:firstRow="1" w:lastRow="0" w:firstColumn="1" w:lastColumn="0" w:noHBand="0" w:noVBand="1"/>
      </w:tblPr>
      <w:tblGrid>
        <w:gridCol w:w="2925"/>
        <w:gridCol w:w="1215"/>
        <w:gridCol w:w="1243"/>
        <w:gridCol w:w="1215"/>
        <w:gridCol w:w="1575"/>
      </w:tblGrid>
      <w:tr w:rsidR="00E577A4" w:rsidRPr="00E577A4" w14:paraId="02A2E404" w14:textId="77777777" w:rsidTr="00E5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598560DE" w14:textId="77777777" w:rsidR="00E577A4" w:rsidRPr="00E577A4" w:rsidRDefault="00E577A4" w:rsidP="00E577A4">
            <w:r w:rsidRPr="00E577A4">
              <w:t>Nombre de tarea</w:t>
            </w:r>
          </w:p>
        </w:tc>
        <w:tc>
          <w:tcPr>
            <w:tcW w:w="1215" w:type="dxa"/>
            <w:hideMark/>
          </w:tcPr>
          <w:p w14:paraId="6CE1F87E"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Duración</w:t>
            </w:r>
          </w:p>
        </w:tc>
        <w:tc>
          <w:tcPr>
            <w:tcW w:w="1215" w:type="dxa"/>
            <w:hideMark/>
          </w:tcPr>
          <w:p w14:paraId="3406DD6E"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Comienzo</w:t>
            </w:r>
          </w:p>
        </w:tc>
        <w:tc>
          <w:tcPr>
            <w:tcW w:w="1215" w:type="dxa"/>
            <w:hideMark/>
          </w:tcPr>
          <w:p w14:paraId="06698EEB"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Fin</w:t>
            </w:r>
          </w:p>
        </w:tc>
        <w:tc>
          <w:tcPr>
            <w:tcW w:w="1575" w:type="dxa"/>
            <w:hideMark/>
          </w:tcPr>
          <w:p w14:paraId="1A9C8B90"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Predecesoras</w:t>
            </w:r>
          </w:p>
        </w:tc>
      </w:tr>
      <w:tr w:rsidR="00E577A4" w:rsidRPr="00E577A4" w14:paraId="644F7C75"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3E12129E"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Diseño del </w:t>
            </w:r>
            <w:proofErr w:type="spellStart"/>
            <w:r w:rsidRPr="00E577A4">
              <w:rPr>
                <w:rFonts w:eastAsia="Times New Roman"/>
                <w:color w:val="000000"/>
                <w:sz w:val="22"/>
                <w:lang w:eastAsia="es-ES"/>
              </w:rPr>
              <w:t>UserLogin&amp;Persona</w:t>
            </w:r>
            <w:proofErr w:type="spellEnd"/>
          </w:p>
        </w:tc>
        <w:tc>
          <w:tcPr>
            <w:tcW w:w="1215" w:type="dxa"/>
            <w:hideMark/>
          </w:tcPr>
          <w:p w14:paraId="566114D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 hora</w:t>
            </w:r>
          </w:p>
        </w:tc>
        <w:tc>
          <w:tcPr>
            <w:tcW w:w="1215" w:type="dxa"/>
            <w:hideMark/>
          </w:tcPr>
          <w:p w14:paraId="656933A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14:paraId="0FEE71D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14:paraId="49913FF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
        </w:tc>
      </w:tr>
      <w:tr w:rsidR="00E577A4" w:rsidRPr="00E577A4" w14:paraId="0D8873DE"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58668844"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lastRenderedPageBreak/>
              <w:t>Diseño de los grupos</w:t>
            </w:r>
          </w:p>
        </w:tc>
        <w:tc>
          <w:tcPr>
            <w:tcW w:w="1215" w:type="dxa"/>
            <w:hideMark/>
          </w:tcPr>
          <w:p w14:paraId="70868AE4"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14:paraId="748B4622"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14:paraId="1E0E898E"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2EBFC229"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w:t>
            </w:r>
          </w:p>
        </w:tc>
      </w:tr>
      <w:tr w:rsidR="00E577A4" w:rsidRPr="00E577A4" w14:paraId="17ED329C"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46D1BE60"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proyectos</w:t>
            </w:r>
          </w:p>
        </w:tc>
        <w:tc>
          <w:tcPr>
            <w:tcW w:w="1215" w:type="dxa"/>
            <w:hideMark/>
          </w:tcPr>
          <w:p w14:paraId="7781419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14:paraId="34BE1A18"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14:paraId="7BFBD54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14:paraId="0731AE0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14:paraId="73D01717"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01BB40C6"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Diseño de </w:t>
            </w:r>
            <w:proofErr w:type="gramStart"/>
            <w:r w:rsidRPr="00E577A4">
              <w:rPr>
                <w:rFonts w:eastAsia="Times New Roman"/>
                <w:color w:val="000000"/>
                <w:sz w:val="22"/>
                <w:lang w:eastAsia="es-ES"/>
              </w:rPr>
              <w:t>los ejecuciones</w:t>
            </w:r>
            <w:proofErr w:type="gramEnd"/>
          </w:p>
        </w:tc>
        <w:tc>
          <w:tcPr>
            <w:tcW w:w="1215" w:type="dxa"/>
            <w:hideMark/>
          </w:tcPr>
          <w:p w14:paraId="07B0A4F4"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14:paraId="1EB4E0E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14:paraId="1C24306F"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3362E3F6"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w:t>
            </w:r>
          </w:p>
        </w:tc>
      </w:tr>
      <w:tr w:rsidR="00E577A4" w:rsidRPr="00E577A4" w14:paraId="0F0A7776"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1112B0D3"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entorno</w:t>
            </w:r>
          </w:p>
        </w:tc>
        <w:tc>
          <w:tcPr>
            <w:tcW w:w="1215" w:type="dxa"/>
            <w:hideMark/>
          </w:tcPr>
          <w:p w14:paraId="15165A4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1591540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14:paraId="0351069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56762F89"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w:t>
            </w:r>
          </w:p>
        </w:tc>
      </w:tr>
      <w:tr w:rsidR="00E577A4" w:rsidRPr="00E577A4" w14:paraId="1F59EDA1"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1F95A86F"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grupos</w:t>
            </w:r>
          </w:p>
        </w:tc>
        <w:tc>
          <w:tcPr>
            <w:tcW w:w="1215" w:type="dxa"/>
            <w:hideMark/>
          </w:tcPr>
          <w:p w14:paraId="4B6B7780"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14:paraId="74D446C8"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14:paraId="0EAC6C55"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proofErr w:type="spellStart"/>
            <w:r w:rsidRPr="00E577A4">
              <w:rPr>
                <w:rFonts w:eastAsia="Times New Roman"/>
                <w:color w:val="000000"/>
                <w:sz w:val="22"/>
                <w:lang w:eastAsia="es-ES"/>
              </w:rPr>
              <w:t>mié</w:t>
            </w:r>
            <w:proofErr w:type="spellEnd"/>
            <w:r w:rsidRPr="00E577A4">
              <w:rPr>
                <w:rFonts w:eastAsia="Times New Roman"/>
                <w:color w:val="000000"/>
                <w:sz w:val="22"/>
                <w:lang w:eastAsia="es-ES"/>
              </w:rPr>
              <w:t xml:space="preserve"> 25/01/17</w:t>
            </w:r>
          </w:p>
        </w:tc>
        <w:tc>
          <w:tcPr>
            <w:tcW w:w="1575" w:type="dxa"/>
            <w:hideMark/>
          </w:tcPr>
          <w:p w14:paraId="07C4AE28"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2;18</w:t>
            </w:r>
          </w:p>
        </w:tc>
      </w:tr>
      <w:tr w:rsidR="00E577A4" w:rsidRPr="00E577A4" w14:paraId="78405BC3"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57FDFCB3"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proyectos</w:t>
            </w:r>
          </w:p>
        </w:tc>
        <w:tc>
          <w:tcPr>
            <w:tcW w:w="1215" w:type="dxa"/>
            <w:hideMark/>
          </w:tcPr>
          <w:p w14:paraId="45D4363E"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7931D2D8"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14:paraId="07729F0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575" w:type="dxa"/>
            <w:hideMark/>
          </w:tcPr>
          <w:p w14:paraId="534AD0FD"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3;15</w:t>
            </w:r>
          </w:p>
        </w:tc>
      </w:tr>
      <w:tr w:rsidR="00E577A4" w:rsidRPr="00E577A4" w14:paraId="29345DE5"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580D5095"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Implementación del DAO de </w:t>
            </w:r>
            <w:proofErr w:type="gramStart"/>
            <w:r w:rsidRPr="00E577A4">
              <w:rPr>
                <w:rFonts w:eastAsia="Times New Roman"/>
                <w:color w:val="000000"/>
                <w:sz w:val="22"/>
                <w:lang w:eastAsia="es-ES"/>
              </w:rPr>
              <w:t>los ejecuciones</w:t>
            </w:r>
            <w:proofErr w:type="gramEnd"/>
          </w:p>
        </w:tc>
        <w:tc>
          <w:tcPr>
            <w:tcW w:w="1215" w:type="dxa"/>
            <w:hideMark/>
          </w:tcPr>
          <w:p w14:paraId="11D95101"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590543EA"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14:paraId="3A0B5CD2"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proofErr w:type="spellStart"/>
            <w:r w:rsidRPr="00E577A4">
              <w:rPr>
                <w:rFonts w:eastAsia="Times New Roman"/>
                <w:color w:val="000000"/>
                <w:sz w:val="22"/>
                <w:lang w:eastAsia="es-ES"/>
              </w:rPr>
              <w:t>mié</w:t>
            </w:r>
            <w:proofErr w:type="spellEnd"/>
            <w:r w:rsidRPr="00E577A4">
              <w:rPr>
                <w:rFonts w:eastAsia="Times New Roman"/>
                <w:color w:val="000000"/>
                <w:sz w:val="22"/>
                <w:lang w:eastAsia="es-ES"/>
              </w:rPr>
              <w:t xml:space="preserve"> 01/02/17</w:t>
            </w:r>
          </w:p>
        </w:tc>
        <w:tc>
          <w:tcPr>
            <w:tcW w:w="1575" w:type="dxa"/>
            <w:hideMark/>
          </w:tcPr>
          <w:p w14:paraId="60F4C4F2"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4;13</w:t>
            </w:r>
          </w:p>
        </w:tc>
      </w:tr>
      <w:tr w:rsidR="00E577A4" w:rsidRPr="00E577A4" w14:paraId="5CC26D1D"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5902D5D5"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Implementación del DAO de los </w:t>
            </w:r>
            <w:proofErr w:type="spellStart"/>
            <w:r w:rsidRPr="00E577A4">
              <w:rPr>
                <w:rFonts w:eastAsia="Times New Roman"/>
                <w:color w:val="000000"/>
                <w:sz w:val="22"/>
                <w:lang w:eastAsia="es-ES"/>
              </w:rPr>
              <w:t>UserLogin&amp;Persona</w:t>
            </w:r>
            <w:proofErr w:type="spellEnd"/>
          </w:p>
        </w:tc>
        <w:tc>
          <w:tcPr>
            <w:tcW w:w="1215" w:type="dxa"/>
            <w:hideMark/>
          </w:tcPr>
          <w:p w14:paraId="5CD23CB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14:paraId="086F5D39"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14:paraId="3357FE0B"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14:paraId="51B9B78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14:paraId="12886DA7"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29E0DEC8"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negocio del Entorno de ejecución</w:t>
            </w:r>
          </w:p>
        </w:tc>
        <w:tc>
          <w:tcPr>
            <w:tcW w:w="1215" w:type="dxa"/>
            <w:hideMark/>
          </w:tcPr>
          <w:p w14:paraId="32CF720D"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10,67 días</w:t>
            </w:r>
          </w:p>
        </w:tc>
        <w:tc>
          <w:tcPr>
            <w:tcW w:w="1215" w:type="dxa"/>
            <w:hideMark/>
          </w:tcPr>
          <w:p w14:paraId="5B573CEE"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proofErr w:type="spellStart"/>
            <w:r w:rsidRPr="00E577A4">
              <w:rPr>
                <w:rFonts w:eastAsia="Times New Roman"/>
                <w:color w:val="000000"/>
                <w:sz w:val="22"/>
                <w:lang w:eastAsia="es-ES"/>
              </w:rPr>
              <w:t>mié</w:t>
            </w:r>
            <w:proofErr w:type="spellEnd"/>
            <w:r w:rsidRPr="00E577A4">
              <w:rPr>
                <w:rFonts w:eastAsia="Times New Roman"/>
                <w:color w:val="000000"/>
                <w:sz w:val="22"/>
                <w:lang w:eastAsia="es-ES"/>
              </w:rPr>
              <w:t xml:space="preserve"> 25/01/17</w:t>
            </w:r>
          </w:p>
        </w:tc>
        <w:tc>
          <w:tcPr>
            <w:tcW w:w="1215" w:type="dxa"/>
            <w:hideMark/>
          </w:tcPr>
          <w:p w14:paraId="3CC958FE"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14:paraId="1367DCA5"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w:t>
            </w:r>
          </w:p>
        </w:tc>
      </w:tr>
      <w:tr w:rsidR="00E577A4" w:rsidRPr="00E577A4" w14:paraId="4C445D66"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16E34CA1"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grupos</w:t>
            </w:r>
          </w:p>
        </w:tc>
        <w:tc>
          <w:tcPr>
            <w:tcW w:w="1215" w:type="dxa"/>
            <w:hideMark/>
          </w:tcPr>
          <w:p w14:paraId="28FF6F5E"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 horas</w:t>
            </w:r>
          </w:p>
        </w:tc>
        <w:tc>
          <w:tcPr>
            <w:tcW w:w="1215" w:type="dxa"/>
            <w:hideMark/>
          </w:tcPr>
          <w:p w14:paraId="6A60296F"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roofErr w:type="spellStart"/>
            <w:r w:rsidRPr="00E577A4">
              <w:rPr>
                <w:rFonts w:eastAsia="Times New Roman"/>
                <w:color w:val="000000"/>
                <w:sz w:val="22"/>
                <w:lang w:eastAsia="es-ES"/>
              </w:rPr>
              <w:t>mié</w:t>
            </w:r>
            <w:proofErr w:type="spellEnd"/>
            <w:r w:rsidRPr="00E577A4">
              <w:rPr>
                <w:rFonts w:eastAsia="Times New Roman"/>
                <w:color w:val="000000"/>
                <w:sz w:val="22"/>
                <w:lang w:eastAsia="es-ES"/>
              </w:rPr>
              <w:t xml:space="preserve"> 25/01/17</w:t>
            </w:r>
          </w:p>
        </w:tc>
        <w:tc>
          <w:tcPr>
            <w:tcW w:w="1215" w:type="dxa"/>
            <w:hideMark/>
          </w:tcPr>
          <w:p w14:paraId="062281B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14:paraId="74D5E1CD"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w:t>
            </w:r>
          </w:p>
        </w:tc>
      </w:tr>
      <w:tr w:rsidR="00E577A4" w:rsidRPr="00E577A4" w14:paraId="45BBC768"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75BFE97E"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proyectos</w:t>
            </w:r>
          </w:p>
        </w:tc>
        <w:tc>
          <w:tcPr>
            <w:tcW w:w="1215" w:type="dxa"/>
            <w:hideMark/>
          </w:tcPr>
          <w:p w14:paraId="5E6D8600"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14:paraId="2ABA985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215" w:type="dxa"/>
            <w:hideMark/>
          </w:tcPr>
          <w:p w14:paraId="5372785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14:paraId="697EEFA0"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7</w:t>
            </w:r>
          </w:p>
        </w:tc>
      </w:tr>
      <w:tr w:rsidR="00E577A4" w:rsidRPr="00E577A4" w14:paraId="333B093F"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4FDDCB67"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Implementación del negocio de </w:t>
            </w:r>
            <w:proofErr w:type="gramStart"/>
            <w:r w:rsidRPr="00E577A4">
              <w:rPr>
                <w:rFonts w:eastAsia="Times New Roman"/>
                <w:color w:val="000000"/>
                <w:sz w:val="22"/>
                <w:lang w:eastAsia="es-ES"/>
              </w:rPr>
              <w:t>los ejecuciones</w:t>
            </w:r>
            <w:proofErr w:type="gramEnd"/>
          </w:p>
        </w:tc>
        <w:tc>
          <w:tcPr>
            <w:tcW w:w="1215" w:type="dxa"/>
            <w:hideMark/>
          </w:tcPr>
          <w:p w14:paraId="0AD11A78"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14:paraId="12F11E3A"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14:paraId="4721462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575" w:type="dxa"/>
            <w:hideMark/>
          </w:tcPr>
          <w:p w14:paraId="628C1629"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5;16</w:t>
            </w:r>
          </w:p>
        </w:tc>
      </w:tr>
      <w:tr w:rsidR="00E577A4" w:rsidRPr="00E577A4" w14:paraId="0223D067"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7ADE945E"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Implementación del negocio de los </w:t>
            </w:r>
            <w:proofErr w:type="spellStart"/>
            <w:r w:rsidRPr="00E577A4">
              <w:rPr>
                <w:rFonts w:eastAsia="Times New Roman"/>
                <w:color w:val="000000"/>
                <w:sz w:val="22"/>
                <w:lang w:eastAsia="es-ES"/>
              </w:rPr>
              <w:t>UserLogin&amp;Persona</w:t>
            </w:r>
            <w:proofErr w:type="spellEnd"/>
          </w:p>
        </w:tc>
        <w:tc>
          <w:tcPr>
            <w:tcW w:w="1215" w:type="dxa"/>
            <w:hideMark/>
          </w:tcPr>
          <w:p w14:paraId="47EEDC39"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14:paraId="31835D2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14:paraId="1798C6CF"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575" w:type="dxa"/>
            <w:hideMark/>
          </w:tcPr>
          <w:p w14:paraId="5B0FA46D"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9</w:t>
            </w:r>
          </w:p>
        </w:tc>
      </w:tr>
      <w:tr w:rsidR="00E577A4" w:rsidRPr="00E577A4" w14:paraId="5AD62727"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32FEBAFD"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grupos</w:t>
            </w:r>
          </w:p>
        </w:tc>
        <w:tc>
          <w:tcPr>
            <w:tcW w:w="1215" w:type="dxa"/>
            <w:hideMark/>
          </w:tcPr>
          <w:p w14:paraId="71583EE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6171D6DE"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14:paraId="674CF044"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14:paraId="0DAA56F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11</w:t>
            </w:r>
          </w:p>
        </w:tc>
      </w:tr>
      <w:tr w:rsidR="00E577A4" w:rsidRPr="00E577A4" w14:paraId="29ACE1AB"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64A8E792"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proyectos</w:t>
            </w:r>
          </w:p>
        </w:tc>
        <w:tc>
          <w:tcPr>
            <w:tcW w:w="1215" w:type="dxa"/>
            <w:hideMark/>
          </w:tcPr>
          <w:p w14:paraId="3EC8B52A"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34DAE007"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14:paraId="4BD1493B"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14:paraId="36F32A5C"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12</w:t>
            </w:r>
          </w:p>
        </w:tc>
      </w:tr>
      <w:tr w:rsidR="00E577A4" w:rsidRPr="00E577A4" w14:paraId="23E6D460"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685A1338"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Implementación de la App Web de </w:t>
            </w:r>
            <w:proofErr w:type="gramStart"/>
            <w:r w:rsidRPr="00E577A4">
              <w:rPr>
                <w:rFonts w:eastAsia="Times New Roman"/>
                <w:color w:val="000000"/>
                <w:sz w:val="22"/>
                <w:lang w:eastAsia="es-ES"/>
              </w:rPr>
              <w:t>los ejecuciones</w:t>
            </w:r>
            <w:proofErr w:type="gramEnd"/>
          </w:p>
        </w:tc>
        <w:tc>
          <w:tcPr>
            <w:tcW w:w="1215" w:type="dxa"/>
            <w:hideMark/>
          </w:tcPr>
          <w:p w14:paraId="62A02ABA"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 horas</w:t>
            </w:r>
          </w:p>
        </w:tc>
        <w:tc>
          <w:tcPr>
            <w:tcW w:w="1215" w:type="dxa"/>
            <w:hideMark/>
          </w:tcPr>
          <w:p w14:paraId="3594042D"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14:paraId="0A710DB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roofErr w:type="spellStart"/>
            <w:r w:rsidRPr="00E577A4">
              <w:rPr>
                <w:rFonts w:eastAsia="Times New Roman"/>
                <w:color w:val="000000"/>
                <w:sz w:val="22"/>
                <w:lang w:eastAsia="es-ES"/>
              </w:rPr>
              <w:t>mié</w:t>
            </w:r>
            <w:proofErr w:type="spellEnd"/>
            <w:r w:rsidRPr="00E577A4">
              <w:rPr>
                <w:rFonts w:eastAsia="Times New Roman"/>
                <w:color w:val="000000"/>
                <w:sz w:val="22"/>
                <w:lang w:eastAsia="es-ES"/>
              </w:rPr>
              <w:t xml:space="preserve"> 01/02/17</w:t>
            </w:r>
          </w:p>
        </w:tc>
        <w:tc>
          <w:tcPr>
            <w:tcW w:w="1575" w:type="dxa"/>
            <w:hideMark/>
          </w:tcPr>
          <w:p w14:paraId="2E26DC8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13</w:t>
            </w:r>
          </w:p>
        </w:tc>
      </w:tr>
      <w:tr w:rsidR="00E577A4" w:rsidRPr="00E577A4" w14:paraId="555DE291"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696E3C97"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 xml:space="preserve">Implementación de la App Web de los </w:t>
            </w:r>
            <w:proofErr w:type="spellStart"/>
            <w:r w:rsidRPr="00E577A4">
              <w:rPr>
                <w:rFonts w:eastAsia="Times New Roman"/>
                <w:color w:val="000000"/>
                <w:sz w:val="22"/>
                <w:lang w:eastAsia="es-ES"/>
              </w:rPr>
              <w:t>UserLogin&amp;Persona</w:t>
            </w:r>
            <w:proofErr w:type="spellEnd"/>
          </w:p>
        </w:tc>
        <w:tc>
          <w:tcPr>
            <w:tcW w:w="1215" w:type="dxa"/>
            <w:hideMark/>
          </w:tcPr>
          <w:p w14:paraId="45176544"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14:paraId="2D94B79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14:paraId="3D533C06"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3D327FCE" w14:textId="77777777" w:rsidR="00E577A4" w:rsidRPr="00E577A4" w:rsidRDefault="00E577A4" w:rsidP="00106EE5">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14</w:t>
            </w:r>
          </w:p>
        </w:tc>
      </w:tr>
    </w:tbl>
    <w:p w14:paraId="0DC9C1A0" w14:textId="77777777" w:rsidR="00E577A4" w:rsidRPr="00850824" w:rsidRDefault="00106EE5" w:rsidP="00106EE5">
      <w:pPr>
        <w:pStyle w:val="Descripcin"/>
        <w:rPr>
          <w:lang w:val="es-ES_tradnl"/>
        </w:rPr>
      </w:pPr>
      <w:bookmarkStart w:id="108" w:name="_Toc481751962"/>
      <w:r>
        <w:t xml:space="preserve">Ilustración </w:t>
      </w:r>
      <w:r w:rsidR="00C7755D">
        <w:fldChar w:fldCharType="begin"/>
      </w:r>
      <w:r w:rsidR="00C7755D">
        <w:instrText xml:space="preserve"> STYLEREF 1 \s </w:instrText>
      </w:r>
      <w:r w:rsidR="00C7755D">
        <w:fldChar w:fldCharType="separate"/>
      </w:r>
      <w:r>
        <w:rPr>
          <w:noProof/>
        </w:rPr>
        <w:t>6</w:t>
      </w:r>
      <w:r w:rsidR="00C7755D">
        <w:rPr>
          <w:noProof/>
        </w:rPr>
        <w:fldChar w:fldCharType="end"/>
      </w:r>
      <w:r>
        <w:noBreakHyphen/>
      </w:r>
      <w:r w:rsidR="00C7755D">
        <w:fldChar w:fldCharType="begin"/>
      </w:r>
      <w:r w:rsidR="00C7755D">
        <w:instrText xml:space="preserve"> SEQ Ilustración \* ARABIC \s 1 </w:instrText>
      </w:r>
      <w:r w:rsidR="00C7755D">
        <w:fldChar w:fldCharType="separate"/>
      </w:r>
      <w:r>
        <w:rPr>
          <w:noProof/>
        </w:rPr>
        <w:t>2</w:t>
      </w:r>
      <w:r w:rsidR="00C7755D">
        <w:rPr>
          <w:noProof/>
        </w:rPr>
        <w:fldChar w:fldCharType="end"/>
      </w:r>
      <w:r>
        <w:t xml:space="preserve"> Tabla de tareas</w:t>
      </w:r>
      <w:bookmarkEnd w:id="108"/>
    </w:p>
    <w:p w14:paraId="1015CEA6" w14:textId="77777777" w:rsidR="00F02C4D" w:rsidRDefault="00F02C4D" w:rsidP="00F02C4D">
      <w:pPr>
        <w:pStyle w:val="Ttulo"/>
        <w:rPr>
          <w:lang w:val="es-ES_tradnl"/>
        </w:rPr>
      </w:pPr>
      <w:r>
        <w:rPr>
          <w:lang w:val="es-ES_tradnl"/>
        </w:rPr>
        <w:br w:type="page"/>
      </w:r>
    </w:p>
    <w:p w14:paraId="2FA580A3" w14:textId="77777777" w:rsidR="00F02C4D" w:rsidRDefault="00F02C4D" w:rsidP="00F02C4D">
      <w:pPr>
        <w:pStyle w:val="Ttulo1"/>
        <w:numPr>
          <w:ilvl w:val="0"/>
          <w:numId w:val="24"/>
        </w:numPr>
        <w:rPr>
          <w:lang w:val="es-ES_tradnl"/>
        </w:rPr>
      </w:pPr>
      <w:bookmarkStart w:id="109" w:name="_Toc481752013"/>
      <w:r>
        <w:rPr>
          <w:lang w:val="es-ES_tradnl"/>
        </w:rPr>
        <w:lastRenderedPageBreak/>
        <w:t>Ampliaciones:</w:t>
      </w:r>
      <w:bookmarkEnd w:id="109"/>
    </w:p>
    <w:p w14:paraId="7B44A7E1" w14:textId="77777777" w:rsidR="00F02C4D" w:rsidRDefault="00F02C4D" w:rsidP="00F02C4D">
      <w:pPr>
        <w:rPr>
          <w:lang w:val="es-ES_tradnl"/>
        </w:rPr>
      </w:pPr>
    </w:p>
    <w:p w14:paraId="13E96B8F" w14:textId="77777777" w:rsidR="00F02C4D" w:rsidRDefault="00CB7367" w:rsidP="00CB7367">
      <w:pPr>
        <w:ind w:firstLine="360"/>
        <w:rPr>
          <w:lang w:val="es-ES_tradnl"/>
        </w:rPr>
      </w:pPr>
      <w:r>
        <w:rPr>
          <w:lang w:val="es-ES_tradnl"/>
        </w:rPr>
        <w:t xml:space="preserve">A continuación, se muestran todas las posibles ampliaciones que el autor cree que serían posibles para mejorar el proyecto actualmente creado. Estas ampliaciones abarcan soluciones todo tipo desde mejoras de seguridad, como ampliaciones de software. </w:t>
      </w:r>
    </w:p>
    <w:p w14:paraId="7CD01A7F" w14:textId="77777777" w:rsidR="00CB7367" w:rsidRDefault="00CB7367" w:rsidP="00CB7367">
      <w:pPr>
        <w:pStyle w:val="Prrafodelista"/>
        <w:numPr>
          <w:ilvl w:val="0"/>
          <w:numId w:val="32"/>
        </w:numPr>
        <w:rPr>
          <w:lang w:val="es-ES_tradnl"/>
        </w:rPr>
      </w:pPr>
      <w:r w:rsidRPr="00CB7367">
        <w:rPr>
          <w:b/>
          <w:lang w:val="es-ES_tradnl"/>
        </w:rPr>
        <w:t xml:space="preserve">Entornos de ejecución </w:t>
      </w:r>
      <w:proofErr w:type="spellStart"/>
      <w:r w:rsidRPr="00CB7367">
        <w:rPr>
          <w:b/>
          <w:lang w:val="es-ES_tradnl"/>
        </w:rPr>
        <w:t>virtualizados</w:t>
      </w:r>
      <w:proofErr w:type="spellEnd"/>
      <w:r>
        <w:rPr>
          <w:lang w:val="es-ES_tradnl"/>
        </w:rPr>
        <w:t>: El proyecto puede ser ampliado generando un sistema de máquinas virtuales que ejecuten los proyectos de cada usuario. Estas máquinas virtuales serán gestionadas por un software que utilizara el repositorio. Gracias a esta solución se mejoraría la tolerancia a fallos del repositorio. Si algún usuario, no programara bien el código, usara instrucciones con privilegios o simplemente intentara romper el sistema. Las máquinas virtuales harían de dique para que el problema no llegara a influenciar al repositorio.</w:t>
      </w:r>
      <w:r>
        <w:rPr>
          <w:lang w:val="es-ES_tradnl"/>
        </w:rPr>
        <w:br/>
      </w:r>
    </w:p>
    <w:p w14:paraId="56957A43" w14:textId="77777777" w:rsidR="00CB7367" w:rsidRDefault="00CB7367" w:rsidP="00CB7367">
      <w:pPr>
        <w:pStyle w:val="Prrafodelista"/>
        <w:numPr>
          <w:ilvl w:val="0"/>
          <w:numId w:val="32"/>
        </w:numPr>
        <w:rPr>
          <w:lang w:val="es-ES_tradnl"/>
        </w:rPr>
      </w:pPr>
      <w:r>
        <w:rPr>
          <w:b/>
          <w:lang w:val="es-ES_tradnl"/>
        </w:rPr>
        <w:t>Tienda online de ejecuciones</w:t>
      </w:r>
      <w:r>
        <w:rPr>
          <w:lang w:val="es-ES_tradnl"/>
        </w:rPr>
        <w:t>: Una ampliación plausible para el proyecto sería el de ampliar la aplicación web con un sistema de pagos y tiempos de ejecución. La aplicación web gestionaría quien podría y quien no podría ejecutar proyectos terminados o para negocio. Esta ampliación seria con el objetivo de crear una tienda web donde los usuarios podrían vender los resultados de sus códigos para empresas o usuarios.</w:t>
      </w:r>
      <w:r w:rsidR="0059632E">
        <w:rPr>
          <w:lang w:val="es-ES_tradnl"/>
        </w:rPr>
        <w:br/>
      </w:r>
    </w:p>
    <w:p w14:paraId="3F804D8F" w14:textId="77777777" w:rsidR="007200A3" w:rsidRDefault="0059632E" w:rsidP="00CB7367">
      <w:pPr>
        <w:pStyle w:val="Prrafodelista"/>
        <w:numPr>
          <w:ilvl w:val="0"/>
          <w:numId w:val="32"/>
        </w:numPr>
        <w:rPr>
          <w:lang w:val="es-ES_tradnl"/>
        </w:rPr>
      </w:pPr>
      <w:r>
        <w:rPr>
          <w:b/>
          <w:lang w:val="es-ES_tradnl"/>
        </w:rPr>
        <w:t>Generar permisos individualizados para cada usuario</w:t>
      </w:r>
      <w:r w:rsidRPr="0059632E">
        <w:rPr>
          <w:lang w:val="es-ES_tradnl"/>
        </w:rPr>
        <w:t>:</w:t>
      </w:r>
      <w:r>
        <w:rPr>
          <w:lang w:val="es-ES_tradnl"/>
        </w:rPr>
        <w:t xml:space="preserve"> Actualmente el proyecto contiene grupos, los cuales, contienen un conjunto de permisos que interaccionan con TODOS los miembros de ese grupo. La ampliación seria que los permisos fueran individualizados.</w:t>
      </w:r>
      <w:r w:rsidR="007200A3">
        <w:rPr>
          <w:lang w:val="es-ES_tradnl"/>
        </w:rPr>
        <w:br/>
      </w:r>
    </w:p>
    <w:p w14:paraId="382C2C09" w14:textId="77777777" w:rsidR="0059632E" w:rsidRDefault="007200A3" w:rsidP="00CB7367">
      <w:pPr>
        <w:pStyle w:val="Prrafodelista"/>
        <w:numPr>
          <w:ilvl w:val="0"/>
          <w:numId w:val="32"/>
        </w:numPr>
        <w:rPr>
          <w:lang w:val="es-ES_tradnl"/>
        </w:rPr>
      </w:pPr>
      <w:r>
        <w:rPr>
          <w:b/>
          <w:lang w:val="es-ES_tradnl"/>
        </w:rPr>
        <w:t>IDE virtual para la gestión</w:t>
      </w:r>
      <w:r w:rsidRPr="007200A3">
        <w:rPr>
          <w:lang w:val="es-ES_tradnl"/>
        </w:rPr>
        <w:t>:</w:t>
      </w:r>
      <w:r>
        <w:rPr>
          <w:lang w:val="es-ES_tradnl"/>
        </w:rPr>
        <w:t xml:space="preserve"> El proyecto sincroniza los datos mediante GIT. Esto puede ampliarse dando la posibilidad de modificar los datos utilizando un IDE (Interfaz de desarrollo) online que centraría el desarrollo en la aplicación en vez de externalizarla. Siguiendo el ejemplo de Cloud</w:t>
      </w:r>
      <w:proofErr w:type="gramStart"/>
      <w:r>
        <w:rPr>
          <w:lang w:val="es-ES_tradnl"/>
        </w:rPr>
        <w:t>9 ,</w:t>
      </w:r>
      <w:proofErr w:type="gramEnd"/>
      <w:r>
        <w:rPr>
          <w:lang w:val="es-ES_tradnl"/>
        </w:rPr>
        <w:t xml:space="preserve"> el proyecto podría evolucionar en un entorno de desarrollo genérico para toda la comunidad de la universidad.</w:t>
      </w:r>
      <w:r w:rsidR="0059632E">
        <w:rPr>
          <w:lang w:val="es-ES_tradnl"/>
        </w:rPr>
        <w:br/>
      </w:r>
    </w:p>
    <w:p w14:paraId="11A21AE2" w14:textId="77777777" w:rsidR="0059632E" w:rsidRPr="00CB7367" w:rsidRDefault="0059632E" w:rsidP="00CB7367">
      <w:pPr>
        <w:pStyle w:val="Prrafodelista"/>
        <w:numPr>
          <w:ilvl w:val="0"/>
          <w:numId w:val="32"/>
        </w:numPr>
        <w:rPr>
          <w:lang w:val="es-ES_tradnl"/>
        </w:rPr>
      </w:pPr>
      <w:r>
        <w:rPr>
          <w:b/>
          <w:lang w:val="es-ES_tradnl"/>
        </w:rPr>
        <w:t xml:space="preserve">Introducir parámetros de entrada </w:t>
      </w:r>
      <w:r w:rsidR="007200A3">
        <w:rPr>
          <w:b/>
          <w:lang w:val="es-ES_tradnl"/>
        </w:rPr>
        <w:t>individualizados</w:t>
      </w:r>
      <w:r w:rsidRPr="0059632E">
        <w:rPr>
          <w:lang w:val="es-ES_tradnl"/>
        </w:rPr>
        <w:t>:</w:t>
      </w:r>
      <w:r w:rsidR="007200A3">
        <w:rPr>
          <w:lang w:val="es-ES_tradnl"/>
        </w:rPr>
        <w:t xml:space="preserve"> Actualmente los parámetros de entrada son por defecto para todos los usuarios. Una ampliación para el proyecto sería el de generar entradas por defecto para cada usuario, pudiendo dar salidas personalizadas por defecto para cada usuario.</w:t>
      </w:r>
    </w:p>
    <w:p w14:paraId="12EDF9C4" w14:textId="77777777" w:rsidR="00F02C4D" w:rsidRDefault="00F02C4D" w:rsidP="00F02C4D">
      <w:pPr>
        <w:pStyle w:val="Ttulo"/>
        <w:rPr>
          <w:lang w:val="es-ES_tradnl"/>
        </w:rPr>
      </w:pPr>
      <w:r>
        <w:rPr>
          <w:lang w:val="es-ES_tradnl"/>
        </w:rPr>
        <w:br w:type="page"/>
      </w:r>
    </w:p>
    <w:p w14:paraId="4E938761" w14:textId="77777777" w:rsidR="00F02C4D" w:rsidRDefault="00F02C4D" w:rsidP="00F02C4D">
      <w:pPr>
        <w:pStyle w:val="Ttulo1"/>
        <w:numPr>
          <w:ilvl w:val="0"/>
          <w:numId w:val="24"/>
        </w:numPr>
        <w:rPr>
          <w:lang w:val="es-ES_tradnl"/>
        </w:rPr>
      </w:pPr>
      <w:bookmarkStart w:id="110" w:name="_Toc481752014"/>
      <w:commentRangeStart w:id="111"/>
      <w:r>
        <w:rPr>
          <w:lang w:val="es-ES_tradnl"/>
        </w:rPr>
        <w:lastRenderedPageBreak/>
        <w:t>Conclusiones:</w:t>
      </w:r>
      <w:bookmarkEnd w:id="110"/>
      <w:commentRangeEnd w:id="111"/>
      <w:r w:rsidR="00305B67">
        <w:rPr>
          <w:rStyle w:val="Refdecomentario"/>
          <w:rFonts w:eastAsia="Calibri" w:cs="Times New Roman"/>
          <w:b w:val="0"/>
          <w:spacing w:val="0"/>
          <w:kern w:val="0"/>
        </w:rPr>
        <w:commentReference w:id="111"/>
      </w:r>
    </w:p>
    <w:p w14:paraId="0CBD7067" w14:textId="77777777" w:rsidR="00F02C4D" w:rsidRDefault="00F02C4D" w:rsidP="00F02C4D">
      <w:pPr>
        <w:rPr>
          <w:lang w:val="es-ES_tradnl"/>
        </w:rPr>
      </w:pPr>
    </w:p>
    <w:p w14:paraId="5A8DE2ED" w14:textId="5ECBF1E8" w:rsidR="00F02C4D" w:rsidRDefault="00FA61A8" w:rsidP="0075384E">
      <w:pPr>
        <w:ind w:firstLine="360"/>
        <w:rPr>
          <w:lang w:val="es-ES_tradnl"/>
        </w:rPr>
      </w:pPr>
      <w:r>
        <w:rPr>
          <w:lang w:val="es-ES_tradnl"/>
        </w:rPr>
        <w:t xml:space="preserve">Tras la finalización del proyecto </w:t>
      </w:r>
      <w:r w:rsidRPr="0075384E">
        <w:rPr>
          <w:b/>
          <w:lang w:val="es-ES_tradnl"/>
        </w:rPr>
        <w:t>UniApi</w:t>
      </w:r>
      <w:r>
        <w:rPr>
          <w:lang w:val="es-ES_tradnl"/>
        </w:rPr>
        <w:t xml:space="preserve">. </w:t>
      </w:r>
      <w:ins w:id="112" w:author="Raul García Fernández" w:date="2017-05-24T19:43:00Z">
        <w:r w:rsidR="00D63FB1">
          <w:rPr>
            <w:lang w:val="es-ES_tradnl"/>
          </w:rPr>
          <w:t>S</w:t>
        </w:r>
      </w:ins>
      <w:del w:id="113" w:author="Raul García Fernández" w:date="2017-05-24T19:43:00Z">
        <w:r w:rsidR="0075384E" w:rsidDel="00D63FB1">
          <w:rPr>
            <w:lang w:val="es-ES_tradnl"/>
          </w:rPr>
          <w:delText>H</w:delText>
        </w:r>
      </w:del>
      <w:r w:rsidR="0075384E">
        <w:rPr>
          <w:lang w:val="es-ES_tradnl"/>
        </w:rPr>
        <w:t>e</w:t>
      </w:r>
      <w:ins w:id="114" w:author="Raul García Fernández" w:date="2017-05-24T19:43:00Z">
        <w:r w:rsidR="00D63FB1">
          <w:rPr>
            <w:lang w:val="es-ES_tradnl"/>
          </w:rPr>
          <w:t xml:space="preserve"> ha</w:t>
        </w:r>
      </w:ins>
      <w:r>
        <w:rPr>
          <w:lang w:val="es-ES_tradnl"/>
        </w:rPr>
        <w:t xml:space="preserve"> querido plasma</w:t>
      </w:r>
      <w:r w:rsidR="005A646B">
        <w:rPr>
          <w:lang w:val="es-ES_tradnl"/>
        </w:rPr>
        <w:t xml:space="preserve">r ciertas ideas y mejoras que </w:t>
      </w:r>
      <w:ins w:id="115" w:author="Raul García Fernández" w:date="2017-05-24T19:43:00Z">
        <w:r w:rsidR="00D63FB1">
          <w:rPr>
            <w:lang w:val="es-ES_tradnl"/>
          </w:rPr>
          <w:t>se ha</w:t>
        </w:r>
      </w:ins>
      <w:del w:id="116" w:author="Raul García Fernández" w:date="2017-05-24T19:43:00Z">
        <w:r w:rsidR="005A646B" w:rsidDel="00D63FB1">
          <w:rPr>
            <w:lang w:val="es-ES_tradnl"/>
          </w:rPr>
          <w:delText>he</w:delText>
        </w:r>
      </w:del>
      <w:r>
        <w:rPr>
          <w:lang w:val="es-ES_tradnl"/>
        </w:rPr>
        <w:t xml:space="preserve"> ido recibiendo de forma </w:t>
      </w:r>
      <w:r w:rsidR="0075384E">
        <w:rPr>
          <w:lang w:val="es-ES_tradnl"/>
        </w:rPr>
        <w:t xml:space="preserve">retroactiva durante el desarrollo del proyecto. </w:t>
      </w:r>
      <w:ins w:id="117" w:author="Raul García Fernández" w:date="2017-05-24T19:44:00Z">
        <w:r w:rsidR="00D63FB1">
          <w:rPr>
            <w:lang w:val="es-ES_tradnl"/>
          </w:rPr>
          <w:t xml:space="preserve">El proyecto se </w:t>
        </w:r>
      </w:ins>
      <w:del w:id="118" w:author="Raul García Fernández" w:date="2017-05-24T19:44:00Z">
        <w:r w:rsidR="0075384E" w:rsidDel="00D63FB1">
          <w:rPr>
            <w:lang w:val="es-ES_tradnl"/>
          </w:rPr>
          <w:delText>Empecé este proyecto</w:delText>
        </w:r>
      </w:del>
      <w:ins w:id="119" w:author="Raul García Fernández" w:date="2017-05-24T19:44:00Z">
        <w:r w:rsidR="00D63FB1">
          <w:rPr>
            <w:lang w:val="es-ES_tradnl"/>
          </w:rPr>
          <w:t>empezó</w:t>
        </w:r>
      </w:ins>
      <w:r w:rsidR="0075384E">
        <w:rPr>
          <w:lang w:val="es-ES_tradnl"/>
        </w:rPr>
        <w:t xml:space="preserve"> con una simple</w:t>
      </w:r>
      <w:r w:rsidR="005A646B">
        <w:rPr>
          <w:lang w:val="es-ES_tradnl"/>
        </w:rPr>
        <w:t xml:space="preserve"> idea</w:t>
      </w:r>
      <w:del w:id="120" w:author="Raul García Fernández" w:date="2017-05-24T19:44:00Z">
        <w:r w:rsidR="005A646B" w:rsidDel="00D63FB1">
          <w:rPr>
            <w:lang w:val="es-ES_tradnl"/>
          </w:rPr>
          <w:delText>,</w:delText>
        </w:r>
        <w:r w:rsidR="0075384E" w:rsidDel="00D63FB1">
          <w:rPr>
            <w:lang w:val="es-ES_tradnl"/>
          </w:rPr>
          <w:delText xml:space="preserve"> pero que tenía mucho potencial</w:delText>
        </w:r>
      </w:del>
      <w:ins w:id="121" w:author="Raul García Fernández" w:date="2017-05-24T19:44:00Z">
        <w:r w:rsidR="00D63FB1">
          <w:rPr>
            <w:lang w:val="es-ES_tradnl"/>
          </w:rPr>
          <w:t xml:space="preserve"> el cual su</w:t>
        </w:r>
      </w:ins>
      <w:del w:id="122" w:author="Raul García Fernández" w:date="2017-05-24T19:44:00Z">
        <w:r w:rsidR="0075384E" w:rsidDel="00D63FB1">
          <w:rPr>
            <w:lang w:val="es-ES_tradnl"/>
          </w:rPr>
          <w:delText>. La</w:delText>
        </w:r>
      </w:del>
      <w:r w:rsidR="0075384E">
        <w:rPr>
          <w:lang w:val="es-ES_tradnl"/>
        </w:rPr>
        <w:t xml:space="preserve"> simplicidad </w:t>
      </w:r>
      <w:del w:id="123" w:author="Raul García Fernández" w:date="2017-05-24T19:44:00Z">
        <w:r w:rsidR="0075384E" w:rsidDel="00D63FB1">
          <w:rPr>
            <w:lang w:val="es-ES_tradnl"/>
          </w:rPr>
          <w:delText>de la idea</w:delText>
        </w:r>
        <w:r w:rsidR="005A646B" w:rsidDel="00D63FB1">
          <w:rPr>
            <w:lang w:val="es-ES_tradnl"/>
          </w:rPr>
          <w:delText>,</w:delText>
        </w:r>
        <w:r w:rsidR="0075384E" w:rsidDel="00D63FB1">
          <w:rPr>
            <w:lang w:val="es-ES_tradnl"/>
          </w:rPr>
          <w:delText xml:space="preserve"> </w:delText>
        </w:r>
      </w:del>
      <w:r w:rsidR="0075384E">
        <w:rPr>
          <w:lang w:val="es-ES_tradnl"/>
        </w:rPr>
        <w:t>parecía asociada con el tamaño del p</w:t>
      </w:r>
      <w:r w:rsidR="005A646B">
        <w:rPr>
          <w:lang w:val="es-ES_tradnl"/>
        </w:rPr>
        <w:t xml:space="preserve">royecto a realizar. Es por eso que </w:t>
      </w:r>
      <w:del w:id="124" w:author="Raul García Fernández" w:date="2017-05-24T19:45:00Z">
        <w:r w:rsidR="005A646B" w:rsidDel="00D63FB1">
          <w:rPr>
            <w:lang w:val="es-ES_tradnl"/>
          </w:rPr>
          <w:delText>decidí llevarla a cabo</w:delText>
        </w:r>
        <w:r w:rsidR="0075384E" w:rsidDel="00D63FB1">
          <w:rPr>
            <w:lang w:val="es-ES_tradnl"/>
          </w:rPr>
          <w:delText>.</w:delText>
        </w:r>
      </w:del>
      <w:ins w:id="125" w:author="Raul García Fernández" w:date="2017-05-24T19:45:00Z">
        <w:r w:rsidR="00D63FB1">
          <w:rPr>
            <w:lang w:val="es-ES_tradnl"/>
          </w:rPr>
          <w:t>se decidió llevarlo a cabo</w:t>
        </w:r>
      </w:ins>
      <w:r w:rsidR="0075384E">
        <w:rPr>
          <w:lang w:val="es-ES_tradnl"/>
        </w:rPr>
        <w:t xml:space="preserve"> </w:t>
      </w:r>
      <w:del w:id="126" w:author="Raul García Fernández" w:date="2017-05-24T19:45:00Z">
        <w:r w:rsidR="0075384E" w:rsidDel="00D63FB1">
          <w:rPr>
            <w:lang w:val="es-ES_tradnl"/>
          </w:rPr>
          <w:delText xml:space="preserve">Algo </w:delText>
        </w:r>
      </w:del>
      <w:ins w:id="127" w:author="Raul García Fernández" w:date="2017-05-24T19:45:00Z">
        <w:r w:rsidR="00D63FB1">
          <w:rPr>
            <w:lang w:val="es-ES_tradnl"/>
          </w:rPr>
          <w:t>algo</w:t>
        </w:r>
        <w:r w:rsidR="00D63FB1">
          <w:rPr>
            <w:lang w:val="es-ES_tradnl"/>
          </w:rPr>
          <w:t xml:space="preserve"> </w:t>
        </w:r>
      </w:ins>
      <w:r w:rsidR="0075384E">
        <w:rPr>
          <w:lang w:val="es-ES_tradnl"/>
        </w:rPr>
        <w:t xml:space="preserve">que </w:t>
      </w:r>
      <w:del w:id="128" w:author="Raul García Fernández" w:date="2017-05-24T19:45:00Z">
        <w:r w:rsidR="0075384E" w:rsidDel="00D63FB1">
          <w:rPr>
            <w:lang w:val="es-ES_tradnl"/>
          </w:rPr>
          <w:delText>aprend</w:delText>
        </w:r>
      </w:del>
      <w:ins w:id="129" w:author="Raul García Fernández" w:date="2017-05-24T19:45:00Z">
        <w:r w:rsidR="00D63FB1">
          <w:rPr>
            <w:lang w:val="es-ES_tradnl"/>
          </w:rPr>
          <w:t>aprendió</w:t>
        </w:r>
      </w:ins>
      <w:del w:id="130" w:author="Raul García Fernández" w:date="2017-05-24T19:45:00Z">
        <w:r w:rsidR="0075384E" w:rsidDel="00D63FB1">
          <w:rPr>
            <w:lang w:val="es-ES_tradnl"/>
          </w:rPr>
          <w:delText>í</w:delText>
        </w:r>
      </w:del>
      <w:r w:rsidR="0075384E">
        <w:rPr>
          <w:lang w:val="es-ES_tradnl"/>
        </w:rPr>
        <w:t xml:space="preserve"> bastante rápido</w:t>
      </w:r>
      <w:r w:rsidR="005A646B">
        <w:rPr>
          <w:lang w:val="es-ES_tradnl"/>
        </w:rPr>
        <w:t>,</w:t>
      </w:r>
      <w:r w:rsidR="0075384E">
        <w:rPr>
          <w:lang w:val="es-ES_tradnl"/>
        </w:rPr>
        <w:t xml:space="preserve"> es que la simplicidad</w:t>
      </w:r>
      <w:r w:rsidR="005A646B">
        <w:rPr>
          <w:lang w:val="es-ES_tradnl"/>
        </w:rPr>
        <w:t xml:space="preserve"> de una idea</w:t>
      </w:r>
      <w:r w:rsidR="0075384E">
        <w:rPr>
          <w:lang w:val="es-ES_tradnl"/>
        </w:rPr>
        <w:t xml:space="preserve"> no está relacionada directamente con una creación </w:t>
      </w:r>
      <w:del w:id="131" w:author="Raul García Fernández" w:date="2017-05-24T19:45:00Z">
        <w:r w:rsidR="0075384E" w:rsidDel="00D63FB1">
          <w:rPr>
            <w:lang w:val="es-ES_tradnl"/>
          </w:rPr>
          <w:delText>simple</w:delText>
        </w:r>
        <w:r w:rsidR="005A646B" w:rsidDel="00D63FB1">
          <w:rPr>
            <w:lang w:val="es-ES_tradnl"/>
          </w:rPr>
          <w:delText xml:space="preserve"> </w:delText>
        </w:r>
      </w:del>
      <w:r w:rsidR="005A646B">
        <w:rPr>
          <w:lang w:val="es-ES_tradnl"/>
        </w:rPr>
        <w:t>de esa idea</w:t>
      </w:r>
      <w:r w:rsidR="0075384E">
        <w:rPr>
          <w:lang w:val="es-ES_tradnl"/>
        </w:rPr>
        <w:t xml:space="preserve">. </w:t>
      </w:r>
    </w:p>
    <w:p w14:paraId="10479131" w14:textId="2CA5C522" w:rsidR="0075384E" w:rsidRDefault="0075384E" w:rsidP="003D1B28">
      <w:pPr>
        <w:rPr>
          <w:lang w:val="es-ES_tradnl"/>
        </w:rPr>
      </w:pPr>
      <w:r>
        <w:rPr>
          <w:lang w:val="es-ES_tradnl"/>
        </w:rPr>
        <w:t>El proyecto acabo siendo una aplicación de pequeño tamaño</w:t>
      </w:r>
      <w:r w:rsidR="005A646B">
        <w:rPr>
          <w:lang w:val="es-ES_tradnl"/>
        </w:rPr>
        <w:t>,</w:t>
      </w:r>
      <w:r>
        <w:rPr>
          <w:lang w:val="es-ES_tradnl"/>
        </w:rPr>
        <w:t xml:space="preserve"> tirando a mediano</w:t>
      </w:r>
      <w:r w:rsidR="005A646B">
        <w:rPr>
          <w:lang w:val="es-ES_tradnl"/>
        </w:rPr>
        <w:t xml:space="preserve"> tamaño</w:t>
      </w:r>
      <w:r>
        <w:rPr>
          <w:lang w:val="es-ES_tradnl"/>
        </w:rPr>
        <w:t xml:space="preserve">. Esto hizo que </w:t>
      </w:r>
      <w:del w:id="132" w:author="Raul García Fernández" w:date="2017-05-24T19:46:00Z">
        <w:r w:rsidDel="00D63FB1">
          <w:rPr>
            <w:lang w:val="es-ES_tradnl"/>
          </w:rPr>
          <w:delText>mi papel como</w:delText>
        </w:r>
      </w:del>
      <w:ins w:id="133" w:author="Raul García Fernández" w:date="2017-05-24T19:46:00Z">
        <w:r w:rsidR="00D63FB1">
          <w:rPr>
            <w:lang w:val="es-ES_tradnl"/>
          </w:rPr>
          <w:t>el</w:t>
        </w:r>
      </w:ins>
      <w:r>
        <w:rPr>
          <w:lang w:val="es-ES_tradnl"/>
        </w:rPr>
        <w:t xml:space="preserve"> desarrollador</w:t>
      </w:r>
      <w:ins w:id="134" w:author="Raul García Fernández" w:date="2017-05-24T19:46:00Z">
        <w:r w:rsidR="00D63FB1">
          <w:rPr>
            <w:lang w:val="es-ES_tradnl"/>
          </w:rPr>
          <w:t xml:space="preserve"> del proyecto pudiera</w:t>
        </w:r>
      </w:ins>
      <w:r>
        <w:rPr>
          <w:lang w:val="es-ES_tradnl"/>
        </w:rPr>
        <w:t xml:space="preserve"> v</w:t>
      </w:r>
      <w:ins w:id="135" w:author="Raul García Fernández" w:date="2017-05-24T19:47:00Z">
        <w:r w:rsidR="00D63FB1">
          <w:rPr>
            <w:lang w:val="es-ES_tradnl"/>
          </w:rPr>
          <w:t>er</w:t>
        </w:r>
      </w:ins>
      <w:del w:id="136" w:author="Raul García Fernández" w:date="2017-05-24T19:47:00Z">
        <w:r w:rsidDel="00D63FB1">
          <w:rPr>
            <w:lang w:val="es-ES_tradnl"/>
          </w:rPr>
          <w:delText>iera</w:delText>
        </w:r>
      </w:del>
      <w:r>
        <w:rPr>
          <w:lang w:val="es-ES_tradnl"/>
        </w:rPr>
        <w:t xml:space="preserve"> la importancia de generar grupos de desarrollo y la importancia de la imagen del jefe de proyecto o del arquitecto del sistema. </w:t>
      </w:r>
      <w:del w:id="137" w:author="Raul García Fernández" w:date="2017-05-24T19:47:00Z">
        <w:r w:rsidDel="00D63FB1">
          <w:rPr>
            <w:lang w:val="es-ES_tradnl"/>
          </w:rPr>
          <w:delText>Gracias a lo dicho</w:delText>
        </w:r>
        <w:r w:rsidR="005A646B" w:rsidDel="00D63FB1">
          <w:rPr>
            <w:lang w:val="es-ES_tradnl"/>
          </w:rPr>
          <w:delText xml:space="preserve">. </w:delText>
        </w:r>
      </w:del>
      <w:r w:rsidR="005A646B">
        <w:rPr>
          <w:lang w:val="es-ES_tradnl"/>
        </w:rPr>
        <w:t>U</w:t>
      </w:r>
      <w:r>
        <w:rPr>
          <w:lang w:val="es-ES_tradnl"/>
        </w:rPr>
        <w:t>n proyecto grande</w:t>
      </w:r>
      <w:ins w:id="138" w:author="Raul García Fernández" w:date="2017-05-24T19:47:00Z">
        <w:r w:rsidR="00D63FB1">
          <w:rPr>
            <w:lang w:val="es-ES_tradnl"/>
          </w:rPr>
          <w:t xml:space="preserve"> como este</w:t>
        </w:r>
      </w:ins>
      <w:r>
        <w:rPr>
          <w:lang w:val="es-ES_tradnl"/>
        </w:rPr>
        <w:t xml:space="preserve"> </w:t>
      </w:r>
      <w:del w:id="139" w:author="Raul García Fernández" w:date="2017-05-24T19:47:00Z">
        <w:r w:rsidDel="00D63FB1">
          <w:rPr>
            <w:lang w:val="es-ES_tradnl"/>
          </w:rPr>
          <w:delText>me hizo</w:delText>
        </w:r>
      </w:del>
      <w:ins w:id="140" w:author="Raul García Fernández" w:date="2017-05-24T19:47:00Z">
        <w:r w:rsidR="00D63FB1">
          <w:rPr>
            <w:lang w:val="es-ES_tradnl"/>
          </w:rPr>
          <w:t>obliga a</w:t>
        </w:r>
      </w:ins>
      <w:r>
        <w:rPr>
          <w:lang w:val="es-ES_tradnl"/>
        </w:rPr>
        <w:t xml:space="preserve"> ver teorías e investigar en formas de realizar</w:t>
      </w:r>
      <w:ins w:id="141" w:author="Raul García Fernández" w:date="2017-05-24T19:48:00Z">
        <w:r w:rsidR="00D63FB1">
          <w:rPr>
            <w:lang w:val="es-ES_tradnl"/>
          </w:rPr>
          <w:t xml:space="preserve"> </w:t>
        </w:r>
      </w:ins>
      <w:del w:id="142" w:author="Raul García Fernández" w:date="2017-05-24T19:48:00Z">
        <w:r w:rsidDel="00D63FB1">
          <w:rPr>
            <w:lang w:val="es-ES_tradnl"/>
          </w:rPr>
          <w:delText xml:space="preserve"> un </w:delText>
        </w:r>
      </w:del>
      <w:r>
        <w:rPr>
          <w:lang w:val="es-ES_tradnl"/>
        </w:rPr>
        <w:t>proyecto</w:t>
      </w:r>
      <w:ins w:id="143" w:author="Raul García Fernández" w:date="2017-05-24T19:48:00Z">
        <w:r w:rsidR="00D63FB1">
          <w:rPr>
            <w:lang w:val="es-ES_tradnl"/>
          </w:rPr>
          <w:t>s</w:t>
        </w:r>
      </w:ins>
      <w:r>
        <w:rPr>
          <w:lang w:val="es-ES_tradnl"/>
        </w:rPr>
        <w:t xml:space="preserve"> con una escala significativa </w:t>
      </w:r>
      <w:del w:id="144" w:author="Raul García Fernández" w:date="2017-05-24T19:48:00Z">
        <w:r w:rsidDel="00D63FB1">
          <w:rPr>
            <w:lang w:val="es-ES_tradnl"/>
          </w:rPr>
          <w:delText xml:space="preserve">para un solo desarrollador </w:delText>
        </w:r>
      </w:del>
      <w:r>
        <w:rPr>
          <w:lang w:val="es-ES_tradnl"/>
        </w:rPr>
        <w:t xml:space="preserve">de </w:t>
      </w:r>
      <w:r w:rsidR="005A646B">
        <w:rPr>
          <w:lang w:val="es-ES_tradnl"/>
        </w:rPr>
        <w:t xml:space="preserve">una </w:t>
      </w:r>
      <w:r>
        <w:rPr>
          <w:lang w:val="es-ES_tradnl"/>
        </w:rPr>
        <w:t>manera eficiente. Esto</w:t>
      </w:r>
      <w:ins w:id="145" w:author="Raul García Fernández" w:date="2017-05-24T19:48:00Z">
        <w:r w:rsidR="00D63FB1">
          <w:rPr>
            <w:lang w:val="es-ES_tradnl"/>
          </w:rPr>
          <w:t xml:space="preserve"> </w:t>
        </w:r>
      </w:ins>
      <w:del w:id="146" w:author="Raul García Fernández" w:date="2017-05-24T19:48:00Z">
        <w:r w:rsidDel="00D63FB1">
          <w:rPr>
            <w:lang w:val="es-ES_tradnl"/>
          </w:rPr>
          <w:delText xml:space="preserve">, me </w:delText>
        </w:r>
      </w:del>
      <w:r>
        <w:rPr>
          <w:lang w:val="es-ES_tradnl"/>
        </w:rPr>
        <w:t>llev</w:t>
      </w:r>
      <w:ins w:id="147" w:author="Raul García Fernández" w:date="2017-05-24T19:48:00Z">
        <w:r w:rsidR="00D63FB1">
          <w:rPr>
            <w:lang w:val="es-ES_tradnl"/>
          </w:rPr>
          <w:t>a</w:t>
        </w:r>
      </w:ins>
      <w:del w:id="148" w:author="Raul García Fernández" w:date="2017-05-24T19:48:00Z">
        <w:r w:rsidDel="00D63FB1">
          <w:rPr>
            <w:lang w:val="es-ES_tradnl"/>
          </w:rPr>
          <w:delText>o</w:delText>
        </w:r>
      </w:del>
      <w:r>
        <w:rPr>
          <w:lang w:val="es-ES_tradnl"/>
        </w:rPr>
        <w:t xml:space="preserve"> a conocer teorías como la inyección de dependencia y el uso de ciertos patrones de diseño </w:t>
      </w:r>
      <w:del w:id="149" w:author="Raul García Fernández" w:date="2017-05-24T19:48:00Z">
        <w:r w:rsidDel="00D63FB1">
          <w:rPr>
            <w:lang w:val="es-ES_tradnl"/>
          </w:rPr>
          <w:delText>que había estudiado en la carrera</w:delText>
        </w:r>
        <w:r w:rsidR="005A646B" w:rsidDel="00D63FB1">
          <w:rPr>
            <w:lang w:val="es-ES_tradnl"/>
          </w:rPr>
          <w:delText xml:space="preserve"> y que no había utilizado. </w:delText>
        </w:r>
      </w:del>
      <w:r w:rsidR="005A646B">
        <w:rPr>
          <w:lang w:val="es-ES_tradnl"/>
        </w:rPr>
        <w:t>C</w:t>
      </w:r>
      <w:r>
        <w:rPr>
          <w:lang w:val="es-ES_tradnl"/>
        </w:rPr>
        <w:t xml:space="preserve">omo, por ejemplo: </w:t>
      </w:r>
      <w:proofErr w:type="spellStart"/>
      <w:r>
        <w:rPr>
          <w:lang w:val="es-ES_tradnl"/>
        </w:rPr>
        <w:t>singleton</w:t>
      </w:r>
      <w:proofErr w:type="spellEnd"/>
      <w:r>
        <w:rPr>
          <w:lang w:val="es-ES_tradnl"/>
        </w:rPr>
        <w:t xml:space="preserve">, </w:t>
      </w:r>
      <w:proofErr w:type="spellStart"/>
      <w:r>
        <w:rPr>
          <w:lang w:val="es-ES_tradnl"/>
        </w:rPr>
        <w:t>abstract</w:t>
      </w:r>
      <w:proofErr w:type="spellEnd"/>
      <w:r>
        <w:rPr>
          <w:lang w:val="es-ES_tradnl"/>
        </w:rPr>
        <w:t xml:space="preserve"> Factory, </w:t>
      </w:r>
      <w:proofErr w:type="spellStart"/>
      <w:r>
        <w:rPr>
          <w:lang w:val="es-ES_tradnl"/>
        </w:rPr>
        <w:t>adapter</w:t>
      </w:r>
      <w:proofErr w:type="spellEnd"/>
      <w:r>
        <w:rPr>
          <w:lang w:val="es-ES_tradnl"/>
        </w:rPr>
        <w:t>…</w:t>
      </w:r>
    </w:p>
    <w:p w14:paraId="2499B847" w14:textId="77777777" w:rsidR="0075384E" w:rsidRDefault="0075384E" w:rsidP="003D1B28">
      <w:pPr>
        <w:rPr>
          <w:lang w:val="es-ES_tradnl"/>
        </w:rPr>
      </w:pPr>
      <w:r>
        <w:rPr>
          <w:lang w:val="es-ES_tradnl"/>
        </w:rPr>
        <w:t>Desde que empecé a trabajar en prácticas de empresa y conocí las primeras tecnologías JavaScript</w:t>
      </w:r>
      <w:r w:rsidR="005A646B">
        <w:rPr>
          <w:lang w:val="es-ES_tradnl"/>
        </w:rPr>
        <w:t>,</w:t>
      </w:r>
      <w:r>
        <w:rPr>
          <w:lang w:val="es-ES_tradnl"/>
        </w:rPr>
        <w:t xml:space="preserve"> en concreto</w:t>
      </w:r>
      <w:r w:rsidR="005A646B">
        <w:rPr>
          <w:lang w:val="es-ES_tradnl"/>
        </w:rPr>
        <w:t>,</w:t>
      </w:r>
      <w:r>
        <w:rPr>
          <w:lang w:val="es-ES_tradnl"/>
        </w:rPr>
        <w:t xml:space="preserve"> Ajax. Me obsesione con el poder realizar una aplicación con un alto poder computacional en el cliente. Esto es algo que me presiono a elegir la forma de la realización de la aplicación web orientada a esa idea. Gracias a esa presión acabe realizando la aplicación en una tecnología puntera y muy demandada por las empresas </w:t>
      </w:r>
      <w:r w:rsidR="003D1B28">
        <w:rPr>
          <w:lang w:val="es-ES_tradnl"/>
        </w:rPr>
        <w:t>como es</w:t>
      </w:r>
      <w:r>
        <w:rPr>
          <w:lang w:val="es-ES_tradnl"/>
        </w:rPr>
        <w:t xml:space="preserve"> Angular.</w:t>
      </w:r>
      <w:r w:rsidR="003D1B28">
        <w:rPr>
          <w:lang w:val="es-ES_tradnl"/>
        </w:rPr>
        <w:t xml:space="preserve"> También el uso de tecnologías </w:t>
      </w:r>
      <w:r w:rsidR="005A646B">
        <w:rPr>
          <w:lang w:val="es-ES_tradnl"/>
        </w:rPr>
        <w:t>SAP, me empujó</w:t>
      </w:r>
      <w:r w:rsidR="003D1B28">
        <w:rPr>
          <w:lang w:val="es-ES_tradnl"/>
        </w:rPr>
        <w:t xml:space="preserve"> a aprender y entender un modelo web muy importante en estos tiempos como es la arquitectura REST y el uso en la práctica.</w:t>
      </w:r>
    </w:p>
    <w:p w14:paraId="383F4D77" w14:textId="77777777" w:rsidR="005A646B" w:rsidRDefault="005A646B" w:rsidP="003D1B28">
      <w:pPr>
        <w:rPr>
          <w:lang w:val="es-ES_tradnl"/>
        </w:rPr>
      </w:pPr>
      <w:r>
        <w:rPr>
          <w:lang w:val="es-ES_tradnl"/>
        </w:rPr>
        <w:t>Cabe destacar que el punto que más me ha constado realizar de este proyecto, ha sido sin duda la documentación. Esta documentación esta aplicada a proyectos software con una visión monolítica. Algo que se ha estudiado que genera que se gaste más tiempo en el desarrollo de una documentación, que en el desarrollo del propio programa. Es por eso que en esta conclusión insto a que se actualice la realización de documentac</w:t>
      </w:r>
      <w:bookmarkStart w:id="150" w:name="_GoBack"/>
      <w:bookmarkEnd w:id="150"/>
      <w:r>
        <w:rPr>
          <w:lang w:val="es-ES_tradnl"/>
        </w:rPr>
        <w:t xml:space="preserve">ión a una visión más ágil y orientada al desarrollo del software. </w:t>
      </w:r>
    </w:p>
    <w:p w14:paraId="6F8BA79E" w14:textId="77777777" w:rsidR="003D1B28" w:rsidRDefault="003D1B28" w:rsidP="0075384E">
      <w:pPr>
        <w:ind w:firstLine="360"/>
        <w:rPr>
          <w:lang w:val="es-ES_tradnl"/>
        </w:rPr>
      </w:pPr>
    </w:p>
    <w:p w14:paraId="5BAA4CFC" w14:textId="77777777" w:rsidR="003D1B28" w:rsidRPr="00FA61A8" w:rsidRDefault="003D1B28" w:rsidP="0075384E">
      <w:pPr>
        <w:ind w:firstLine="360"/>
        <w:rPr>
          <w:lang w:val="es-ES_tradnl"/>
        </w:rPr>
      </w:pPr>
    </w:p>
    <w:p w14:paraId="2F5851AA" w14:textId="77777777" w:rsidR="00F02C4D" w:rsidRDefault="00F02C4D" w:rsidP="00F02C4D">
      <w:pPr>
        <w:pStyle w:val="Ttulo"/>
        <w:rPr>
          <w:lang w:val="es-ES_tradnl"/>
        </w:rPr>
      </w:pPr>
      <w:r>
        <w:rPr>
          <w:lang w:val="es-ES_tradnl"/>
        </w:rPr>
        <w:br w:type="page"/>
      </w:r>
    </w:p>
    <w:p w14:paraId="6A41B2BC" w14:textId="77777777" w:rsidR="00F02C4D" w:rsidRPr="00F02C4D" w:rsidRDefault="00442E93" w:rsidP="00F02C4D">
      <w:pPr>
        <w:pStyle w:val="Ttulo1"/>
        <w:numPr>
          <w:ilvl w:val="0"/>
          <w:numId w:val="24"/>
        </w:numPr>
        <w:rPr>
          <w:lang w:val="es-ES_tradnl"/>
        </w:rPr>
      </w:pPr>
      <w:bookmarkStart w:id="151" w:name="_Toc481752015"/>
      <w:r>
        <w:rPr>
          <w:lang w:val="es-ES_tradnl"/>
        </w:rPr>
        <w:lastRenderedPageBreak/>
        <w:t>Bibliografía</w:t>
      </w:r>
      <w:r w:rsidR="00F02C4D">
        <w:rPr>
          <w:lang w:val="es-ES_tradnl"/>
        </w:rPr>
        <w:t>:</w:t>
      </w:r>
      <w:bookmarkEnd w:id="151"/>
    </w:p>
    <w:p w14:paraId="7572B72D" w14:textId="77777777" w:rsidR="00476CC4" w:rsidRDefault="00476CC4" w:rsidP="00476CC4">
      <w:pPr>
        <w:spacing w:after="0" w:line="360" w:lineRule="auto"/>
        <w:jc w:val="both"/>
        <w:rPr>
          <w:szCs w:val="24"/>
          <w:lang w:val="es-ES_tradnl"/>
        </w:rPr>
      </w:pPr>
    </w:p>
    <w:p w14:paraId="4CEA343B" w14:textId="77777777" w:rsidR="00CD0C5E" w:rsidRPr="001036B4" w:rsidRDefault="00CD0C5E" w:rsidP="00CD0C5E">
      <w:pPr>
        <w:pStyle w:val="Prrafodelista"/>
        <w:numPr>
          <w:ilvl w:val="0"/>
          <w:numId w:val="26"/>
        </w:numPr>
        <w:rPr>
          <w:b/>
          <w:lang w:val="en-US"/>
        </w:rPr>
      </w:pPr>
      <w:r w:rsidRPr="001036B4">
        <w:rPr>
          <w:b/>
          <w:lang w:val="en-US"/>
        </w:rPr>
        <w:t xml:space="preserve">Docker - </w:t>
      </w:r>
      <w:r w:rsidR="00165DDB">
        <w:fldChar w:fldCharType="begin"/>
      </w:r>
      <w:r w:rsidR="00165DDB" w:rsidRPr="00262BF8">
        <w:rPr>
          <w:lang w:val="en-US"/>
          <w:rPrChange w:id="152" w:author="RAQUEL BLANCO AGUIRRE" w:date="2017-05-22T17:50:00Z">
            <w:rPr/>
          </w:rPrChange>
        </w:rPr>
        <w:instrText xml:space="preserve"> HYPERLINK "https://www.docker.com/" </w:instrText>
      </w:r>
      <w:r w:rsidR="00165DDB">
        <w:fldChar w:fldCharType="separate"/>
      </w:r>
      <w:r w:rsidRPr="001036B4">
        <w:rPr>
          <w:rStyle w:val="Hipervnculo"/>
          <w:b/>
          <w:lang w:val="en-US"/>
        </w:rPr>
        <w:t>https://www.docker.com/</w:t>
      </w:r>
      <w:r w:rsidR="00165DDB">
        <w:rPr>
          <w:rStyle w:val="Hipervnculo"/>
          <w:b/>
          <w:lang w:val="en-US"/>
        </w:rPr>
        <w:fldChar w:fldCharType="end"/>
      </w:r>
    </w:p>
    <w:p w14:paraId="4FE29113" w14:textId="77777777" w:rsidR="00CD0C5E" w:rsidRPr="001036B4" w:rsidRDefault="00CD0C5E" w:rsidP="00CD0C5E">
      <w:pPr>
        <w:pStyle w:val="Prrafodelista"/>
        <w:numPr>
          <w:ilvl w:val="0"/>
          <w:numId w:val="26"/>
        </w:numPr>
        <w:rPr>
          <w:b/>
          <w:lang w:val="en-US"/>
        </w:rPr>
      </w:pPr>
      <w:proofErr w:type="spellStart"/>
      <w:r w:rsidRPr="001036B4">
        <w:rPr>
          <w:b/>
          <w:lang w:val="en-US"/>
        </w:rPr>
        <w:t>TensorFlow</w:t>
      </w:r>
      <w:proofErr w:type="spellEnd"/>
      <w:r w:rsidRPr="001036B4">
        <w:rPr>
          <w:b/>
          <w:lang w:val="en-US"/>
        </w:rPr>
        <w:t xml:space="preserve"> - </w:t>
      </w:r>
      <w:hyperlink r:id="rId30" w:history="1">
        <w:r w:rsidRPr="001036B4">
          <w:rPr>
            <w:rStyle w:val="Hipervnculo"/>
            <w:b/>
            <w:lang w:val="en-US"/>
          </w:rPr>
          <w:t>https://www.tensorflow.org/</w:t>
        </w:r>
      </w:hyperlink>
    </w:p>
    <w:p w14:paraId="41E47758" w14:textId="77777777" w:rsidR="00CD0C5E" w:rsidRPr="001036B4" w:rsidRDefault="00CD0C5E" w:rsidP="00CD0C5E">
      <w:pPr>
        <w:pStyle w:val="Prrafodelista"/>
        <w:numPr>
          <w:ilvl w:val="0"/>
          <w:numId w:val="26"/>
        </w:numPr>
        <w:rPr>
          <w:b/>
          <w:lang w:val="en-US"/>
        </w:rPr>
      </w:pPr>
      <w:r w:rsidRPr="001036B4">
        <w:rPr>
          <w:b/>
          <w:lang w:val="en-US"/>
        </w:rPr>
        <w:t xml:space="preserve">AWS - </w:t>
      </w:r>
      <w:r w:rsidR="00165DDB">
        <w:fldChar w:fldCharType="begin"/>
      </w:r>
      <w:r w:rsidR="00165DDB" w:rsidRPr="00262BF8">
        <w:rPr>
          <w:lang w:val="en-US"/>
          <w:rPrChange w:id="153" w:author="RAQUEL BLANCO AGUIRRE" w:date="2017-05-22T17:50:00Z">
            <w:rPr/>
          </w:rPrChange>
        </w:rPr>
        <w:instrText xml:space="preserve"> HYPERLINK "https://aws.amazon.com/es/" </w:instrText>
      </w:r>
      <w:r w:rsidR="00165DDB">
        <w:fldChar w:fldCharType="separate"/>
      </w:r>
      <w:r w:rsidRPr="001036B4">
        <w:rPr>
          <w:rStyle w:val="Hipervnculo"/>
          <w:b/>
          <w:lang w:val="en-US"/>
        </w:rPr>
        <w:t>https://aws.amazon.com/es/</w:t>
      </w:r>
      <w:r w:rsidR="00165DDB">
        <w:rPr>
          <w:rStyle w:val="Hipervnculo"/>
          <w:b/>
          <w:lang w:val="en-US"/>
        </w:rPr>
        <w:fldChar w:fldCharType="end"/>
      </w:r>
    </w:p>
    <w:p w14:paraId="74C344F4" w14:textId="77777777" w:rsidR="00CD0C5E" w:rsidRPr="001036B4" w:rsidRDefault="00CD0C5E" w:rsidP="00CD0C5E">
      <w:pPr>
        <w:pStyle w:val="Prrafodelista"/>
        <w:numPr>
          <w:ilvl w:val="0"/>
          <w:numId w:val="26"/>
        </w:numPr>
        <w:rPr>
          <w:b/>
          <w:lang w:val="en-US"/>
        </w:rPr>
      </w:pPr>
      <w:r w:rsidRPr="001036B4">
        <w:rPr>
          <w:b/>
          <w:lang w:val="en-US"/>
        </w:rPr>
        <w:t xml:space="preserve">ABC - </w:t>
      </w:r>
      <w:r w:rsidR="00165DDB">
        <w:fldChar w:fldCharType="begin"/>
      </w:r>
      <w:r w:rsidR="00165DDB" w:rsidRPr="00262BF8">
        <w:rPr>
          <w:lang w:val="en-US"/>
          <w:rPrChange w:id="154" w:author="RAQUEL BLANCO AGUIRRE" w:date="2017-05-22T17:50:00Z">
            <w:rPr/>
          </w:rPrChange>
        </w:rPr>
        <w:instrText xml:space="preserve"> HYPERLINK "http://www.abc.es/sociedad/20141108/abci-universidad-empresa-201411072128.html" </w:instrText>
      </w:r>
      <w:r w:rsidR="00165DDB">
        <w:fldChar w:fldCharType="separate"/>
      </w:r>
      <w:r w:rsidRPr="001036B4">
        <w:rPr>
          <w:rStyle w:val="Hipervnculo"/>
          <w:b/>
          <w:lang w:val="en-US"/>
        </w:rPr>
        <w:t>http://www.abc.es/sociedad/20141108/abci-universidad-empresa-201411072128.html</w:t>
      </w:r>
      <w:r w:rsidR="00165DDB">
        <w:rPr>
          <w:rStyle w:val="Hipervnculo"/>
          <w:b/>
          <w:lang w:val="en-US"/>
        </w:rPr>
        <w:fldChar w:fldCharType="end"/>
      </w:r>
    </w:p>
    <w:p w14:paraId="02394A9E" w14:textId="77777777" w:rsidR="00CD0C5E" w:rsidRDefault="00CD0C5E" w:rsidP="00CD0C5E">
      <w:pPr>
        <w:pStyle w:val="Prrafodelista"/>
        <w:numPr>
          <w:ilvl w:val="0"/>
          <w:numId w:val="26"/>
        </w:numPr>
        <w:rPr>
          <w:b/>
        </w:rPr>
      </w:pPr>
      <w:r>
        <w:rPr>
          <w:b/>
        </w:rPr>
        <w:t xml:space="preserve">¿Qué venden las universidades? - </w:t>
      </w:r>
      <w:hyperlink r:id="rId31" w:history="1">
        <w:r w:rsidR="00E77120" w:rsidRPr="008F14DE">
          <w:rPr>
            <w:rStyle w:val="Hipervnculo"/>
            <w:b/>
          </w:rPr>
          <w:t>https://es.linkedin.com/pulse/qu%C3%A9-venden-las-universidades-fernando-basto-correa</w:t>
        </w:r>
      </w:hyperlink>
    </w:p>
    <w:p w14:paraId="6AF03A2E" w14:textId="77777777" w:rsidR="00E77120" w:rsidRPr="001036B4" w:rsidRDefault="00E77120" w:rsidP="00E77120">
      <w:pPr>
        <w:pStyle w:val="Prrafodelista"/>
        <w:numPr>
          <w:ilvl w:val="0"/>
          <w:numId w:val="26"/>
        </w:numPr>
        <w:rPr>
          <w:lang w:val="en-US"/>
        </w:rPr>
      </w:pPr>
      <w:r w:rsidRPr="001036B4">
        <w:rPr>
          <w:b/>
          <w:lang w:val="en-US"/>
        </w:rPr>
        <w:t xml:space="preserve">MPA vs SPA - </w:t>
      </w:r>
      <w:hyperlink r:id="rId32" w:history="1">
        <w:r w:rsidRPr="001036B4">
          <w:rPr>
            <w:rStyle w:val="Hipervnculo"/>
            <w:b/>
            <w:lang w:val="en-US"/>
          </w:rPr>
          <w:t>http://www.eikospartners.com/blog/multi-page-web-applications-vs.-single-page-web-applications</w:t>
        </w:r>
      </w:hyperlink>
    </w:p>
    <w:p w14:paraId="1CF4EC0E" w14:textId="77777777" w:rsidR="00E77120" w:rsidRPr="00312CBA" w:rsidRDefault="00E77120" w:rsidP="00E77120">
      <w:pPr>
        <w:pStyle w:val="Prrafodelista"/>
        <w:numPr>
          <w:ilvl w:val="0"/>
          <w:numId w:val="26"/>
        </w:numPr>
        <w:rPr>
          <w:b/>
          <w:lang w:val="fr-FR"/>
        </w:rPr>
      </w:pPr>
      <w:r w:rsidRPr="00312CBA">
        <w:rPr>
          <w:b/>
          <w:lang w:val="fr-FR"/>
        </w:rPr>
        <w:t xml:space="preserve">GIT - </w:t>
      </w:r>
      <w:r w:rsidR="00165DDB">
        <w:fldChar w:fldCharType="begin"/>
      </w:r>
      <w:r w:rsidR="00165DDB" w:rsidRPr="00262BF8">
        <w:rPr>
          <w:lang w:val="fr-FR"/>
          <w:rPrChange w:id="155" w:author="RAQUEL BLANCO AGUIRRE" w:date="2017-05-22T17:50:00Z">
            <w:rPr/>
          </w:rPrChange>
        </w:rPr>
        <w:instrText xml:space="preserve"> HYPERLINK "https://es.wikipedia.org/wiki/Git" </w:instrText>
      </w:r>
      <w:r w:rsidR="00165DDB">
        <w:fldChar w:fldCharType="separate"/>
      </w:r>
      <w:r w:rsidRPr="00312CBA">
        <w:rPr>
          <w:rStyle w:val="Hipervnculo"/>
          <w:b/>
          <w:lang w:val="fr-FR"/>
        </w:rPr>
        <w:t>https://es.wikipedia.org/wiki/Git</w:t>
      </w:r>
      <w:r w:rsidR="00165DDB">
        <w:rPr>
          <w:rStyle w:val="Hipervnculo"/>
          <w:b/>
          <w:lang w:val="fr-FR"/>
        </w:rPr>
        <w:fldChar w:fldCharType="end"/>
      </w:r>
    </w:p>
    <w:p w14:paraId="7B108A82" w14:textId="77777777" w:rsidR="00E77120" w:rsidRPr="001036B4" w:rsidRDefault="00E77120" w:rsidP="00E77120">
      <w:pPr>
        <w:pStyle w:val="Prrafodelista"/>
        <w:numPr>
          <w:ilvl w:val="0"/>
          <w:numId w:val="26"/>
        </w:numPr>
        <w:rPr>
          <w:b/>
          <w:lang w:val="en-US"/>
        </w:rPr>
      </w:pPr>
      <w:r w:rsidRPr="001036B4">
        <w:rPr>
          <w:b/>
          <w:lang w:val="en-US"/>
        </w:rPr>
        <w:t xml:space="preserve">FTP - </w:t>
      </w:r>
      <w:r w:rsidR="00165DDB">
        <w:fldChar w:fldCharType="begin"/>
      </w:r>
      <w:r w:rsidR="00165DDB" w:rsidRPr="00262BF8">
        <w:rPr>
          <w:lang w:val="en-US"/>
          <w:rPrChange w:id="156" w:author="RAQUEL BLANCO AGUIRRE" w:date="2017-05-22T17:50:00Z">
            <w:rPr/>
          </w:rPrChange>
        </w:rPr>
        <w:instrText xml:space="preserve"> HYPERLINK "https://es.wikipedia.org/wiki/File_Transfer_Protocol" </w:instrText>
      </w:r>
      <w:r w:rsidR="00165DDB">
        <w:fldChar w:fldCharType="separate"/>
      </w:r>
      <w:r w:rsidR="00442E93" w:rsidRPr="001036B4">
        <w:rPr>
          <w:rStyle w:val="Hipervnculo"/>
          <w:b/>
          <w:lang w:val="en-US"/>
        </w:rPr>
        <w:t>https://es.wikipedia.org/wiki/File_Transfer_Protocol</w:t>
      </w:r>
      <w:r w:rsidR="00165DDB">
        <w:rPr>
          <w:rStyle w:val="Hipervnculo"/>
          <w:b/>
          <w:lang w:val="en-US"/>
        </w:rPr>
        <w:fldChar w:fldCharType="end"/>
      </w:r>
    </w:p>
    <w:p w14:paraId="449E8A9F" w14:textId="77777777" w:rsidR="00442E93" w:rsidRPr="001036B4" w:rsidRDefault="00442E93" w:rsidP="00442E93">
      <w:pPr>
        <w:pStyle w:val="Prrafodelista"/>
        <w:numPr>
          <w:ilvl w:val="0"/>
          <w:numId w:val="26"/>
        </w:numPr>
        <w:rPr>
          <w:b/>
          <w:lang w:val="en-US"/>
        </w:rPr>
      </w:pPr>
      <w:r w:rsidRPr="001036B4">
        <w:rPr>
          <w:b/>
          <w:lang w:val="en-US"/>
        </w:rPr>
        <w:t xml:space="preserve">HTTP - </w:t>
      </w:r>
      <w:r w:rsidR="00165DDB">
        <w:fldChar w:fldCharType="begin"/>
      </w:r>
      <w:r w:rsidR="00165DDB" w:rsidRPr="00262BF8">
        <w:rPr>
          <w:lang w:val="en-US"/>
          <w:rPrChange w:id="157" w:author="RAQUEL BLANCO AGUIRRE" w:date="2017-05-22T17:50:00Z">
            <w:rPr/>
          </w:rPrChange>
        </w:rPr>
        <w:instrText xml:space="preserve"> HYPERLINK "https://es.wikipedia.org/wiki/Hypertext_Transfer_Protocol" </w:instrText>
      </w:r>
      <w:r w:rsidR="00165DDB">
        <w:fldChar w:fldCharType="separate"/>
      </w:r>
      <w:r w:rsidRPr="001036B4">
        <w:rPr>
          <w:rStyle w:val="Hipervnculo"/>
          <w:b/>
          <w:lang w:val="en-US"/>
        </w:rPr>
        <w:t>https://es.wikipedia.org/wiki/Hypertext_Transfer_Protocol</w:t>
      </w:r>
      <w:r w:rsidR="00165DDB">
        <w:rPr>
          <w:rStyle w:val="Hipervnculo"/>
          <w:b/>
          <w:lang w:val="en-US"/>
        </w:rPr>
        <w:fldChar w:fldCharType="end"/>
      </w:r>
    </w:p>
    <w:sectPr w:rsidR="00442E93" w:rsidRPr="001036B4" w:rsidSect="00042E96">
      <w:headerReference w:type="default" r:id="rId33"/>
      <w:footerReference w:type="default" r:id="rId34"/>
      <w:pgSz w:w="11906" w:h="16838"/>
      <w:pgMar w:top="1701" w:right="1134" w:bottom="1134" w:left="1701" w:header="284" w:footer="30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AQUEL BLANCO AGUIRRE" w:date="2017-05-22T18:57:00Z" w:initials="RBA">
    <w:p w14:paraId="32376EE4" w14:textId="1C8DB5A2" w:rsidR="007B0E4C" w:rsidRDefault="007B0E4C">
      <w:pPr>
        <w:pStyle w:val="Textocomentario"/>
      </w:pPr>
      <w:r>
        <w:rPr>
          <w:rStyle w:val="Refdecomentario"/>
        </w:rPr>
        <w:annotationRef/>
      </w:r>
      <w:r>
        <w:t>Acuérdate de poner la portada</w:t>
      </w:r>
    </w:p>
  </w:comment>
  <w:comment w:id="5" w:author="RAQUEL BLANCO AGUIRRE" w:date="2017-05-22T17:11:00Z" w:initials="RBA">
    <w:p w14:paraId="76FF614F" w14:textId="77777777" w:rsidR="00305B67" w:rsidRDefault="00305B67">
      <w:pPr>
        <w:pStyle w:val="Textocomentario"/>
      </w:pPr>
      <w:r>
        <w:rPr>
          <w:rStyle w:val="Refdecomentario"/>
        </w:rPr>
        <w:annotationRef/>
      </w:r>
      <w:r>
        <w:t xml:space="preserve">Quita este punto de introducción. Lo que estas elaborando es un documento técnico formal, no una memoria de </w:t>
      </w:r>
      <w:proofErr w:type="gramStart"/>
      <w:r>
        <w:t>una prácticas</w:t>
      </w:r>
      <w:proofErr w:type="gramEnd"/>
      <w:r>
        <w:t xml:space="preserve"> de una asignatura. El primer punto de la memoria puede ser Objetivos y alcance.</w:t>
      </w:r>
    </w:p>
  </w:comment>
  <w:comment w:id="7" w:author="RAQUEL BLANCO AGUIRRE" w:date="2017-05-22T17:22:00Z" w:initials="RBA">
    <w:p w14:paraId="3E4508F6" w14:textId="77777777" w:rsidR="00305B67" w:rsidRDefault="00305B67">
      <w:pPr>
        <w:pStyle w:val="Textocomentario"/>
      </w:pPr>
      <w:r>
        <w:rPr>
          <w:rStyle w:val="Refdecomentario"/>
        </w:rPr>
        <w:annotationRef/>
      </w:r>
      <w:r>
        <w:t>En este apartado céntrate en describir de qué trata el proyecto, qué funcionalidades ofreces y cuáles son los usuarios del mismo.</w:t>
      </w:r>
    </w:p>
  </w:comment>
  <w:comment w:id="12" w:author="RAQUEL BLANCO AGUIRRE" w:date="2017-05-22T17:16:00Z" w:initials="RBA">
    <w:p w14:paraId="7975A98B" w14:textId="77777777" w:rsidR="00305B67" w:rsidRDefault="00305B67">
      <w:pPr>
        <w:pStyle w:val="Textocomentario"/>
      </w:pPr>
      <w:r>
        <w:rPr>
          <w:rStyle w:val="Refdecomentario"/>
        </w:rPr>
        <w:annotationRef/>
      </w:r>
      <w:r>
        <w:t>Habla en presente del proyecto, pues es algo que ya existe, no algo que se va a hacer.</w:t>
      </w:r>
    </w:p>
  </w:comment>
  <w:comment w:id="13" w:author="RAQUEL BLANCO AGUIRRE" w:date="2017-05-22T17:16:00Z" w:initials="RBA">
    <w:p w14:paraId="31F63414" w14:textId="77777777" w:rsidR="00305B67" w:rsidRDefault="00305B67">
      <w:pPr>
        <w:pStyle w:val="Textocomentario"/>
      </w:pPr>
      <w:r>
        <w:rPr>
          <w:rStyle w:val="Refdecomentario"/>
        </w:rPr>
        <w:annotationRef/>
      </w:r>
      <w:r>
        <w:t>Elimina este párrafo.</w:t>
      </w:r>
    </w:p>
    <w:p w14:paraId="4D38C366" w14:textId="77777777" w:rsidR="00305B67" w:rsidRDefault="00305B67">
      <w:pPr>
        <w:pStyle w:val="Textocomentario"/>
      </w:pPr>
      <w:r>
        <w:t xml:space="preserve">Tienes que elaborar todos los documentos con una redacción técnica formal, sin entrar en ningún momento en cuestiones personales de quien los elabora. </w:t>
      </w:r>
    </w:p>
  </w:comment>
  <w:comment w:id="14" w:author="RAQUEL BLANCO AGUIRRE" w:date="2017-05-22T17:19:00Z" w:initials="RBA">
    <w:p w14:paraId="15ACFB9F" w14:textId="77777777" w:rsidR="00305B67" w:rsidRDefault="00305B67">
      <w:pPr>
        <w:pStyle w:val="Textocomentario"/>
      </w:pPr>
      <w:r>
        <w:rPr>
          <w:rStyle w:val="Refdecomentario"/>
        </w:rPr>
        <w:annotationRef/>
      </w:r>
      <w:r>
        <w:t>Junta y enlaza este párrafo con el primero para expresar de qué tipo es el repositorio.</w:t>
      </w:r>
    </w:p>
  </w:comment>
  <w:comment w:id="15" w:author="RAQUEL BLANCO AGUIRRE" w:date="2017-05-22T17:19:00Z" w:initials="RBA">
    <w:p w14:paraId="283DB4E4" w14:textId="77777777" w:rsidR="00305B67" w:rsidRDefault="00305B67">
      <w:pPr>
        <w:pStyle w:val="Textocomentario"/>
      </w:pPr>
      <w:r>
        <w:rPr>
          <w:rStyle w:val="Refdecomentario"/>
        </w:rPr>
        <w:annotationRef/>
      </w:r>
      <w:r>
        <w:t>Le falta el verbo. No entiendo lo que quieres poner aquí.</w:t>
      </w:r>
    </w:p>
  </w:comment>
  <w:comment w:id="16" w:author="RAQUEL BLANCO AGUIRRE" w:date="2017-05-22T17:20:00Z" w:initials="RBA">
    <w:p w14:paraId="62515628" w14:textId="77777777" w:rsidR="00305B67" w:rsidRDefault="00305B67">
      <w:pPr>
        <w:pStyle w:val="Textocomentario"/>
      </w:pPr>
      <w:r>
        <w:rPr>
          <w:rStyle w:val="Refdecomentario"/>
        </w:rPr>
        <w:annotationRef/>
      </w:r>
      <w:r>
        <w:t>Mucho cuidado con las tildes.</w:t>
      </w:r>
    </w:p>
  </w:comment>
  <w:comment w:id="21" w:author="RAQUEL BLANCO AGUIRRE" w:date="2017-05-22T17:21:00Z" w:initials="RBA">
    <w:p w14:paraId="656339BC" w14:textId="77777777" w:rsidR="00305B67" w:rsidRDefault="00305B67">
      <w:pPr>
        <w:pStyle w:val="Textocomentario"/>
      </w:pPr>
      <w:r>
        <w:rPr>
          <w:rStyle w:val="Refdecomentario"/>
        </w:rPr>
        <w:annotationRef/>
      </w:r>
      <w:r>
        <w:t>Quitar este párrafo</w:t>
      </w:r>
    </w:p>
  </w:comment>
  <w:comment w:id="22" w:author="RAQUEL BLANCO AGUIRRE" w:date="2017-05-22T17:24:00Z" w:initials="RBA">
    <w:p w14:paraId="2AAACF25" w14:textId="77777777" w:rsidR="00305B67" w:rsidRDefault="00305B67">
      <w:pPr>
        <w:pStyle w:val="Textocomentario"/>
      </w:pPr>
      <w:r>
        <w:rPr>
          <w:rStyle w:val="Refdecomentario"/>
        </w:rPr>
        <w:annotationRef/>
      </w:r>
      <w:r>
        <w:t>Quita estos párrafos, porque no se puede entrar en valorar que se use en la Universidad de Oviedo, porque no nos lo han pedido.</w:t>
      </w:r>
    </w:p>
  </w:comment>
  <w:comment w:id="23" w:author="RAQUEL BLANCO AGUIRRE" w:date="2017-05-22T17:22:00Z" w:initials="RBA">
    <w:p w14:paraId="75D97CDB" w14:textId="77777777" w:rsidR="00305B67" w:rsidRDefault="00305B67">
      <w:pPr>
        <w:pStyle w:val="Textocomentario"/>
      </w:pPr>
      <w:r>
        <w:rPr>
          <w:rStyle w:val="Refdecomentario"/>
        </w:rPr>
        <w:annotationRef/>
      </w:r>
      <w:r>
        <w:t>Cuidado con esto, por lo que te decía en el comentario anterior.</w:t>
      </w:r>
    </w:p>
  </w:comment>
  <w:comment w:id="25" w:author="RAQUEL BLANCO AGUIRRE" w:date="2017-05-22T17:27:00Z" w:initials="RBA">
    <w:p w14:paraId="3397C32A" w14:textId="77777777" w:rsidR="00305B67" w:rsidRDefault="00305B67">
      <w:pPr>
        <w:pStyle w:val="Textocomentario"/>
      </w:pPr>
      <w:r>
        <w:rPr>
          <w:rStyle w:val="Refdecomentario"/>
        </w:rPr>
        <w:annotationRef/>
      </w:r>
      <w:r>
        <w:t>¿de quién? ¿de la aplicación que has hecho?</w:t>
      </w:r>
    </w:p>
    <w:p w14:paraId="6026E16C" w14:textId="77777777" w:rsidR="00305B67" w:rsidRDefault="00305B67">
      <w:pPr>
        <w:pStyle w:val="Textocomentario"/>
      </w:pPr>
      <w:r>
        <w:t xml:space="preserve">¿O lo que quieres poner es que se van a describir distintas soluciones existentes en el mercado que abarcan parte de </w:t>
      </w:r>
      <w:proofErr w:type="gramStart"/>
      <w:r>
        <w:t>las necesidad</w:t>
      </w:r>
      <w:proofErr w:type="gramEnd"/>
      <w:r>
        <w:t xml:space="preserve"> expresadas en el punto anterior?</w:t>
      </w:r>
    </w:p>
  </w:comment>
  <w:comment w:id="26" w:author="RAQUEL BLANCO AGUIRRE" w:date="2017-05-22T17:30:00Z" w:initials="RBA">
    <w:p w14:paraId="4EA2CACB" w14:textId="77777777" w:rsidR="00305B67" w:rsidRDefault="00305B67">
      <w:pPr>
        <w:pStyle w:val="Textocomentario"/>
      </w:pPr>
      <w:r>
        <w:rPr>
          <w:rStyle w:val="Refdecomentario"/>
        </w:rPr>
        <w:annotationRef/>
      </w:r>
      <w:r>
        <w:t xml:space="preserve">¿Sería una coma en vez de un punto para enlazar la oración anterior con esta? Es que esta oración queda coja, “Con el fin de generar soluciones para el desarrollo del proyecto” ¿qué </w:t>
      </w:r>
      <w:proofErr w:type="gramStart"/>
      <w:r>
        <w:t>se  hace</w:t>
      </w:r>
      <w:proofErr w:type="gramEnd"/>
      <w:r>
        <w:t xml:space="preserve">? </w:t>
      </w:r>
    </w:p>
  </w:comment>
  <w:comment w:id="27" w:author="RAQUEL BLANCO AGUIRRE" w:date="2017-05-22T17:31:00Z" w:initials="RBA">
    <w:p w14:paraId="564AB06D" w14:textId="77777777" w:rsidR="00305B67" w:rsidRDefault="00305B67">
      <w:pPr>
        <w:pStyle w:val="Textocomentario"/>
      </w:pPr>
      <w:r>
        <w:rPr>
          <w:rStyle w:val="Refdecomentario"/>
        </w:rPr>
        <w:annotationRef/>
      </w:r>
      <w:r>
        <w:t>Redactar en tercera persona “se tienen” en vez de “tenemos”</w:t>
      </w:r>
    </w:p>
  </w:comment>
  <w:comment w:id="30" w:author="RAQUEL BLANCO AGUIRRE" w:date="2017-05-22T17:32:00Z" w:initials="RBA">
    <w:p w14:paraId="0A5F27E8" w14:textId="77777777" w:rsidR="00305B67" w:rsidRDefault="00305B67">
      <w:pPr>
        <w:pStyle w:val="Textocomentario"/>
      </w:pPr>
      <w:r>
        <w:rPr>
          <w:rStyle w:val="Refdecomentario"/>
        </w:rPr>
        <w:annotationRef/>
      </w:r>
      <w:r>
        <w:t>Eliminar frases como estas. Lo que tienes que hacer es describir las soluciones sin valoraciones subjetivas.</w:t>
      </w:r>
    </w:p>
  </w:comment>
  <w:comment w:id="38" w:author="RAQUEL BLANCO AGUIRRE" w:date="2017-05-22T17:35:00Z" w:initials="RBA">
    <w:p w14:paraId="7F8AAEBE" w14:textId="77777777" w:rsidR="00305B67" w:rsidRDefault="00305B67">
      <w:pPr>
        <w:pStyle w:val="Textocomentario"/>
      </w:pPr>
      <w:r>
        <w:rPr>
          <w:rStyle w:val="Refdecomentario"/>
        </w:rPr>
        <w:annotationRef/>
      </w:r>
      <w:r>
        <w:t>Quitar esto de aquí y ponerlo cuando describas lo que hace tu aplicación. En este apartado lo que haces es describir las otras soluciones.</w:t>
      </w:r>
    </w:p>
  </w:comment>
  <w:comment w:id="41" w:author="RAQUEL BLANCO AGUIRRE" w:date="2017-05-22T17:36:00Z" w:initials="RBA">
    <w:p w14:paraId="065EA976" w14:textId="77777777" w:rsidR="00305B67" w:rsidRDefault="00305B67">
      <w:pPr>
        <w:pStyle w:val="Textocomentario"/>
      </w:pPr>
      <w:r>
        <w:rPr>
          <w:rStyle w:val="Refdecomentario"/>
        </w:rPr>
        <w:annotationRef/>
      </w:r>
      <w:r>
        <w:t>Describe Cloud9 sin compararla con tu aplicación.</w:t>
      </w:r>
    </w:p>
  </w:comment>
  <w:comment w:id="43" w:author="RAQUEL BLANCO AGUIRRE" w:date="2017-05-22T17:36:00Z" w:initials="RBA">
    <w:p w14:paraId="7897BFD9" w14:textId="77777777" w:rsidR="00305B67" w:rsidRDefault="00305B67">
      <w:pPr>
        <w:pStyle w:val="Textocomentario"/>
      </w:pPr>
      <w:r>
        <w:rPr>
          <w:rStyle w:val="Refdecomentario"/>
        </w:rPr>
        <w:annotationRef/>
      </w:r>
      <w:r>
        <w:t>Esto no queda bien, porque si Cloud9 no es ejemplo de lo que quieres hacer, ¿para qué lo has puesto?</w:t>
      </w:r>
    </w:p>
  </w:comment>
  <w:comment w:id="44" w:author="RAQUEL BLANCO AGUIRRE" w:date="2017-05-22T17:37:00Z" w:initials="RBA">
    <w:p w14:paraId="70A7D992" w14:textId="77777777" w:rsidR="00305B67" w:rsidRDefault="00305B67">
      <w:pPr>
        <w:pStyle w:val="Textocomentario"/>
      </w:pPr>
      <w:r>
        <w:rPr>
          <w:rStyle w:val="Refdecomentario"/>
        </w:rPr>
        <w:annotationRef/>
      </w:r>
      <w:r>
        <w:t>Si esto de aquí es una ventaja, simplemente indícalo como tal. No compares en este punto las otras soluciones con la tuya.</w:t>
      </w:r>
    </w:p>
  </w:comment>
  <w:comment w:id="46" w:author="RAQUEL BLANCO AGUIRRE" w:date="2017-05-22T17:38:00Z" w:initials="RBA">
    <w:p w14:paraId="7252AC0C" w14:textId="110953B3" w:rsidR="00305B67" w:rsidRDefault="00305B67">
      <w:pPr>
        <w:pStyle w:val="Textocomentario"/>
      </w:pPr>
      <w:r>
        <w:rPr>
          <w:rStyle w:val="Refdecomentario"/>
        </w:rPr>
        <w:annotationRef/>
      </w:r>
      <w:r>
        <w:t>Esta expresión es demasiado informal. Puedes poner algo como que esta tecnología está en auge, o que cada vez está siendo más utilizada.</w:t>
      </w:r>
    </w:p>
  </w:comment>
  <w:comment w:id="47" w:author="RAQUEL BLANCO AGUIRRE" w:date="2017-05-22T17:50:00Z" w:initials="RBA">
    <w:p w14:paraId="2DDCC27C" w14:textId="13E29F06" w:rsidR="00305B67" w:rsidRDefault="00305B67">
      <w:pPr>
        <w:pStyle w:val="Textocomentario"/>
      </w:pPr>
      <w:r>
        <w:rPr>
          <w:rStyle w:val="Refdecomentario"/>
        </w:rPr>
        <w:annotationRef/>
      </w:r>
      <w:r>
        <w:t>Como en los comentarios anteriores, no compares aquí las otras soluciones con la tuya.</w:t>
      </w:r>
    </w:p>
  </w:comment>
  <w:comment w:id="49" w:author="RAQUEL BLANCO AGUIRRE" w:date="2017-05-22T17:53:00Z" w:initials="RBA">
    <w:p w14:paraId="34767EC4" w14:textId="01BDAF11" w:rsidR="00305B67" w:rsidRDefault="00305B67">
      <w:pPr>
        <w:pStyle w:val="Textocomentario"/>
      </w:pPr>
      <w:r>
        <w:rPr>
          <w:rStyle w:val="Refdecomentario"/>
        </w:rPr>
        <w:annotationRef/>
      </w:r>
      <w:r>
        <w:t>Lo mismo que te comentaba en los comentarios anteriores.</w:t>
      </w:r>
    </w:p>
  </w:comment>
  <w:comment w:id="51" w:author="RAQUEL BLANCO AGUIRRE" w:date="2017-05-22T17:53:00Z" w:initials="RBA">
    <w:p w14:paraId="64F1DBB7" w14:textId="7AABA3DF" w:rsidR="00305B67" w:rsidRDefault="00305B67">
      <w:pPr>
        <w:pStyle w:val="Textocomentario"/>
      </w:pPr>
      <w:r>
        <w:rPr>
          <w:rStyle w:val="Refdecomentario"/>
        </w:rPr>
        <w:annotationRef/>
      </w:r>
      <w:r>
        <w:t>Aquí es donde hacer la comparación de tu aplicación con las anteriores.</w:t>
      </w:r>
    </w:p>
  </w:comment>
  <w:comment w:id="52" w:author="RAQUEL BLANCO AGUIRRE" w:date="2017-05-22T17:54:00Z" w:initials="RBA">
    <w:p w14:paraId="458A568B" w14:textId="6893598D" w:rsidR="00305B67" w:rsidRDefault="00305B67">
      <w:pPr>
        <w:pStyle w:val="Textocomentario"/>
      </w:pPr>
      <w:r>
        <w:rPr>
          <w:rStyle w:val="Refdecomentario"/>
        </w:rPr>
        <w:annotationRef/>
      </w:r>
      <w:r>
        <w:t>Revisa mucho, mucho la redacción. Fíjate en que no tiene sentido poner un punto después de la palabra memoria. Lo que habría que poner es una coma. Según lo tienes redactado, la primera oración se queda incompleta.</w:t>
      </w:r>
    </w:p>
    <w:p w14:paraId="594B87AD" w14:textId="6A0FC62F" w:rsidR="00305B67" w:rsidRDefault="00305B67">
      <w:pPr>
        <w:pStyle w:val="Textocomentario"/>
      </w:pPr>
      <w:r>
        <w:t>Este tipo de problema se repite muchísimo a lo largo de todo el documento y es muy difícil leerlo y entenderlo.</w:t>
      </w:r>
    </w:p>
    <w:p w14:paraId="7A32F201" w14:textId="77777777" w:rsidR="00305B67" w:rsidRDefault="00305B67">
      <w:pPr>
        <w:pStyle w:val="Textocomentario"/>
      </w:pPr>
    </w:p>
    <w:p w14:paraId="25BA9B3F" w14:textId="0BE67DFF" w:rsidR="00305B67" w:rsidRDefault="00305B67">
      <w:pPr>
        <w:pStyle w:val="Textocomentario"/>
      </w:pPr>
      <w:r>
        <w:t xml:space="preserve">Si te cuesta detectar estos problemas de redacción, pídele a alguien de tu confianza que lo lea para detectarlos todos lo antes posible. </w:t>
      </w:r>
    </w:p>
  </w:comment>
  <w:comment w:id="53" w:author="RAQUEL BLANCO AGUIRRE" w:date="2017-05-22T18:00:00Z" w:initials="RBA">
    <w:p w14:paraId="4A665B64" w14:textId="168C38D6" w:rsidR="00305B67" w:rsidRDefault="00305B67">
      <w:pPr>
        <w:pStyle w:val="Textocomentario"/>
      </w:pPr>
      <w:r>
        <w:rPr>
          <w:rStyle w:val="Refdecomentario"/>
        </w:rPr>
        <w:annotationRef/>
      </w:r>
      <w:r>
        <w:t>Quita esto de la parte abstracta.</w:t>
      </w:r>
    </w:p>
  </w:comment>
  <w:comment w:id="56" w:author="RAQUEL BLANCO AGUIRRE" w:date="2017-05-22T18:01:00Z" w:initials="RBA">
    <w:p w14:paraId="1C6D2C35" w14:textId="3F549794" w:rsidR="00305B67" w:rsidRDefault="00305B67">
      <w:pPr>
        <w:pStyle w:val="Textocomentario"/>
      </w:pPr>
      <w:r>
        <w:rPr>
          <w:rStyle w:val="Refdecomentario"/>
        </w:rPr>
        <w:annotationRef/>
      </w:r>
      <w:r>
        <w:t xml:space="preserve">Quita esto. Estas elaborando un documento técnico, no un libro didáctico. No se invita al lector a nada. </w:t>
      </w:r>
    </w:p>
  </w:comment>
  <w:comment w:id="57" w:author="RAQUEL BLANCO AGUIRRE" w:date="2017-05-22T18:02:00Z" w:initials="RBA">
    <w:p w14:paraId="23339BD8" w14:textId="77777777" w:rsidR="00305B67" w:rsidRDefault="00305B67">
      <w:pPr>
        <w:pStyle w:val="Textocomentario"/>
      </w:pPr>
      <w:r>
        <w:rPr>
          <w:rStyle w:val="Refdecomentario"/>
        </w:rPr>
        <w:annotationRef/>
      </w:r>
      <w:r>
        <w:t>Lo mismo que te comentaba antes sobre la redacción. “Como se explica en el punto objetivo y alcance”, ¿qué? ¿qué es lo que quieres decir? Tienes que enlazar las oraciones y controlar los signos de puntuación.</w:t>
      </w:r>
    </w:p>
    <w:p w14:paraId="0DEE70C2" w14:textId="77777777" w:rsidR="00305B67" w:rsidRDefault="00305B67">
      <w:pPr>
        <w:pStyle w:val="Textocomentario"/>
      </w:pPr>
    </w:p>
    <w:p w14:paraId="528F2CA2" w14:textId="77777777" w:rsidR="00305B67" w:rsidRDefault="00305B67">
      <w:pPr>
        <w:pStyle w:val="Textocomentario"/>
      </w:pPr>
      <w:r>
        <w:t xml:space="preserve">Para no llenar todo el documento con comentarios, no te pongo más sobre este problema de redacción. Revísalo todo muy bien y pídele a alguien más que lo lea. </w:t>
      </w:r>
    </w:p>
    <w:p w14:paraId="2B47E9CD" w14:textId="69354A1F" w:rsidR="00305B67" w:rsidRDefault="00305B67">
      <w:pPr>
        <w:pStyle w:val="Textocomentario"/>
      </w:pPr>
      <w:r>
        <w:t>Yo debo centrarme en corregirte la parte técnica del documento y con los errores de redacción se me está haciendo muy complicado.</w:t>
      </w:r>
    </w:p>
  </w:comment>
  <w:comment w:id="71" w:author="RAQUEL BLANCO AGUIRRE" w:date="2017-05-22T18:16:00Z" w:initials="RBA">
    <w:p w14:paraId="55AE4AF6" w14:textId="4094D0C0" w:rsidR="00305B67" w:rsidRDefault="00305B67">
      <w:pPr>
        <w:pStyle w:val="Textocomentario"/>
      </w:pPr>
      <w:r>
        <w:rPr>
          <w:rStyle w:val="Refdecomentario"/>
        </w:rPr>
        <w:annotationRef/>
      </w:r>
      <w:r>
        <w:t>Quita esto</w:t>
      </w:r>
    </w:p>
  </w:comment>
  <w:comment w:id="72" w:author="RAQUEL BLANCO AGUIRRE" w:date="2017-05-22T18:16:00Z" w:initials="RBA">
    <w:p w14:paraId="614AF8F8" w14:textId="6D6A70DE" w:rsidR="00305B67" w:rsidRDefault="00305B67">
      <w:pPr>
        <w:pStyle w:val="Textocomentario"/>
      </w:pPr>
      <w:r>
        <w:rPr>
          <w:rStyle w:val="Refdecomentario"/>
        </w:rPr>
        <w:annotationRef/>
      </w:r>
      <w:r>
        <w:t>Redacta en estilo impersonal</w:t>
      </w:r>
    </w:p>
  </w:comment>
  <w:comment w:id="73" w:author="RAQUEL BLANCO AGUIRRE" w:date="2017-05-22T18:16:00Z" w:initials="RBA">
    <w:p w14:paraId="2778F05B" w14:textId="0F7DE807" w:rsidR="00305B67" w:rsidRDefault="00305B67">
      <w:pPr>
        <w:pStyle w:val="Textocomentario"/>
      </w:pPr>
      <w:r>
        <w:rPr>
          <w:rStyle w:val="Refdecomentario"/>
        </w:rPr>
        <w:annotationRef/>
      </w:r>
      <w:r>
        <w:t>Redacta en estilo impersonal: “se pueden usar dos estilos</w:t>
      </w:r>
      <w:proofErr w:type="gramStart"/>
      <w:r>
        <w:t xml:space="preserve"> ….</w:t>
      </w:r>
      <w:proofErr w:type="gramEnd"/>
      <w:r>
        <w:t>”</w:t>
      </w:r>
    </w:p>
  </w:comment>
  <w:comment w:id="74" w:author="RAQUEL BLANCO AGUIRRE" w:date="2017-05-22T18:16:00Z" w:initials="RBA">
    <w:p w14:paraId="7F759100" w14:textId="28A8740B" w:rsidR="00305B67" w:rsidRDefault="00305B67">
      <w:pPr>
        <w:pStyle w:val="Textocomentario"/>
      </w:pPr>
      <w:r>
        <w:rPr>
          <w:rStyle w:val="Refdecomentario"/>
        </w:rPr>
        <w:annotationRef/>
      </w:r>
      <w:r>
        <w:t>Puedes indicar que hay muchos pros y contras y que vas a indicar los más importantes. Posteriormente los indicas.</w:t>
      </w:r>
    </w:p>
  </w:comment>
  <w:comment w:id="75" w:author="RAQUEL BLANCO AGUIRRE" w:date="2017-05-22T18:17:00Z" w:initials="RBA">
    <w:p w14:paraId="61789B97" w14:textId="3B5CA3D9" w:rsidR="00305B67" w:rsidRDefault="00305B67">
      <w:pPr>
        <w:pStyle w:val="Textocomentario"/>
      </w:pPr>
      <w:r>
        <w:rPr>
          <w:rStyle w:val="Refdecomentario"/>
        </w:rPr>
        <w:annotationRef/>
      </w:r>
      <w:r>
        <w:t>Cuando se usan expresiones como “desde las mejoras …” deberías poner después “hasta el uso de sistemas</w:t>
      </w:r>
      <w:proofErr w:type="gramStart"/>
      <w:r>
        <w:t xml:space="preserve"> ….</w:t>
      </w:r>
      <w:proofErr w:type="gramEnd"/>
      <w:r>
        <w:t>” (por ejemplo)</w:t>
      </w:r>
    </w:p>
  </w:comment>
  <w:comment w:id="76" w:author="RAQUEL BLANCO AGUIRRE" w:date="2017-05-22T18:18:00Z" w:initials="RBA">
    <w:p w14:paraId="6C068AE1" w14:textId="397776D6" w:rsidR="00305B67" w:rsidRDefault="00305B67">
      <w:pPr>
        <w:pStyle w:val="Textocomentario"/>
      </w:pPr>
      <w:r>
        <w:rPr>
          <w:rStyle w:val="Refdecomentario"/>
        </w:rPr>
        <w:annotationRef/>
      </w:r>
      <w:r>
        <w:t>El autor no reseña nada. Como te decía antes, esto no es un libro, es un documento técnico. No pueden entrar en valoraciones personales ni en tus conclusiones. Tienes que indicar las ventajas e inconvenientes desde un punto de vista técnico e imparcial.</w:t>
      </w:r>
    </w:p>
  </w:comment>
  <w:comment w:id="77" w:author="RAQUEL BLANCO AGUIRRE" w:date="2017-05-22T18:21:00Z" w:initials="RBA">
    <w:p w14:paraId="7D9444CF" w14:textId="77777777" w:rsidR="00305B67" w:rsidRDefault="00305B67">
      <w:pPr>
        <w:pStyle w:val="Textocomentario"/>
      </w:pPr>
      <w:r>
        <w:rPr>
          <w:rStyle w:val="Refdecomentario"/>
        </w:rPr>
        <w:annotationRef/>
      </w:r>
      <w:r>
        <w:t>Quita en todo el documento las referencias a “el autor”.</w:t>
      </w:r>
    </w:p>
    <w:p w14:paraId="2D044533" w14:textId="44D917AF" w:rsidR="00305B67" w:rsidRDefault="00305B67">
      <w:pPr>
        <w:pStyle w:val="Textocomentario"/>
      </w:pPr>
      <w:r>
        <w:t xml:space="preserve">Aquí lo que puedes poner es que en base a las ventajas </w:t>
      </w:r>
      <w:proofErr w:type="gramStart"/>
      <w:r>
        <w:t>del sistemas</w:t>
      </w:r>
      <w:proofErr w:type="gramEnd"/>
      <w:r>
        <w:t xml:space="preserve"> estructurado en capas, se ha decido utilizar dicho enfoque. </w:t>
      </w:r>
    </w:p>
  </w:comment>
  <w:comment w:id="79" w:author="RAQUEL BLANCO AGUIRRE" w:date="2017-05-22T18:26:00Z" w:initials="RBA">
    <w:p w14:paraId="735CED8D" w14:textId="7F66C158" w:rsidR="00305B67" w:rsidRDefault="00305B67">
      <w:pPr>
        <w:pStyle w:val="Textocomentario"/>
      </w:pPr>
      <w:r>
        <w:rPr>
          <w:rStyle w:val="Refdecomentario"/>
        </w:rPr>
        <w:annotationRef/>
      </w:r>
      <w:r>
        <w:t>Con el fin de mejorar la disponibilidad, ¿qué haces? Esta oración está incompleta.</w:t>
      </w:r>
    </w:p>
  </w:comment>
  <w:comment w:id="81" w:author="RAQUEL BLANCO AGUIRRE" w:date="2017-05-22T18:33:00Z" w:initials="RBA">
    <w:p w14:paraId="6E48C33D" w14:textId="7198A2EF" w:rsidR="00305B67" w:rsidRDefault="00305B67">
      <w:pPr>
        <w:pStyle w:val="Textocomentario"/>
      </w:pPr>
      <w:r>
        <w:rPr>
          <w:rStyle w:val="Refdecomentario"/>
        </w:rPr>
        <w:annotationRef/>
      </w:r>
      <w:r>
        <w:t xml:space="preserve">En este apartado tienes que </w:t>
      </w:r>
      <w:proofErr w:type="spellStart"/>
      <w:r>
        <w:t>centrate</w:t>
      </w:r>
      <w:proofErr w:type="spellEnd"/>
      <w:r>
        <w:t xml:space="preserve"> en describir las distintas alternativas que tienen que almacenar de forma </w:t>
      </w:r>
      <w:proofErr w:type="spellStart"/>
      <w:r>
        <w:t>persistene</w:t>
      </w:r>
      <w:proofErr w:type="spellEnd"/>
      <w:r>
        <w:t xml:space="preserve"> la información, es decir, qué tipos de bases de datos. Puedes </w:t>
      </w:r>
      <w:proofErr w:type="spellStart"/>
      <w:r>
        <w:t>centrate</w:t>
      </w:r>
      <w:proofErr w:type="spellEnd"/>
      <w:r>
        <w:t xml:space="preserve"> simplemente en las relacionales y las de grafos. Luego puedes indicar que se ha utilizado una de grafos por imposición de los requisitos de usuario.</w:t>
      </w:r>
    </w:p>
  </w:comment>
  <w:comment w:id="82" w:author="RAQUEL BLANCO AGUIRRE" w:date="2017-05-22T18:33:00Z" w:initials="RBA">
    <w:p w14:paraId="70FC62CB" w14:textId="2B818DE8" w:rsidR="00305B67" w:rsidRDefault="00305B67">
      <w:pPr>
        <w:pStyle w:val="Textocomentario"/>
      </w:pPr>
      <w:r>
        <w:rPr>
          <w:rStyle w:val="Refdecomentario"/>
        </w:rPr>
        <w:annotationRef/>
      </w:r>
      <w:r>
        <w:t>Eliminar expresiones como “es evidente”.</w:t>
      </w:r>
    </w:p>
  </w:comment>
  <w:comment w:id="83" w:author="RAQUEL BLANCO AGUIRRE" w:date="2017-05-22T18:30:00Z" w:initials="RBA">
    <w:p w14:paraId="2141B6C3" w14:textId="5FF4DC6F" w:rsidR="00305B67" w:rsidRDefault="00305B67">
      <w:pPr>
        <w:pStyle w:val="Textocomentario"/>
      </w:pPr>
      <w:r>
        <w:rPr>
          <w:rStyle w:val="Refdecomentario"/>
        </w:rPr>
        <w:annotationRef/>
      </w:r>
      <w:r>
        <w:t>Revisa esta redacción. No está bien.</w:t>
      </w:r>
    </w:p>
  </w:comment>
  <w:comment w:id="84" w:author="RAQUEL BLANCO AGUIRRE" w:date="2017-05-22T18:31:00Z" w:initials="RBA">
    <w:p w14:paraId="12F6E707" w14:textId="4D37CE91" w:rsidR="00305B67" w:rsidRDefault="00305B67">
      <w:pPr>
        <w:pStyle w:val="Textocomentario"/>
      </w:pPr>
      <w:r>
        <w:rPr>
          <w:rStyle w:val="Refdecomentario"/>
        </w:rPr>
        <w:annotationRef/>
      </w:r>
      <w:r>
        <w:t>Se han analizado dos opciones, no elecciones.</w:t>
      </w:r>
    </w:p>
  </w:comment>
  <w:comment w:id="86" w:author="RAQUEL BLANCO AGUIRRE" w:date="2017-05-22T18:35:00Z" w:initials="RBA">
    <w:p w14:paraId="07AF9F31" w14:textId="75FEC2BB" w:rsidR="00305B67" w:rsidRDefault="00305B67">
      <w:pPr>
        <w:pStyle w:val="Textocomentario"/>
      </w:pPr>
      <w:r>
        <w:rPr>
          <w:rStyle w:val="Refdecomentario"/>
        </w:rPr>
        <w:annotationRef/>
      </w:r>
      <w:r>
        <w:t>Quita esto</w:t>
      </w:r>
    </w:p>
  </w:comment>
  <w:comment w:id="87" w:author="RAQUEL BLANCO AGUIRRE" w:date="2017-05-22T18:36:00Z" w:initials="RBA">
    <w:p w14:paraId="4A54727D" w14:textId="47F0BFF5" w:rsidR="00305B67" w:rsidRDefault="00305B67">
      <w:pPr>
        <w:pStyle w:val="Textocomentario"/>
      </w:pPr>
      <w:r>
        <w:rPr>
          <w:rStyle w:val="Refdecomentario"/>
        </w:rPr>
        <w:annotationRef/>
      </w:r>
      <w:r>
        <w:t xml:space="preserve">Quita esto, no es para nada técnico ni formal. Nuevamente </w:t>
      </w:r>
      <w:proofErr w:type="spellStart"/>
      <w:r>
        <w:t>estas</w:t>
      </w:r>
      <w:proofErr w:type="spellEnd"/>
      <w:r>
        <w:t xml:space="preserve"> haciendo valoraciones personales en un documento técnico.</w:t>
      </w:r>
    </w:p>
  </w:comment>
  <w:comment w:id="88" w:author="RAQUEL BLANCO AGUIRRE" w:date="2017-05-22T18:37:00Z" w:initials="RBA">
    <w:p w14:paraId="061A5D14" w14:textId="5FC26D17" w:rsidR="00305B67" w:rsidRDefault="00305B67">
      <w:pPr>
        <w:pStyle w:val="Textocomentario"/>
      </w:pPr>
      <w:r>
        <w:rPr>
          <w:rStyle w:val="Refdecomentario"/>
        </w:rPr>
        <w:annotationRef/>
      </w:r>
      <w:r>
        <w:t>Como te decía antes, no pueden entrar en valoraciones personales. Tienes que describir las tecnologías que has analizado y punto.</w:t>
      </w:r>
    </w:p>
  </w:comment>
  <w:comment w:id="90" w:author="RAQUEL BLANCO AGUIRRE" w:date="2017-05-22T18:39:00Z" w:initials="RBA">
    <w:p w14:paraId="357B2160" w14:textId="77777777" w:rsidR="00305B67" w:rsidRDefault="00305B67">
      <w:pPr>
        <w:pStyle w:val="Textocomentario"/>
      </w:pPr>
      <w:r>
        <w:rPr>
          <w:rStyle w:val="Refdecomentario"/>
        </w:rPr>
        <w:annotationRef/>
      </w:r>
      <w:r>
        <w:t xml:space="preserve">Todo esto se puede eliminar o simplificar. </w:t>
      </w:r>
    </w:p>
    <w:p w14:paraId="040E96E6" w14:textId="77777777" w:rsidR="00305B67" w:rsidRDefault="00305B67">
      <w:pPr>
        <w:pStyle w:val="Textocomentario"/>
      </w:pPr>
    </w:p>
    <w:p w14:paraId="3EBF9F4A" w14:textId="77777777" w:rsidR="00305B67" w:rsidRDefault="00305B67">
      <w:pPr>
        <w:pStyle w:val="Textocomentario"/>
      </w:pPr>
    </w:p>
    <w:p w14:paraId="68443D09" w14:textId="749D5EEF" w:rsidR="00305B67" w:rsidRDefault="00305B67">
      <w:pPr>
        <w:pStyle w:val="Textocomentario"/>
      </w:pPr>
      <w:r>
        <w:t xml:space="preserve">En este apartado simplemente describe las alternativas que analizaste para la arquitectura de la </w:t>
      </w:r>
      <w:proofErr w:type="spellStart"/>
      <w:r>
        <w:t>apliación</w:t>
      </w:r>
      <w:proofErr w:type="spellEnd"/>
      <w:r>
        <w:t xml:space="preserve"> web, con sus ventajas e inconvenientes.</w:t>
      </w:r>
    </w:p>
  </w:comment>
  <w:comment w:id="92" w:author="RAQUEL BLANCO AGUIRRE" w:date="2017-05-22T18:45:00Z" w:initials="RBA">
    <w:p w14:paraId="006E36DC" w14:textId="77777777" w:rsidR="00305B67" w:rsidRDefault="00305B67">
      <w:pPr>
        <w:pStyle w:val="Textocomentario"/>
      </w:pPr>
      <w:r>
        <w:rPr>
          <w:rStyle w:val="Refdecomentario"/>
        </w:rPr>
        <w:annotationRef/>
      </w:r>
      <w:r>
        <w:t>Quita este tipo de expresiones.</w:t>
      </w:r>
    </w:p>
    <w:p w14:paraId="544FDB74" w14:textId="5EB09F3C" w:rsidR="00305B67" w:rsidRDefault="00305B67">
      <w:pPr>
        <w:pStyle w:val="Textocomentario"/>
      </w:pPr>
      <w:r>
        <w:t>Aquí pasa directamente a describir las tecnologías. El párrafo siguiente sobraría.</w:t>
      </w:r>
    </w:p>
  </w:comment>
  <w:comment w:id="94" w:author="RAQUEL BLANCO AGUIRRE" w:date="2017-05-22T18:47:00Z" w:initials="RBA">
    <w:p w14:paraId="7EB46FE0" w14:textId="7E5E29DC" w:rsidR="00305B67" w:rsidRDefault="00305B67">
      <w:pPr>
        <w:pStyle w:val="Textocomentario"/>
      </w:pPr>
      <w:r>
        <w:rPr>
          <w:rStyle w:val="Refdecomentario"/>
        </w:rPr>
        <w:annotationRef/>
      </w:r>
      <w:r>
        <w:t xml:space="preserve">En este apartado puedes indicar </w:t>
      </w:r>
      <w:r w:rsidR="00D63FB1">
        <w:t>las tecnologías</w:t>
      </w:r>
      <w:r>
        <w:t xml:space="preserve"> que conoces y luego indicar que no te sirven porque no son genéricas.</w:t>
      </w:r>
    </w:p>
    <w:p w14:paraId="4E0A7EBD" w14:textId="77777777" w:rsidR="00305B67" w:rsidRDefault="00305B67">
      <w:pPr>
        <w:pStyle w:val="Textocomentario"/>
      </w:pPr>
      <w:r>
        <w:t xml:space="preserve">Si no puedes poner aquí varias </w:t>
      </w:r>
      <w:proofErr w:type="spellStart"/>
      <w:r>
        <w:t>altenativas</w:t>
      </w:r>
      <w:proofErr w:type="spellEnd"/>
      <w:r>
        <w:t>, quita el apartado.</w:t>
      </w:r>
    </w:p>
    <w:p w14:paraId="03ACEC22" w14:textId="77777777" w:rsidR="00305B67" w:rsidRDefault="00305B67">
      <w:pPr>
        <w:pStyle w:val="Textocomentario"/>
      </w:pPr>
    </w:p>
    <w:p w14:paraId="328B428A" w14:textId="63650FDF" w:rsidR="00305B67" w:rsidRDefault="00305B67">
      <w:pPr>
        <w:pStyle w:val="Textocomentario"/>
      </w:pPr>
      <w:r>
        <w:t>Y como en todos los apartados anteriores, quita absolutamente todas las referencias a “el autor” y tus valoraciones personales.</w:t>
      </w:r>
    </w:p>
  </w:comment>
  <w:comment w:id="96" w:author="RAQUEL BLANCO AGUIRRE" w:date="2017-05-22T18:49:00Z" w:initials="RBA">
    <w:p w14:paraId="3DE36547" w14:textId="3D3FA58D" w:rsidR="00305B67" w:rsidRDefault="00305B67">
      <w:pPr>
        <w:pStyle w:val="Textocomentario"/>
      </w:pPr>
      <w:r>
        <w:rPr>
          <w:rStyle w:val="Refdecomentario"/>
        </w:rPr>
        <w:annotationRef/>
      </w:r>
      <w:r>
        <w:t xml:space="preserve">La </w:t>
      </w:r>
      <w:proofErr w:type="spellStart"/>
      <w:r>
        <w:t>planifiación</w:t>
      </w:r>
      <w:proofErr w:type="spellEnd"/>
      <w:r>
        <w:t xml:space="preserve"> temporal hace referencia a las partes del desarrollo: análisis de requisitos, análisis del sistema, diseño del sistema, implementación y pruebas. No hace referencia a cada uno de los módulos que has implementado. Eso se haría si se </w:t>
      </w:r>
      <w:proofErr w:type="spellStart"/>
      <w:r>
        <w:t>hubisese</w:t>
      </w:r>
      <w:proofErr w:type="spellEnd"/>
      <w:r>
        <w:t xml:space="preserve"> seguido una metodología ágil y se hubiesen definido de forma previa los </w:t>
      </w:r>
      <w:proofErr w:type="spellStart"/>
      <w:r>
        <w:t>sprints</w:t>
      </w:r>
      <w:proofErr w:type="spellEnd"/>
      <w:r>
        <w:t>.</w:t>
      </w:r>
    </w:p>
  </w:comment>
  <w:comment w:id="97" w:author="RAQUEL BLANCO AGUIRRE" w:date="2017-05-22T18:48:00Z" w:initials="RBA">
    <w:p w14:paraId="371ED214" w14:textId="7CBBAB48" w:rsidR="00305B67" w:rsidRDefault="00305B67">
      <w:pPr>
        <w:pStyle w:val="Textocomentario"/>
      </w:pPr>
      <w:r>
        <w:rPr>
          <w:rStyle w:val="Refdecomentario"/>
        </w:rPr>
        <w:annotationRef/>
      </w:r>
      <w:r>
        <w:t>Recuerda, la redacción debe ser en estilo impersonal</w:t>
      </w:r>
    </w:p>
  </w:comment>
  <w:comment w:id="111" w:author="RAQUEL BLANCO AGUIRRE" w:date="2017-05-22T18:51:00Z" w:initials="RBA">
    <w:p w14:paraId="4DBEE6E4" w14:textId="1D1CD135" w:rsidR="00305B67" w:rsidRDefault="00305B67">
      <w:pPr>
        <w:pStyle w:val="Textocomentario"/>
      </w:pPr>
      <w:r>
        <w:rPr>
          <w:rStyle w:val="Refdecomentario"/>
        </w:rPr>
        <w:annotationRef/>
      </w:r>
      <w:r>
        <w:t xml:space="preserve">Aquí sí que puedes </w:t>
      </w:r>
      <w:r w:rsidR="004865CB">
        <w:t>poner todas tus valoraciones personales, pero bien redactadas y sin usar un lenguaje coloquial.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376EE4" w15:done="0"/>
  <w15:commentEx w15:paraId="76FF614F" w15:done="0"/>
  <w15:commentEx w15:paraId="3E4508F6" w15:done="0"/>
  <w15:commentEx w15:paraId="7975A98B" w15:done="0"/>
  <w15:commentEx w15:paraId="4D38C366" w15:done="0"/>
  <w15:commentEx w15:paraId="15ACFB9F" w15:done="0"/>
  <w15:commentEx w15:paraId="283DB4E4" w15:done="0"/>
  <w15:commentEx w15:paraId="62515628" w15:done="0"/>
  <w15:commentEx w15:paraId="656339BC" w15:done="0"/>
  <w15:commentEx w15:paraId="2AAACF25" w15:done="0"/>
  <w15:commentEx w15:paraId="75D97CDB" w15:done="0"/>
  <w15:commentEx w15:paraId="6026E16C" w15:done="0"/>
  <w15:commentEx w15:paraId="4EA2CACB" w15:done="0"/>
  <w15:commentEx w15:paraId="564AB06D" w15:done="0"/>
  <w15:commentEx w15:paraId="0A5F27E8" w15:done="0"/>
  <w15:commentEx w15:paraId="7F8AAEBE" w15:done="0"/>
  <w15:commentEx w15:paraId="065EA976" w15:done="0"/>
  <w15:commentEx w15:paraId="7897BFD9" w15:done="0"/>
  <w15:commentEx w15:paraId="70A7D992" w15:done="0"/>
  <w15:commentEx w15:paraId="7252AC0C" w15:done="0"/>
  <w15:commentEx w15:paraId="2DDCC27C" w15:done="0"/>
  <w15:commentEx w15:paraId="34767EC4" w15:done="0"/>
  <w15:commentEx w15:paraId="64F1DBB7" w15:done="0"/>
  <w15:commentEx w15:paraId="25BA9B3F" w15:done="0"/>
  <w15:commentEx w15:paraId="4A665B64" w15:done="0"/>
  <w15:commentEx w15:paraId="1C6D2C35" w15:done="0"/>
  <w15:commentEx w15:paraId="2B47E9CD" w15:done="0"/>
  <w15:commentEx w15:paraId="55AE4AF6" w15:done="0"/>
  <w15:commentEx w15:paraId="614AF8F8" w15:done="0"/>
  <w15:commentEx w15:paraId="2778F05B" w15:done="0"/>
  <w15:commentEx w15:paraId="7F759100" w15:done="0"/>
  <w15:commentEx w15:paraId="61789B97" w15:done="0"/>
  <w15:commentEx w15:paraId="6C068AE1" w15:done="0"/>
  <w15:commentEx w15:paraId="2D044533" w15:done="0"/>
  <w15:commentEx w15:paraId="735CED8D" w15:done="0"/>
  <w15:commentEx w15:paraId="6E48C33D" w15:done="0"/>
  <w15:commentEx w15:paraId="70FC62CB" w15:done="0"/>
  <w15:commentEx w15:paraId="2141B6C3" w15:done="0"/>
  <w15:commentEx w15:paraId="12F6E707" w15:done="0"/>
  <w15:commentEx w15:paraId="07AF9F31" w15:done="0"/>
  <w15:commentEx w15:paraId="4A54727D" w15:done="0"/>
  <w15:commentEx w15:paraId="061A5D14" w15:done="0"/>
  <w15:commentEx w15:paraId="68443D09" w15:done="0"/>
  <w15:commentEx w15:paraId="544FDB74" w15:done="0"/>
  <w15:commentEx w15:paraId="328B428A" w15:done="0"/>
  <w15:commentEx w15:paraId="3DE36547" w15:done="0"/>
  <w15:commentEx w15:paraId="371ED214" w15:done="0"/>
  <w15:commentEx w15:paraId="4DBEE6E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6D50D" w14:textId="77777777" w:rsidR="00C7755D" w:rsidRDefault="00C7755D" w:rsidP="00D66BF6">
      <w:pPr>
        <w:spacing w:after="0" w:line="240" w:lineRule="auto"/>
      </w:pPr>
      <w:r>
        <w:separator/>
      </w:r>
    </w:p>
  </w:endnote>
  <w:endnote w:type="continuationSeparator" w:id="0">
    <w:p w14:paraId="43F44F05" w14:textId="77777777" w:rsidR="00C7755D" w:rsidRDefault="00C7755D"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BBAAB" w14:textId="77777777" w:rsidR="00305B67" w:rsidRPr="000B5CF0" w:rsidRDefault="00305B67"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B1666" w14:textId="77777777" w:rsidR="00C7755D" w:rsidRDefault="00C7755D" w:rsidP="00D66BF6">
      <w:pPr>
        <w:spacing w:after="0" w:line="240" w:lineRule="auto"/>
      </w:pPr>
      <w:r>
        <w:separator/>
      </w:r>
    </w:p>
  </w:footnote>
  <w:footnote w:type="continuationSeparator" w:id="0">
    <w:p w14:paraId="24DDBA97" w14:textId="77777777" w:rsidR="00C7755D" w:rsidRDefault="00C7755D" w:rsidP="00D66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4909B" w14:textId="77777777" w:rsidR="00305B67" w:rsidRPr="00FE6B53" w:rsidRDefault="00305B67" w:rsidP="00D66BF6">
    <w:pPr>
      <w:rPr>
        <w:sz w:val="8"/>
        <w:szCs w:val="8"/>
      </w:rPr>
    </w:pPr>
  </w:p>
  <w:p w14:paraId="591C96CC" w14:textId="77777777" w:rsidR="00305B67" w:rsidRDefault="00305B67" w:rsidP="00D66BF6">
    <w:r>
      <w:rPr>
        <w:noProof/>
        <w:lang w:eastAsia="es-ES"/>
      </w:rPr>
      <mc:AlternateContent>
        <mc:Choice Requires="wps">
          <w:drawing>
            <wp:anchor distT="0" distB="0" distL="114300" distR="114300" simplePos="0" relativeHeight="251656704" behindDoc="0" locked="0" layoutInCell="1" allowOverlap="1" wp14:anchorId="22B0F82E" wp14:editId="7A2DC52A">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1FEB9" w14:textId="2119B4F4" w:rsidR="00305B67" w:rsidRPr="000B5CF0" w:rsidRDefault="00305B67"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D63FB1">
                            <w:rPr>
                              <w:b/>
                              <w:noProof/>
                              <w:szCs w:val="24"/>
                            </w:rPr>
                            <w:t>28</w:t>
                          </w:r>
                          <w:r w:rsidRPr="000B5CF0">
                            <w:rPr>
                              <w:b/>
                              <w:szCs w:val="24"/>
                            </w:rPr>
                            <w:fldChar w:fldCharType="end"/>
                          </w:r>
                          <w:r>
                            <w:rPr>
                              <w:b/>
                              <w:szCs w:val="24"/>
                            </w:rPr>
                            <w:t xml:space="preserve"> de 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0F82E" id="_x0000_t202" coordsize="21600,21600" o:spt="202" path="m,l,21600r21600,l21600,xe">
              <v:stroke joinstyle="miter"/>
              <v:path gradientshapeok="t" o:connecttype="rect"/>
            </v:shapetype>
            <v:shape id="Cuadro de texto 1" o:spid="_x0000_s1034"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14:paraId="7421FEB9" w14:textId="2119B4F4" w:rsidR="00305B67" w:rsidRPr="000B5CF0" w:rsidRDefault="00305B67"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D63FB1">
                      <w:rPr>
                        <w:b/>
                        <w:noProof/>
                        <w:szCs w:val="24"/>
                      </w:rPr>
                      <w:t>28</w:t>
                    </w:r>
                    <w:r w:rsidRPr="000B5CF0">
                      <w:rPr>
                        <w:b/>
                        <w:szCs w:val="24"/>
                      </w:rPr>
                      <w:fldChar w:fldCharType="end"/>
                    </w:r>
                    <w:r>
                      <w:rPr>
                        <w:b/>
                        <w:szCs w:val="24"/>
                      </w:rPr>
                      <w:t xml:space="preserve"> de 26</w:t>
                    </w:r>
                  </w:p>
                </w:txbxContent>
              </v:textbox>
            </v:shape>
          </w:pict>
        </mc:Fallback>
      </mc:AlternateContent>
    </w:r>
    <w:r>
      <w:rPr>
        <w:noProof/>
        <w:lang w:eastAsia="es-ES"/>
      </w:rPr>
      <w:drawing>
        <wp:inline distT="0" distB="0" distL="0" distR="0" wp14:anchorId="48F1CEE6" wp14:editId="7F9B2418">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3F92"/>
    <w:multiLevelType w:val="hybridMultilevel"/>
    <w:tmpl w:val="4020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D670CD"/>
    <w:multiLevelType w:val="hybridMultilevel"/>
    <w:tmpl w:val="4FCE2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07050E7"/>
    <w:multiLevelType w:val="hybridMultilevel"/>
    <w:tmpl w:val="DD629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A1694D"/>
    <w:multiLevelType w:val="hybridMultilevel"/>
    <w:tmpl w:val="E94CB05E"/>
    <w:lvl w:ilvl="0" w:tplc="A53A0F8A">
      <w:start w:val="1"/>
      <w:numFmt w:val="decimal"/>
      <w:lvlText w:val="%1."/>
      <w:lvlJc w:val="left"/>
      <w:pPr>
        <w:ind w:left="720" w:hanging="360"/>
      </w:pPr>
      <w:rPr>
        <w:rFonts w:ascii="Times New Roman" w:hAnsi="Times New Roman" w:cs="Times New Roman" w:hint="default"/>
        <w:color w:val="auto"/>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8374D6"/>
    <w:multiLevelType w:val="hybridMultilevel"/>
    <w:tmpl w:val="269470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14C1CFC"/>
    <w:multiLevelType w:val="hybridMultilevel"/>
    <w:tmpl w:val="3BAA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BB01B9"/>
    <w:multiLevelType w:val="multilevel"/>
    <w:tmpl w:val="145C86F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B371F85"/>
    <w:multiLevelType w:val="hybridMultilevel"/>
    <w:tmpl w:val="D834EA04"/>
    <w:lvl w:ilvl="0" w:tplc="0C0A0001">
      <w:start w:val="1"/>
      <w:numFmt w:val="bullet"/>
      <w:lvlText w:val=""/>
      <w:lvlJc w:val="left"/>
      <w:pPr>
        <w:ind w:left="783" w:hanging="360"/>
      </w:pPr>
      <w:rPr>
        <w:rFonts w:ascii="Symbol" w:hAnsi="Symbol" w:hint="default"/>
      </w:rPr>
    </w:lvl>
    <w:lvl w:ilvl="1" w:tplc="0C0A0003">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2"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D4E32"/>
    <w:multiLevelType w:val="hybridMultilevel"/>
    <w:tmpl w:val="3D845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813527"/>
    <w:multiLevelType w:val="hybridMultilevel"/>
    <w:tmpl w:val="C538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42DC9"/>
    <w:multiLevelType w:val="hybridMultilevel"/>
    <w:tmpl w:val="5018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2" w15:restartNumberingAfterBreak="0">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802E2B"/>
    <w:multiLevelType w:val="hybridMultilevel"/>
    <w:tmpl w:val="CAAE24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4" w15:restartNumberingAfterBreak="0">
    <w:nsid w:val="56500C72"/>
    <w:multiLevelType w:val="hybridMultilevel"/>
    <w:tmpl w:val="3DB248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640381"/>
    <w:multiLevelType w:val="hybridMultilevel"/>
    <w:tmpl w:val="4ED00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D70B04"/>
    <w:multiLevelType w:val="hybridMultilevel"/>
    <w:tmpl w:val="C0E48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353771"/>
    <w:multiLevelType w:val="hybridMultilevel"/>
    <w:tmpl w:val="60947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1"/>
  </w:num>
  <w:num w:numId="2">
    <w:abstractNumId w:val="15"/>
  </w:num>
  <w:num w:numId="3">
    <w:abstractNumId w:val="26"/>
  </w:num>
  <w:num w:numId="4">
    <w:abstractNumId w:val="14"/>
  </w:num>
  <w:num w:numId="5">
    <w:abstractNumId w:val="2"/>
  </w:num>
  <w:num w:numId="6">
    <w:abstractNumId w:val="19"/>
  </w:num>
  <w:num w:numId="7">
    <w:abstractNumId w:val="12"/>
  </w:num>
  <w:num w:numId="8">
    <w:abstractNumId w:val="25"/>
  </w:num>
  <w:num w:numId="9">
    <w:abstractNumId w:val="28"/>
  </w:num>
  <w:num w:numId="10">
    <w:abstractNumId w:val="3"/>
  </w:num>
  <w:num w:numId="11">
    <w:abstractNumId w:val="32"/>
  </w:num>
  <w:num w:numId="12">
    <w:abstractNumId w:val="31"/>
  </w:num>
  <w:num w:numId="13">
    <w:abstractNumId w:val="5"/>
  </w:num>
  <w:num w:numId="14">
    <w:abstractNumId w:val="4"/>
  </w:num>
  <w:num w:numId="15">
    <w:abstractNumId w:val="17"/>
  </w:num>
  <w:num w:numId="16">
    <w:abstractNumId w:val="16"/>
  </w:num>
  <w:num w:numId="17">
    <w:abstractNumId w:val="22"/>
  </w:num>
  <w:num w:numId="18">
    <w:abstractNumId w:val="18"/>
  </w:num>
  <w:num w:numId="19">
    <w:abstractNumId w:val="27"/>
  </w:num>
  <w:num w:numId="20">
    <w:abstractNumId w:val="30"/>
  </w:num>
  <w:num w:numId="21">
    <w:abstractNumId w:val="9"/>
  </w:num>
  <w:num w:numId="22">
    <w:abstractNumId w:val="6"/>
  </w:num>
  <w:num w:numId="23">
    <w:abstractNumId w:val="7"/>
  </w:num>
  <w:num w:numId="24">
    <w:abstractNumId w:val="10"/>
  </w:num>
  <w:num w:numId="25">
    <w:abstractNumId w:val="11"/>
  </w:num>
  <w:num w:numId="26">
    <w:abstractNumId w:val="29"/>
  </w:num>
  <w:num w:numId="27">
    <w:abstractNumId w:val="13"/>
  </w:num>
  <w:num w:numId="28">
    <w:abstractNumId w:val="23"/>
  </w:num>
  <w:num w:numId="29">
    <w:abstractNumId w:val="0"/>
  </w:num>
  <w:num w:numId="30">
    <w:abstractNumId w:val="20"/>
  </w:num>
  <w:num w:numId="31">
    <w:abstractNumId w:val="8"/>
  </w:num>
  <w:num w:numId="32">
    <w:abstractNumId w:val="24"/>
  </w:num>
  <w:num w:numId="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QUEL BLANCO AGUIRRE">
    <w15:presenceInfo w15:providerId="AD" w15:userId="S-1-12-1-620265121-1102118218-4204484013-3110710981"/>
  </w15:person>
  <w15:person w15:author="Raul García Fernández">
    <w15:presenceInfo w15:providerId="None" w15:userId="Raul García F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F6"/>
    <w:rsid w:val="00000AAA"/>
    <w:rsid w:val="000150A4"/>
    <w:rsid w:val="00020427"/>
    <w:rsid w:val="000220C3"/>
    <w:rsid w:val="00030A83"/>
    <w:rsid w:val="00033D1F"/>
    <w:rsid w:val="0003493C"/>
    <w:rsid w:val="00037111"/>
    <w:rsid w:val="00042E96"/>
    <w:rsid w:val="00066D4D"/>
    <w:rsid w:val="00074C8A"/>
    <w:rsid w:val="00074FB2"/>
    <w:rsid w:val="0007657B"/>
    <w:rsid w:val="00083FF7"/>
    <w:rsid w:val="00086ABA"/>
    <w:rsid w:val="000961DD"/>
    <w:rsid w:val="000A5C8E"/>
    <w:rsid w:val="000A7528"/>
    <w:rsid w:val="000B0E03"/>
    <w:rsid w:val="000B2C37"/>
    <w:rsid w:val="000B5528"/>
    <w:rsid w:val="000B5CF0"/>
    <w:rsid w:val="000B6BE2"/>
    <w:rsid w:val="000C0B8D"/>
    <w:rsid w:val="000C1D59"/>
    <w:rsid w:val="000C244F"/>
    <w:rsid w:val="000C545E"/>
    <w:rsid w:val="000D043A"/>
    <w:rsid w:val="000D2869"/>
    <w:rsid w:val="000D2F77"/>
    <w:rsid w:val="000E4351"/>
    <w:rsid w:val="000E4496"/>
    <w:rsid w:val="000E4F97"/>
    <w:rsid w:val="000F139B"/>
    <w:rsid w:val="000F79B8"/>
    <w:rsid w:val="00102304"/>
    <w:rsid w:val="001036B4"/>
    <w:rsid w:val="00105D66"/>
    <w:rsid w:val="00106EE5"/>
    <w:rsid w:val="00107A4B"/>
    <w:rsid w:val="001144A1"/>
    <w:rsid w:val="0011521B"/>
    <w:rsid w:val="00115FD9"/>
    <w:rsid w:val="00120BAF"/>
    <w:rsid w:val="00130A19"/>
    <w:rsid w:val="001337C8"/>
    <w:rsid w:val="00135530"/>
    <w:rsid w:val="00140BB7"/>
    <w:rsid w:val="001437A4"/>
    <w:rsid w:val="0014616C"/>
    <w:rsid w:val="0015298B"/>
    <w:rsid w:val="00154AF4"/>
    <w:rsid w:val="00155F7E"/>
    <w:rsid w:val="0015697B"/>
    <w:rsid w:val="00160A60"/>
    <w:rsid w:val="00165DDB"/>
    <w:rsid w:val="00167F60"/>
    <w:rsid w:val="001727CA"/>
    <w:rsid w:val="00180D51"/>
    <w:rsid w:val="0018638B"/>
    <w:rsid w:val="001A0149"/>
    <w:rsid w:val="001A01F6"/>
    <w:rsid w:val="001A02F3"/>
    <w:rsid w:val="001A2DE3"/>
    <w:rsid w:val="001A5C47"/>
    <w:rsid w:val="001B327F"/>
    <w:rsid w:val="001C725F"/>
    <w:rsid w:val="001D2552"/>
    <w:rsid w:val="001D541F"/>
    <w:rsid w:val="001D60E1"/>
    <w:rsid w:val="001E2C96"/>
    <w:rsid w:val="001E3327"/>
    <w:rsid w:val="001F074D"/>
    <w:rsid w:val="001F0DC8"/>
    <w:rsid w:val="001F7CA4"/>
    <w:rsid w:val="0020290E"/>
    <w:rsid w:val="00215DF9"/>
    <w:rsid w:val="002333B1"/>
    <w:rsid w:val="00244F3D"/>
    <w:rsid w:val="00252E43"/>
    <w:rsid w:val="00260AB0"/>
    <w:rsid w:val="002623C0"/>
    <w:rsid w:val="00262BF8"/>
    <w:rsid w:val="0026324F"/>
    <w:rsid w:val="00264341"/>
    <w:rsid w:val="002809CE"/>
    <w:rsid w:val="00285522"/>
    <w:rsid w:val="002868C2"/>
    <w:rsid w:val="002933CD"/>
    <w:rsid w:val="002A2A72"/>
    <w:rsid w:val="002B436E"/>
    <w:rsid w:val="002C12E8"/>
    <w:rsid w:val="002C5844"/>
    <w:rsid w:val="002D77DA"/>
    <w:rsid w:val="002E4A15"/>
    <w:rsid w:val="002E5D56"/>
    <w:rsid w:val="002F6551"/>
    <w:rsid w:val="00301B47"/>
    <w:rsid w:val="00305B67"/>
    <w:rsid w:val="00310B0E"/>
    <w:rsid w:val="00310D20"/>
    <w:rsid w:val="00312CBA"/>
    <w:rsid w:val="0032180F"/>
    <w:rsid w:val="003267FA"/>
    <w:rsid w:val="00327587"/>
    <w:rsid w:val="00333F7A"/>
    <w:rsid w:val="0034022C"/>
    <w:rsid w:val="00340642"/>
    <w:rsid w:val="00357B5E"/>
    <w:rsid w:val="003620D1"/>
    <w:rsid w:val="0036353E"/>
    <w:rsid w:val="003658B1"/>
    <w:rsid w:val="00372153"/>
    <w:rsid w:val="003731D6"/>
    <w:rsid w:val="003773EF"/>
    <w:rsid w:val="00393EEA"/>
    <w:rsid w:val="003A4353"/>
    <w:rsid w:val="003B567B"/>
    <w:rsid w:val="003B56C2"/>
    <w:rsid w:val="003B5B75"/>
    <w:rsid w:val="003C2606"/>
    <w:rsid w:val="003C3AF0"/>
    <w:rsid w:val="003D1B28"/>
    <w:rsid w:val="003E01BC"/>
    <w:rsid w:val="003E1860"/>
    <w:rsid w:val="003E6F3D"/>
    <w:rsid w:val="003F1432"/>
    <w:rsid w:val="003F4CBC"/>
    <w:rsid w:val="003F625E"/>
    <w:rsid w:val="00400A29"/>
    <w:rsid w:val="00400E41"/>
    <w:rsid w:val="0040178A"/>
    <w:rsid w:val="0040488F"/>
    <w:rsid w:val="00407276"/>
    <w:rsid w:val="004072B2"/>
    <w:rsid w:val="0041497E"/>
    <w:rsid w:val="00417815"/>
    <w:rsid w:val="004234E2"/>
    <w:rsid w:val="00424351"/>
    <w:rsid w:val="004260F7"/>
    <w:rsid w:val="004358ED"/>
    <w:rsid w:val="00442825"/>
    <w:rsid w:val="00442E93"/>
    <w:rsid w:val="00444C21"/>
    <w:rsid w:val="00445D13"/>
    <w:rsid w:val="00460047"/>
    <w:rsid w:val="004628FB"/>
    <w:rsid w:val="00463B45"/>
    <w:rsid w:val="00465A26"/>
    <w:rsid w:val="00470FD2"/>
    <w:rsid w:val="00473B21"/>
    <w:rsid w:val="00476CC4"/>
    <w:rsid w:val="00480848"/>
    <w:rsid w:val="00482851"/>
    <w:rsid w:val="004865CB"/>
    <w:rsid w:val="00487605"/>
    <w:rsid w:val="00487C51"/>
    <w:rsid w:val="00494942"/>
    <w:rsid w:val="004A2644"/>
    <w:rsid w:val="004A4D00"/>
    <w:rsid w:val="004A752D"/>
    <w:rsid w:val="004B49C2"/>
    <w:rsid w:val="004B72C8"/>
    <w:rsid w:val="004B7355"/>
    <w:rsid w:val="004C32C3"/>
    <w:rsid w:val="004C4A31"/>
    <w:rsid w:val="005044B4"/>
    <w:rsid w:val="0050701D"/>
    <w:rsid w:val="0051365F"/>
    <w:rsid w:val="005156AA"/>
    <w:rsid w:val="005227A3"/>
    <w:rsid w:val="0052609F"/>
    <w:rsid w:val="00526246"/>
    <w:rsid w:val="00543A19"/>
    <w:rsid w:val="00543E80"/>
    <w:rsid w:val="0054726F"/>
    <w:rsid w:val="00550046"/>
    <w:rsid w:val="00553A2D"/>
    <w:rsid w:val="00571536"/>
    <w:rsid w:val="00576069"/>
    <w:rsid w:val="00577B49"/>
    <w:rsid w:val="00577CF9"/>
    <w:rsid w:val="00580016"/>
    <w:rsid w:val="00591FB3"/>
    <w:rsid w:val="005936CD"/>
    <w:rsid w:val="0059632E"/>
    <w:rsid w:val="005A0452"/>
    <w:rsid w:val="005A23A9"/>
    <w:rsid w:val="005A28B5"/>
    <w:rsid w:val="005A646B"/>
    <w:rsid w:val="005A665E"/>
    <w:rsid w:val="005F3536"/>
    <w:rsid w:val="005F4FD6"/>
    <w:rsid w:val="006102FE"/>
    <w:rsid w:val="006140AF"/>
    <w:rsid w:val="00627BCC"/>
    <w:rsid w:val="00636062"/>
    <w:rsid w:val="00640142"/>
    <w:rsid w:val="006413E7"/>
    <w:rsid w:val="00641B08"/>
    <w:rsid w:val="0065258C"/>
    <w:rsid w:val="006534D1"/>
    <w:rsid w:val="00655CA3"/>
    <w:rsid w:val="00662216"/>
    <w:rsid w:val="00662B50"/>
    <w:rsid w:val="00680A4B"/>
    <w:rsid w:val="00680E4D"/>
    <w:rsid w:val="00691F45"/>
    <w:rsid w:val="00693B74"/>
    <w:rsid w:val="0069733F"/>
    <w:rsid w:val="006A2797"/>
    <w:rsid w:val="006A2DB2"/>
    <w:rsid w:val="006B4C17"/>
    <w:rsid w:val="006B79F5"/>
    <w:rsid w:val="006C0557"/>
    <w:rsid w:val="006C0779"/>
    <w:rsid w:val="006C23B7"/>
    <w:rsid w:val="006F0072"/>
    <w:rsid w:val="006F11E9"/>
    <w:rsid w:val="00703CD3"/>
    <w:rsid w:val="00712DDA"/>
    <w:rsid w:val="007159AA"/>
    <w:rsid w:val="007200A3"/>
    <w:rsid w:val="00723E6A"/>
    <w:rsid w:val="00725A86"/>
    <w:rsid w:val="007263A9"/>
    <w:rsid w:val="007358F7"/>
    <w:rsid w:val="00737323"/>
    <w:rsid w:val="00737672"/>
    <w:rsid w:val="00742184"/>
    <w:rsid w:val="00743997"/>
    <w:rsid w:val="00744D0C"/>
    <w:rsid w:val="00750CE2"/>
    <w:rsid w:val="0075384E"/>
    <w:rsid w:val="007549CB"/>
    <w:rsid w:val="00766B80"/>
    <w:rsid w:val="00770DDD"/>
    <w:rsid w:val="00774B4C"/>
    <w:rsid w:val="00785539"/>
    <w:rsid w:val="0078567E"/>
    <w:rsid w:val="0079341F"/>
    <w:rsid w:val="007973C0"/>
    <w:rsid w:val="007B0634"/>
    <w:rsid w:val="007B0E4C"/>
    <w:rsid w:val="007B37A4"/>
    <w:rsid w:val="007C45B6"/>
    <w:rsid w:val="007D6772"/>
    <w:rsid w:val="007E1D74"/>
    <w:rsid w:val="007E405C"/>
    <w:rsid w:val="007F21B6"/>
    <w:rsid w:val="0080347A"/>
    <w:rsid w:val="0080433B"/>
    <w:rsid w:val="008131CB"/>
    <w:rsid w:val="00822D46"/>
    <w:rsid w:val="008249A4"/>
    <w:rsid w:val="00826A34"/>
    <w:rsid w:val="0083026E"/>
    <w:rsid w:val="00832F2C"/>
    <w:rsid w:val="008369B9"/>
    <w:rsid w:val="008409AD"/>
    <w:rsid w:val="008434B2"/>
    <w:rsid w:val="00850824"/>
    <w:rsid w:val="00862FAC"/>
    <w:rsid w:val="00864F67"/>
    <w:rsid w:val="00867071"/>
    <w:rsid w:val="00870284"/>
    <w:rsid w:val="0087283F"/>
    <w:rsid w:val="008767E7"/>
    <w:rsid w:val="00877D8B"/>
    <w:rsid w:val="00884742"/>
    <w:rsid w:val="008857AF"/>
    <w:rsid w:val="008909D8"/>
    <w:rsid w:val="008A7D84"/>
    <w:rsid w:val="008B2C81"/>
    <w:rsid w:val="008B66B4"/>
    <w:rsid w:val="008C4FEA"/>
    <w:rsid w:val="008D2460"/>
    <w:rsid w:val="008D25A1"/>
    <w:rsid w:val="008D3B30"/>
    <w:rsid w:val="008D6C3A"/>
    <w:rsid w:val="008E461D"/>
    <w:rsid w:val="008F0AB7"/>
    <w:rsid w:val="008F1133"/>
    <w:rsid w:val="00906C38"/>
    <w:rsid w:val="00946C78"/>
    <w:rsid w:val="00952425"/>
    <w:rsid w:val="009567EA"/>
    <w:rsid w:val="00956D73"/>
    <w:rsid w:val="00960F05"/>
    <w:rsid w:val="00961793"/>
    <w:rsid w:val="009710E4"/>
    <w:rsid w:val="0097748F"/>
    <w:rsid w:val="00980759"/>
    <w:rsid w:val="009A2D7C"/>
    <w:rsid w:val="009A40F2"/>
    <w:rsid w:val="009A4950"/>
    <w:rsid w:val="009B3AC6"/>
    <w:rsid w:val="009B4CFD"/>
    <w:rsid w:val="009B5409"/>
    <w:rsid w:val="009B5925"/>
    <w:rsid w:val="009C2EF8"/>
    <w:rsid w:val="009C3C03"/>
    <w:rsid w:val="009C626A"/>
    <w:rsid w:val="009C6B64"/>
    <w:rsid w:val="009D332E"/>
    <w:rsid w:val="009D48B7"/>
    <w:rsid w:val="009D53E1"/>
    <w:rsid w:val="009E18C8"/>
    <w:rsid w:val="00A014E2"/>
    <w:rsid w:val="00A01B6E"/>
    <w:rsid w:val="00A156E2"/>
    <w:rsid w:val="00A239BF"/>
    <w:rsid w:val="00A23E34"/>
    <w:rsid w:val="00A2418C"/>
    <w:rsid w:val="00A254A7"/>
    <w:rsid w:val="00A34312"/>
    <w:rsid w:val="00A415FE"/>
    <w:rsid w:val="00A43D0C"/>
    <w:rsid w:val="00A45218"/>
    <w:rsid w:val="00A5322B"/>
    <w:rsid w:val="00A53948"/>
    <w:rsid w:val="00A54AA7"/>
    <w:rsid w:val="00A54CB9"/>
    <w:rsid w:val="00A620D8"/>
    <w:rsid w:val="00A63E75"/>
    <w:rsid w:val="00A81360"/>
    <w:rsid w:val="00A850DC"/>
    <w:rsid w:val="00A97498"/>
    <w:rsid w:val="00A97DD6"/>
    <w:rsid w:val="00AA47A4"/>
    <w:rsid w:val="00AA5848"/>
    <w:rsid w:val="00AB1E4C"/>
    <w:rsid w:val="00AB3A39"/>
    <w:rsid w:val="00AB5422"/>
    <w:rsid w:val="00AC25A0"/>
    <w:rsid w:val="00AC6D3D"/>
    <w:rsid w:val="00AD15C7"/>
    <w:rsid w:val="00AD2429"/>
    <w:rsid w:val="00AD79E2"/>
    <w:rsid w:val="00AE6009"/>
    <w:rsid w:val="00AF1E16"/>
    <w:rsid w:val="00B043B8"/>
    <w:rsid w:val="00B206BF"/>
    <w:rsid w:val="00B2300C"/>
    <w:rsid w:val="00B317F0"/>
    <w:rsid w:val="00B401CC"/>
    <w:rsid w:val="00B40DB9"/>
    <w:rsid w:val="00B44C09"/>
    <w:rsid w:val="00B53460"/>
    <w:rsid w:val="00B5411C"/>
    <w:rsid w:val="00B5633D"/>
    <w:rsid w:val="00B763BA"/>
    <w:rsid w:val="00B850A5"/>
    <w:rsid w:val="00B91B16"/>
    <w:rsid w:val="00BB6284"/>
    <w:rsid w:val="00BB7B51"/>
    <w:rsid w:val="00BC4035"/>
    <w:rsid w:val="00BD1E39"/>
    <w:rsid w:val="00BD420C"/>
    <w:rsid w:val="00BE2297"/>
    <w:rsid w:val="00BF0D49"/>
    <w:rsid w:val="00BF3023"/>
    <w:rsid w:val="00C062DA"/>
    <w:rsid w:val="00C07F98"/>
    <w:rsid w:val="00C103C9"/>
    <w:rsid w:val="00C304FA"/>
    <w:rsid w:val="00C55B8B"/>
    <w:rsid w:val="00C564F8"/>
    <w:rsid w:val="00C6032A"/>
    <w:rsid w:val="00C7755D"/>
    <w:rsid w:val="00C81411"/>
    <w:rsid w:val="00C86673"/>
    <w:rsid w:val="00C87EE7"/>
    <w:rsid w:val="00CA7097"/>
    <w:rsid w:val="00CB2FD2"/>
    <w:rsid w:val="00CB40B1"/>
    <w:rsid w:val="00CB7367"/>
    <w:rsid w:val="00CB79D9"/>
    <w:rsid w:val="00CC0F85"/>
    <w:rsid w:val="00CD0C5E"/>
    <w:rsid w:val="00CD1D9D"/>
    <w:rsid w:val="00CD7B9C"/>
    <w:rsid w:val="00CE00B9"/>
    <w:rsid w:val="00CE1306"/>
    <w:rsid w:val="00CE39CB"/>
    <w:rsid w:val="00CE3B0F"/>
    <w:rsid w:val="00CE3B1E"/>
    <w:rsid w:val="00D1039E"/>
    <w:rsid w:val="00D1254D"/>
    <w:rsid w:val="00D20969"/>
    <w:rsid w:val="00D31EAC"/>
    <w:rsid w:val="00D40049"/>
    <w:rsid w:val="00D4670F"/>
    <w:rsid w:val="00D50148"/>
    <w:rsid w:val="00D5067F"/>
    <w:rsid w:val="00D5409A"/>
    <w:rsid w:val="00D54F0A"/>
    <w:rsid w:val="00D63FB1"/>
    <w:rsid w:val="00D66BF6"/>
    <w:rsid w:val="00D67108"/>
    <w:rsid w:val="00D71236"/>
    <w:rsid w:val="00D76893"/>
    <w:rsid w:val="00D8574C"/>
    <w:rsid w:val="00D90DF8"/>
    <w:rsid w:val="00D93B06"/>
    <w:rsid w:val="00D94E9D"/>
    <w:rsid w:val="00D96AE2"/>
    <w:rsid w:val="00DA143D"/>
    <w:rsid w:val="00DA1FDB"/>
    <w:rsid w:val="00DA373A"/>
    <w:rsid w:val="00DB2247"/>
    <w:rsid w:val="00DC1B68"/>
    <w:rsid w:val="00DC2BC2"/>
    <w:rsid w:val="00DE146C"/>
    <w:rsid w:val="00DE18E9"/>
    <w:rsid w:val="00DE3C13"/>
    <w:rsid w:val="00DE446F"/>
    <w:rsid w:val="00DF586F"/>
    <w:rsid w:val="00E01406"/>
    <w:rsid w:val="00E021D2"/>
    <w:rsid w:val="00E033CD"/>
    <w:rsid w:val="00E129D1"/>
    <w:rsid w:val="00E21324"/>
    <w:rsid w:val="00E27CB9"/>
    <w:rsid w:val="00E41325"/>
    <w:rsid w:val="00E533F4"/>
    <w:rsid w:val="00E577A4"/>
    <w:rsid w:val="00E601D7"/>
    <w:rsid w:val="00E626EF"/>
    <w:rsid w:val="00E661B1"/>
    <w:rsid w:val="00E77120"/>
    <w:rsid w:val="00E80E29"/>
    <w:rsid w:val="00E91986"/>
    <w:rsid w:val="00E943CC"/>
    <w:rsid w:val="00EA0441"/>
    <w:rsid w:val="00EA2CB5"/>
    <w:rsid w:val="00EB6835"/>
    <w:rsid w:val="00EB7DCB"/>
    <w:rsid w:val="00EC166F"/>
    <w:rsid w:val="00EC263D"/>
    <w:rsid w:val="00ED2AC7"/>
    <w:rsid w:val="00ED40BE"/>
    <w:rsid w:val="00EE0742"/>
    <w:rsid w:val="00EE1B6C"/>
    <w:rsid w:val="00F004F8"/>
    <w:rsid w:val="00F00F1C"/>
    <w:rsid w:val="00F02C4D"/>
    <w:rsid w:val="00F033C9"/>
    <w:rsid w:val="00F105B3"/>
    <w:rsid w:val="00F2402D"/>
    <w:rsid w:val="00F24BC9"/>
    <w:rsid w:val="00F26135"/>
    <w:rsid w:val="00F32F84"/>
    <w:rsid w:val="00F40013"/>
    <w:rsid w:val="00F4177A"/>
    <w:rsid w:val="00F4316F"/>
    <w:rsid w:val="00F71755"/>
    <w:rsid w:val="00F727E5"/>
    <w:rsid w:val="00F73786"/>
    <w:rsid w:val="00F8319C"/>
    <w:rsid w:val="00F949A4"/>
    <w:rsid w:val="00FA239C"/>
    <w:rsid w:val="00FA4028"/>
    <w:rsid w:val="00FA59A0"/>
    <w:rsid w:val="00FA61A8"/>
    <w:rsid w:val="00FD2635"/>
    <w:rsid w:val="00FD30BE"/>
    <w:rsid w:val="00FD45C6"/>
    <w:rsid w:val="00FD622C"/>
    <w:rsid w:val="00FE2E3F"/>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87E57"/>
  <w15:docId w15:val="{051184C9-1111-47E7-A5CD-BF00A5C4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2C4D"/>
    <w:pPr>
      <w:spacing w:after="200" w:line="276" w:lineRule="auto"/>
    </w:pPr>
    <w:rPr>
      <w:rFonts w:ascii="Times New Roman" w:hAnsi="Times New Roman"/>
      <w:sz w:val="24"/>
      <w:szCs w:val="22"/>
      <w:lang w:eastAsia="en-US"/>
    </w:rPr>
  </w:style>
  <w:style w:type="paragraph" w:styleId="Ttulo1">
    <w:name w:val="heading 1"/>
    <w:basedOn w:val="Ttulo"/>
    <w:next w:val="Ttulo"/>
    <w:link w:val="Ttulo1Car"/>
    <w:uiPriority w:val="9"/>
    <w:qFormat/>
    <w:rsid w:val="00F02C4D"/>
    <w:pPr>
      <w:keepNext/>
      <w:keepLines/>
      <w:spacing w:before="240"/>
      <w:outlineLvl w:val="0"/>
    </w:pPr>
    <w:rPr>
      <w:szCs w:val="32"/>
    </w:rPr>
  </w:style>
  <w:style w:type="paragraph" w:styleId="Ttulo2">
    <w:name w:val="heading 2"/>
    <w:basedOn w:val="Ttulo1"/>
    <w:next w:val="Ttulo1"/>
    <w:link w:val="Ttulo2Car"/>
    <w:uiPriority w:val="9"/>
    <w:unhideWhenUsed/>
    <w:qFormat/>
    <w:rsid w:val="00F105B3"/>
    <w:pPr>
      <w:spacing w:before="40"/>
      <w:outlineLvl w:val="1"/>
    </w:pPr>
    <w:rPr>
      <w:sz w:val="24"/>
      <w:szCs w:val="26"/>
    </w:rPr>
  </w:style>
  <w:style w:type="paragraph" w:styleId="Ttulo3">
    <w:name w:val="heading 3"/>
    <w:basedOn w:val="Normal"/>
    <w:next w:val="Normal"/>
    <w:link w:val="Ttulo3Car"/>
    <w:uiPriority w:val="9"/>
    <w:semiHidden/>
    <w:unhideWhenUsed/>
    <w:qFormat/>
    <w:rsid w:val="00F105B3"/>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table" w:customStyle="1" w:styleId="Tablaconcuadrcula1">
    <w:name w:val="Tabla con cuadrícula1"/>
    <w:basedOn w:val="Tablanormal"/>
    <w:next w:val="Tablaconcuadrcula"/>
    <w:uiPriority w:val="39"/>
    <w:rsid w:val="00D768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02C4D"/>
    <w:rPr>
      <w:rFonts w:ascii="Times New Roman" w:eastAsiaTheme="majorEastAsia" w:hAnsi="Times New Roman" w:cstheme="majorBidi"/>
      <w:b/>
      <w:spacing w:val="-10"/>
      <w:kern w:val="28"/>
      <w:sz w:val="56"/>
      <w:szCs w:val="32"/>
      <w:lang w:eastAsia="en-US"/>
    </w:rPr>
  </w:style>
  <w:style w:type="paragraph" w:styleId="Ttulo">
    <w:name w:val="Title"/>
    <w:basedOn w:val="Normal"/>
    <w:next w:val="Normal"/>
    <w:link w:val="TtuloCar"/>
    <w:uiPriority w:val="10"/>
    <w:qFormat/>
    <w:rsid w:val="00F02C4D"/>
    <w:pPr>
      <w:spacing w:after="0" w:line="240" w:lineRule="auto"/>
      <w:contextualSpacing/>
    </w:pPr>
    <w:rPr>
      <w:rFonts w:eastAsiaTheme="majorEastAsia" w:cstheme="majorBidi"/>
      <w:b/>
      <w:spacing w:val="-10"/>
      <w:kern w:val="28"/>
      <w:sz w:val="56"/>
      <w:szCs w:val="56"/>
    </w:rPr>
  </w:style>
  <w:style w:type="character" w:customStyle="1" w:styleId="TtuloCar">
    <w:name w:val="Título Car"/>
    <w:basedOn w:val="Fuentedeprrafopredeter"/>
    <w:link w:val="Ttulo"/>
    <w:uiPriority w:val="10"/>
    <w:rsid w:val="00F02C4D"/>
    <w:rPr>
      <w:rFonts w:ascii="Times New Roman" w:eastAsiaTheme="majorEastAsia" w:hAnsi="Times New Roman" w:cstheme="majorBidi"/>
      <w:b/>
      <w:spacing w:val="-10"/>
      <w:kern w:val="28"/>
      <w:sz w:val="56"/>
      <w:szCs w:val="56"/>
      <w:lang w:eastAsia="en-US"/>
    </w:rPr>
  </w:style>
  <w:style w:type="character" w:customStyle="1" w:styleId="Ttulo2Car">
    <w:name w:val="Título 2 Car"/>
    <w:basedOn w:val="Fuentedeprrafopredeter"/>
    <w:link w:val="Ttulo2"/>
    <w:uiPriority w:val="9"/>
    <w:rsid w:val="00F105B3"/>
    <w:rPr>
      <w:rFonts w:ascii="Times New Roman" w:eastAsiaTheme="majorEastAsia" w:hAnsi="Times New Roman" w:cstheme="majorBidi"/>
      <w:b/>
      <w:spacing w:val="-10"/>
      <w:kern w:val="28"/>
      <w:sz w:val="24"/>
      <w:szCs w:val="26"/>
      <w:lang w:eastAsia="en-US"/>
    </w:rPr>
  </w:style>
  <w:style w:type="paragraph" w:styleId="TtuloTDC">
    <w:name w:val="TOC Heading"/>
    <w:basedOn w:val="Ttulo1"/>
    <w:next w:val="Normal"/>
    <w:uiPriority w:val="39"/>
    <w:unhideWhenUsed/>
    <w:qFormat/>
    <w:rsid w:val="0087283F"/>
    <w:pPr>
      <w:spacing w:line="259" w:lineRule="auto"/>
      <w:contextualSpacing w:val="0"/>
      <w:outlineLvl w:val="9"/>
    </w:pPr>
    <w:rPr>
      <w:rFonts w:asciiTheme="majorHAnsi" w:hAnsiTheme="majorHAnsi"/>
      <w:b w:val="0"/>
      <w:color w:val="365F91" w:themeColor="accent1" w:themeShade="BF"/>
      <w:spacing w:val="0"/>
      <w:kern w:val="0"/>
      <w:sz w:val="32"/>
      <w:lang w:eastAsia="es-ES"/>
    </w:rPr>
  </w:style>
  <w:style w:type="paragraph" w:styleId="TDC1">
    <w:name w:val="toc 1"/>
    <w:basedOn w:val="Normal"/>
    <w:next w:val="Normal"/>
    <w:autoRedefine/>
    <w:uiPriority w:val="39"/>
    <w:unhideWhenUsed/>
    <w:rsid w:val="0087283F"/>
    <w:pPr>
      <w:spacing w:after="100"/>
    </w:pPr>
  </w:style>
  <w:style w:type="character" w:customStyle="1" w:styleId="Ttulo3Car">
    <w:name w:val="Título 3 Car"/>
    <w:basedOn w:val="Fuentedeprrafopredeter"/>
    <w:link w:val="Ttulo3"/>
    <w:uiPriority w:val="9"/>
    <w:semiHidden/>
    <w:rsid w:val="00F105B3"/>
    <w:rPr>
      <w:rFonts w:ascii="Times New Roman" w:eastAsiaTheme="majorEastAsia" w:hAnsi="Times New Roman" w:cstheme="majorBidi"/>
      <w:b/>
      <w:sz w:val="24"/>
      <w:szCs w:val="24"/>
      <w:lang w:eastAsia="en-US"/>
    </w:rPr>
  </w:style>
  <w:style w:type="paragraph" w:styleId="Descripcin">
    <w:name w:val="caption"/>
    <w:basedOn w:val="Normal"/>
    <w:next w:val="Normal"/>
    <w:uiPriority w:val="35"/>
    <w:unhideWhenUsed/>
    <w:qFormat/>
    <w:rsid w:val="000B6BE2"/>
    <w:pPr>
      <w:spacing w:line="240" w:lineRule="auto"/>
    </w:pPr>
    <w:rPr>
      <w:i/>
      <w:iCs/>
      <w:color w:val="1F497D" w:themeColor="text2"/>
      <w:sz w:val="18"/>
      <w:szCs w:val="18"/>
    </w:rPr>
  </w:style>
  <w:style w:type="paragraph" w:styleId="TDC2">
    <w:name w:val="toc 2"/>
    <w:basedOn w:val="Normal"/>
    <w:next w:val="Normal"/>
    <w:autoRedefine/>
    <w:uiPriority w:val="39"/>
    <w:unhideWhenUsed/>
    <w:rsid w:val="0015298B"/>
    <w:pPr>
      <w:spacing w:after="100"/>
      <w:ind w:left="240"/>
    </w:pPr>
  </w:style>
  <w:style w:type="paragraph" w:styleId="Cita">
    <w:name w:val="Quote"/>
    <w:basedOn w:val="Normal"/>
    <w:next w:val="Normal"/>
    <w:link w:val="CitaCar"/>
    <w:uiPriority w:val="29"/>
    <w:qFormat/>
    <w:rsid w:val="00BD1E39"/>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D1E39"/>
    <w:rPr>
      <w:rFonts w:ascii="Times New Roman" w:hAnsi="Times New Roman"/>
      <w:i/>
      <w:iCs/>
      <w:color w:val="404040" w:themeColor="text1" w:themeTint="BF"/>
      <w:sz w:val="24"/>
      <w:szCs w:val="22"/>
      <w:lang w:eastAsia="en-US"/>
    </w:rPr>
  </w:style>
  <w:style w:type="table" w:styleId="Tabladecuadrcula4">
    <w:name w:val="Grid Table 4"/>
    <w:basedOn w:val="Tablanormal"/>
    <w:uiPriority w:val="49"/>
    <w:rsid w:val="00252E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FD45C6"/>
    <w:pPr>
      <w:spacing w:after="0"/>
    </w:pPr>
  </w:style>
  <w:style w:type="character" w:styleId="Refdecomentario">
    <w:name w:val="annotation reference"/>
    <w:basedOn w:val="Fuentedeprrafopredeter"/>
    <w:uiPriority w:val="99"/>
    <w:semiHidden/>
    <w:unhideWhenUsed/>
    <w:rsid w:val="00312CBA"/>
    <w:rPr>
      <w:sz w:val="16"/>
      <w:szCs w:val="16"/>
    </w:rPr>
  </w:style>
  <w:style w:type="paragraph" w:styleId="Textocomentario">
    <w:name w:val="annotation text"/>
    <w:basedOn w:val="Normal"/>
    <w:link w:val="TextocomentarioCar"/>
    <w:uiPriority w:val="99"/>
    <w:semiHidden/>
    <w:unhideWhenUsed/>
    <w:rsid w:val="00312CB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12CBA"/>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312CBA"/>
    <w:rPr>
      <w:b/>
      <w:bCs/>
    </w:rPr>
  </w:style>
  <w:style w:type="character" w:customStyle="1" w:styleId="AsuntodelcomentarioCar">
    <w:name w:val="Asunto del comentario Car"/>
    <w:basedOn w:val="TextocomentarioCar"/>
    <w:link w:val="Asuntodelcomentario"/>
    <w:uiPriority w:val="99"/>
    <w:semiHidden/>
    <w:rsid w:val="00312CBA"/>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517163661">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eikospartners.com/blog/multi-page-web-applications-vs.-single-page-web-applicati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s.linkedin.com/pulse/qu%C3%A9-venden-las-universidades-fernando-basto-corre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tensorflow.org/"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042F2-341C-41F4-8E05-F74063F2A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29</Pages>
  <Words>7474</Words>
  <Characters>41112</Characters>
  <Application>Microsoft Office Word</Application>
  <DocSecurity>0</DocSecurity>
  <Lines>342</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 Oviedo</Company>
  <LinksUpToDate>false</LinksUpToDate>
  <CharactersWithSpaces>48490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Raul García Fernández</cp:lastModifiedBy>
  <cp:revision>12</cp:revision>
  <cp:lastPrinted>2014-06-03T08:28:00Z</cp:lastPrinted>
  <dcterms:created xsi:type="dcterms:W3CDTF">2017-05-22T15:42:00Z</dcterms:created>
  <dcterms:modified xsi:type="dcterms:W3CDTF">2017-05-24T17:48:00Z</dcterms:modified>
</cp:coreProperties>
</file>
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4F81BD" w:themeColor="accent1"/>
          <w:szCs w:val="22"/>
          <w:lang w:val="es-ES_tradnl" w:eastAsia="en-US"/>
        </w:rPr>
        <w:id w:val="1684320871"/>
        <w:docPartObj>
          <w:docPartGallery w:val="Cover Pages"/>
          <w:docPartUnique/>
        </w:docPartObj>
      </w:sdtPr>
      <w:sdtEndPr>
        <w:rPr>
          <w:rFonts w:ascii="Times New Roman" w:eastAsia="Calibri" w:hAnsi="Times New Roman" w:cs="Times New Roman"/>
          <w:b/>
          <w:bCs/>
          <w:color w:val="auto"/>
          <w:sz w:val="22"/>
          <w:lang w:val="es-ES"/>
        </w:rPr>
      </w:sdtEndPr>
      <w:sdtContent>
        <w:p w14:paraId="7F275CD5" w14:textId="77777777" w:rsidR="00A661C8" w:rsidRDefault="00A661C8" w:rsidP="00A661C8">
          <w:pPr>
            <w:pStyle w:val="indep"/>
          </w:pPr>
          <w:r w:rsidRPr="00AD73D1">
            <w:rPr>
              <w:noProof/>
            </w:rPr>
            <w:drawing>
              <wp:inline distT="0" distB="0" distL="0" distR="0" wp14:anchorId="34E7215F" wp14:editId="21F81633">
                <wp:extent cx="3114675" cy="95250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45787074" wp14:editId="387EE862">
                <wp:extent cx="857250" cy="952500"/>
                <wp:effectExtent l="0" t="0" r="0" b="0"/>
                <wp:docPr id="44"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24215363" w14:textId="77777777" w:rsidR="00A661C8" w:rsidRDefault="00A661C8" w:rsidP="00A661C8">
          <w:pPr>
            <w:pStyle w:val="indep"/>
          </w:pPr>
        </w:p>
        <w:p w14:paraId="2D88C81F" w14:textId="77777777" w:rsidR="00A661C8" w:rsidRDefault="00A661C8" w:rsidP="00A661C8">
          <w:pPr>
            <w:pStyle w:val="indep"/>
          </w:pPr>
        </w:p>
        <w:p w14:paraId="737207DA" w14:textId="77777777" w:rsidR="00A661C8" w:rsidRDefault="00A661C8" w:rsidP="00A661C8">
          <w:pPr>
            <w:pStyle w:val="indep"/>
            <w:jc w:val="center"/>
            <w:rPr>
              <w:sz w:val="36"/>
              <w:szCs w:val="36"/>
            </w:rPr>
          </w:pPr>
        </w:p>
        <w:p w14:paraId="78A4380B" w14:textId="77777777" w:rsidR="00A661C8" w:rsidRDefault="00A661C8" w:rsidP="00A661C8">
          <w:pPr>
            <w:pStyle w:val="indep"/>
            <w:jc w:val="center"/>
            <w:rPr>
              <w:sz w:val="36"/>
              <w:szCs w:val="36"/>
            </w:rPr>
          </w:pPr>
        </w:p>
        <w:p w14:paraId="4F06F5F5" w14:textId="77777777" w:rsidR="00A661C8" w:rsidRDefault="00A661C8" w:rsidP="00A661C8">
          <w:pPr>
            <w:pStyle w:val="indep"/>
            <w:jc w:val="center"/>
            <w:rPr>
              <w:sz w:val="36"/>
              <w:szCs w:val="36"/>
            </w:rPr>
          </w:pPr>
        </w:p>
        <w:p w14:paraId="59168A80" w14:textId="77777777" w:rsidR="00A661C8" w:rsidRPr="000C23EF" w:rsidRDefault="00A661C8" w:rsidP="00A661C8">
          <w:pPr>
            <w:pStyle w:val="indep"/>
            <w:jc w:val="center"/>
            <w:rPr>
              <w:b/>
              <w:bCs/>
              <w:sz w:val="36"/>
              <w:szCs w:val="36"/>
            </w:rPr>
          </w:pPr>
          <w:r w:rsidRPr="000C23EF">
            <w:rPr>
              <w:b/>
              <w:bCs/>
              <w:sz w:val="36"/>
              <w:szCs w:val="36"/>
            </w:rPr>
            <w:t>ESCUELA POLITÉCNICA DE INGENIERÍA DE GIJÓN.</w:t>
          </w:r>
        </w:p>
        <w:p w14:paraId="50CC29D0" w14:textId="77777777" w:rsidR="00A661C8" w:rsidRDefault="00A661C8" w:rsidP="00A661C8">
          <w:pPr>
            <w:pStyle w:val="indep"/>
            <w:jc w:val="center"/>
            <w:rPr>
              <w:b/>
              <w:bCs/>
              <w:sz w:val="36"/>
              <w:szCs w:val="36"/>
            </w:rPr>
          </w:pPr>
        </w:p>
        <w:p w14:paraId="436CFE2F" w14:textId="77777777" w:rsidR="00A661C8" w:rsidRDefault="00A661C8" w:rsidP="00A661C8">
          <w:pPr>
            <w:pStyle w:val="indep"/>
            <w:jc w:val="center"/>
            <w:rPr>
              <w:b/>
              <w:bCs/>
              <w:sz w:val="36"/>
              <w:szCs w:val="36"/>
            </w:rPr>
          </w:pPr>
        </w:p>
        <w:p w14:paraId="476020F3" w14:textId="77777777" w:rsidR="00A661C8" w:rsidRPr="000C23EF" w:rsidRDefault="00A661C8" w:rsidP="00A661C8">
          <w:pPr>
            <w:pStyle w:val="indep"/>
            <w:jc w:val="center"/>
            <w:rPr>
              <w:b/>
              <w:bCs/>
              <w:sz w:val="36"/>
              <w:szCs w:val="36"/>
            </w:rPr>
          </w:pPr>
        </w:p>
        <w:p w14:paraId="4DDCD5E1" w14:textId="77777777" w:rsidR="00A661C8" w:rsidRDefault="00A661C8" w:rsidP="00A661C8">
          <w:pPr>
            <w:pStyle w:val="indep"/>
            <w:jc w:val="center"/>
            <w:rPr>
              <w:b/>
              <w:bCs/>
              <w:sz w:val="32"/>
              <w:szCs w:val="32"/>
            </w:rPr>
          </w:pPr>
        </w:p>
        <w:p w14:paraId="2C05FD25" w14:textId="77777777" w:rsidR="00A661C8" w:rsidRDefault="00A661C8" w:rsidP="00A661C8">
          <w:pPr>
            <w:pStyle w:val="indep"/>
            <w:jc w:val="center"/>
            <w:rPr>
              <w:b/>
              <w:bCs/>
              <w:sz w:val="32"/>
              <w:szCs w:val="32"/>
            </w:rPr>
          </w:pPr>
        </w:p>
        <w:p w14:paraId="7CCD3733" w14:textId="77777777" w:rsidR="00A661C8" w:rsidRDefault="00A661C8" w:rsidP="00A661C8">
          <w:pPr>
            <w:pStyle w:val="indep"/>
            <w:jc w:val="center"/>
            <w:rPr>
              <w:b/>
              <w:bCs/>
              <w:sz w:val="32"/>
              <w:szCs w:val="32"/>
            </w:rPr>
          </w:pPr>
        </w:p>
        <w:p w14:paraId="67CB99A9" w14:textId="56BF3B94" w:rsidR="00A661C8" w:rsidRDefault="00A661C8" w:rsidP="00A661C8">
          <w:pPr>
            <w:pStyle w:val="indep"/>
            <w:jc w:val="center"/>
            <w:rPr>
              <w:b/>
              <w:bCs/>
              <w:sz w:val="32"/>
              <w:szCs w:val="32"/>
            </w:rPr>
          </w:pPr>
          <w:r>
            <w:rPr>
              <w:b/>
              <w:bCs/>
              <w:sz w:val="32"/>
              <w:szCs w:val="32"/>
            </w:rPr>
            <w:t>GRADO EN INGENIERÍA INFORM</w:t>
          </w:r>
          <w:del w:id="0" w:author="RAQUEL BLANCO AGUIRRE" w:date="2017-07-10T18:51:00Z">
            <w:r w:rsidDel="00126CCD">
              <w:rPr>
                <w:b/>
                <w:bCs/>
                <w:sz w:val="32"/>
                <w:szCs w:val="32"/>
              </w:rPr>
              <w:delText>A</w:delText>
            </w:r>
          </w:del>
          <w:ins w:id="1" w:author="RAQUEL BLANCO AGUIRRE" w:date="2017-07-10T18:51:00Z">
            <w:r w:rsidR="00126CCD">
              <w:rPr>
                <w:b/>
                <w:bCs/>
                <w:sz w:val="32"/>
                <w:szCs w:val="32"/>
              </w:rPr>
              <w:t>Á</w:t>
            </w:r>
          </w:ins>
          <w:r>
            <w:rPr>
              <w:b/>
              <w:bCs/>
              <w:sz w:val="32"/>
              <w:szCs w:val="32"/>
            </w:rPr>
            <w:t>T</w:t>
          </w:r>
          <w:ins w:id="2" w:author="Raul García Fernández" w:date="2017-07-06T18:40:00Z">
            <w:del w:id="3" w:author="RAQUEL BLANCO AGUIRRE" w:date="2017-07-10T18:51:00Z">
              <w:r w:rsidR="00C825EF" w:rsidDel="00126CCD">
                <w:rPr>
                  <w:b/>
                  <w:bCs/>
                  <w:sz w:val="32"/>
                  <w:szCs w:val="32"/>
                </w:rPr>
                <w:delText>Í</w:delText>
              </w:r>
            </w:del>
          </w:ins>
          <w:ins w:id="4" w:author="RAQUEL BLANCO AGUIRRE" w:date="2017-07-10T18:51:00Z">
            <w:r w:rsidR="00126CCD">
              <w:rPr>
                <w:b/>
                <w:bCs/>
                <w:sz w:val="32"/>
                <w:szCs w:val="32"/>
              </w:rPr>
              <w:t>I</w:t>
            </w:r>
          </w:ins>
          <w:del w:id="5" w:author="Raul García Fernández" w:date="2017-07-06T18:40:00Z">
            <w:r w:rsidDel="00C825EF">
              <w:rPr>
                <w:b/>
                <w:bCs/>
                <w:sz w:val="32"/>
                <w:szCs w:val="32"/>
              </w:rPr>
              <w:delText>I</w:delText>
            </w:r>
          </w:del>
          <w:r>
            <w:rPr>
              <w:b/>
              <w:bCs/>
              <w:sz w:val="32"/>
              <w:szCs w:val="32"/>
            </w:rPr>
            <w:t>CA EN</w:t>
          </w:r>
        </w:p>
        <w:p w14:paraId="08D2C53C" w14:textId="419094D5" w:rsidR="00A661C8" w:rsidRDefault="00A661C8" w:rsidP="00A661C8">
          <w:pPr>
            <w:pStyle w:val="indep"/>
            <w:jc w:val="center"/>
            <w:rPr>
              <w:b/>
              <w:bCs/>
              <w:sz w:val="32"/>
              <w:szCs w:val="32"/>
            </w:rPr>
          </w:pPr>
          <w:del w:id="6" w:author="RAQUEL BLANCO AGUIRRE" w:date="2017-07-10T18:51:00Z">
            <w:r w:rsidDel="00126CCD">
              <w:rPr>
                <w:b/>
                <w:bCs/>
                <w:sz w:val="32"/>
                <w:szCs w:val="32"/>
              </w:rPr>
              <w:delText xml:space="preserve">TECNOLOGIAS </w:delText>
            </w:r>
          </w:del>
          <w:ins w:id="7" w:author="RAQUEL BLANCO AGUIRRE" w:date="2017-07-10T18:51:00Z">
            <w:r w:rsidR="00126CCD">
              <w:rPr>
                <w:b/>
                <w:bCs/>
                <w:sz w:val="32"/>
                <w:szCs w:val="32"/>
              </w:rPr>
              <w:t xml:space="preserve">TECNOLOGÍAS </w:t>
            </w:r>
          </w:ins>
          <w:r>
            <w:rPr>
              <w:b/>
              <w:bCs/>
              <w:sz w:val="32"/>
              <w:szCs w:val="32"/>
            </w:rPr>
            <w:t>DE LA INFORMACIÓN</w:t>
          </w:r>
        </w:p>
        <w:p w14:paraId="18E5444C" w14:textId="77777777" w:rsidR="00A661C8" w:rsidRPr="000C23EF" w:rsidRDefault="00A661C8" w:rsidP="00A661C8">
          <w:pPr>
            <w:pStyle w:val="indep"/>
            <w:rPr>
              <w:sz w:val="28"/>
              <w:szCs w:val="28"/>
            </w:rPr>
          </w:pPr>
        </w:p>
        <w:p w14:paraId="2E79E59C" w14:textId="77777777" w:rsidR="00A661C8" w:rsidRPr="000C23EF" w:rsidRDefault="00A661C8" w:rsidP="00A661C8">
          <w:pPr>
            <w:pStyle w:val="indep"/>
            <w:rPr>
              <w:sz w:val="28"/>
              <w:szCs w:val="28"/>
            </w:rPr>
          </w:pPr>
        </w:p>
        <w:p w14:paraId="156A6EE3" w14:textId="77777777" w:rsidR="00A661C8" w:rsidRPr="000C23EF" w:rsidRDefault="00A661C8" w:rsidP="00A661C8">
          <w:pPr>
            <w:pStyle w:val="indep"/>
            <w:rPr>
              <w:sz w:val="28"/>
              <w:szCs w:val="28"/>
            </w:rPr>
          </w:pPr>
        </w:p>
        <w:p w14:paraId="2F2CAC72" w14:textId="16A0AD94" w:rsidR="00A661C8" w:rsidRDefault="00A661C8" w:rsidP="00A661C8">
          <w:pPr>
            <w:pStyle w:val="indep"/>
            <w:jc w:val="center"/>
            <w:rPr>
              <w:b/>
              <w:bCs/>
              <w:sz w:val="28"/>
              <w:szCs w:val="28"/>
            </w:rPr>
          </w:pPr>
          <w:r w:rsidRPr="000C23EF">
            <w:rPr>
              <w:b/>
              <w:bCs/>
              <w:sz w:val="28"/>
              <w:szCs w:val="28"/>
            </w:rPr>
            <w:t xml:space="preserve">ÁREA DE </w:t>
          </w:r>
          <w:r>
            <w:rPr>
              <w:b/>
              <w:bCs/>
              <w:sz w:val="28"/>
              <w:szCs w:val="28"/>
            </w:rPr>
            <w:t>INGENIER</w:t>
          </w:r>
          <w:ins w:id="8" w:author="Raul García Fernández" w:date="2017-07-06T18:41:00Z">
            <w:r w:rsidR="00C825EF">
              <w:rPr>
                <w:b/>
                <w:bCs/>
                <w:sz w:val="28"/>
                <w:szCs w:val="28"/>
              </w:rPr>
              <w:t>Í</w:t>
            </w:r>
          </w:ins>
          <w:del w:id="9" w:author="Raul García Fernández" w:date="2017-07-06T18:41:00Z">
            <w:r w:rsidDel="00C825EF">
              <w:rPr>
                <w:b/>
                <w:bCs/>
                <w:sz w:val="28"/>
                <w:szCs w:val="28"/>
              </w:rPr>
              <w:delText>I</w:delText>
            </w:r>
          </w:del>
          <w:r>
            <w:rPr>
              <w:b/>
              <w:bCs/>
              <w:sz w:val="28"/>
              <w:szCs w:val="28"/>
            </w:rPr>
            <w:t>A TELEM</w:t>
          </w:r>
          <w:ins w:id="10" w:author="Raul García Fernández" w:date="2017-07-06T18:40:00Z">
            <w:r w:rsidR="00C825EF">
              <w:rPr>
                <w:b/>
                <w:bCs/>
                <w:sz w:val="28"/>
                <w:szCs w:val="28"/>
              </w:rPr>
              <w:t>Á</w:t>
            </w:r>
          </w:ins>
          <w:del w:id="11" w:author="Raul García Fernández" w:date="2017-07-06T18:40:00Z">
            <w:r w:rsidDel="00C825EF">
              <w:rPr>
                <w:b/>
                <w:bCs/>
                <w:sz w:val="28"/>
                <w:szCs w:val="28"/>
              </w:rPr>
              <w:delText>A</w:delText>
            </w:r>
          </w:del>
          <w:r>
            <w:rPr>
              <w:b/>
              <w:bCs/>
              <w:sz w:val="28"/>
              <w:szCs w:val="28"/>
            </w:rPr>
            <w:t>TICA</w:t>
          </w:r>
        </w:p>
        <w:p w14:paraId="5FE04ACF" w14:textId="77777777" w:rsidR="00276730" w:rsidRPr="000C23EF" w:rsidRDefault="00276730" w:rsidP="00A661C8">
          <w:pPr>
            <w:pStyle w:val="indep"/>
            <w:jc w:val="center"/>
            <w:rPr>
              <w:b/>
              <w:bCs/>
              <w:sz w:val="28"/>
              <w:szCs w:val="28"/>
            </w:rPr>
          </w:pPr>
        </w:p>
        <w:p w14:paraId="3AA2C649" w14:textId="77777777" w:rsidR="00A661C8" w:rsidRPr="000C23EF" w:rsidRDefault="00A661C8" w:rsidP="00A661C8">
          <w:pPr>
            <w:pStyle w:val="indep"/>
            <w:rPr>
              <w:sz w:val="28"/>
              <w:szCs w:val="28"/>
            </w:rPr>
          </w:pPr>
        </w:p>
        <w:p w14:paraId="119DA541" w14:textId="77777777" w:rsidR="00A661C8" w:rsidRPr="000C23EF" w:rsidRDefault="00A661C8" w:rsidP="00A661C8">
          <w:pPr>
            <w:pStyle w:val="indep"/>
            <w:rPr>
              <w:sz w:val="28"/>
              <w:szCs w:val="28"/>
            </w:rPr>
          </w:pPr>
        </w:p>
        <w:p w14:paraId="67D97412" w14:textId="0C678131" w:rsidR="00A661C8" w:rsidRDefault="00A661C8" w:rsidP="00A661C8">
          <w:pPr>
            <w:pStyle w:val="indep"/>
            <w:jc w:val="center"/>
            <w:rPr>
              <w:b/>
              <w:bCs/>
              <w:sz w:val="28"/>
              <w:szCs w:val="28"/>
            </w:rPr>
          </w:pPr>
          <w:r w:rsidRPr="000C23EF">
            <w:rPr>
              <w:b/>
              <w:bCs/>
              <w:sz w:val="28"/>
              <w:szCs w:val="28"/>
            </w:rPr>
            <w:t xml:space="preserve">TRABAJO FIN DE GRADO Nº </w:t>
          </w:r>
          <w:ins w:id="12" w:author="Raul García Fernández" w:date="2017-07-10T20:06:00Z">
            <w:r w:rsidR="00FD1ADC">
              <w:rPr>
                <w:b/>
                <w:sz w:val="28"/>
              </w:rPr>
              <w:t>17010523</w:t>
            </w:r>
          </w:ins>
          <w:del w:id="13" w:author="Raul García Fernández" w:date="2017-07-10T20:06:00Z">
            <w:r w:rsidRPr="000C23EF" w:rsidDel="00FD1ADC">
              <w:rPr>
                <w:b/>
                <w:bCs/>
                <w:sz w:val="28"/>
                <w:szCs w:val="28"/>
              </w:rPr>
              <w:delText>11111111111</w:delText>
            </w:r>
          </w:del>
        </w:p>
        <w:p w14:paraId="1C46BEFE" w14:textId="77777777" w:rsidR="00276730" w:rsidRPr="000C23EF" w:rsidRDefault="00276730" w:rsidP="00A661C8">
          <w:pPr>
            <w:pStyle w:val="indep"/>
            <w:jc w:val="center"/>
            <w:rPr>
              <w:b/>
              <w:bCs/>
              <w:sz w:val="28"/>
              <w:szCs w:val="28"/>
            </w:rPr>
          </w:pPr>
        </w:p>
        <w:p w14:paraId="6119D1B1" w14:textId="77777777" w:rsidR="00A661C8" w:rsidRPr="000C23EF" w:rsidRDefault="00A661C8" w:rsidP="00A661C8">
          <w:pPr>
            <w:pStyle w:val="indep"/>
            <w:jc w:val="center"/>
            <w:rPr>
              <w:b/>
              <w:bCs/>
              <w:sz w:val="28"/>
              <w:szCs w:val="28"/>
            </w:rPr>
          </w:pPr>
        </w:p>
        <w:p w14:paraId="368E4EB7" w14:textId="77777777" w:rsidR="00A661C8" w:rsidRDefault="00A661C8" w:rsidP="00A661C8">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14:paraId="0C6E8D0A" w14:textId="77777777" w:rsidR="00A661C8" w:rsidRPr="00B625B8" w:rsidRDefault="00A661C8" w:rsidP="00A661C8">
          <w:pPr>
            <w:pStyle w:val="indep"/>
            <w:jc w:val="center"/>
            <w:rPr>
              <w:b/>
              <w:bCs/>
              <w:i/>
              <w:sz w:val="28"/>
              <w:szCs w:val="28"/>
            </w:rPr>
          </w:pPr>
        </w:p>
        <w:p w14:paraId="082561D9" w14:textId="77777777" w:rsidR="00A661C8" w:rsidRPr="000C23EF" w:rsidRDefault="00A661C8" w:rsidP="00A661C8">
          <w:pPr>
            <w:pStyle w:val="indep"/>
            <w:rPr>
              <w:b/>
              <w:bCs/>
              <w:sz w:val="28"/>
              <w:szCs w:val="28"/>
            </w:rPr>
          </w:pPr>
        </w:p>
        <w:p w14:paraId="1D277190" w14:textId="77777777" w:rsidR="00A661C8" w:rsidRPr="000C23EF" w:rsidRDefault="00A661C8" w:rsidP="00A661C8">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661C8" w14:paraId="7ACD9400" w14:textId="77777777" w:rsidTr="0074144E">
            <w:tc>
              <w:tcPr>
                <w:tcW w:w="4530" w:type="dxa"/>
              </w:tcPr>
              <w:p w14:paraId="0D3C6FD7" w14:textId="77777777" w:rsidR="00A661C8" w:rsidRPr="00B625B8" w:rsidRDefault="00A661C8" w:rsidP="0074144E">
                <w:pPr>
                  <w:pStyle w:val="indep"/>
                  <w:jc w:val="center"/>
                  <w:rPr>
                    <w:b/>
                    <w:sz w:val="28"/>
                    <w:szCs w:val="28"/>
                  </w:rPr>
                </w:pPr>
                <w:r w:rsidRPr="00B625B8">
                  <w:rPr>
                    <w:b/>
                    <w:sz w:val="28"/>
                    <w:szCs w:val="28"/>
                  </w:rPr>
                  <w:t>Autor:</w:t>
                </w:r>
              </w:p>
            </w:tc>
            <w:tc>
              <w:tcPr>
                <w:tcW w:w="4531" w:type="dxa"/>
              </w:tcPr>
              <w:p w14:paraId="629B4C5E" w14:textId="77777777" w:rsidR="00A661C8" w:rsidRPr="00B625B8" w:rsidRDefault="00A661C8" w:rsidP="0074144E">
                <w:pPr>
                  <w:pStyle w:val="indep"/>
                  <w:jc w:val="center"/>
                  <w:rPr>
                    <w:b/>
                    <w:sz w:val="28"/>
                    <w:szCs w:val="28"/>
                  </w:rPr>
                </w:pPr>
                <w:r w:rsidRPr="00B625B8">
                  <w:rPr>
                    <w:b/>
                    <w:sz w:val="28"/>
                    <w:szCs w:val="28"/>
                  </w:rPr>
                  <w:t>Tutor:</w:t>
                </w:r>
              </w:p>
            </w:tc>
          </w:tr>
          <w:tr w:rsidR="00A661C8" w14:paraId="6FFE051B" w14:textId="77777777" w:rsidTr="0074144E">
            <w:tc>
              <w:tcPr>
                <w:tcW w:w="4530" w:type="dxa"/>
              </w:tcPr>
              <w:p w14:paraId="3BB3CCBF" w14:textId="77777777" w:rsidR="00A661C8" w:rsidRPr="00B625B8" w:rsidRDefault="00A661C8" w:rsidP="0074144E">
                <w:pPr>
                  <w:pStyle w:val="indep"/>
                  <w:jc w:val="center"/>
                  <w:rPr>
                    <w:b/>
                    <w:sz w:val="28"/>
                    <w:szCs w:val="28"/>
                  </w:rPr>
                </w:pPr>
                <w:r w:rsidRPr="00B625B8">
                  <w:rPr>
                    <w:b/>
                    <w:sz w:val="28"/>
                    <w:szCs w:val="28"/>
                  </w:rPr>
                  <w:t>Raúl García Fernández</w:t>
                </w:r>
              </w:p>
            </w:tc>
            <w:tc>
              <w:tcPr>
                <w:tcW w:w="4531" w:type="dxa"/>
              </w:tcPr>
              <w:p w14:paraId="7BC281E4" w14:textId="77777777" w:rsidR="00A661C8" w:rsidRPr="00B625B8" w:rsidRDefault="00A661C8" w:rsidP="0074144E">
                <w:pPr>
                  <w:pStyle w:val="indep"/>
                  <w:jc w:val="center"/>
                  <w:rPr>
                    <w:b/>
                    <w:sz w:val="28"/>
                    <w:szCs w:val="28"/>
                  </w:rPr>
                </w:pPr>
                <w:r w:rsidRPr="00B625B8">
                  <w:rPr>
                    <w:b/>
                    <w:sz w:val="28"/>
                    <w:szCs w:val="28"/>
                  </w:rPr>
                  <w:t>Raquel Blanco Aguirre</w:t>
                </w:r>
              </w:p>
            </w:tc>
          </w:tr>
          <w:tr w:rsidR="00276730" w14:paraId="74BC8F99" w14:textId="77777777" w:rsidTr="0074144E">
            <w:tc>
              <w:tcPr>
                <w:tcW w:w="4530" w:type="dxa"/>
              </w:tcPr>
              <w:p w14:paraId="7F16D19E" w14:textId="77777777" w:rsidR="00276730" w:rsidRDefault="00276730" w:rsidP="0074144E">
                <w:pPr>
                  <w:pStyle w:val="indep"/>
                  <w:jc w:val="center"/>
                  <w:rPr>
                    <w:b/>
                    <w:sz w:val="28"/>
                    <w:szCs w:val="28"/>
                  </w:rPr>
                </w:pPr>
              </w:p>
              <w:p w14:paraId="2974A17F" w14:textId="77777777" w:rsidR="00276730" w:rsidRPr="00B625B8" w:rsidRDefault="00276730" w:rsidP="0074144E">
                <w:pPr>
                  <w:pStyle w:val="indep"/>
                  <w:jc w:val="center"/>
                  <w:rPr>
                    <w:b/>
                    <w:sz w:val="28"/>
                    <w:szCs w:val="28"/>
                  </w:rPr>
                </w:pPr>
              </w:p>
            </w:tc>
            <w:tc>
              <w:tcPr>
                <w:tcW w:w="4531" w:type="dxa"/>
              </w:tcPr>
              <w:p w14:paraId="7A644BCA" w14:textId="77777777" w:rsidR="00276730" w:rsidRPr="00B625B8" w:rsidRDefault="00276730" w:rsidP="0074144E">
                <w:pPr>
                  <w:pStyle w:val="indep"/>
                  <w:jc w:val="center"/>
                  <w:rPr>
                    <w:b/>
                    <w:sz w:val="28"/>
                    <w:szCs w:val="28"/>
                  </w:rPr>
                </w:pPr>
              </w:p>
            </w:tc>
          </w:tr>
        </w:tbl>
        <w:p w14:paraId="00DDCD4F" w14:textId="77777777" w:rsidR="00A661C8" w:rsidRDefault="00A661C8" w:rsidP="00A661C8">
          <w:pPr>
            <w:pStyle w:val="indep"/>
            <w:rPr>
              <w:b/>
              <w:bCs/>
              <w:sz w:val="28"/>
            </w:rPr>
          </w:pPr>
        </w:p>
        <w:p w14:paraId="5819F264" w14:textId="77777777" w:rsidR="00A661C8" w:rsidRDefault="00A661C8" w:rsidP="00A661C8">
          <w:pPr>
            <w:pStyle w:val="indep"/>
            <w:jc w:val="center"/>
            <w:rPr>
              <w:b/>
              <w:bCs/>
              <w:sz w:val="28"/>
            </w:rPr>
          </w:pPr>
          <w:r>
            <w:rPr>
              <w:b/>
              <w:bCs/>
              <w:sz w:val="28"/>
            </w:rPr>
            <w:t>Junio de 2017</w:t>
          </w:r>
        </w:p>
        <w:p w14:paraId="7674C3FD" w14:textId="77777777" w:rsidR="00A661C8" w:rsidRDefault="00A661C8">
          <w:pPr>
            <w:spacing w:after="0"/>
            <w:jc w:val="left"/>
            <w:rPr>
              <w:rFonts w:eastAsia="Times New Roman"/>
              <w:b/>
              <w:bCs/>
              <w:sz w:val="28"/>
              <w:szCs w:val="20"/>
              <w:lang w:eastAsia="es-ES"/>
            </w:rPr>
          </w:pPr>
          <w:r>
            <w:rPr>
              <w:b/>
              <w:bCs/>
              <w:sz w:val="28"/>
            </w:rPr>
            <w:br w:type="page"/>
          </w:r>
        </w:p>
        <w:p w14:paraId="7DCB2F94" w14:textId="77777777" w:rsidR="006601DA" w:rsidRDefault="006601DA" w:rsidP="00A661C8">
          <w:pPr>
            <w:pStyle w:val="indep"/>
            <w:jc w:val="center"/>
            <w:rPr>
              <w:ins w:id="14" w:author="Raul García Fernández" w:date="2017-07-01T12:35:00Z"/>
              <w:sz w:val="28"/>
              <w:szCs w:val="28"/>
            </w:rPr>
          </w:pPr>
        </w:p>
        <w:p w14:paraId="4EEB49D2" w14:textId="77777777" w:rsidR="006601DA" w:rsidRDefault="006601DA">
          <w:pPr>
            <w:spacing w:line="276" w:lineRule="auto"/>
            <w:rPr>
              <w:ins w:id="15" w:author="Raul García Fernández" w:date="2017-07-01T12:35:00Z"/>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Change w:id="16" w:author="Raul García Fernández" w:date="2017-07-01T12:35:00Z">
              <w:pPr>
                <w:spacing w:line="276" w:lineRule="auto"/>
                <w:jc w:val="center"/>
              </w:pPr>
            </w:pPrChange>
          </w:pPr>
        </w:p>
        <w:p w14:paraId="2213BE0C" w14:textId="77777777" w:rsidR="006601DA" w:rsidRDefault="006601DA">
          <w:pPr>
            <w:spacing w:line="276" w:lineRule="auto"/>
            <w:ind w:left="708" w:firstLine="708"/>
            <w:rPr>
              <w:ins w:id="17" w:author="Raul García Fernández" w:date="2017-07-01T12:36:00Z"/>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Change w:id="18" w:author="Raul García Fernández" w:date="2017-07-01T12:35:00Z">
              <w:pPr>
                <w:spacing w:line="276" w:lineRule="auto"/>
                <w:jc w:val="center"/>
              </w:pPr>
            </w:pPrChange>
          </w:pPr>
        </w:p>
        <w:p w14:paraId="21573408" w14:textId="3DC6583D" w:rsidR="006601DA" w:rsidRPr="00D72901" w:rsidRDefault="006601DA">
          <w:pPr>
            <w:spacing w:line="276" w:lineRule="auto"/>
            <w:jc w:val="center"/>
            <w:rPr>
              <w:ins w:id="19" w:author="Raul García Fernández" w:date="2017-07-01T12:35:00Z"/>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0" w:author="Raul García Fernández" w:date="2017-07-03T17:11:00Z">
                <w:rPr>
                  <w:ins w:id="21" w:author="Raul García Fernández" w:date="2017-07-01T12:35:00Z"/>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pPr>
          <w:ins w:id="22" w:author="Raul García Fernández" w:date="2017-07-01T12:36:00Z">
            <w:r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3"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Diseño</w:t>
            </w:r>
          </w:ins>
          <w:ins w:id="24" w:author="Raul García Fernández" w:date="2017-07-01T12:35:00Z">
            <w:r w:rsidR="00AE35B8"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5"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 xml:space="preserve"> </w:t>
            </w:r>
          </w:ins>
          <w:ins w:id="26" w:author="Raul García Fernández" w:date="2017-07-03T17:09:00Z">
            <w:r w:rsidR="00AE35B8"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7"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D</w:t>
            </w:r>
          </w:ins>
          <w:ins w:id="28" w:author="Raul García Fernández" w:date="2017-07-01T12:35:00Z">
            <w:r w:rsidR="00AE35B8"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9"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el S</w:t>
            </w:r>
            <w:r w:rsidRPr="00D72901">
              <w:rPr>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0" w:author="Raul García Fernández" w:date="2017-07-03T17:11:00Z">
                  <w:rPr>
                    <w:color w:val="4F81BD"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istema</w:t>
            </w:r>
          </w:ins>
        </w:p>
        <w:p w14:paraId="788FA829" w14:textId="3846275E" w:rsidR="00A661C8" w:rsidRPr="006601DA" w:rsidRDefault="006601DA">
          <w:pPr>
            <w:spacing w:after="0"/>
            <w:jc w:val="left"/>
            <w:rPr>
              <w:sz w:val="28"/>
              <w:szCs w:val="28"/>
            </w:rPr>
            <w:pPrChange w:id="31" w:author="Raul García Fernández" w:date="2017-07-01T12:35:00Z">
              <w:pPr>
                <w:pStyle w:val="indep"/>
                <w:jc w:val="center"/>
              </w:pPr>
            </w:pPrChange>
          </w:pPr>
          <w:ins w:id="32" w:author="Raul García Fernández" w:date="2017-07-01T12:35:00Z">
            <w:r>
              <w:rPr>
                <w:rFonts w:eastAsia="Times New Roman"/>
                <w:sz w:val="28"/>
                <w:szCs w:val="28"/>
                <w:lang w:eastAsia="es-ES"/>
              </w:rPr>
              <w:br w:type="page"/>
            </w:r>
          </w:ins>
        </w:p>
      </w:sdtContent>
    </w:sdt>
    <w:p w14:paraId="3A33126C" w14:textId="77777777" w:rsidR="00A661C8" w:rsidRPr="00A661C8" w:rsidRDefault="00A661C8" w:rsidP="00A661C8"/>
    <w:sdt>
      <w:sdtPr>
        <w:rPr>
          <w:rFonts w:eastAsia="Calibri" w:cs="Times New Roman"/>
          <w:b w:val="0"/>
          <w:bCs w:val="0"/>
          <w:sz w:val="24"/>
          <w:szCs w:val="22"/>
        </w:rPr>
        <w:id w:val="-756520010"/>
        <w:docPartObj>
          <w:docPartGallery w:val="Table of Contents"/>
          <w:docPartUnique/>
        </w:docPartObj>
      </w:sdtPr>
      <w:sdtEndPr/>
      <w:sdtContent>
        <w:p w14:paraId="545697DE" w14:textId="44CC9E6F" w:rsidR="005B31BD" w:rsidRPr="00831553" w:rsidRDefault="00D53CF8" w:rsidP="00126CCD">
          <w:pPr>
            <w:pStyle w:val="TtuloTDC"/>
          </w:pPr>
          <w:del w:id="33" w:author="Raul García Fernández" w:date="2017-07-10T20:47:00Z">
            <w:r w:rsidRPr="00585847" w:rsidDel="00266B66">
              <w:rPr>
                <w:rStyle w:val="Ttulo1Car"/>
                <w:b/>
                <w:bCs/>
              </w:rPr>
              <w:delText>Contenido</w:delText>
            </w:r>
          </w:del>
          <w:bookmarkStart w:id="34" w:name="_Toc487483457"/>
          <w:ins w:id="35" w:author="Raul García Fernández" w:date="2017-07-10T20:47:00Z">
            <w:r w:rsidR="00266B66">
              <w:rPr>
                <w:rStyle w:val="Ttulo1Car"/>
                <w:b/>
                <w:bCs/>
              </w:rPr>
              <w:t>Índice</w:t>
            </w:r>
          </w:ins>
          <w:bookmarkEnd w:id="34"/>
        </w:p>
        <w:p w14:paraId="735C427B" w14:textId="37A0A89C" w:rsidR="00802331" w:rsidRDefault="00D53CF8">
          <w:pPr>
            <w:pStyle w:val="TDC1"/>
            <w:rPr>
              <w:ins w:id="36" w:author="Raul García Fernández" w:date="2017-07-10T20:56:00Z"/>
              <w:rFonts w:asciiTheme="minorHAnsi" w:eastAsiaTheme="minorEastAsia" w:hAnsiTheme="minorHAnsi" w:cstheme="minorBidi"/>
              <w:noProof/>
              <w:sz w:val="22"/>
              <w:lang w:eastAsia="es-ES"/>
            </w:rPr>
          </w:pPr>
          <w:r>
            <w:fldChar w:fldCharType="begin"/>
          </w:r>
          <w:r>
            <w:instrText xml:space="preserve"> TOC \o "1-3" \h \z \u </w:instrText>
          </w:r>
          <w:r>
            <w:fldChar w:fldCharType="separate"/>
          </w:r>
          <w:ins w:id="37" w:author="Raul García Fernández" w:date="2017-07-10T20:56:00Z">
            <w:r w:rsidR="00802331" w:rsidRPr="005F677E">
              <w:rPr>
                <w:rStyle w:val="Hipervnculo"/>
                <w:noProof/>
              </w:rPr>
              <w:fldChar w:fldCharType="begin"/>
            </w:r>
            <w:r w:rsidR="00802331" w:rsidRPr="005F677E">
              <w:rPr>
                <w:rStyle w:val="Hipervnculo"/>
                <w:noProof/>
              </w:rPr>
              <w:instrText xml:space="preserve"> </w:instrText>
            </w:r>
            <w:r w:rsidR="00802331">
              <w:rPr>
                <w:noProof/>
              </w:rPr>
              <w:instrText>HYPERLINK \l "_Toc487483457"</w:instrText>
            </w:r>
            <w:r w:rsidR="00802331" w:rsidRPr="005F677E">
              <w:rPr>
                <w:rStyle w:val="Hipervnculo"/>
                <w:noProof/>
              </w:rPr>
              <w:instrText xml:space="preserve"> </w:instrText>
            </w:r>
            <w:r w:rsidR="00802331" w:rsidRPr="005F677E">
              <w:rPr>
                <w:rStyle w:val="Hipervnculo"/>
                <w:noProof/>
              </w:rPr>
            </w:r>
            <w:r w:rsidR="00802331" w:rsidRPr="005F677E">
              <w:rPr>
                <w:rStyle w:val="Hipervnculo"/>
                <w:noProof/>
              </w:rPr>
              <w:fldChar w:fldCharType="separate"/>
            </w:r>
            <w:r w:rsidR="00802331" w:rsidRPr="005F677E">
              <w:rPr>
                <w:rStyle w:val="Hipervnculo"/>
                <w:noProof/>
              </w:rPr>
              <w:t>Índice</w:t>
            </w:r>
            <w:r w:rsidR="00802331">
              <w:rPr>
                <w:noProof/>
                <w:webHidden/>
              </w:rPr>
              <w:tab/>
            </w:r>
            <w:r w:rsidR="00802331">
              <w:rPr>
                <w:noProof/>
                <w:webHidden/>
              </w:rPr>
              <w:fldChar w:fldCharType="begin"/>
            </w:r>
            <w:r w:rsidR="00802331">
              <w:rPr>
                <w:noProof/>
                <w:webHidden/>
              </w:rPr>
              <w:instrText xml:space="preserve"> PAGEREF _Toc487483457 \h </w:instrText>
            </w:r>
            <w:r w:rsidR="00802331">
              <w:rPr>
                <w:noProof/>
                <w:webHidden/>
              </w:rPr>
            </w:r>
          </w:ins>
          <w:r w:rsidR="00802331">
            <w:rPr>
              <w:noProof/>
              <w:webHidden/>
            </w:rPr>
            <w:fldChar w:fldCharType="separate"/>
          </w:r>
          <w:ins w:id="38" w:author="Raul García Fernández" w:date="2017-07-10T20:58:00Z">
            <w:r w:rsidR="007E0E3F">
              <w:rPr>
                <w:noProof/>
                <w:webHidden/>
              </w:rPr>
              <w:t>2</w:t>
            </w:r>
          </w:ins>
          <w:ins w:id="39" w:author="Raul García Fernández" w:date="2017-07-10T20:56:00Z">
            <w:r w:rsidR="00802331">
              <w:rPr>
                <w:noProof/>
                <w:webHidden/>
              </w:rPr>
              <w:fldChar w:fldCharType="end"/>
            </w:r>
            <w:r w:rsidR="00802331" w:rsidRPr="005F677E">
              <w:rPr>
                <w:rStyle w:val="Hipervnculo"/>
                <w:noProof/>
              </w:rPr>
              <w:fldChar w:fldCharType="end"/>
            </w:r>
          </w:ins>
        </w:p>
        <w:p w14:paraId="356F6391" w14:textId="0E755525" w:rsidR="00802331" w:rsidRDefault="00802331">
          <w:pPr>
            <w:pStyle w:val="TDC1"/>
            <w:rPr>
              <w:ins w:id="40" w:author="Raul García Fernández" w:date="2017-07-10T20:56:00Z"/>
              <w:rFonts w:asciiTheme="minorHAnsi" w:eastAsiaTheme="minorEastAsia" w:hAnsiTheme="minorHAnsi" w:cstheme="minorBidi"/>
              <w:noProof/>
              <w:sz w:val="22"/>
              <w:lang w:eastAsia="es-ES"/>
            </w:rPr>
          </w:pPr>
          <w:ins w:id="4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"_Toc487483458"</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Ilustraciones</w:t>
            </w:r>
            <w:r>
              <w:rPr>
                <w:noProof/>
                <w:webHidden/>
              </w:rPr>
              <w:tab/>
            </w:r>
            <w:r>
              <w:rPr>
                <w:noProof/>
                <w:webHidden/>
              </w:rPr>
              <w:fldChar w:fldCharType="begin"/>
            </w:r>
            <w:r>
              <w:rPr>
                <w:noProof/>
                <w:webHidden/>
              </w:rPr>
              <w:instrText xml:space="preserve"> PAGEREF _Toc487483458 \h </w:instrText>
            </w:r>
            <w:r>
              <w:rPr>
                <w:noProof/>
                <w:webHidden/>
              </w:rPr>
            </w:r>
          </w:ins>
          <w:r>
            <w:rPr>
              <w:noProof/>
              <w:webHidden/>
            </w:rPr>
            <w:fldChar w:fldCharType="separate"/>
          </w:r>
          <w:ins w:id="42" w:author="Raul García Fernández" w:date="2017-07-10T20:58:00Z">
            <w:r w:rsidR="007E0E3F">
              <w:rPr>
                <w:noProof/>
                <w:webHidden/>
              </w:rPr>
              <w:t>4</w:t>
            </w:r>
          </w:ins>
          <w:ins w:id="43" w:author="Raul García Fernández" w:date="2017-07-10T20:56:00Z">
            <w:r>
              <w:rPr>
                <w:noProof/>
                <w:webHidden/>
              </w:rPr>
              <w:fldChar w:fldCharType="end"/>
            </w:r>
            <w:r w:rsidRPr="005F677E">
              <w:rPr>
                <w:rStyle w:val="Hipervnculo"/>
                <w:noProof/>
              </w:rPr>
              <w:fldChar w:fldCharType="end"/>
            </w:r>
          </w:ins>
        </w:p>
        <w:p w14:paraId="0D4B8752" w14:textId="0D15D2D4" w:rsidR="00802331" w:rsidRDefault="00802331">
          <w:pPr>
            <w:pStyle w:val="TDC1"/>
            <w:rPr>
              <w:ins w:id="44" w:author="Raul García Fernández" w:date="2017-07-10T20:56:00Z"/>
              <w:rFonts w:asciiTheme="minorHAnsi" w:eastAsiaTheme="minorEastAsia" w:hAnsiTheme="minorHAnsi" w:cstheme="minorBidi"/>
              <w:noProof/>
              <w:sz w:val="22"/>
              <w:lang w:eastAsia="es-ES"/>
            </w:rPr>
          </w:pPr>
          <w:ins w:id="4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"_Toc487483459"</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Tablas</w:t>
            </w:r>
            <w:r>
              <w:rPr>
                <w:noProof/>
                <w:webHidden/>
              </w:rPr>
              <w:tab/>
            </w:r>
            <w:r>
              <w:rPr>
                <w:noProof/>
                <w:webHidden/>
              </w:rPr>
              <w:fldChar w:fldCharType="begin"/>
            </w:r>
            <w:r>
              <w:rPr>
                <w:noProof/>
                <w:webHidden/>
              </w:rPr>
              <w:instrText xml:space="preserve"> PAGEREF _Toc487483459 \h </w:instrText>
            </w:r>
            <w:r>
              <w:rPr>
                <w:noProof/>
                <w:webHidden/>
              </w:rPr>
            </w:r>
          </w:ins>
          <w:r>
            <w:rPr>
              <w:noProof/>
              <w:webHidden/>
            </w:rPr>
            <w:fldChar w:fldCharType="separate"/>
          </w:r>
          <w:ins w:id="46" w:author="Raul García Fernández" w:date="2017-07-10T20:58:00Z">
            <w:r w:rsidR="007E0E3F">
              <w:rPr>
                <w:noProof/>
                <w:webHidden/>
              </w:rPr>
              <w:t>5</w:t>
            </w:r>
          </w:ins>
          <w:ins w:id="47" w:author="Raul García Fernández" w:date="2017-07-10T20:56:00Z">
            <w:r>
              <w:rPr>
                <w:noProof/>
                <w:webHidden/>
              </w:rPr>
              <w:fldChar w:fldCharType="end"/>
            </w:r>
            <w:r w:rsidRPr="005F677E">
              <w:rPr>
                <w:rStyle w:val="Hipervnculo"/>
                <w:noProof/>
              </w:rPr>
              <w:fldChar w:fldCharType="end"/>
            </w:r>
          </w:ins>
        </w:p>
        <w:p w14:paraId="25931FDF" w14:textId="247F8ABB" w:rsidR="00802331" w:rsidRDefault="00802331">
          <w:pPr>
            <w:pStyle w:val="TDC1"/>
            <w:tabs>
              <w:tab w:val="left" w:pos="480"/>
            </w:tabs>
            <w:rPr>
              <w:ins w:id="48" w:author="Raul García Fernández" w:date="2017-07-10T20:56:00Z"/>
              <w:rFonts w:asciiTheme="minorHAnsi" w:eastAsiaTheme="minorEastAsia" w:hAnsiTheme="minorHAnsi" w:cstheme="minorBidi"/>
              <w:noProof/>
              <w:sz w:val="22"/>
              <w:lang w:eastAsia="es-ES"/>
            </w:rPr>
          </w:pPr>
          <w:ins w:id="49"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"_Toc487483460"</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1.</w:t>
            </w:r>
            <w:r>
              <w:rPr>
                <w:rFonts w:asciiTheme="minorHAnsi" w:eastAsiaTheme="minorEastAsia" w:hAnsiTheme="minorHAnsi" w:cstheme="minorBidi"/>
                <w:noProof/>
                <w:sz w:val="22"/>
                <w:lang w:eastAsia="es-ES"/>
              </w:rPr>
              <w:tab/>
            </w:r>
            <w:r w:rsidRPr="005F677E">
              <w:rPr>
                <w:rStyle w:val="Hipervnculo"/>
                <w:noProof/>
              </w:rPr>
              <w:t>Arquitectura del sistema</w:t>
            </w:r>
            <w:r>
              <w:rPr>
                <w:noProof/>
                <w:webHidden/>
              </w:rPr>
              <w:tab/>
            </w:r>
            <w:r>
              <w:rPr>
                <w:noProof/>
                <w:webHidden/>
              </w:rPr>
              <w:fldChar w:fldCharType="begin"/>
            </w:r>
            <w:r>
              <w:rPr>
                <w:noProof/>
                <w:webHidden/>
              </w:rPr>
              <w:instrText xml:space="preserve"> PAGEREF _Toc487483460 \h </w:instrText>
            </w:r>
            <w:r>
              <w:rPr>
                <w:noProof/>
                <w:webHidden/>
              </w:rPr>
            </w:r>
          </w:ins>
          <w:r>
            <w:rPr>
              <w:noProof/>
              <w:webHidden/>
            </w:rPr>
            <w:fldChar w:fldCharType="separate"/>
          </w:r>
          <w:ins w:id="50" w:author="Raul García Fernández" w:date="2017-07-10T20:58:00Z">
            <w:r w:rsidR="007E0E3F">
              <w:rPr>
                <w:noProof/>
                <w:webHidden/>
              </w:rPr>
              <w:t>6</w:t>
            </w:r>
          </w:ins>
          <w:ins w:id="51" w:author="Raul García Fernández" w:date="2017-07-10T20:56:00Z">
            <w:r>
              <w:rPr>
                <w:noProof/>
                <w:webHidden/>
              </w:rPr>
              <w:fldChar w:fldCharType="end"/>
            </w:r>
            <w:r w:rsidRPr="005F677E">
              <w:rPr>
                <w:rStyle w:val="Hipervnculo"/>
                <w:noProof/>
              </w:rPr>
              <w:fldChar w:fldCharType="end"/>
            </w:r>
          </w:ins>
        </w:p>
        <w:p w14:paraId="183A61A4" w14:textId="4F990C52" w:rsidR="00802331" w:rsidRDefault="00802331">
          <w:pPr>
            <w:pStyle w:val="TDC2"/>
            <w:tabs>
              <w:tab w:val="left" w:pos="880"/>
              <w:tab w:val="right" w:leader="dot" w:pos="9061"/>
            </w:tabs>
            <w:rPr>
              <w:ins w:id="52" w:author="Raul García Fernández" w:date="2017-07-10T20:56:00Z"/>
              <w:rFonts w:asciiTheme="minorHAnsi" w:eastAsiaTheme="minorEastAsia" w:hAnsiTheme="minorHAnsi" w:cstheme="minorBidi"/>
              <w:noProof/>
              <w:sz w:val="22"/>
              <w:lang w:eastAsia="es-ES"/>
            </w:rPr>
          </w:pPr>
          <w:ins w:id="5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"_Toc487483461"</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1.1</w:t>
            </w:r>
            <w:r>
              <w:rPr>
                <w:rFonts w:asciiTheme="minorHAnsi" w:eastAsiaTheme="minorEastAsia" w:hAnsiTheme="minorHAnsi" w:cstheme="minorBidi"/>
                <w:noProof/>
                <w:sz w:val="22"/>
                <w:lang w:eastAsia="es-ES"/>
              </w:rPr>
              <w:tab/>
            </w:r>
            <w:r w:rsidRPr="005F677E">
              <w:rPr>
                <w:rStyle w:val="Hipervnculo"/>
                <w:noProof/>
              </w:rPr>
              <w:t>Introducción al sistema:</w:t>
            </w:r>
            <w:r>
              <w:rPr>
                <w:noProof/>
                <w:webHidden/>
              </w:rPr>
              <w:tab/>
            </w:r>
            <w:r>
              <w:rPr>
                <w:noProof/>
                <w:webHidden/>
              </w:rPr>
              <w:fldChar w:fldCharType="begin"/>
            </w:r>
            <w:r>
              <w:rPr>
                <w:noProof/>
                <w:webHidden/>
              </w:rPr>
              <w:instrText xml:space="preserve"> PAGEREF _Toc487483461 \h </w:instrText>
            </w:r>
            <w:r>
              <w:rPr>
                <w:noProof/>
                <w:webHidden/>
              </w:rPr>
            </w:r>
          </w:ins>
          <w:r>
            <w:rPr>
              <w:noProof/>
              <w:webHidden/>
            </w:rPr>
            <w:fldChar w:fldCharType="separate"/>
          </w:r>
          <w:ins w:id="54" w:author="Raul García Fernández" w:date="2017-07-10T20:58:00Z">
            <w:r w:rsidR="007E0E3F">
              <w:rPr>
                <w:noProof/>
                <w:webHidden/>
              </w:rPr>
              <w:t>6</w:t>
            </w:r>
          </w:ins>
          <w:ins w:id="55" w:author="Raul García Fernández" w:date="2017-07-10T20:56:00Z">
            <w:r>
              <w:rPr>
                <w:noProof/>
                <w:webHidden/>
              </w:rPr>
              <w:fldChar w:fldCharType="end"/>
            </w:r>
            <w:r w:rsidRPr="005F677E">
              <w:rPr>
                <w:rStyle w:val="Hipervnculo"/>
                <w:noProof/>
              </w:rPr>
              <w:fldChar w:fldCharType="end"/>
            </w:r>
          </w:ins>
        </w:p>
        <w:p w14:paraId="12C089D4" w14:textId="1DCD08B1" w:rsidR="00802331" w:rsidRDefault="00802331">
          <w:pPr>
            <w:pStyle w:val="TDC2"/>
            <w:tabs>
              <w:tab w:val="left" w:pos="880"/>
              <w:tab w:val="right" w:leader="dot" w:pos="9061"/>
            </w:tabs>
            <w:rPr>
              <w:ins w:id="56" w:author="Raul García Fernández" w:date="2017-07-10T20:56:00Z"/>
              <w:rFonts w:asciiTheme="minorHAnsi" w:eastAsiaTheme="minorEastAsia" w:hAnsiTheme="minorHAnsi" w:cstheme="minorBidi"/>
              <w:noProof/>
              <w:sz w:val="22"/>
              <w:lang w:eastAsia="es-ES"/>
            </w:rPr>
          </w:pPr>
          <w:ins w:id="57"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"_Toc487483462"</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1.2</w:t>
            </w:r>
            <w:r>
              <w:rPr>
                <w:rFonts w:asciiTheme="minorHAnsi" w:eastAsiaTheme="minorEastAsia" w:hAnsiTheme="minorHAnsi" w:cstheme="minorBidi"/>
                <w:noProof/>
                <w:sz w:val="22"/>
                <w:lang w:eastAsia="es-ES"/>
              </w:rPr>
              <w:tab/>
            </w:r>
            <w:r w:rsidRPr="005F677E">
              <w:rPr>
                <w:rStyle w:val="Hipervnculo"/>
                <w:noProof/>
              </w:rPr>
              <w:t>Arquitectura Modelo-vista-controlador</w:t>
            </w:r>
            <w:r>
              <w:rPr>
                <w:noProof/>
                <w:webHidden/>
              </w:rPr>
              <w:tab/>
            </w:r>
            <w:r>
              <w:rPr>
                <w:noProof/>
                <w:webHidden/>
              </w:rPr>
              <w:fldChar w:fldCharType="begin"/>
            </w:r>
            <w:r>
              <w:rPr>
                <w:noProof/>
                <w:webHidden/>
              </w:rPr>
              <w:instrText xml:space="preserve"> PAGEREF _Toc487483462 \h </w:instrText>
            </w:r>
            <w:r>
              <w:rPr>
                <w:noProof/>
                <w:webHidden/>
              </w:rPr>
            </w:r>
          </w:ins>
          <w:r>
            <w:rPr>
              <w:noProof/>
              <w:webHidden/>
            </w:rPr>
            <w:fldChar w:fldCharType="separate"/>
          </w:r>
          <w:ins w:id="58" w:author="Raul García Fernández" w:date="2017-07-10T20:58:00Z">
            <w:r w:rsidR="007E0E3F">
              <w:rPr>
                <w:noProof/>
                <w:webHidden/>
              </w:rPr>
              <w:t>7</w:t>
            </w:r>
          </w:ins>
          <w:ins w:id="59" w:author="Raul García Fernández" w:date="2017-07-10T20:56:00Z">
            <w:r>
              <w:rPr>
                <w:noProof/>
                <w:webHidden/>
              </w:rPr>
              <w:fldChar w:fldCharType="end"/>
            </w:r>
            <w:r w:rsidRPr="005F677E">
              <w:rPr>
                <w:rStyle w:val="Hipervnculo"/>
                <w:noProof/>
              </w:rPr>
              <w:fldChar w:fldCharType="end"/>
            </w:r>
          </w:ins>
        </w:p>
        <w:p w14:paraId="7F7434CC" w14:textId="08F73321" w:rsidR="00802331" w:rsidRDefault="00802331">
          <w:pPr>
            <w:pStyle w:val="TDC2"/>
            <w:tabs>
              <w:tab w:val="left" w:pos="880"/>
              <w:tab w:val="right" w:leader="dot" w:pos="9061"/>
            </w:tabs>
            <w:rPr>
              <w:ins w:id="60" w:author="Raul García Fernández" w:date="2017-07-10T20:56:00Z"/>
              <w:rFonts w:asciiTheme="minorHAnsi" w:eastAsiaTheme="minorEastAsia" w:hAnsiTheme="minorHAnsi" w:cstheme="minorBidi"/>
              <w:noProof/>
              <w:sz w:val="22"/>
              <w:lang w:eastAsia="es-ES"/>
            </w:rPr>
          </w:pPr>
          <w:ins w:id="6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"_Toc487483463"</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1.3</w:t>
            </w:r>
            <w:r>
              <w:rPr>
                <w:rFonts w:asciiTheme="minorHAnsi" w:eastAsiaTheme="minorEastAsia" w:hAnsiTheme="minorHAnsi" w:cstheme="minorBidi"/>
                <w:noProof/>
                <w:sz w:val="22"/>
                <w:lang w:eastAsia="es-ES"/>
              </w:rPr>
              <w:tab/>
            </w:r>
            <w:r w:rsidRPr="005F677E">
              <w:rPr>
                <w:rStyle w:val="Hipervnculo"/>
                <w:noProof/>
              </w:rPr>
              <w:t>Arquitectura REST:</w:t>
            </w:r>
            <w:r>
              <w:rPr>
                <w:noProof/>
                <w:webHidden/>
              </w:rPr>
              <w:tab/>
            </w:r>
            <w:r>
              <w:rPr>
                <w:noProof/>
                <w:webHidden/>
              </w:rPr>
              <w:fldChar w:fldCharType="begin"/>
            </w:r>
            <w:r>
              <w:rPr>
                <w:noProof/>
                <w:webHidden/>
              </w:rPr>
              <w:instrText xml:space="preserve"> PAGEREF _Toc487483463 \h </w:instrText>
            </w:r>
            <w:r>
              <w:rPr>
                <w:noProof/>
                <w:webHidden/>
              </w:rPr>
            </w:r>
          </w:ins>
          <w:r>
            <w:rPr>
              <w:noProof/>
              <w:webHidden/>
            </w:rPr>
            <w:fldChar w:fldCharType="separate"/>
          </w:r>
          <w:ins w:id="62" w:author="Raul García Fernández" w:date="2017-07-10T20:58:00Z">
            <w:r w:rsidR="007E0E3F">
              <w:rPr>
                <w:noProof/>
                <w:webHidden/>
              </w:rPr>
              <w:t>8</w:t>
            </w:r>
          </w:ins>
          <w:ins w:id="63" w:author="Raul García Fernández" w:date="2017-07-10T20:56:00Z">
            <w:r>
              <w:rPr>
                <w:noProof/>
                <w:webHidden/>
              </w:rPr>
              <w:fldChar w:fldCharType="end"/>
            </w:r>
            <w:r w:rsidRPr="005F677E">
              <w:rPr>
                <w:rStyle w:val="Hipervnculo"/>
                <w:noProof/>
              </w:rPr>
              <w:fldChar w:fldCharType="end"/>
            </w:r>
          </w:ins>
        </w:p>
        <w:p w14:paraId="281A6B73" w14:textId="299AE22F" w:rsidR="00802331" w:rsidRDefault="00802331">
          <w:pPr>
            <w:pStyle w:val="TDC1"/>
            <w:tabs>
              <w:tab w:val="left" w:pos="480"/>
            </w:tabs>
            <w:rPr>
              <w:ins w:id="64" w:author="Raul García Fernández" w:date="2017-07-10T20:56:00Z"/>
              <w:rFonts w:asciiTheme="minorHAnsi" w:eastAsiaTheme="minorEastAsia" w:hAnsiTheme="minorHAnsi" w:cstheme="minorBidi"/>
              <w:noProof/>
              <w:sz w:val="22"/>
              <w:lang w:eastAsia="es-ES"/>
            </w:rPr>
          </w:pPr>
          <w:ins w:id="6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"_Toc487483464"</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w:t>
            </w:r>
            <w:r>
              <w:rPr>
                <w:rFonts w:asciiTheme="minorHAnsi" w:eastAsiaTheme="minorEastAsia" w:hAnsiTheme="minorHAnsi" w:cstheme="minorBidi"/>
                <w:noProof/>
                <w:sz w:val="22"/>
                <w:lang w:eastAsia="es-ES"/>
              </w:rPr>
              <w:tab/>
            </w:r>
            <w:r w:rsidRPr="005F677E">
              <w:rPr>
                <w:rStyle w:val="Hipervnculo"/>
                <w:noProof/>
              </w:rPr>
              <w:t>Diseño de datos</w:t>
            </w:r>
            <w:r>
              <w:rPr>
                <w:noProof/>
                <w:webHidden/>
              </w:rPr>
              <w:tab/>
            </w:r>
            <w:r>
              <w:rPr>
                <w:noProof/>
                <w:webHidden/>
              </w:rPr>
              <w:fldChar w:fldCharType="begin"/>
            </w:r>
            <w:r>
              <w:rPr>
                <w:noProof/>
                <w:webHidden/>
              </w:rPr>
              <w:instrText xml:space="preserve"> PAGEREF _Toc487483464 \h </w:instrText>
            </w:r>
            <w:r>
              <w:rPr>
                <w:noProof/>
                <w:webHidden/>
              </w:rPr>
            </w:r>
          </w:ins>
          <w:r>
            <w:rPr>
              <w:noProof/>
              <w:webHidden/>
            </w:rPr>
            <w:fldChar w:fldCharType="separate"/>
          </w:r>
          <w:ins w:id="66" w:author="Raul García Fernández" w:date="2017-07-10T20:58:00Z">
            <w:r w:rsidR="007E0E3F">
              <w:rPr>
                <w:noProof/>
                <w:webHidden/>
              </w:rPr>
              <w:t>9</w:t>
            </w:r>
          </w:ins>
          <w:ins w:id="67" w:author="Raul García Fernández" w:date="2017-07-10T20:56:00Z">
            <w:r>
              <w:rPr>
                <w:noProof/>
                <w:webHidden/>
              </w:rPr>
              <w:fldChar w:fldCharType="end"/>
            </w:r>
            <w:r w:rsidRPr="005F677E">
              <w:rPr>
                <w:rStyle w:val="Hipervnculo"/>
                <w:noProof/>
              </w:rPr>
              <w:fldChar w:fldCharType="end"/>
            </w:r>
          </w:ins>
        </w:p>
        <w:p w14:paraId="1898DFA4" w14:textId="05A0553A" w:rsidR="00802331" w:rsidRDefault="00802331">
          <w:pPr>
            <w:pStyle w:val="TDC2"/>
            <w:tabs>
              <w:tab w:val="left" w:pos="880"/>
              <w:tab w:val="right" w:leader="dot" w:pos="9061"/>
            </w:tabs>
            <w:rPr>
              <w:ins w:id="68" w:author="Raul García Fernández" w:date="2017-07-10T20:56:00Z"/>
              <w:rFonts w:asciiTheme="minorHAnsi" w:eastAsiaTheme="minorEastAsia" w:hAnsiTheme="minorHAnsi" w:cstheme="minorBidi"/>
              <w:noProof/>
              <w:sz w:val="22"/>
              <w:lang w:eastAsia="es-ES"/>
            </w:rPr>
          </w:pPr>
          <w:ins w:id="69"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"_Toc487483465"</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2.1</w:t>
            </w:r>
            <w:r>
              <w:rPr>
                <w:rFonts w:asciiTheme="minorHAnsi" w:eastAsiaTheme="minorEastAsia" w:hAnsiTheme="minorHAnsi" w:cstheme="minorBidi"/>
                <w:noProof/>
                <w:sz w:val="22"/>
                <w:lang w:eastAsia="es-ES"/>
              </w:rPr>
              <w:tab/>
            </w:r>
            <w:r w:rsidRPr="005F677E">
              <w:rPr>
                <w:rStyle w:val="Hipervnculo"/>
                <w:noProof/>
              </w:rPr>
              <w:t>Introducción</w:t>
            </w:r>
            <w:r>
              <w:rPr>
                <w:noProof/>
                <w:webHidden/>
              </w:rPr>
              <w:tab/>
            </w:r>
            <w:r>
              <w:rPr>
                <w:noProof/>
                <w:webHidden/>
              </w:rPr>
              <w:fldChar w:fldCharType="begin"/>
            </w:r>
            <w:r>
              <w:rPr>
                <w:noProof/>
                <w:webHidden/>
              </w:rPr>
              <w:instrText xml:space="preserve"> PAGEREF _Toc487483465 \h </w:instrText>
            </w:r>
            <w:r>
              <w:rPr>
                <w:noProof/>
                <w:webHidden/>
              </w:rPr>
            </w:r>
          </w:ins>
          <w:r>
            <w:rPr>
              <w:noProof/>
              <w:webHidden/>
            </w:rPr>
            <w:fldChar w:fldCharType="separate"/>
          </w:r>
          <w:ins w:id="70" w:author="Raul García Fernández" w:date="2017-07-10T20:58:00Z">
            <w:r w:rsidR="007E0E3F">
              <w:rPr>
                <w:noProof/>
                <w:webHidden/>
              </w:rPr>
              <w:t>9</w:t>
            </w:r>
          </w:ins>
          <w:ins w:id="71" w:author="Raul García Fernández" w:date="2017-07-10T20:56:00Z">
            <w:r>
              <w:rPr>
                <w:noProof/>
                <w:webHidden/>
              </w:rPr>
              <w:fldChar w:fldCharType="end"/>
            </w:r>
            <w:r w:rsidRPr="005F677E">
              <w:rPr>
                <w:rStyle w:val="Hipervnculo"/>
                <w:noProof/>
              </w:rPr>
              <w:fldChar w:fldCharType="end"/>
            </w:r>
          </w:ins>
        </w:p>
        <w:p w14:paraId="3BC84748" w14:textId="55BBA280" w:rsidR="00802331" w:rsidRDefault="00802331">
          <w:pPr>
            <w:pStyle w:val="TDC2"/>
            <w:tabs>
              <w:tab w:val="left" w:pos="880"/>
              <w:tab w:val="right" w:leader="dot" w:pos="9061"/>
            </w:tabs>
            <w:rPr>
              <w:ins w:id="72" w:author="Raul García Fernández" w:date="2017-07-10T20:56:00Z"/>
              <w:rFonts w:asciiTheme="minorHAnsi" w:eastAsiaTheme="minorEastAsia" w:hAnsiTheme="minorHAnsi" w:cstheme="minorBidi"/>
              <w:noProof/>
              <w:sz w:val="22"/>
              <w:lang w:eastAsia="es-ES"/>
            </w:rPr>
          </w:pPr>
          <w:ins w:id="7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"_Toc487483466"</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2.2</w:t>
            </w:r>
            <w:r>
              <w:rPr>
                <w:rFonts w:asciiTheme="minorHAnsi" w:eastAsiaTheme="minorEastAsia" w:hAnsiTheme="minorHAnsi" w:cstheme="minorBidi"/>
                <w:noProof/>
                <w:sz w:val="22"/>
                <w:lang w:eastAsia="es-ES"/>
              </w:rPr>
              <w:tab/>
            </w:r>
            <w:r w:rsidRPr="005F677E">
              <w:rPr>
                <w:rStyle w:val="Hipervnculo"/>
                <w:noProof/>
              </w:rPr>
              <w:t>Nodos de la base de datos</w:t>
            </w:r>
            <w:r>
              <w:rPr>
                <w:noProof/>
                <w:webHidden/>
              </w:rPr>
              <w:tab/>
            </w:r>
            <w:r>
              <w:rPr>
                <w:noProof/>
                <w:webHidden/>
              </w:rPr>
              <w:fldChar w:fldCharType="begin"/>
            </w:r>
            <w:r>
              <w:rPr>
                <w:noProof/>
                <w:webHidden/>
              </w:rPr>
              <w:instrText xml:space="preserve"> PAGEREF _Toc487483466 \h </w:instrText>
            </w:r>
            <w:r>
              <w:rPr>
                <w:noProof/>
                <w:webHidden/>
              </w:rPr>
            </w:r>
          </w:ins>
          <w:r>
            <w:rPr>
              <w:noProof/>
              <w:webHidden/>
            </w:rPr>
            <w:fldChar w:fldCharType="separate"/>
          </w:r>
          <w:ins w:id="74" w:author="Raul García Fernández" w:date="2017-07-10T20:58:00Z">
            <w:r w:rsidR="007E0E3F">
              <w:rPr>
                <w:noProof/>
                <w:webHidden/>
              </w:rPr>
              <w:t>9</w:t>
            </w:r>
          </w:ins>
          <w:ins w:id="75" w:author="Raul García Fernández" w:date="2017-07-10T20:56:00Z">
            <w:r>
              <w:rPr>
                <w:noProof/>
                <w:webHidden/>
              </w:rPr>
              <w:fldChar w:fldCharType="end"/>
            </w:r>
            <w:r w:rsidRPr="005F677E">
              <w:rPr>
                <w:rStyle w:val="Hipervnculo"/>
                <w:noProof/>
              </w:rPr>
              <w:fldChar w:fldCharType="end"/>
            </w:r>
          </w:ins>
        </w:p>
        <w:p w14:paraId="0D63718C" w14:textId="6EF25195" w:rsidR="00802331" w:rsidRDefault="00802331">
          <w:pPr>
            <w:pStyle w:val="TDC3"/>
            <w:tabs>
              <w:tab w:val="left" w:pos="1320"/>
              <w:tab w:val="right" w:leader="dot" w:pos="9061"/>
            </w:tabs>
            <w:rPr>
              <w:ins w:id="76" w:author="Raul García Fernández" w:date="2017-07-10T20:56:00Z"/>
              <w:rFonts w:asciiTheme="minorHAnsi" w:eastAsiaTheme="minorEastAsia" w:hAnsiTheme="minorHAnsi" w:cstheme="minorBidi"/>
              <w:noProof/>
              <w:sz w:val="22"/>
              <w:lang w:eastAsia="es-ES"/>
            </w:rPr>
          </w:pPr>
          <w:ins w:id="77"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"_Toc487483468"</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2.2.1</w:t>
            </w:r>
            <w:r>
              <w:rPr>
                <w:rFonts w:asciiTheme="minorHAnsi" w:eastAsiaTheme="minorEastAsia" w:hAnsiTheme="minorHAnsi" w:cstheme="minorBidi"/>
                <w:noProof/>
                <w:sz w:val="22"/>
                <w:lang w:eastAsia="es-ES"/>
              </w:rPr>
              <w:tab/>
            </w:r>
            <w:r w:rsidRPr="005F677E">
              <w:rPr>
                <w:rStyle w:val="Hipervnculo"/>
                <w:noProof/>
              </w:rPr>
              <w:t>MD-Nodos:UserLogin:</w:t>
            </w:r>
            <w:r>
              <w:rPr>
                <w:noProof/>
                <w:webHidden/>
              </w:rPr>
              <w:tab/>
            </w:r>
            <w:r>
              <w:rPr>
                <w:noProof/>
                <w:webHidden/>
              </w:rPr>
              <w:fldChar w:fldCharType="begin"/>
            </w:r>
            <w:r>
              <w:rPr>
                <w:noProof/>
                <w:webHidden/>
              </w:rPr>
              <w:instrText xml:space="preserve"> PAGEREF _Toc487483468 \h </w:instrText>
            </w:r>
            <w:r>
              <w:rPr>
                <w:noProof/>
                <w:webHidden/>
              </w:rPr>
            </w:r>
          </w:ins>
          <w:r>
            <w:rPr>
              <w:noProof/>
              <w:webHidden/>
            </w:rPr>
            <w:fldChar w:fldCharType="separate"/>
          </w:r>
          <w:ins w:id="78" w:author="Raul García Fernández" w:date="2017-07-10T20:58:00Z">
            <w:r w:rsidR="007E0E3F">
              <w:rPr>
                <w:noProof/>
                <w:webHidden/>
              </w:rPr>
              <w:t>9</w:t>
            </w:r>
          </w:ins>
          <w:ins w:id="79" w:author="Raul García Fernández" w:date="2017-07-10T20:56:00Z">
            <w:r>
              <w:rPr>
                <w:noProof/>
                <w:webHidden/>
              </w:rPr>
              <w:fldChar w:fldCharType="end"/>
            </w:r>
            <w:r w:rsidRPr="005F677E">
              <w:rPr>
                <w:rStyle w:val="Hipervnculo"/>
                <w:noProof/>
              </w:rPr>
              <w:fldChar w:fldCharType="end"/>
            </w:r>
          </w:ins>
        </w:p>
        <w:p w14:paraId="3B07B9E9" w14:textId="22AA1757" w:rsidR="00802331" w:rsidRDefault="00802331">
          <w:pPr>
            <w:pStyle w:val="TDC3"/>
            <w:tabs>
              <w:tab w:val="left" w:pos="1320"/>
              <w:tab w:val="right" w:leader="dot" w:pos="9061"/>
            </w:tabs>
            <w:rPr>
              <w:ins w:id="80" w:author="Raul García Fernández" w:date="2017-07-10T20:56:00Z"/>
              <w:rFonts w:asciiTheme="minorHAnsi" w:eastAsiaTheme="minorEastAsia" w:hAnsiTheme="minorHAnsi" w:cstheme="minorBidi"/>
              <w:noProof/>
              <w:sz w:val="22"/>
              <w:lang w:eastAsia="es-ES"/>
            </w:rPr>
          </w:pPr>
          <w:ins w:id="8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"_Toc487483469"</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2.2.2</w:t>
            </w:r>
            <w:r>
              <w:rPr>
                <w:rFonts w:asciiTheme="minorHAnsi" w:eastAsiaTheme="minorEastAsia" w:hAnsiTheme="minorHAnsi" w:cstheme="minorBidi"/>
                <w:noProof/>
                <w:sz w:val="22"/>
                <w:lang w:eastAsia="es-ES"/>
              </w:rPr>
              <w:tab/>
            </w:r>
            <w:r w:rsidRPr="005F677E">
              <w:rPr>
                <w:rStyle w:val="Hipervnculo"/>
                <w:noProof/>
              </w:rPr>
              <w:t>MD-Entidades: Person</w:t>
            </w:r>
            <w:r>
              <w:rPr>
                <w:noProof/>
                <w:webHidden/>
              </w:rPr>
              <w:tab/>
            </w:r>
            <w:r>
              <w:rPr>
                <w:noProof/>
                <w:webHidden/>
              </w:rPr>
              <w:fldChar w:fldCharType="begin"/>
            </w:r>
            <w:r>
              <w:rPr>
                <w:noProof/>
                <w:webHidden/>
              </w:rPr>
              <w:instrText xml:space="preserve"> PAGEREF _Toc487483469 \h </w:instrText>
            </w:r>
            <w:r>
              <w:rPr>
                <w:noProof/>
                <w:webHidden/>
              </w:rPr>
            </w:r>
          </w:ins>
          <w:r>
            <w:rPr>
              <w:noProof/>
              <w:webHidden/>
            </w:rPr>
            <w:fldChar w:fldCharType="separate"/>
          </w:r>
          <w:ins w:id="82" w:author="Raul García Fernández" w:date="2017-07-10T20:58:00Z">
            <w:r w:rsidR="007E0E3F">
              <w:rPr>
                <w:noProof/>
                <w:webHidden/>
              </w:rPr>
              <w:t>10</w:t>
            </w:r>
          </w:ins>
          <w:ins w:id="83" w:author="Raul García Fernández" w:date="2017-07-10T20:56:00Z">
            <w:r>
              <w:rPr>
                <w:noProof/>
                <w:webHidden/>
              </w:rPr>
              <w:fldChar w:fldCharType="end"/>
            </w:r>
            <w:r w:rsidRPr="005F677E">
              <w:rPr>
                <w:rStyle w:val="Hipervnculo"/>
                <w:noProof/>
              </w:rPr>
              <w:fldChar w:fldCharType="end"/>
            </w:r>
          </w:ins>
        </w:p>
        <w:p w14:paraId="3274065F" w14:textId="3BBEEF9E" w:rsidR="00802331" w:rsidRDefault="00802331">
          <w:pPr>
            <w:pStyle w:val="TDC3"/>
            <w:tabs>
              <w:tab w:val="left" w:pos="1320"/>
              <w:tab w:val="right" w:leader="dot" w:pos="9061"/>
            </w:tabs>
            <w:rPr>
              <w:ins w:id="84" w:author="Raul García Fernández" w:date="2017-07-10T20:56:00Z"/>
              <w:rFonts w:asciiTheme="minorHAnsi" w:eastAsiaTheme="minorEastAsia" w:hAnsiTheme="minorHAnsi" w:cstheme="minorBidi"/>
              <w:noProof/>
              <w:sz w:val="22"/>
              <w:lang w:eastAsia="es-ES"/>
            </w:rPr>
          </w:pPr>
          <w:ins w:id="8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"_Toc487483470"</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2.2.3</w:t>
            </w:r>
            <w:r>
              <w:rPr>
                <w:rFonts w:asciiTheme="minorHAnsi" w:eastAsiaTheme="minorEastAsia" w:hAnsiTheme="minorHAnsi" w:cstheme="minorBidi"/>
                <w:noProof/>
                <w:sz w:val="22"/>
                <w:lang w:eastAsia="es-ES"/>
              </w:rPr>
              <w:tab/>
            </w:r>
            <w:r w:rsidRPr="005F677E">
              <w:rPr>
                <w:rStyle w:val="Hipervnculo"/>
                <w:noProof/>
              </w:rPr>
              <w:t>MD-Nodos: Project</w:t>
            </w:r>
            <w:r>
              <w:rPr>
                <w:noProof/>
                <w:webHidden/>
              </w:rPr>
              <w:tab/>
            </w:r>
            <w:r>
              <w:rPr>
                <w:noProof/>
                <w:webHidden/>
              </w:rPr>
              <w:fldChar w:fldCharType="begin"/>
            </w:r>
            <w:r>
              <w:rPr>
                <w:noProof/>
                <w:webHidden/>
              </w:rPr>
              <w:instrText xml:space="preserve"> PAGEREF _Toc487483470 \h </w:instrText>
            </w:r>
            <w:r>
              <w:rPr>
                <w:noProof/>
                <w:webHidden/>
              </w:rPr>
            </w:r>
          </w:ins>
          <w:r>
            <w:rPr>
              <w:noProof/>
              <w:webHidden/>
            </w:rPr>
            <w:fldChar w:fldCharType="separate"/>
          </w:r>
          <w:ins w:id="86" w:author="Raul García Fernández" w:date="2017-07-10T20:58:00Z">
            <w:r w:rsidR="007E0E3F">
              <w:rPr>
                <w:noProof/>
                <w:webHidden/>
              </w:rPr>
              <w:t>11</w:t>
            </w:r>
          </w:ins>
          <w:ins w:id="87" w:author="Raul García Fernández" w:date="2017-07-10T20:56:00Z">
            <w:r>
              <w:rPr>
                <w:noProof/>
                <w:webHidden/>
              </w:rPr>
              <w:fldChar w:fldCharType="end"/>
            </w:r>
            <w:r w:rsidRPr="005F677E">
              <w:rPr>
                <w:rStyle w:val="Hipervnculo"/>
                <w:noProof/>
              </w:rPr>
              <w:fldChar w:fldCharType="end"/>
            </w:r>
          </w:ins>
        </w:p>
        <w:p w14:paraId="2825457A" w14:textId="11DEBD90" w:rsidR="00802331" w:rsidRDefault="00802331">
          <w:pPr>
            <w:pStyle w:val="TDC3"/>
            <w:tabs>
              <w:tab w:val="left" w:pos="1320"/>
              <w:tab w:val="right" w:leader="dot" w:pos="9061"/>
            </w:tabs>
            <w:rPr>
              <w:ins w:id="88" w:author="Raul García Fernández" w:date="2017-07-10T20:56:00Z"/>
              <w:rFonts w:asciiTheme="minorHAnsi" w:eastAsiaTheme="minorEastAsia" w:hAnsiTheme="minorHAnsi" w:cstheme="minorBidi"/>
              <w:noProof/>
              <w:sz w:val="22"/>
              <w:lang w:eastAsia="es-ES"/>
            </w:rPr>
          </w:pPr>
          <w:ins w:id="89"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"_Toc487483471"</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2.2.4</w:t>
            </w:r>
            <w:r>
              <w:rPr>
                <w:rFonts w:asciiTheme="minorHAnsi" w:eastAsiaTheme="minorEastAsia" w:hAnsiTheme="minorHAnsi" w:cstheme="minorBidi"/>
                <w:noProof/>
                <w:sz w:val="22"/>
                <w:lang w:eastAsia="es-ES"/>
              </w:rPr>
              <w:tab/>
            </w:r>
            <w:r w:rsidRPr="005F677E">
              <w:rPr>
                <w:rStyle w:val="Hipervnculo"/>
                <w:noProof/>
              </w:rPr>
              <w:t>MD-Nodos: Group</w:t>
            </w:r>
            <w:r>
              <w:rPr>
                <w:noProof/>
                <w:webHidden/>
              </w:rPr>
              <w:tab/>
            </w:r>
            <w:r>
              <w:rPr>
                <w:noProof/>
                <w:webHidden/>
              </w:rPr>
              <w:fldChar w:fldCharType="begin"/>
            </w:r>
            <w:r>
              <w:rPr>
                <w:noProof/>
                <w:webHidden/>
              </w:rPr>
              <w:instrText xml:space="preserve"> PAGEREF _Toc487483471 \h </w:instrText>
            </w:r>
            <w:r>
              <w:rPr>
                <w:noProof/>
                <w:webHidden/>
              </w:rPr>
            </w:r>
          </w:ins>
          <w:r>
            <w:rPr>
              <w:noProof/>
              <w:webHidden/>
            </w:rPr>
            <w:fldChar w:fldCharType="separate"/>
          </w:r>
          <w:ins w:id="90" w:author="Raul García Fernández" w:date="2017-07-10T20:58:00Z">
            <w:r w:rsidR="007E0E3F">
              <w:rPr>
                <w:noProof/>
                <w:webHidden/>
              </w:rPr>
              <w:t>12</w:t>
            </w:r>
          </w:ins>
          <w:ins w:id="91" w:author="Raul García Fernández" w:date="2017-07-10T20:56:00Z">
            <w:r>
              <w:rPr>
                <w:noProof/>
                <w:webHidden/>
              </w:rPr>
              <w:fldChar w:fldCharType="end"/>
            </w:r>
            <w:r w:rsidRPr="005F677E">
              <w:rPr>
                <w:rStyle w:val="Hipervnculo"/>
                <w:noProof/>
              </w:rPr>
              <w:fldChar w:fldCharType="end"/>
            </w:r>
          </w:ins>
        </w:p>
        <w:p w14:paraId="38E7206E" w14:textId="09C804BB" w:rsidR="00802331" w:rsidRDefault="00802331">
          <w:pPr>
            <w:pStyle w:val="TDC3"/>
            <w:tabs>
              <w:tab w:val="left" w:pos="1320"/>
              <w:tab w:val="right" w:leader="dot" w:pos="9061"/>
            </w:tabs>
            <w:rPr>
              <w:ins w:id="92" w:author="Raul García Fernández" w:date="2017-07-10T20:56:00Z"/>
              <w:rFonts w:asciiTheme="minorHAnsi" w:eastAsiaTheme="minorEastAsia" w:hAnsiTheme="minorHAnsi" w:cstheme="minorBidi"/>
              <w:noProof/>
              <w:sz w:val="22"/>
              <w:lang w:eastAsia="es-ES"/>
            </w:rPr>
          </w:pPr>
          <w:ins w:id="9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"_Toc487483472"</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2.2.5</w:t>
            </w:r>
            <w:r>
              <w:rPr>
                <w:rFonts w:asciiTheme="minorHAnsi" w:eastAsiaTheme="minorEastAsia" w:hAnsiTheme="minorHAnsi" w:cstheme="minorBidi"/>
                <w:noProof/>
                <w:sz w:val="22"/>
                <w:lang w:eastAsia="es-ES"/>
              </w:rPr>
              <w:tab/>
            </w:r>
            <w:r w:rsidRPr="005F677E">
              <w:rPr>
                <w:rStyle w:val="Hipervnculo"/>
                <w:noProof/>
              </w:rPr>
              <w:t>MD-Nodos: Ejecuciones</w:t>
            </w:r>
            <w:r>
              <w:rPr>
                <w:noProof/>
                <w:webHidden/>
              </w:rPr>
              <w:tab/>
            </w:r>
            <w:r>
              <w:rPr>
                <w:noProof/>
                <w:webHidden/>
              </w:rPr>
              <w:fldChar w:fldCharType="begin"/>
            </w:r>
            <w:r>
              <w:rPr>
                <w:noProof/>
                <w:webHidden/>
              </w:rPr>
              <w:instrText xml:space="preserve"> PAGEREF _Toc487483472 \h </w:instrText>
            </w:r>
            <w:r>
              <w:rPr>
                <w:noProof/>
                <w:webHidden/>
              </w:rPr>
            </w:r>
          </w:ins>
          <w:r>
            <w:rPr>
              <w:noProof/>
              <w:webHidden/>
            </w:rPr>
            <w:fldChar w:fldCharType="separate"/>
          </w:r>
          <w:ins w:id="94" w:author="Raul García Fernández" w:date="2017-07-10T20:58:00Z">
            <w:r w:rsidR="007E0E3F">
              <w:rPr>
                <w:noProof/>
                <w:webHidden/>
              </w:rPr>
              <w:t>13</w:t>
            </w:r>
          </w:ins>
          <w:ins w:id="95" w:author="Raul García Fernández" w:date="2017-07-10T20:56:00Z">
            <w:r>
              <w:rPr>
                <w:noProof/>
                <w:webHidden/>
              </w:rPr>
              <w:fldChar w:fldCharType="end"/>
            </w:r>
            <w:r w:rsidRPr="005F677E">
              <w:rPr>
                <w:rStyle w:val="Hipervnculo"/>
                <w:noProof/>
              </w:rPr>
              <w:fldChar w:fldCharType="end"/>
            </w:r>
          </w:ins>
        </w:p>
        <w:p w14:paraId="15D3DDE7" w14:textId="59AD6332" w:rsidR="00802331" w:rsidRDefault="00802331">
          <w:pPr>
            <w:pStyle w:val="TDC2"/>
            <w:tabs>
              <w:tab w:val="left" w:pos="880"/>
              <w:tab w:val="right" w:leader="dot" w:pos="9061"/>
            </w:tabs>
            <w:rPr>
              <w:ins w:id="96" w:author="Raul García Fernández" w:date="2017-07-10T20:56:00Z"/>
              <w:rFonts w:asciiTheme="minorHAnsi" w:eastAsiaTheme="minorEastAsia" w:hAnsiTheme="minorHAnsi" w:cstheme="minorBidi"/>
              <w:noProof/>
              <w:sz w:val="22"/>
              <w:lang w:eastAsia="es-ES"/>
            </w:rPr>
          </w:pPr>
          <w:ins w:id="97"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"_Toc487483483"</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2.3</w:t>
            </w:r>
            <w:r>
              <w:rPr>
                <w:rFonts w:asciiTheme="minorHAnsi" w:eastAsiaTheme="minorEastAsia" w:hAnsiTheme="minorHAnsi" w:cstheme="minorBidi"/>
                <w:noProof/>
                <w:sz w:val="22"/>
                <w:lang w:eastAsia="es-ES"/>
              </w:rPr>
              <w:tab/>
            </w:r>
            <w:r w:rsidRPr="005F677E">
              <w:rPr>
                <w:rStyle w:val="Hipervnculo"/>
                <w:noProof/>
              </w:rPr>
              <w:t>MD – Relaciones de la base de datos</w:t>
            </w:r>
            <w:r>
              <w:rPr>
                <w:noProof/>
                <w:webHidden/>
              </w:rPr>
              <w:tab/>
            </w:r>
            <w:r>
              <w:rPr>
                <w:noProof/>
                <w:webHidden/>
              </w:rPr>
              <w:fldChar w:fldCharType="begin"/>
            </w:r>
            <w:r>
              <w:rPr>
                <w:noProof/>
                <w:webHidden/>
              </w:rPr>
              <w:instrText xml:space="preserve"> PAGEREF _Toc487483483 \h </w:instrText>
            </w:r>
            <w:r>
              <w:rPr>
                <w:noProof/>
                <w:webHidden/>
              </w:rPr>
            </w:r>
          </w:ins>
          <w:r>
            <w:rPr>
              <w:noProof/>
              <w:webHidden/>
            </w:rPr>
            <w:fldChar w:fldCharType="separate"/>
          </w:r>
          <w:ins w:id="98" w:author="Raul García Fernández" w:date="2017-07-10T20:58:00Z">
            <w:r w:rsidR="007E0E3F">
              <w:rPr>
                <w:noProof/>
                <w:webHidden/>
              </w:rPr>
              <w:t>14</w:t>
            </w:r>
          </w:ins>
          <w:ins w:id="99" w:author="Raul García Fernández" w:date="2017-07-10T20:56:00Z">
            <w:r>
              <w:rPr>
                <w:noProof/>
                <w:webHidden/>
              </w:rPr>
              <w:fldChar w:fldCharType="end"/>
            </w:r>
            <w:r w:rsidRPr="005F677E">
              <w:rPr>
                <w:rStyle w:val="Hipervnculo"/>
                <w:noProof/>
              </w:rPr>
              <w:fldChar w:fldCharType="end"/>
            </w:r>
          </w:ins>
        </w:p>
        <w:p w14:paraId="7BF49465" w14:textId="3E9DEC54" w:rsidR="00802331" w:rsidRDefault="00802331">
          <w:pPr>
            <w:pStyle w:val="TDC2"/>
            <w:tabs>
              <w:tab w:val="left" w:pos="880"/>
              <w:tab w:val="right" w:leader="dot" w:pos="9061"/>
            </w:tabs>
            <w:rPr>
              <w:ins w:id="100" w:author="Raul García Fernández" w:date="2017-07-10T20:56:00Z"/>
              <w:rFonts w:asciiTheme="minorHAnsi" w:eastAsiaTheme="minorEastAsia" w:hAnsiTheme="minorHAnsi" w:cstheme="minorBidi"/>
              <w:noProof/>
              <w:sz w:val="22"/>
              <w:lang w:eastAsia="es-ES"/>
            </w:rPr>
          </w:pPr>
          <w:ins w:id="10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"_Toc487483484"</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2.4</w:t>
            </w:r>
            <w:r>
              <w:rPr>
                <w:rFonts w:asciiTheme="minorHAnsi" w:eastAsiaTheme="minorEastAsia" w:hAnsiTheme="minorHAnsi" w:cstheme="minorBidi"/>
                <w:noProof/>
                <w:sz w:val="22"/>
                <w:lang w:eastAsia="es-ES"/>
              </w:rPr>
              <w:tab/>
            </w:r>
            <w:r w:rsidRPr="005F677E">
              <w:rPr>
                <w:rStyle w:val="Hipervnculo"/>
                <w:noProof/>
              </w:rPr>
              <w:t>MD – Estructura general de la base de datos</w:t>
            </w:r>
            <w:r>
              <w:rPr>
                <w:noProof/>
                <w:webHidden/>
              </w:rPr>
              <w:tab/>
            </w:r>
            <w:r>
              <w:rPr>
                <w:noProof/>
                <w:webHidden/>
              </w:rPr>
              <w:fldChar w:fldCharType="begin"/>
            </w:r>
            <w:r>
              <w:rPr>
                <w:noProof/>
                <w:webHidden/>
              </w:rPr>
              <w:instrText xml:space="preserve"> PAGEREF _Toc487483484 \h </w:instrText>
            </w:r>
            <w:r>
              <w:rPr>
                <w:noProof/>
                <w:webHidden/>
              </w:rPr>
            </w:r>
          </w:ins>
          <w:r>
            <w:rPr>
              <w:noProof/>
              <w:webHidden/>
            </w:rPr>
            <w:fldChar w:fldCharType="separate"/>
          </w:r>
          <w:ins w:id="102" w:author="Raul García Fernández" w:date="2017-07-10T20:58:00Z">
            <w:r w:rsidR="007E0E3F">
              <w:rPr>
                <w:noProof/>
                <w:webHidden/>
              </w:rPr>
              <w:t>16</w:t>
            </w:r>
          </w:ins>
          <w:ins w:id="103" w:author="Raul García Fernández" w:date="2017-07-10T20:56:00Z">
            <w:r>
              <w:rPr>
                <w:noProof/>
                <w:webHidden/>
              </w:rPr>
              <w:fldChar w:fldCharType="end"/>
            </w:r>
            <w:r w:rsidRPr="005F677E">
              <w:rPr>
                <w:rStyle w:val="Hipervnculo"/>
                <w:noProof/>
              </w:rPr>
              <w:fldChar w:fldCharType="end"/>
            </w:r>
          </w:ins>
        </w:p>
        <w:p w14:paraId="70EDF0B5" w14:textId="0F8E6C98" w:rsidR="00802331" w:rsidRDefault="00802331">
          <w:pPr>
            <w:pStyle w:val="TDC1"/>
            <w:tabs>
              <w:tab w:val="left" w:pos="480"/>
            </w:tabs>
            <w:rPr>
              <w:ins w:id="104" w:author="Raul García Fernández" w:date="2017-07-10T20:56:00Z"/>
              <w:rFonts w:asciiTheme="minorHAnsi" w:eastAsiaTheme="minorEastAsia" w:hAnsiTheme="minorHAnsi" w:cstheme="minorBidi"/>
              <w:noProof/>
              <w:sz w:val="22"/>
              <w:lang w:eastAsia="es-ES"/>
            </w:rPr>
          </w:pPr>
          <w:ins w:id="10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"_Toc487483485"</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w:t>
            </w:r>
            <w:r>
              <w:rPr>
                <w:rFonts w:asciiTheme="minorHAnsi" w:eastAsiaTheme="minorEastAsia" w:hAnsiTheme="minorHAnsi" w:cstheme="minorBidi"/>
                <w:noProof/>
                <w:sz w:val="22"/>
                <w:lang w:eastAsia="es-ES"/>
              </w:rPr>
              <w:tab/>
            </w:r>
            <w:r w:rsidRPr="005F677E">
              <w:rPr>
                <w:rStyle w:val="Hipervnculo"/>
                <w:noProof/>
              </w:rPr>
              <w:t>Diseño de sistema: Subsistema repositorio</w:t>
            </w:r>
            <w:r>
              <w:rPr>
                <w:noProof/>
                <w:webHidden/>
              </w:rPr>
              <w:tab/>
            </w:r>
            <w:r>
              <w:rPr>
                <w:noProof/>
                <w:webHidden/>
              </w:rPr>
              <w:fldChar w:fldCharType="begin"/>
            </w:r>
            <w:r>
              <w:rPr>
                <w:noProof/>
                <w:webHidden/>
              </w:rPr>
              <w:instrText xml:space="preserve"> PAGEREF _Toc487483485 \h </w:instrText>
            </w:r>
            <w:r>
              <w:rPr>
                <w:noProof/>
                <w:webHidden/>
              </w:rPr>
            </w:r>
          </w:ins>
          <w:r>
            <w:rPr>
              <w:noProof/>
              <w:webHidden/>
            </w:rPr>
            <w:fldChar w:fldCharType="separate"/>
          </w:r>
          <w:ins w:id="106" w:author="Raul García Fernández" w:date="2017-07-10T20:58:00Z">
            <w:r w:rsidR="007E0E3F">
              <w:rPr>
                <w:noProof/>
                <w:webHidden/>
              </w:rPr>
              <w:t>16</w:t>
            </w:r>
          </w:ins>
          <w:ins w:id="107" w:author="Raul García Fernández" w:date="2017-07-10T20:56:00Z">
            <w:r>
              <w:rPr>
                <w:noProof/>
                <w:webHidden/>
              </w:rPr>
              <w:fldChar w:fldCharType="end"/>
            </w:r>
            <w:r w:rsidRPr="005F677E">
              <w:rPr>
                <w:rStyle w:val="Hipervnculo"/>
                <w:noProof/>
              </w:rPr>
              <w:fldChar w:fldCharType="end"/>
            </w:r>
          </w:ins>
        </w:p>
        <w:p w14:paraId="73384012" w14:textId="2EE037DE" w:rsidR="00802331" w:rsidRDefault="00802331">
          <w:pPr>
            <w:pStyle w:val="TDC2"/>
            <w:tabs>
              <w:tab w:val="left" w:pos="880"/>
              <w:tab w:val="right" w:leader="dot" w:pos="9061"/>
            </w:tabs>
            <w:rPr>
              <w:ins w:id="108" w:author="Raul García Fernández" w:date="2017-07-10T20:56:00Z"/>
              <w:rFonts w:asciiTheme="minorHAnsi" w:eastAsiaTheme="minorEastAsia" w:hAnsiTheme="minorHAnsi" w:cstheme="minorBidi"/>
              <w:noProof/>
              <w:sz w:val="22"/>
              <w:lang w:eastAsia="es-ES"/>
            </w:rPr>
          </w:pPr>
          <w:ins w:id="109"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"_Toc487483486"</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3.1</w:t>
            </w:r>
            <w:r>
              <w:rPr>
                <w:rFonts w:asciiTheme="minorHAnsi" w:eastAsiaTheme="minorEastAsia" w:hAnsiTheme="minorHAnsi" w:cstheme="minorBidi"/>
                <w:noProof/>
                <w:sz w:val="22"/>
                <w:lang w:eastAsia="es-ES"/>
              </w:rPr>
              <w:tab/>
            </w:r>
            <w:r w:rsidRPr="005F677E">
              <w:rPr>
                <w:rStyle w:val="Hipervnculo"/>
                <w:noProof/>
              </w:rPr>
              <w:t>Capa REST</w:t>
            </w:r>
            <w:r>
              <w:rPr>
                <w:noProof/>
                <w:webHidden/>
              </w:rPr>
              <w:tab/>
            </w:r>
            <w:r>
              <w:rPr>
                <w:noProof/>
                <w:webHidden/>
              </w:rPr>
              <w:fldChar w:fldCharType="begin"/>
            </w:r>
            <w:r>
              <w:rPr>
                <w:noProof/>
                <w:webHidden/>
              </w:rPr>
              <w:instrText xml:space="preserve"> PAGEREF _Toc487483486 \h </w:instrText>
            </w:r>
            <w:r>
              <w:rPr>
                <w:noProof/>
                <w:webHidden/>
              </w:rPr>
            </w:r>
          </w:ins>
          <w:r>
            <w:rPr>
              <w:noProof/>
              <w:webHidden/>
            </w:rPr>
            <w:fldChar w:fldCharType="separate"/>
          </w:r>
          <w:ins w:id="110" w:author="Raul García Fernández" w:date="2017-07-10T20:58:00Z">
            <w:r w:rsidR="007E0E3F">
              <w:rPr>
                <w:noProof/>
                <w:webHidden/>
              </w:rPr>
              <w:t>17</w:t>
            </w:r>
          </w:ins>
          <w:ins w:id="111" w:author="Raul García Fernández" w:date="2017-07-10T20:56:00Z">
            <w:r>
              <w:rPr>
                <w:noProof/>
                <w:webHidden/>
              </w:rPr>
              <w:fldChar w:fldCharType="end"/>
            </w:r>
            <w:r w:rsidRPr="005F677E">
              <w:rPr>
                <w:rStyle w:val="Hipervnculo"/>
                <w:noProof/>
              </w:rPr>
              <w:fldChar w:fldCharType="end"/>
            </w:r>
          </w:ins>
        </w:p>
        <w:p w14:paraId="4FFED72B" w14:textId="313A3642" w:rsidR="00802331" w:rsidRDefault="00802331">
          <w:pPr>
            <w:pStyle w:val="TDC3"/>
            <w:tabs>
              <w:tab w:val="left" w:pos="1320"/>
              <w:tab w:val="right" w:leader="dot" w:pos="9061"/>
            </w:tabs>
            <w:rPr>
              <w:ins w:id="112" w:author="Raul García Fernández" w:date="2017-07-10T20:56:00Z"/>
              <w:rFonts w:asciiTheme="minorHAnsi" w:eastAsiaTheme="minorEastAsia" w:hAnsiTheme="minorHAnsi" w:cstheme="minorBidi"/>
              <w:noProof/>
              <w:sz w:val="22"/>
              <w:lang w:eastAsia="es-ES"/>
            </w:rPr>
          </w:pPr>
          <w:ins w:id="11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"_Toc487483487"</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3.1.1</w:t>
            </w:r>
            <w:r>
              <w:rPr>
                <w:rFonts w:asciiTheme="minorHAnsi" w:eastAsiaTheme="minorEastAsia" w:hAnsiTheme="minorHAnsi" w:cstheme="minorBidi"/>
                <w:noProof/>
                <w:sz w:val="22"/>
                <w:lang w:eastAsia="es-ES"/>
              </w:rPr>
              <w:tab/>
            </w:r>
            <w:r w:rsidRPr="005F677E">
              <w:rPr>
                <w:rStyle w:val="Hipervnculo"/>
                <w:noProof/>
              </w:rPr>
              <w:t>Arquitectura REST</w:t>
            </w:r>
            <w:r>
              <w:rPr>
                <w:noProof/>
                <w:webHidden/>
              </w:rPr>
              <w:tab/>
            </w:r>
            <w:r>
              <w:rPr>
                <w:noProof/>
                <w:webHidden/>
              </w:rPr>
              <w:fldChar w:fldCharType="begin"/>
            </w:r>
            <w:r>
              <w:rPr>
                <w:noProof/>
                <w:webHidden/>
              </w:rPr>
              <w:instrText xml:space="preserve"> PAGEREF _Toc487483487 \h </w:instrText>
            </w:r>
            <w:r>
              <w:rPr>
                <w:noProof/>
                <w:webHidden/>
              </w:rPr>
            </w:r>
          </w:ins>
          <w:r>
            <w:rPr>
              <w:noProof/>
              <w:webHidden/>
            </w:rPr>
            <w:fldChar w:fldCharType="separate"/>
          </w:r>
          <w:ins w:id="114" w:author="Raul García Fernández" w:date="2017-07-10T20:58:00Z">
            <w:r w:rsidR="007E0E3F">
              <w:rPr>
                <w:noProof/>
                <w:webHidden/>
              </w:rPr>
              <w:t>17</w:t>
            </w:r>
          </w:ins>
          <w:ins w:id="115" w:author="Raul García Fernández" w:date="2017-07-10T20:56:00Z">
            <w:r>
              <w:rPr>
                <w:noProof/>
                <w:webHidden/>
              </w:rPr>
              <w:fldChar w:fldCharType="end"/>
            </w:r>
            <w:r w:rsidRPr="005F677E">
              <w:rPr>
                <w:rStyle w:val="Hipervnculo"/>
                <w:noProof/>
              </w:rPr>
              <w:fldChar w:fldCharType="end"/>
            </w:r>
          </w:ins>
        </w:p>
        <w:p w14:paraId="7E91645C" w14:textId="3B9F4327" w:rsidR="00802331" w:rsidRDefault="00802331">
          <w:pPr>
            <w:pStyle w:val="TDC3"/>
            <w:tabs>
              <w:tab w:val="left" w:pos="1320"/>
              <w:tab w:val="right" w:leader="dot" w:pos="9061"/>
            </w:tabs>
            <w:rPr>
              <w:ins w:id="116" w:author="Raul García Fernández" w:date="2017-07-10T20:56:00Z"/>
              <w:rFonts w:asciiTheme="minorHAnsi" w:eastAsiaTheme="minorEastAsia" w:hAnsiTheme="minorHAnsi" w:cstheme="minorBidi"/>
              <w:noProof/>
              <w:sz w:val="22"/>
              <w:lang w:eastAsia="es-ES"/>
            </w:rPr>
          </w:pPr>
          <w:ins w:id="117"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"_Toc487483488"</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3.1.2</w:t>
            </w:r>
            <w:r>
              <w:rPr>
                <w:rFonts w:asciiTheme="minorHAnsi" w:eastAsiaTheme="minorEastAsia" w:hAnsiTheme="minorHAnsi" w:cstheme="minorBidi"/>
                <w:noProof/>
                <w:sz w:val="22"/>
                <w:lang w:eastAsia="es-ES"/>
              </w:rPr>
              <w:tab/>
            </w:r>
            <w:r w:rsidRPr="005F677E">
              <w:rPr>
                <w:rStyle w:val="Hipervnculo"/>
                <w:noProof/>
              </w:rPr>
              <w:t>Autenticación y sesión</w:t>
            </w:r>
            <w:r>
              <w:rPr>
                <w:noProof/>
                <w:webHidden/>
              </w:rPr>
              <w:tab/>
            </w:r>
            <w:r>
              <w:rPr>
                <w:noProof/>
                <w:webHidden/>
              </w:rPr>
              <w:fldChar w:fldCharType="begin"/>
            </w:r>
            <w:r>
              <w:rPr>
                <w:noProof/>
                <w:webHidden/>
              </w:rPr>
              <w:instrText xml:space="preserve"> PAGEREF _Toc487483488 \h </w:instrText>
            </w:r>
            <w:r>
              <w:rPr>
                <w:noProof/>
                <w:webHidden/>
              </w:rPr>
            </w:r>
          </w:ins>
          <w:r>
            <w:rPr>
              <w:noProof/>
              <w:webHidden/>
            </w:rPr>
            <w:fldChar w:fldCharType="separate"/>
          </w:r>
          <w:ins w:id="118" w:author="Raul García Fernández" w:date="2017-07-10T20:58:00Z">
            <w:r w:rsidR="007E0E3F">
              <w:rPr>
                <w:noProof/>
                <w:webHidden/>
              </w:rPr>
              <w:t>18</w:t>
            </w:r>
          </w:ins>
          <w:ins w:id="119" w:author="Raul García Fernández" w:date="2017-07-10T20:56:00Z">
            <w:r>
              <w:rPr>
                <w:noProof/>
                <w:webHidden/>
              </w:rPr>
              <w:fldChar w:fldCharType="end"/>
            </w:r>
            <w:r w:rsidRPr="005F677E">
              <w:rPr>
                <w:rStyle w:val="Hipervnculo"/>
                <w:noProof/>
              </w:rPr>
              <w:fldChar w:fldCharType="end"/>
            </w:r>
          </w:ins>
        </w:p>
        <w:p w14:paraId="2AC41229" w14:textId="174534BB" w:rsidR="00802331" w:rsidRDefault="00802331">
          <w:pPr>
            <w:pStyle w:val="TDC3"/>
            <w:tabs>
              <w:tab w:val="left" w:pos="1320"/>
              <w:tab w:val="right" w:leader="dot" w:pos="9061"/>
            </w:tabs>
            <w:rPr>
              <w:ins w:id="120" w:author="Raul García Fernández" w:date="2017-07-10T20:56:00Z"/>
              <w:rFonts w:asciiTheme="minorHAnsi" w:eastAsiaTheme="minorEastAsia" w:hAnsiTheme="minorHAnsi" w:cstheme="minorBidi"/>
              <w:noProof/>
              <w:sz w:val="22"/>
              <w:lang w:eastAsia="es-ES"/>
            </w:rPr>
          </w:pPr>
          <w:ins w:id="12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"_Toc487483489"</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3.1.3</w:t>
            </w:r>
            <w:r>
              <w:rPr>
                <w:rFonts w:asciiTheme="minorHAnsi" w:eastAsiaTheme="minorEastAsia" w:hAnsiTheme="minorHAnsi" w:cstheme="minorBidi"/>
                <w:noProof/>
                <w:sz w:val="22"/>
                <w:lang w:eastAsia="es-ES"/>
              </w:rPr>
              <w:tab/>
            </w:r>
            <w:r w:rsidRPr="005F677E">
              <w:rPr>
                <w:rStyle w:val="Hipervnculo"/>
                <w:noProof/>
              </w:rPr>
              <w:t>Diagrama de iteración general</w:t>
            </w:r>
            <w:r>
              <w:rPr>
                <w:noProof/>
                <w:webHidden/>
              </w:rPr>
              <w:tab/>
            </w:r>
            <w:r>
              <w:rPr>
                <w:noProof/>
                <w:webHidden/>
              </w:rPr>
              <w:fldChar w:fldCharType="begin"/>
            </w:r>
            <w:r>
              <w:rPr>
                <w:noProof/>
                <w:webHidden/>
              </w:rPr>
              <w:instrText xml:space="preserve"> PAGEREF _Toc487483489 \h </w:instrText>
            </w:r>
            <w:r>
              <w:rPr>
                <w:noProof/>
                <w:webHidden/>
              </w:rPr>
            </w:r>
          </w:ins>
          <w:r>
            <w:rPr>
              <w:noProof/>
              <w:webHidden/>
            </w:rPr>
            <w:fldChar w:fldCharType="separate"/>
          </w:r>
          <w:ins w:id="122" w:author="Raul García Fernández" w:date="2017-07-10T20:58:00Z">
            <w:r w:rsidR="007E0E3F">
              <w:rPr>
                <w:noProof/>
                <w:webHidden/>
              </w:rPr>
              <w:t>18</w:t>
            </w:r>
          </w:ins>
          <w:ins w:id="123" w:author="Raul García Fernández" w:date="2017-07-10T20:56:00Z">
            <w:r>
              <w:rPr>
                <w:noProof/>
                <w:webHidden/>
              </w:rPr>
              <w:fldChar w:fldCharType="end"/>
            </w:r>
            <w:r w:rsidRPr="005F677E">
              <w:rPr>
                <w:rStyle w:val="Hipervnculo"/>
                <w:noProof/>
              </w:rPr>
              <w:fldChar w:fldCharType="end"/>
            </w:r>
          </w:ins>
        </w:p>
        <w:p w14:paraId="3EF988BC" w14:textId="2F4AFD78" w:rsidR="00802331" w:rsidRDefault="00802331">
          <w:pPr>
            <w:pStyle w:val="TDC3"/>
            <w:tabs>
              <w:tab w:val="left" w:pos="1320"/>
              <w:tab w:val="right" w:leader="dot" w:pos="9061"/>
            </w:tabs>
            <w:rPr>
              <w:ins w:id="124" w:author="Raul García Fernández" w:date="2017-07-10T20:56:00Z"/>
              <w:rFonts w:asciiTheme="minorHAnsi" w:eastAsiaTheme="minorEastAsia" w:hAnsiTheme="minorHAnsi" w:cstheme="minorBidi"/>
              <w:noProof/>
              <w:sz w:val="22"/>
              <w:lang w:eastAsia="es-ES"/>
            </w:rPr>
          </w:pPr>
          <w:ins w:id="12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"_Toc487483490"</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3.1.4</w:t>
            </w:r>
            <w:r>
              <w:rPr>
                <w:rFonts w:asciiTheme="minorHAnsi" w:eastAsiaTheme="minorEastAsia" w:hAnsiTheme="minorHAnsi" w:cstheme="minorBidi"/>
                <w:noProof/>
                <w:sz w:val="22"/>
                <w:lang w:eastAsia="es-ES"/>
              </w:rPr>
              <w:tab/>
            </w:r>
            <w:r w:rsidRPr="005F677E">
              <w:rPr>
                <w:rStyle w:val="Hipervnculo"/>
                <w:noProof/>
              </w:rPr>
              <w:t>Protocolo de comunicación</w:t>
            </w:r>
            <w:r>
              <w:rPr>
                <w:noProof/>
                <w:webHidden/>
              </w:rPr>
              <w:tab/>
            </w:r>
            <w:r>
              <w:rPr>
                <w:noProof/>
                <w:webHidden/>
              </w:rPr>
              <w:fldChar w:fldCharType="begin"/>
            </w:r>
            <w:r>
              <w:rPr>
                <w:noProof/>
                <w:webHidden/>
              </w:rPr>
              <w:instrText xml:space="preserve"> PAGEREF _Toc487483490 \h </w:instrText>
            </w:r>
            <w:r>
              <w:rPr>
                <w:noProof/>
                <w:webHidden/>
              </w:rPr>
            </w:r>
          </w:ins>
          <w:r>
            <w:rPr>
              <w:noProof/>
              <w:webHidden/>
            </w:rPr>
            <w:fldChar w:fldCharType="separate"/>
          </w:r>
          <w:ins w:id="126" w:author="Raul García Fernández" w:date="2017-07-10T20:58:00Z">
            <w:r w:rsidR="007E0E3F">
              <w:rPr>
                <w:noProof/>
                <w:webHidden/>
              </w:rPr>
              <w:t>19</w:t>
            </w:r>
          </w:ins>
          <w:ins w:id="127" w:author="Raul García Fernández" w:date="2017-07-10T20:56:00Z">
            <w:r>
              <w:rPr>
                <w:noProof/>
                <w:webHidden/>
              </w:rPr>
              <w:fldChar w:fldCharType="end"/>
            </w:r>
            <w:r w:rsidRPr="005F677E">
              <w:rPr>
                <w:rStyle w:val="Hipervnculo"/>
                <w:noProof/>
              </w:rPr>
              <w:fldChar w:fldCharType="end"/>
            </w:r>
          </w:ins>
        </w:p>
        <w:p w14:paraId="05FF65F9" w14:textId="4A36BE65" w:rsidR="00802331" w:rsidRDefault="00802331">
          <w:pPr>
            <w:pStyle w:val="TDC2"/>
            <w:tabs>
              <w:tab w:val="left" w:pos="880"/>
              <w:tab w:val="right" w:leader="dot" w:pos="9061"/>
            </w:tabs>
            <w:rPr>
              <w:ins w:id="128" w:author="Raul García Fernández" w:date="2017-07-10T20:56:00Z"/>
              <w:rFonts w:asciiTheme="minorHAnsi" w:eastAsiaTheme="minorEastAsia" w:hAnsiTheme="minorHAnsi" w:cstheme="minorBidi"/>
              <w:noProof/>
              <w:sz w:val="22"/>
              <w:lang w:eastAsia="es-ES"/>
            </w:rPr>
          </w:pPr>
          <w:ins w:id="129"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"_Toc487483491"</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3.2</w:t>
            </w:r>
            <w:r>
              <w:rPr>
                <w:rFonts w:asciiTheme="minorHAnsi" w:eastAsiaTheme="minorEastAsia" w:hAnsiTheme="minorHAnsi" w:cstheme="minorBidi"/>
                <w:noProof/>
                <w:sz w:val="22"/>
                <w:lang w:eastAsia="es-ES"/>
              </w:rPr>
              <w:tab/>
            </w:r>
            <w:r w:rsidRPr="005F677E">
              <w:rPr>
                <w:rStyle w:val="Hipervnculo"/>
                <w:noProof/>
              </w:rPr>
              <w:t>Capa Negocio</w:t>
            </w:r>
            <w:r>
              <w:rPr>
                <w:noProof/>
                <w:webHidden/>
              </w:rPr>
              <w:tab/>
            </w:r>
            <w:r>
              <w:rPr>
                <w:noProof/>
                <w:webHidden/>
              </w:rPr>
              <w:fldChar w:fldCharType="begin"/>
            </w:r>
            <w:r>
              <w:rPr>
                <w:noProof/>
                <w:webHidden/>
              </w:rPr>
              <w:instrText xml:space="preserve"> PAGEREF _Toc487483491 \h </w:instrText>
            </w:r>
            <w:r>
              <w:rPr>
                <w:noProof/>
                <w:webHidden/>
              </w:rPr>
            </w:r>
          </w:ins>
          <w:r>
            <w:rPr>
              <w:noProof/>
              <w:webHidden/>
            </w:rPr>
            <w:fldChar w:fldCharType="separate"/>
          </w:r>
          <w:ins w:id="130" w:author="Raul García Fernández" w:date="2017-07-10T20:58:00Z">
            <w:r w:rsidR="007E0E3F">
              <w:rPr>
                <w:noProof/>
                <w:webHidden/>
              </w:rPr>
              <w:t>27</w:t>
            </w:r>
          </w:ins>
          <w:ins w:id="131" w:author="Raul García Fernández" w:date="2017-07-10T20:56:00Z">
            <w:r>
              <w:rPr>
                <w:noProof/>
                <w:webHidden/>
              </w:rPr>
              <w:fldChar w:fldCharType="end"/>
            </w:r>
            <w:r w:rsidRPr="005F677E">
              <w:rPr>
                <w:rStyle w:val="Hipervnculo"/>
                <w:noProof/>
              </w:rPr>
              <w:fldChar w:fldCharType="end"/>
            </w:r>
          </w:ins>
        </w:p>
        <w:p w14:paraId="31F7B47C" w14:textId="0AE404E1" w:rsidR="00802331" w:rsidRDefault="00802331">
          <w:pPr>
            <w:pStyle w:val="TDC2"/>
            <w:tabs>
              <w:tab w:val="left" w:pos="880"/>
              <w:tab w:val="right" w:leader="dot" w:pos="9061"/>
            </w:tabs>
            <w:rPr>
              <w:ins w:id="132" w:author="Raul García Fernández" w:date="2017-07-10T20:56:00Z"/>
              <w:rFonts w:asciiTheme="minorHAnsi" w:eastAsiaTheme="minorEastAsia" w:hAnsiTheme="minorHAnsi" w:cstheme="minorBidi"/>
              <w:noProof/>
              <w:sz w:val="22"/>
              <w:lang w:eastAsia="es-ES"/>
            </w:rPr>
          </w:pPr>
          <w:ins w:id="13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"_Toc487483492"</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3.3</w:t>
            </w:r>
            <w:r>
              <w:rPr>
                <w:rFonts w:asciiTheme="minorHAnsi" w:eastAsiaTheme="minorEastAsia" w:hAnsiTheme="minorHAnsi" w:cstheme="minorBidi"/>
                <w:noProof/>
                <w:sz w:val="22"/>
                <w:lang w:eastAsia="es-ES"/>
              </w:rPr>
              <w:tab/>
            </w:r>
            <w:r w:rsidRPr="005F677E">
              <w:rPr>
                <w:rStyle w:val="Hipervnculo"/>
                <w:noProof/>
              </w:rPr>
              <w:t>Capa de datos</w:t>
            </w:r>
            <w:r>
              <w:rPr>
                <w:noProof/>
                <w:webHidden/>
              </w:rPr>
              <w:tab/>
            </w:r>
            <w:r>
              <w:rPr>
                <w:noProof/>
                <w:webHidden/>
              </w:rPr>
              <w:fldChar w:fldCharType="begin"/>
            </w:r>
            <w:r>
              <w:rPr>
                <w:noProof/>
                <w:webHidden/>
              </w:rPr>
              <w:instrText xml:space="preserve"> PAGEREF _Toc487483492 \h </w:instrText>
            </w:r>
            <w:r>
              <w:rPr>
                <w:noProof/>
                <w:webHidden/>
              </w:rPr>
            </w:r>
          </w:ins>
          <w:r>
            <w:rPr>
              <w:noProof/>
              <w:webHidden/>
            </w:rPr>
            <w:fldChar w:fldCharType="separate"/>
          </w:r>
          <w:ins w:id="134" w:author="Raul García Fernández" w:date="2017-07-10T20:58:00Z">
            <w:r w:rsidR="007E0E3F">
              <w:rPr>
                <w:noProof/>
                <w:webHidden/>
              </w:rPr>
              <w:t>28</w:t>
            </w:r>
          </w:ins>
          <w:ins w:id="135" w:author="Raul García Fernández" w:date="2017-07-10T20:56:00Z">
            <w:r>
              <w:rPr>
                <w:noProof/>
                <w:webHidden/>
              </w:rPr>
              <w:fldChar w:fldCharType="end"/>
            </w:r>
            <w:r w:rsidRPr="005F677E">
              <w:rPr>
                <w:rStyle w:val="Hipervnculo"/>
                <w:noProof/>
              </w:rPr>
              <w:fldChar w:fldCharType="end"/>
            </w:r>
          </w:ins>
        </w:p>
        <w:p w14:paraId="06D3C747" w14:textId="3D64E2F3" w:rsidR="00802331" w:rsidRDefault="00802331">
          <w:pPr>
            <w:pStyle w:val="TDC2"/>
            <w:tabs>
              <w:tab w:val="left" w:pos="880"/>
              <w:tab w:val="right" w:leader="dot" w:pos="9061"/>
            </w:tabs>
            <w:rPr>
              <w:ins w:id="136" w:author="Raul García Fernández" w:date="2017-07-10T20:56:00Z"/>
              <w:rFonts w:asciiTheme="minorHAnsi" w:eastAsiaTheme="minorEastAsia" w:hAnsiTheme="minorHAnsi" w:cstheme="minorBidi"/>
              <w:noProof/>
              <w:sz w:val="22"/>
              <w:lang w:eastAsia="es-ES"/>
            </w:rPr>
          </w:pPr>
          <w:ins w:id="137"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"_Toc487483493"</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3.4</w:t>
            </w:r>
            <w:r>
              <w:rPr>
                <w:rFonts w:asciiTheme="minorHAnsi" w:eastAsiaTheme="minorEastAsia" w:hAnsiTheme="minorHAnsi" w:cstheme="minorBidi"/>
                <w:noProof/>
                <w:sz w:val="22"/>
                <w:lang w:eastAsia="es-ES"/>
              </w:rPr>
              <w:tab/>
            </w:r>
            <w:r w:rsidRPr="005F677E">
              <w:rPr>
                <w:rStyle w:val="Hipervnculo"/>
                <w:noProof/>
              </w:rPr>
              <w:t>Capa ejecución</w:t>
            </w:r>
            <w:r>
              <w:rPr>
                <w:noProof/>
                <w:webHidden/>
              </w:rPr>
              <w:tab/>
            </w:r>
            <w:r>
              <w:rPr>
                <w:noProof/>
                <w:webHidden/>
              </w:rPr>
              <w:fldChar w:fldCharType="begin"/>
            </w:r>
            <w:r>
              <w:rPr>
                <w:noProof/>
                <w:webHidden/>
              </w:rPr>
              <w:instrText xml:space="preserve"> PAGEREF _Toc487483493 \h </w:instrText>
            </w:r>
            <w:r>
              <w:rPr>
                <w:noProof/>
                <w:webHidden/>
              </w:rPr>
            </w:r>
          </w:ins>
          <w:r>
            <w:rPr>
              <w:noProof/>
              <w:webHidden/>
            </w:rPr>
            <w:fldChar w:fldCharType="separate"/>
          </w:r>
          <w:ins w:id="138" w:author="Raul García Fernández" w:date="2017-07-10T20:58:00Z">
            <w:r w:rsidR="007E0E3F">
              <w:rPr>
                <w:noProof/>
                <w:webHidden/>
              </w:rPr>
              <w:t>29</w:t>
            </w:r>
          </w:ins>
          <w:ins w:id="139" w:author="Raul García Fernández" w:date="2017-07-10T20:56:00Z">
            <w:r>
              <w:rPr>
                <w:noProof/>
                <w:webHidden/>
              </w:rPr>
              <w:fldChar w:fldCharType="end"/>
            </w:r>
            <w:r w:rsidRPr="005F677E">
              <w:rPr>
                <w:rStyle w:val="Hipervnculo"/>
                <w:noProof/>
              </w:rPr>
              <w:fldChar w:fldCharType="end"/>
            </w:r>
          </w:ins>
        </w:p>
        <w:p w14:paraId="05909430" w14:textId="16611621" w:rsidR="00802331" w:rsidRDefault="00802331">
          <w:pPr>
            <w:pStyle w:val="TDC3"/>
            <w:tabs>
              <w:tab w:val="left" w:pos="1320"/>
              <w:tab w:val="right" w:leader="dot" w:pos="9061"/>
            </w:tabs>
            <w:rPr>
              <w:ins w:id="140" w:author="Raul García Fernández" w:date="2017-07-10T20:56:00Z"/>
              <w:rFonts w:asciiTheme="minorHAnsi" w:eastAsiaTheme="minorEastAsia" w:hAnsiTheme="minorHAnsi" w:cstheme="minorBidi"/>
              <w:noProof/>
              <w:sz w:val="22"/>
              <w:lang w:eastAsia="es-ES"/>
            </w:rPr>
          </w:pPr>
          <w:ins w:id="14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"_Toc487483494"</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3.4.1</w:t>
            </w:r>
            <w:r>
              <w:rPr>
                <w:rFonts w:asciiTheme="minorHAnsi" w:eastAsiaTheme="minorEastAsia" w:hAnsiTheme="minorHAnsi" w:cstheme="minorBidi"/>
                <w:noProof/>
                <w:sz w:val="22"/>
                <w:lang w:eastAsia="es-ES"/>
              </w:rPr>
              <w:tab/>
            </w:r>
            <w:r w:rsidRPr="005F677E">
              <w:rPr>
                <w:rStyle w:val="Hipervnculo"/>
                <w:noProof/>
              </w:rPr>
              <w:t>Sincronización de proyectos:</w:t>
            </w:r>
            <w:r>
              <w:rPr>
                <w:noProof/>
                <w:webHidden/>
              </w:rPr>
              <w:tab/>
            </w:r>
            <w:r>
              <w:rPr>
                <w:noProof/>
                <w:webHidden/>
              </w:rPr>
              <w:fldChar w:fldCharType="begin"/>
            </w:r>
            <w:r>
              <w:rPr>
                <w:noProof/>
                <w:webHidden/>
              </w:rPr>
              <w:instrText xml:space="preserve"> PAGEREF _Toc487483494 \h </w:instrText>
            </w:r>
            <w:r>
              <w:rPr>
                <w:noProof/>
                <w:webHidden/>
              </w:rPr>
            </w:r>
          </w:ins>
          <w:r>
            <w:rPr>
              <w:noProof/>
              <w:webHidden/>
            </w:rPr>
            <w:fldChar w:fldCharType="separate"/>
          </w:r>
          <w:ins w:id="142" w:author="Raul García Fernández" w:date="2017-07-10T20:58:00Z">
            <w:r w:rsidR="007E0E3F">
              <w:rPr>
                <w:noProof/>
                <w:webHidden/>
              </w:rPr>
              <w:t>29</w:t>
            </w:r>
          </w:ins>
          <w:ins w:id="143" w:author="Raul García Fernández" w:date="2017-07-10T20:56:00Z">
            <w:r>
              <w:rPr>
                <w:noProof/>
                <w:webHidden/>
              </w:rPr>
              <w:fldChar w:fldCharType="end"/>
            </w:r>
            <w:r w:rsidRPr="005F677E">
              <w:rPr>
                <w:rStyle w:val="Hipervnculo"/>
                <w:noProof/>
              </w:rPr>
              <w:fldChar w:fldCharType="end"/>
            </w:r>
          </w:ins>
        </w:p>
        <w:p w14:paraId="16919B0E" w14:textId="39A310B6" w:rsidR="00802331" w:rsidRDefault="00802331">
          <w:pPr>
            <w:pStyle w:val="TDC3"/>
            <w:tabs>
              <w:tab w:val="left" w:pos="1320"/>
              <w:tab w:val="right" w:leader="dot" w:pos="9061"/>
            </w:tabs>
            <w:rPr>
              <w:ins w:id="144" w:author="Raul García Fernández" w:date="2017-07-10T20:56:00Z"/>
              <w:rFonts w:asciiTheme="minorHAnsi" w:eastAsiaTheme="minorEastAsia" w:hAnsiTheme="minorHAnsi" w:cstheme="minorBidi"/>
              <w:noProof/>
              <w:sz w:val="22"/>
              <w:lang w:eastAsia="es-ES"/>
            </w:rPr>
          </w:pPr>
          <w:ins w:id="14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"_Toc487483495"</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3.4.2</w:t>
            </w:r>
            <w:r>
              <w:rPr>
                <w:rFonts w:asciiTheme="minorHAnsi" w:eastAsiaTheme="minorEastAsia" w:hAnsiTheme="minorHAnsi" w:cstheme="minorBidi"/>
                <w:noProof/>
                <w:sz w:val="22"/>
                <w:lang w:eastAsia="es-ES"/>
              </w:rPr>
              <w:tab/>
            </w:r>
            <w:r w:rsidRPr="005F677E">
              <w:rPr>
                <w:rStyle w:val="Hipervnculo"/>
                <w:noProof/>
              </w:rPr>
              <w:t>Ejecución de proyectos</w:t>
            </w:r>
            <w:r>
              <w:rPr>
                <w:noProof/>
                <w:webHidden/>
              </w:rPr>
              <w:tab/>
            </w:r>
            <w:r>
              <w:rPr>
                <w:noProof/>
                <w:webHidden/>
              </w:rPr>
              <w:fldChar w:fldCharType="begin"/>
            </w:r>
            <w:r>
              <w:rPr>
                <w:noProof/>
                <w:webHidden/>
              </w:rPr>
              <w:instrText xml:space="preserve"> PAGEREF _Toc487483495 \h </w:instrText>
            </w:r>
            <w:r>
              <w:rPr>
                <w:noProof/>
                <w:webHidden/>
              </w:rPr>
            </w:r>
          </w:ins>
          <w:r>
            <w:rPr>
              <w:noProof/>
              <w:webHidden/>
            </w:rPr>
            <w:fldChar w:fldCharType="separate"/>
          </w:r>
          <w:ins w:id="146" w:author="Raul García Fernández" w:date="2017-07-10T20:58:00Z">
            <w:r w:rsidR="007E0E3F">
              <w:rPr>
                <w:noProof/>
                <w:webHidden/>
              </w:rPr>
              <w:t>30</w:t>
            </w:r>
          </w:ins>
          <w:ins w:id="147" w:author="Raul García Fernández" w:date="2017-07-10T20:56:00Z">
            <w:r>
              <w:rPr>
                <w:noProof/>
                <w:webHidden/>
              </w:rPr>
              <w:fldChar w:fldCharType="end"/>
            </w:r>
            <w:r w:rsidRPr="005F677E">
              <w:rPr>
                <w:rStyle w:val="Hipervnculo"/>
                <w:noProof/>
              </w:rPr>
              <w:fldChar w:fldCharType="end"/>
            </w:r>
          </w:ins>
        </w:p>
        <w:p w14:paraId="6AF6229A" w14:textId="0164599C" w:rsidR="00802331" w:rsidRDefault="00802331">
          <w:pPr>
            <w:pStyle w:val="TDC3"/>
            <w:tabs>
              <w:tab w:val="left" w:pos="1320"/>
              <w:tab w:val="right" w:leader="dot" w:pos="9061"/>
            </w:tabs>
            <w:rPr>
              <w:ins w:id="148" w:author="Raul García Fernández" w:date="2017-07-10T20:56:00Z"/>
              <w:rFonts w:asciiTheme="minorHAnsi" w:eastAsiaTheme="minorEastAsia" w:hAnsiTheme="minorHAnsi" w:cstheme="minorBidi"/>
              <w:noProof/>
              <w:sz w:val="22"/>
              <w:lang w:eastAsia="es-ES"/>
            </w:rPr>
          </w:pPr>
          <w:ins w:id="149"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"_Toc487483496"</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3.4.3</w:t>
            </w:r>
            <w:r>
              <w:rPr>
                <w:rFonts w:asciiTheme="minorHAnsi" w:eastAsiaTheme="minorEastAsia" w:hAnsiTheme="minorHAnsi" w:cstheme="minorBidi"/>
                <w:noProof/>
                <w:sz w:val="22"/>
                <w:lang w:eastAsia="es-ES"/>
              </w:rPr>
              <w:tab/>
            </w:r>
            <w:r w:rsidRPr="005F677E">
              <w:rPr>
                <w:rStyle w:val="Hipervnculo"/>
                <w:noProof/>
              </w:rPr>
              <w:t>Respuestas de ejecuciones</w:t>
            </w:r>
            <w:r>
              <w:rPr>
                <w:noProof/>
                <w:webHidden/>
              </w:rPr>
              <w:tab/>
            </w:r>
            <w:r>
              <w:rPr>
                <w:noProof/>
                <w:webHidden/>
              </w:rPr>
              <w:fldChar w:fldCharType="begin"/>
            </w:r>
            <w:r>
              <w:rPr>
                <w:noProof/>
                <w:webHidden/>
              </w:rPr>
              <w:instrText xml:space="preserve"> PAGEREF _Toc487483496 \h </w:instrText>
            </w:r>
            <w:r>
              <w:rPr>
                <w:noProof/>
                <w:webHidden/>
              </w:rPr>
            </w:r>
          </w:ins>
          <w:r>
            <w:rPr>
              <w:noProof/>
              <w:webHidden/>
            </w:rPr>
            <w:fldChar w:fldCharType="separate"/>
          </w:r>
          <w:ins w:id="150" w:author="Raul García Fernández" w:date="2017-07-10T20:58:00Z">
            <w:r w:rsidR="007E0E3F">
              <w:rPr>
                <w:noProof/>
                <w:webHidden/>
              </w:rPr>
              <w:t>30</w:t>
            </w:r>
          </w:ins>
          <w:ins w:id="151" w:author="Raul García Fernández" w:date="2017-07-10T20:56:00Z">
            <w:r>
              <w:rPr>
                <w:noProof/>
                <w:webHidden/>
              </w:rPr>
              <w:fldChar w:fldCharType="end"/>
            </w:r>
            <w:r w:rsidRPr="005F677E">
              <w:rPr>
                <w:rStyle w:val="Hipervnculo"/>
                <w:noProof/>
              </w:rPr>
              <w:fldChar w:fldCharType="end"/>
            </w:r>
          </w:ins>
        </w:p>
        <w:p w14:paraId="7F9A68D3" w14:textId="683156A1" w:rsidR="00802331" w:rsidRDefault="00802331">
          <w:pPr>
            <w:pStyle w:val="TDC1"/>
            <w:tabs>
              <w:tab w:val="left" w:pos="480"/>
            </w:tabs>
            <w:rPr>
              <w:ins w:id="152" w:author="Raul García Fernández" w:date="2017-07-10T20:56:00Z"/>
              <w:rFonts w:asciiTheme="minorHAnsi" w:eastAsiaTheme="minorEastAsia" w:hAnsiTheme="minorHAnsi" w:cstheme="minorBidi"/>
              <w:noProof/>
              <w:sz w:val="22"/>
              <w:lang w:eastAsia="es-ES"/>
            </w:rPr>
          </w:pPr>
          <w:ins w:id="15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"_Toc487483497"</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4.</w:t>
            </w:r>
            <w:r>
              <w:rPr>
                <w:rFonts w:asciiTheme="minorHAnsi" w:eastAsiaTheme="minorEastAsia" w:hAnsiTheme="minorHAnsi" w:cstheme="minorBidi"/>
                <w:noProof/>
                <w:sz w:val="22"/>
                <w:lang w:eastAsia="es-ES"/>
              </w:rPr>
              <w:tab/>
            </w:r>
            <w:r w:rsidRPr="005F677E">
              <w:rPr>
                <w:rStyle w:val="Hipervnculo"/>
                <w:noProof/>
              </w:rPr>
              <w:t>Diseño de sistema: Subsistema aplicación web</w:t>
            </w:r>
            <w:r>
              <w:rPr>
                <w:noProof/>
                <w:webHidden/>
              </w:rPr>
              <w:tab/>
            </w:r>
            <w:r>
              <w:rPr>
                <w:noProof/>
                <w:webHidden/>
              </w:rPr>
              <w:fldChar w:fldCharType="begin"/>
            </w:r>
            <w:r>
              <w:rPr>
                <w:noProof/>
                <w:webHidden/>
              </w:rPr>
              <w:instrText xml:space="preserve"> PAGEREF _Toc487483497 \h </w:instrText>
            </w:r>
            <w:r>
              <w:rPr>
                <w:noProof/>
                <w:webHidden/>
              </w:rPr>
            </w:r>
          </w:ins>
          <w:r>
            <w:rPr>
              <w:noProof/>
              <w:webHidden/>
            </w:rPr>
            <w:fldChar w:fldCharType="separate"/>
          </w:r>
          <w:ins w:id="154" w:author="Raul García Fernández" w:date="2017-07-10T20:58:00Z">
            <w:r w:rsidR="007E0E3F">
              <w:rPr>
                <w:noProof/>
                <w:webHidden/>
              </w:rPr>
              <w:t>31</w:t>
            </w:r>
          </w:ins>
          <w:ins w:id="155" w:author="Raul García Fernández" w:date="2017-07-10T20:56:00Z">
            <w:r>
              <w:rPr>
                <w:noProof/>
                <w:webHidden/>
              </w:rPr>
              <w:fldChar w:fldCharType="end"/>
            </w:r>
            <w:r w:rsidRPr="005F677E">
              <w:rPr>
                <w:rStyle w:val="Hipervnculo"/>
                <w:noProof/>
              </w:rPr>
              <w:fldChar w:fldCharType="end"/>
            </w:r>
          </w:ins>
        </w:p>
        <w:p w14:paraId="61B462A8" w14:textId="5C895A81" w:rsidR="00802331" w:rsidRDefault="00802331">
          <w:pPr>
            <w:pStyle w:val="TDC2"/>
            <w:tabs>
              <w:tab w:val="left" w:pos="880"/>
              <w:tab w:val="right" w:leader="dot" w:pos="9061"/>
            </w:tabs>
            <w:rPr>
              <w:ins w:id="156" w:author="Raul García Fernández" w:date="2017-07-10T20:56:00Z"/>
              <w:rFonts w:asciiTheme="minorHAnsi" w:eastAsiaTheme="minorEastAsia" w:hAnsiTheme="minorHAnsi" w:cstheme="minorBidi"/>
              <w:noProof/>
              <w:sz w:val="22"/>
              <w:lang w:eastAsia="es-ES"/>
            </w:rPr>
          </w:pPr>
          <w:ins w:id="157"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"_Toc487483498"</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4.1</w:t>
            </w:r>
            <w:r>
              <w:rPr>
                <w:rFonts w:asciiTheme="minorHAnsi" w:eastAsiaTheme="minorEastAsia" w:hAnsiTheme="minorHAnsi" w:cstheme="minorBidi"/>
                <w:noProof/>
                <w:sz w:val="22"/>
                <w:lang w:eastAsia="es-ES"/>
              </w:rPr>
              <w:tab/>
            </w:r>
            <w:r w:rsidRPr="005F677E">
              <w:rPr>
                <w:rStyle w:val="Hipervnculo"/>
                <w:noProof/>
              </w:rPr>
              <w:t>Lado servidor</w:t>
            </w:r>
            <w:r>
              <w:rPr>
                <w:noProof/>
                <w:webHidden/>
              </w:rPr>
              <w:tab/>
            </w:r>
            <w:r>
              <w:rPr>
                <w:noProof/>
                <w:webHidden/>
              </w:rPr>
              <w:fldChar w:fldCharType="begin"/>
            </w:r>
            <w:r>
              <w:rPr>
                <w:noProof/>
                <w:webHidden/>
              </w:rPr>
              <w:instrText xml:space="preserve"> PAGEREF _Toc487483498 \h </w:instrText>
            </w:r>
            <w:r>
              <w:rPr>
                <w:noProof/>
                <w:webHidden/>
              </w:rPr>
            </w:r>
          </w:ins>
          <w:r>
            <w:rPr>
              <w:noProof/>
              <w:webHidden/>
            </w:rPr>
            <w:fldChar w:fldCharType="separate"/>
          </w:r>
          <w:ins w:id="158" w:author="Raul García Fernández" w:date="2017-07-10T20:58:00Z">
            <w:r w:rsidR="007E0E3F">
              <w:rPr>
                <w:noProof/>
                <w:webHidden/>
              </w:rPr>
              <w:t>31</w:t>
            </w:r>
          </w:ins>
          <w:ins w:id="159" w:author="Raul García Fernández" w:date="2017-07-10T20:56:00Z">
            <w:r>
              <w:rPr>
                <w:noProof/>
                <w:webHidden/>
              </w:rPr>
              <w:fldChar w:fldCharType="end"/>
            </w:r>
            <w:r w:rsidRPr="005F677E">
              <w:rPr>
                <w:rStyle w:val="Hipervnculo"/>
                <w:noProof/>
              </w:rPr>
              <w:fldChar w:fldCharType="end"/>
            </w:r>
          </w:ins>
        </w:p>
        <w:p w14:paraId="6039B88C" w14:textId="769395E8" w:rsidR="00802331" w:rsidRDefault="00802331">
          <w:pPr>
            <w:pStyle w:val="TDC3"/>
            <w:tabs>
              <w:tab w:val="left" w:pos="1320"/>
              <w:tab w:val="right" w:leader="dot" w:pos="9061"/>
            </w:tabs>
            <w:rPr>
              <w:ins w:id="160" w:author="Raul García Fernández" w:date="2017-07-10T20:56:00Z"/>
              <w:rFonts w:asciiTheme="minorHAnsi" w:eastAsiaTheme="minorEastAsia" w:hAnsiTheme="minorHAnsi" w:cstheme="minorBidi"/>
              <w:noProof/>
              <w:sz w:val="22"/>
              <w:lang w:eastAsia="es-ES"/>
            </w:rPr>
          </w:pPr>
          <w:ins w:id="161"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"_Toc487483499"</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4.1.1</w:t>
            </w:r>
            <w:r>
              <w:rPr>
                <w:rFonts w:asciiTheme="minorHAnsi" w:eastAsiaTheme="minorEastAsia" w:hAnsiTheme="minorHAnsi" w:cstheme="minorBidi"/>
                <w:noProof/>
                <w:sz w:val="22"/>
                <w:lang w:eastAsia="es-ES"/>
              </w:rPr>
              <w:tab/>
            </w:r>
            <w:r w:rsidRPr="005F677E">
              <w:rPr>
                <w:rStyle w:val="Hipervnculo"/>
                <w:noProof/>
              </w:rPr>
              <w:t>Gestión de recursos web:</w:t>
            </w:r>
            <w:r>
              <w:rPr>
                <w:noProof/>
                <w:webHidden/>
              </w:rPr>
              <w:tab/>
            </w:r>
            <w:r>
              <w:rPr>
                <w:noProof/>
                <w:webHidden/>
              </w:rPr>
              <w:fldChar w:fldCharType="begin"/>
            </w:r>
            <w:r>
              <w:rPr>
                <w:noProof/>
                <w:webHidden/>
              </w:rPr>
              <w:instrText xml:space="preserve"> PAGEREF _Toc487483499 \h </w:instrText>
            </w:r>
            <w:r>
              <w:rPr>
                <w:noProof/>
                <w:webHidden/>
              </w:rPr>
            </w:r>
          </w:ins>
          <w:r>
            <w:rPr>
              <w:noProof/>
              <w:webHidden/>
            </w:rPr>
            <w:fldChar w:fldCharType="separate"/>
          </w:r>
          <w:ins w:id="162" w:author="Raul García Fernández" w:date="2017-07-10T20:58:00Z">
            <w:r w:rsidR="007E0E3F">
              <w:rPr>
                <w:noProof/>
                <w:webHidden/>
              </w:rPr>
              <w:t>31</w:t>
            </w:r>
          </w:ins>
          <w:ins w:id="163" w:author="Raul García Fernández" w:date="2017-07-10T20:56:00Z">
            <w:r>
              <w:rPr>
                <w:noProof/>
                <w:webHidden/>
              </w:rPr>
              <w:fldChar w:fldCharType="end"/>
            </w:r>
            <w:r w:rsidRPr="005F677E">
              <w:rPr>
                <w:rStyle w:val="Hipervnculo"/>
                <w:noProof/>
              </w:rPr>
              <w:fldChar w:fldCharType="end"/>
            </w:r>
          </w:ins>
        </w:p>
        <w:p w14:paraId="2169B3D2" w14:textId="4B840274" w:rsidR="00802331" w:rsidRDefault="00802331">
          <w:pPr>
            <w:pStyle w:val="TDC3"/>
            <w:tabs>
              <w:tab w:val="left" w:pos="1320"/>
              <w:tab w:val="right" w:leader="dot" w:pos="9061"/>
            </w:tabs>
            <w:rPr>
              <w:ins w:id="164" w:author="Raul García Fernández" w:date="2017-07-10T20:56:00Z"/>
              <w:rFonts w:asciiTheme="minorHAnsi" w:eastAsiaTheme="minorEastAsia" w:hAnsiTheme="minorHAnsi" w:cstheme="minorBidi"/>
              <w:noProof/>
              <w:sz w:val="22"/>
              <w:lang w:eastAsia="es-ES"/>
            </w:rPr>
          </w:pPr>
          <w:ins w:id="165"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"_Toc487483500"</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4.1.2</w:t>
            </w:r>
            <w:r>
              <w:rPr>
                <w:rFonts w:asciiTheme="minorHAnsi" w:eastAsiaTheme="minorEastAsia" w:hAnsiTheme="minorHAnsi" w:cstheme="minorBidi"/>
                <w:noProof/>
                <w:sz w:val="22"/>
                <w:lang w:eastAsia="es-ES"/>
              </w:rPr>
              <w:tab/>
            </w:r>
            <w:r w:rsidRPr="005F677E">
              <w:rPr>
                <w:rStyle w:val="Hipervnculo"/>
                <w:noProof/>
              </w:rPr>
              <w:t>Creación de cuentas:</w:t>
            </w:r>
            <w:r>
              <w:rPr>
                <w:noProof/>
                <w:webHidden/>
              </w:rPr>
              <w:tab/>
            </w:r>
            <w:r>
              <w:rPr>
                <w:noProof/>
                <w:webHidden/>
              </w:rPr>
              <w:fldChar w:fldCharType="begin"/>
            </w:r>
            <w:r>
              <w:rPr>
                <w:noProof/>
                <w:webHidden/>
              </w:rPr>
              <w:instrText xml:space="preserve"> PAGEREF _Toc487483500 \h </w:instrText>
            </w:r>
            <w:r>
              <w:rPr>
                <w:noProof/>
                <w:webHidden/>
              </w:rPr>
            </w:r>
          </w:ins>
          <w:r>
            <w:rPr>
              <w:noProof/>
              <w:webHidden/>
            </w:rPr>
            <w:fldChar w:fldCharType="separate"/>
          </w:r>
          <w:ins w:id="166" w:author="Raul García Fernández" w:date="2017-07-10T20:58:00Z">
            <w:r w:rsidR="007E0E3F">
              <w:rPr>
                <w:noProof/>
                <w:webHidden/>
              </w:rPr>
              <w:t>31</w:t>
            </w:r>
          </w:ins>
          <w:ins w:id="167" w:author="Raul García Fernández" w:date="2017-07-10T20:56:00Z">
            <w:r>
              <w:rPr>
                <w:noProof/>
                <w:webHidden/>
              </w:rPr>
              <w:fldChar w:fldCharType="end"/>
            </w:r>
            <w:r w:rsidRPr="005F677E">
              <w:rPr>
                <w:rStyle w:val="Hipervnculo"/>
                <w:noProof/>
              </w:rPr>
              <w:fldChar w:fldCharType="end"/>
            </w:r>
          </w:ins>
        </w:p>
        <w:p w14:paraId="6F243469" w14:textId="2F829632" w:rsidR="00802331" w:rsidRDefault="00802331">
          <w:pPr>
            <w:pStyle w:val="TDC2"/>
            <w:tabs>
              <w:tab w:val="left" w:pos="880"/>
              <w:tab w:val="right" w:leader="dot" w:pos="9061"/>
            </w:tabs>
            <w:rPr>
              <w:ins w:id="168" w:author="Raul García Fernández" w:date="2017-07-10T20:56:00Z"/>
              <w:rFonts w:asciiTheme="minorHAnsi" w:eastAsiaTheme="minorEastAsia" w:hAnsiTheme="minorHAnsi" w:cstheme="minorBidi"/>
              <w:noProof/>
              <w:sz w:val="22"/>
              <w:lang w:eastAsia="es-ES"/>
            </w:rPr>
          </w:pPr>
          <w:ins w:id="169" w:author="Raul García Fernández" w:date="2017-07-10T20:56:00Z">
            <w:r w:rsidRPr="005F677E">
              <w:rPr>
                <w:rStyle w:val="Hipervnculo"/>
                <w:noProof/>
              </w:rPr>
              <w:lastRenderedPageBreak/>
              <w:fldChar w:fldCharType="begin"/>
            </w:r>
            <w:r w:rsidRPr="005F677E">
              <w:rPr>
                <w:rStyle w:val="Hipervnculo"/>
                <w:noProof/>
              </w:rPr>
              <w:instrText xml:space="preserve"> </w:instrText>
            </w:r>
            <w:r>
              <w:rPr>
                <w:noProof/>
              </w:rPr>
              <w:instrText>HYPERLINK \l "_Toc487483501"</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4.2</w:t>
            </w:r>
            <w:r>
              <w:rPr>
                <w:rFonts w:asciiTheme="minorHAnsi" w:eastAsiaTheme="minorEastAsia" w:hAnsiTheme="minorHAnsi" w:cstheme="minorBidi"/>
                <w:noProof/>
                <w:sz w:val="22"/>
                <w:lang w:eastAsia="es-ES"/>
              </w:rPr>
              <w:tab/>
            </w:r>
            <w:r w:rsidRPr="005F677E">
              <w:rPr>
                <w:rStyle w:val="Hipervnculo"/>
                <w:noProof/>
              </w:rPr>
              <w:t>Lado cliente</w:t>
            </w:r>
            <w:r>
              <w:rPr>
                <w:noProof/>
                <w:webHidden/>
              </w:rPr>
              <w:tab/>
            </w:r>
            <w:r>
              <w:rPr>
                <w:noProof/>
                <w:webHidden/>
              </w:rPr>
              <w:fldChar w:fldCharType="begin"/>
            </w:r>
            <w:r>
              <w:rPr>
                <w:noProof/>
                <w:webHidden/>
              </w:rPr>
              <w:instrText xml:space="preserve"> PAGEREF _Toc487483501 \h </w:instrText>
            </w:r>
            <w:r>
              <w:rPr>
                <w:noProof/>
                <w:webHidden/>
              </w:rPr>
            </w:r>
          </w:ins>
          <w:r>
            <w:rPr>
              <w:noProof/>
              <w:webHidden/>
            </w:rPr>
            <w:fldChar w:fldCharType="separate"/>
          </w:r>
          <w:ins w:id="170" w:author="Raul García Fernández" w:date="2017-07-10T20:58:00Z">
            <w:r w:rsidR="007E0E3F">
              <w:rPr>
                <w:noProof/>
                <w:webHidden/>
              </w:rPr>
              <w:t>32</w:t>
            </w:r>
          </w:ins>
          <w:ins w:id="171" w:author="Raul García Fernández" w:date="2017-07-10T20:56:00Z">
            <w:r>
              <w:rPr>
                <w:noProof/>
                <w:webHidden/>
              </w:rPr>
              <w:fldChar w:fldCharType="end"/>
            </w:r>
            <w:r w:rsidRPr="005F677E">
              <w:rPr>
                <w:rStyle w:val="Hipervnculo"/>
                <w:noProof/>
              </w:rPr>
              <w:fldChar w:fldCharType="end"/>
            </w:r>
          </w:ins>
        </w:p>
        <w:p w14:paraId="5AFB9807" w14:textId="1279C792" w:rsidR="00802331" w:rsidRDefault="00802331">
          <w:pPr>
            <w:pStyle w:val="TDC3"/>
            <w:tabs>
              <w:tab w:val="left" w:pos="1320"/>
              <w:tab w:val="right" w:leader="dot" w:pos="9061"/>
            </w:tabs>
            <w:rPr>
              <w:ins w:id="172" w:author="Raul García Fernández" w:date="2017-07-10T20:56:00Z"/>
              <w:rFonts w:asciiTheme="minorHAnsi" w:eastAsiaTheme="minorEastAsia" w:hAnsiTheme="minorHAnsi" w:cstheme="minorBidi"/>
              <w:noProof/>
              <w:sz w:val="22"/>
              <w:lang w:eastAsia="es-ES"/>
            </w:rPr>
          </w:pPr>
          <w:ins w:id="173" w:author="Raul García Fernández" w:date="2017-07-10T20:56:00Z">
            <w:r w:rsidRPr="005F677E">
              <w:rPr>
                <w:rStyle w:val="Hipervnculo"/>
                <w:noProof/>
              </w:rPr>
              <w:fldChar w:fldCharType="begin"/>
            </w:r>
            <w:r w:rsidRPr="005F677E">
              <w:rPr>
                <w:rStyle w:val="Hipervnculo"/>
                <w:noProof/>
              </w:rPr>
              <w:instrText xml:space="preserve"> </w:instrText>
            </w:r>
            <w:r>
              <w:rPr>
                <w:noProof/>
              </w:rPr>
              <w:instrText>HYPERLINK \l "_Toc487483502"</w:instrText>
            </w:r>
            <w:r w:rsidRPr="005F677E">
              <w:rPr>
                <w:rStyle w:val="Hipervnculo"/>
                <w:noProof/>
              </w:rPr>
              <w:instrText xml:space="preserve"> </w:instrText>
            </w:r>
            <w:r w:rsidRPr="005F677E">
              <w:rPr>
                <w:rStyle w:val="Hipervnculo"/>
                <w:noProof/>
              </w:rPr>
            </w:r>
            <w:r w:rsidRPr="005F677E">
              <w:rPr>
                <w:rStyle w:val="Hipervnculo"/>
                <w:noProof/>
              </w:rPr>
              <w:fldChar w:fldCharType="separate"/>
            </w:r>
            <w:r w:rsidRPr="005F677E">
              <w:rPr>
                <w:rStyle w:val="Hipervnculo"/>
                <w:noProof/>
              </w:rPr>
              <w:t>4.2.1</w:t>
            </w:r>
            <w:r>
              <w:rPr>
                <w:rFonts w:asciiTheme="minorHAnsi" w:eastAsiaTheme="minorEastAsia" w:hAnsiTheme="minorHAnsi" w:cstheme="minorBidi"/>
                <w:noProof/>
                <w:sz w:val="22"/>
                <w:lang w:eastAsia="es-ES"/>
              </w:rPr>
              <w:tab/>
            </w:r>
            <w:r w:rsidRPr="005F677E">
              <w:rPr>
                <w:rStyle w:val="Hipervnculo"/>
                <w:noProof/>
              </w:rPr>
              <w:t>Angular.js: El MVC en el cliente</w:t>
            </w:r>
            <w:r>
              <w:rPr>
                <w:noProof/>
                <w:webHidden/>
              </w:rPr>
              <w:tab/>
            </w:r>
            <w:r>
              <w:rPr>
                <w:noProof/>
                <w:webHidden/>
              </w:rPr>
              <w:fldChar w:fldCharType="begin"/>
            </w:r>
            <w:r>
              <w:rPr>
                <w:noProof/>
                <w:webHidden/>
              </w:rPr>
              <w:instrText xml:space="preserve"> PAGEREF _Toc487483502 \h </w:instrText>
            </w:r>
            <w:r>
              <w:rPr>
                <w:noProof/>
                <w:webHidden/>
              </w:rPr>
            </w:r>
          </w:ins>
          <w:r>
            <w:rPr>
              <w:noProof/>
              <w:webHidden/>
            </w:rPr>
            <w:fldChar w:fldCharType="separate"/>
          </w:r>
          <w:ins w:id="174" w:author="Raul García Fernández" w:date="2017-07-10T20:58:00Z">
            <w:r w:rsidR="007E0E3F">
              <w:rPr>
                <w:noProof/>
                <w:webHidden/>
              </w:rPr>
              <w:t>32</w:t>
            </w:r>
          </w:ins>
          <w:ins w:id="175" w:author="Raul García Fernández" w:date="2017-07-10T20:56:00Z">
            <w:r>
              <w:rPr>
                <w:noProof/>
                <w:webHidden/>
              </w:rPr>
              <w:fldChar w:fldCharType="end"/>
            </w:r>
            <w:r w:rsidRPr="005F677E">
              <w:rPr>
                <w:rStyle w:val="Hipervnculo"/>
                <w:noProof/>
              </w:rPr>
              <w:fldChar w:fldCharType="end"/>
            </w:r>
          </w:ins>
        </w:p>
        <w:p w14:paraId="1E143B39" w14:textId="73E769BD" w:rsidR="00585847" w:rsidDel="00802331" w:rsidRDefault="00585847">
          <w:pPr>
            <w:pStyle w:val="TDC1"/>
            <w:rPr>
              <w:ins w:id="176" w:author="RAQUEL BLANCO AGUIRRE" w:date="2017-07-10T19:39:00Z"/>
              <w:del w:id="177" w:author="Raul García Fernández" w:date="2017-07-10T20:55:00Z"/>
              <w:rFonts w:asciiTheme="minorHAnsi" w:eastAsiaTheme="minorEastAsia" w:hAnsiTheme="minorHAnsi" w:cstheme="minorBidi"/>
              <w:noProof/>
              <w:sz w:val="22"/>
              <w:lang w:eastAsia="es-ES"/>
            </w:rPr>
          </w:pPr>
          <w:ins w:id="178" w:author="RAQUEL BLANCO AGUIRRE" w:date="2017-07-10T19:39:00Z">
            <w:del w:id="179" w:author="Raul García Fernández" w:date="2017-07-10T20:55:00Z">
              <w:r w:rsidRPr="00802331" w:rsidDel="00802331">
                <w:rPr>
                  <w:rStyle w:val="Hipervnculo"/>
                  <w:noProof/>
                  <w:rPrChange w:id="180" w:author="Raul García Fernández" w:date="2017-07-10T20:55:00Z">
                    <w:rPr>
                      <w:rStyle w:val="Hipervnculo"/>
                      <w:noProof/>
                    </w:rPr>
                  </w:rPrChange>
                </w:rPr>
                <w:delText>Contenido</w:delText>
              </w:r>
              <w:r w:rsidDel="00802331">
                <w:rPr>
                  <w:noProof/>
                  <w:webHidden/>
                </w:rPr>
                <w:tab/>
                <w:delText>2</w:delText>
              </w:r>
            </w:del>
          </w:ins>
        </w:p>
        <w:p w14:paraId="0930B55B" w14:textId="479FF1A9" w:rsidR="00585847" w:rsidDel="00802331" w:rsidRDefault="00585847">
          <w:pPr>
            <w:pStyle w:val="TDC1"/>
            <w:rPr>
              <w:ins w:id="181" w:author="RAQUEL BLANCO AGUIRRE" w:date="2017-07-10T19:39:00Z"/>
              <w:del w:id="182" w:author="Raul García Fernández" w:date="2017-07-10T20:55:00Z"/>
              <w:rFonts w:asciiTheme="minorHAnsi" w:eastAsiaTheme="minorEastAsia" w:hAnsiTheme="minorHAnsi" w:cstheme="minorBidi"/>
              <w:noProof/>
              <w:sz w:val="22"/>
              <w:lang w:eastAsia="es-ES"/>
            </w:rPr>
          </w:pPr>
          <w:ins w:id="183" w:author="RAQUEL BLANCO AGUIRRE" w:date="2017-07-10T19:39:00Z">
            <w:del w:id="184" w:author="Raul García Fernández" w:date="2017-07-10T20:55:00Z">
              <w:r w:rsidRPr="00802331" w:rsidDel="00802331">
                <w:rPr>
                  <w:rStyle w:val="Hipervnculo"/>
                  <w:noProof/>
                  <w:rPrChange w:id="185" w:author="Raul García Fernández" w:date="2017-07-10T20:55:00Z">
                    <w:rPr>
                      <w:rStyle w:val="Hipervnculo"/>
                      <w:noProof/>
                    </w:rPr>
                  </w:rPrChange>
                </w:rPr>
                <w:delText>Ilustraciones</w:delText>
              </w:r>
              <w:r w:rsidDel="00802331">
                <w:rPr>
                  <w:noProof/>
                  <w:webHidden/>
                </w:rPr>
                <w:tab/>
                <w:delText>3</w:delText>
              </w:r>
            </w:del>
          </w:ins>
        </w:p>
        <w:p w14:paraId="2CAA07A7" w14:textId="77632593" w:rsidR="00585847" w:rsidDel="00802331" w:rsidRDefault="00585847">
          <w:pPr>
            <w:pStyle w:val="TDC1"/>
            <w:rPr>
              <w:ins w:id="186" w:author="RAQUEL BLANCO AGUIRRE" w:date="2017-07-10T19:39:00Z"/>
              <w:del w:id="187" w:author="Raul García Fernández" w:date="2017-07-10T20:55:00Z"/>
              <w:rFonts w:asciiTheme="minorHAnsi" w:eastAsiaTheme="minorEastAsia" w:hAnsiTheme="minorHAnsi" w:cstheme="minorBidi"/>
              <w:noProof/>
              <w:sz w:val="22"/>
              <w:lang w:eastAsia="es-ES"/>
            </w:rPr>
          </w:pPr>
          <w:ins w:id="188" w:author="RAQUEL BLANCO AGUIRRE" w:date="2017-07-10T19:39:00Z">
            <w:del w:id="189" w:author="Raul García Fernández" w:date="2017-07-10T20:55:00Z">
              <w:r w:rsidRPr="00802331" w:rsidDel="00802331">
                <w:rPr>
                  <w:rStyle w:val="Hipervnculo"/>
                  <w:noProof/>
                  <w:rPrChange w:id="190" w:author="Raul García Fernández" w:date="2017-07-10T20:55:00Z">
                    <w:rPr>
                      <w:rStyle w:val="Hipervnculo"/>
                      <w:noProof/>
                    </w:rPr>
                  </w:rPrChange>
                </w:rPr>
                <w:delText>Tablas</w:delText>
              </w:r>
              <w:r w:rsidDel="00802331">
                <w:rPr>
                  <w:noProof/>
                  <w:webHidden/>
                </w:rPr>
                <w:tab/>
                <w:delText>4</w:delText>
              </w:r>
            </w:del>
          </w:ins>
        </w:p>
        <w:p w14:paraId="11F44FDD" w14:textId="472F41C9" w:rsidR="00585847" w:rsidDel="00802331" w:rsidRDefault="00585847">
          <w:pPr>
            <w:pStyle w:val="TDC1"/>
            <w:tabs>
              <w:tab w:val="left" w:pos="480"/>
            </w:tabs>
            <w:rPr>
              <w:ins w:id="191" w:author="RAQUEL BLANCO AGUIRRE" w:date="2017-07-10T19:39:00Z"/>
              <w:del w:id="192" w:author="Raul García Fernández" w:date="2017-07-10T20:55:00Z"/>
              <w:rFonts w:asciiTheme="minorHAnsi" w:eastAsiaTheme="minorEastAsia" w:hAnsiTheme="minorHAnsi" w:cstheme="minorBidi"/>
              <w:noProof/>
              <w:sz w:val="22"/>
              <w:lang w:eastAsia="es-ES"/>
            </w:rPr>
          </w:pPr>
          <w:ins w:id="193" w:author="RAQUEL BLANCO AGUIRRE" w:date="2017-07-10T19:39:00Z">
            <w:del w:id="194" w:author="Raul García Fernández" w:date="2017-07-10T20:55:00Z">
              <w:r w:rsidRPr="00802331" w:rsidDel="00802331">
                <w:rPr>
                  <w:rStyle w:val="Hipervnculo"/>
                  <w:noProof/>
                  <w:rPrChange w:id="195" w:author="Raul García Fernández" w:date="2017-07-10T20:55:00Z">
                    <w:rPr>
                      <w:rStyle w:val="Hipervnculo"/>
                      <w:noProof/>
                    </w:rPr>
                  </w:rPrChange>
                </w:rPr>
                <w:delText>1.</w:delText>
              </w:r>
              <w:r w:rsidDel="00802331">
                <w:rPr>
                  <w:rFonts w:asciiTheme="minorHAnsi" w:eastAsiaTheme="minorEastAsia" w:hAnsiTheme="minorHAnsi" w:cstheme="minorBidi"/>
                  <w:noProof/>
                  <w:sz w:val="22"/>
                  <w:lang w:eastAsia="es-ES"/>
                </w:rPr>
                <w:tab/>
              </w:r>
              <w:r w:rsidRPr="00802331" w:rsidDel="00802331">
                <w:rPr>
                  <w:rStyle w:val="Hipervnculo"/>
                  <w:noProof/>
                  <w:rPrChange w:id="196" w:author="Raul García Fernández" w:date="2017-07-10T20:55:00Z">
                    <w:rPr>
                      <w:rStyle w:val="Hipervnculo"/>
                      <w:noProof/>
                    </w:rPr>
                  </w:rPrChange>
                </w:rPr>
                <w:delText>Arquitectura del sistema</w:delText>
              </w:r>
              <w:r w:rsidDel="00802331">
                <w:rPr>
                  <w:noProof/>
                  <w:webHidden/>
                </w:rPr>
                <w:tab/>
                <w:delText>5</w:delText>
              </w:r>
            </w:del>
          </w:ins>
        </w:p>
        <w:p w14:paraId="64A87B9E" w14:textId="738E3CB9" w:rsidR="00585847" w:rsidDel="00802331" w:rsidRDefault="00585847">
          <w:pPr>
            <w:pStyle w:val="TDC2"/>
            <w:tabs>
              <w:tab w:val="left" w:pos="880"/>
              <w:tab w:val="right" w:leader="dot" w:pos="9061"/>
            </w:tabs>
            <w:rPr>
              <w:ins w:id="197" w:author="RAQUEL BLANCO AGUIRRE" w:date="2017-07-10T19:39:00Z"/>
              <w:del w:id="198" w:author="Raul García Fernández" w:date="2017-07-10T20:55:00Z"/>
              <w:rFonts w:asciiTheme="minorHAnsi" w:eastAsiaTheme="minorEastAsia" w:hAnsiTheme="minorHAnsi" w:cstheme="minorBidi"/>
              <w:noProof/>
              <w:sz w:val="22"/>
              <w:lang w:eastAsia="es-ES"/>
            </w:rPr>
          </w:pPr>
          <w:ins w:id="199" w:author="RAQUEL BLANCO AGUIRRE" w:date="2017-07-10T19:39:00Z">
            <w:del w:id="200" w:author="Raul García Fernández" w:date="2017-07-10T20:55:00Z">
              <w:r w:rsidRPr="00802331" w:rsidDel="00802331">
                <w:rPr>
                  <w:rStyle w:val="Hipervnculo"/>
                  <w:noProof/>
                  <w:rPrChange w:id="201" w:author="Raul García Fernández" w:date="2017-07-10T20:55:00Z">
                    <w:rPr>
                      <w:rStyle w:val="Hipervnculo"/>
                      <w:noProof/>
                    </w:rPr>
                  </w:rPrChange>
                </w:rPr>
                <w:delText>1.1</w:delText>
              </w:r>
              <w:r w:rsidDel="00802331">
                <w:rPr>
                  <w:rFonts w:asciiTheme="minorHAnsi" w:eastAsiaTheme="minorEastAsia" w:hAnsiTheme="minorHAnsi" w:cstheme="minorBidi"/>
                  <w:noProof/>
                  <w:sz w:val="22"/>
                  <w:lang w:eastAsia="es-ES"/>
                </w:rPr>
                <w:tab/>
              </w:r>
              <w:r w:rsidRPr="00802331" w:rsidDel="00802331">
                <w:rPr>
                  <w:rStyle w:val="Hipervnculo"/>
                  <w:noProof/>
                  <w:rPrChange w:id="202" w:author="Raul García Fernández" w:date="2017-07-10T20:55:00Z">
                    <w:rPr>
                      <w:rStyle w:val="Hipervnculo"/>
                      <w:noProof/>
                    </w:rPr>
                  </w:rPrChange>
                </w:rPr>
                <w:delText>Introducción al sistema:</w:delText>
              </w:r>
              <w:r w:rsidDel="00802331">
                <w:rPr>
                  <w:noProof/>
                  <w:webHidden/>
                </w:rPr>
                <w:tab/>
                <w:delText>5</w:delText>
              </w:r>
            </w:del>
          </w:ins>
        </w:p>
        <w:p w14:paraId="2E9B4E4A" w14:textId="3F87EE25" w:rsidR="00585847" w:rsidDel="00802331" w:rsidRDefault="00585847">
          <w:pPr>
            <w:pStyle w:val="TDC2"/>
            <w:tabs>
              <w:tab w:val="left" w:pos="880"/>
              <w:tab w:val="right" w:leader="dot" w:pos="9061"/>
            </w:tabs>
            <w:rPr>
              <w:ins w:id="203" w:author="RAQUEL BLANCO AGUIRRE" w:date="2017-07-10T19:39:00Z"/>
              <w:del w:id="204" w:author="Raul García Fernández" w:date="2017-07-10T20:55:00Z"/>
              <w:rFonts w:asciiTheme="minorHAnsi" w:eastAsiaTheme="minorEastAsia" w:hAnsiTheme="minorHAnsi" w:cstheme="minorBidi"/>
              <w:noProof/>
              <w:sz w:val="22"/>
              <w:lang w:eastAsia="es-ES"/>
            </w:rPr>
          </w:pPr>
          <w:ins w:id="205" w:author="RAQUEL BLANCO AGUIRRE" w:date="2017-07-10T19:39:00Z">
            <w:del w:id="206" w:author="Raul García Fernández" w:date="2017-07-10T20:55:00Z">
              <w:r w:rsidRPr="00802331" w:rsidDel="00802331">
                <w:rPr>
                  <w:rStyle w:val="Hipervnculo"/>
                  <w:noProof/>
                  <w:rPrChange w:id="207" w:author="Raul García Fernández" w:date="2017-07-10T20:55:00Z">
                    <w:rPr>
                      <w:rStyle w:val="Hipervnculo"/>
                      <w:noProof/>
                    </w:rPr>
                  </w:rPrChange>
                </w:rPr>
                <w:delText>1.2</w:delText>
              </w:r>
              <w:r w:rsidDel="00802331">
                <w:rPr>
                  <w:rFonts w:asciiTheme="minorHAnsi" w:eastAsiaTheme="minorEastAsia" w:hAnsiTheme="minorHAnsi" w:cstheme="minorBidi"/>
                  <w:noProof/>
                  <w:sz w:val="22"/>
                  <w:lang w:eastAsia="es-ES"/>
                </w:rPr>
                <w:tab/>
              </w:r>
              <w:r w:rsidRPr="00802331" w:rsidDel="00802331">
                <w:rPr>
                  <w:rStyle w:val="Hipervnculo"/>
                  <w:noProof/>
                  <w:rPrChange w:id="208" w:author="Raul García Fernández" w:date="2017-07-10T20:55:00Z">
                    <w:rPr>
                      <w:rStyle w:val="Hipervnculo"/>
                      <w:noProof/>
                    </w:rPr>
                  </w:rPrChange>
                </w:rPr>
                <w:delText>Arquitectura Modelo-vista-controlador</w:delText>
              </w:r>
              <w:r w:rsidDel="00802331">
                <w:rPr>
                  <w:noProof/>
                  <w:webHidden/>
                </w:rPr>
                <w:tab/>
                <w:delText>6</w:delText>
              </w:r>
            </w:del>
          </w:ins>
        </w:p>
        <w:p w14:paraId="17174A52" w14:textId="01BB6C30" w:rsidR="00585847" w:rsidDel="00802331" w:rsidRDefault="00585847">
          <w:pPr>
            <w:pStyle w:val="TDC2"/>
            <w:tabs>
              <w:tab w:val="left" w:pos="880"/>
              <w:tab w:val="right" w:leader="dot" w:pos="9061"/>
            </w:tabs>
            <w:rPr>
              <w:ins w:id="209" w:author="RAQUEL BLANCO AGUIRRE" w:date="2017-07-10T19:39:00Z"/>
              <w:del w:id="210" w:author="Raul García Fernández" w:date="2017-07-10T20:55:00Z"/>
              <w:rFonts w:asciiTheme="minorHAnsi" w:eastAsiaTheme="minorEastAsia" w:hAnsiTheme="minorHAnsi" w:cstheme="minorBidi"/>
              <w:noProof/>
              <w:sz w:val="22"/>
              <w:lang w:eastAsia="es-ES"/>
            </w:rPr>
          </w:pPr>
          <w:ins w:id="211" w:author="RAQUEL BLANCO AGUIRRE" w:date="2017-07-10T19:39:00Z">
            <w:del w:id="212" w:author="Raul García Fernández" w:date="2017-07-10T20:55:00Z">
              <w:r w:rsidRPr="00802331" w:rsidDel="00802331">
                <w:rPr>
                  <w:rStyle w:val="Hipervnculo"/>
                  <w:noProof/>
                  <w:rPrChange w:id="213" w:author="Raul García Fernández" w:date="2017-07-10T20:55:00Z">
                    <w:rPr>
                      <w:rStyle w:val="Hipervnculo"/>
                      <w:noProof/>
                    </w:rPr>
                  </w:rPrChange>
                </w:rPr>
                <w:delText>1.3</w:delText>
              </w:r>
              <w:r w:rsidDel="00802331">
                <w:rPr>
                  <w:rFonts w:asciiTheme="minorHAnsi" w:eastAsiaTheme="minorEastAsia" w:hAnsiTheme="minorHAnsi" w:cstheme="minorBidi"/>
                  <w:noProof/>
                  <w:sz w:val="22"/>
                  <w:lang w:eastAsia="es-ES"/>
                </w:rPr>
                <w:tab/>
              </w:r>
              <w:r w:rsidRPr="00802331" w:rsidDel="00802331">
                <w:rPr>
                  <w:rStyle w:val="Hipervnculo"/>
                  <w:noProof/>
                  <w:rPrChange w:id="214" w:author="Raul García Fernández" w:date="2017-07-10T20:55:00Z">
                    <w:rPr>
                      <w:rStyle w:val="Hipervnculo"/>
                      <w:noProof/>
                    </w:rPr>
                  </w:rPrChange>
                </w:rPr>
                <w:delText>Arquitectura REST:</w:delText>
              </w:r>
              <w:r w:rsidDel="00802331">
                <w:rPr>
                  <w:noProof/>
                  <w:webHidden/>
                </w:rPr>
                <w:tab/>
                <w:delText>7</w:delText>
              </w:r>
            </w:del>
          </w:ins>
        </w:p>
        <w:p w14:paraId="738AF2AB" w14:textId="6070C202" w:rsidR="00585847" w:rsidDel="00802331" w:rsidRDefault="00585847">
          <w:pPr>
            <w:pStyle w:val="TDC1"/>
            <w:tabs>
              <w:tab w:val="left" w:pos="480"/>
            </w:tabs>
            <w:rPr>
              <w:ins w:id="215" w:author="RAQUEL BLANCO AGUIRRE" w:date="2017-07-10T19:39:00Z"/>
              <w:del w:id="216" w:author="Raul García Fernández" w:date="2017-07-10T20:55:00Z"/>
              <w:rFonts w:asciiTheme="minorHAnsi" w:eastAsiaTheme="minorEastAsia" w:hAnsiTheme="minorHAnsi" w:cstheme="minorBidi"/>
              <w:noProof/>
              <w:sz w:val="22"/>
              <w:lang w:eastAsia="es-ES"/>
            </w:rPr>
          </w:pPr>
          <w:ins w:id="217" w:author="RAQUEL BLANCO AGUIRRE" w:date="2017-07-10T19:39:00Z">
            <w:del w:id="218" w:author="Raul García Fernández" w:date="2017-07-10T20:55:00Z">
              <w:r w:rsidRPr="00802331" w:rsidDel="00802331">
                <w:rPr>
                  <w:rStyle w:val="Hipervnculo"/>
                  <w:noProof/>
                  <w:rPrChange w:id="219" w:author="Raul García Fernández" w:date="2017-07-10T20:55:00Z">
                    <w:rPr>
                      <w:rStyle w:val="Hipervnculo"/>
                      <w:noProof/>
                    </w:rPr>
                  </w:rPrChange>
                </w:rPr>
                <w:delText>2.</w:delText>
              </w:r>
              <w:r w:rsidDel="00802331">
                <w:rPr>
                  <w:rFonts w:asciiTheme="minorHAnsi" w:eastAsiaTheme="minorEastAsia" w:hAnsiTheme="minorHAnsi" w:cstheme="minorBidi"/>
                  <w:noProof/>
                  <w:sz w:val="22"/>
                  <w:lang w:eastAsia="es-ES"/>
                </w:rPr>
                <w:tab/>
              </w:r>
              <w:r w:rsidRPr="00802331" w:rsidDel="00802331">
                <w:rPr>
                  <w:rStyle w:val="Hipervnculo"/>
                  <w:noProof/>
                  <w:rPrChange w:id="220" w:author="Raul García Fernández" w:date="2017-07-10T20:55:00Z">
                    <w:rPr>
                      <w:rStyle w:val="Hipervnculo"/>
                      <w:noProof/>
                    </w:rPr>
                  </w:rPrChange>
                </w:rPr>
                <w:delText>Diseño de datos</w:delText>
              </w:r>
              <w:r w:rsidDel="00802331">
                <w:rPr>
                  <w:noProof/>
                  <w:webHidden/>
                </w:rPr>
                <w:tab/>
                <w:delText>8</w:delText>
              </w:r>
            </w:del>
          </w:ins>
        </w:p>
        <w:p w14:paraId="348C83E1" w14:textId="2466FE82" w:rsidR="00585847" w:rsidDel="00802331" w:rsidRDefault="00585847">
          <w:pPr>
            <w:pStyle w:val="TDC2"/>
            <w:tabs>
              <w:tab w:val="left" w:pos="880"/>
              <w:tab w:val="right" w:leader="dot" w:pos="9061"/>
            </w:tabs>
            <w:rPr>
              <w:ins w:id="221" w:author="RAQUEL BLANCO AGUIRRE" w:date="2017-07-10T19:39:00Z"/>
              <w:del w:id="222" w:author="Raul García Fernández" w:date="2017-07-10T20:55:00Z"/>
              <w:rFonts w:asciiTheme="minorHAnsi" w:eastAsiaTheme="minorEastAsia" w:hAnsiTheme="minorHAnsi" w:cstheme="minorBidi"/>
              <w:noProof/>
              <w:sz w:val="22"/>
              <w:lang w:eastAsia="es-ES"/>
            </w:rPr>
          </w:pPr>
          <w:ins w:id="223" w:author="RAQUEL BLANCO AGUIRRE" w:date="2017-07-10T19:39:00Z">
            <w:del w:id="224" w:author="Raul García Fernández" w:date="2017-07-10T20:55:00Z">
              <w:r w:rsidRPr="00802331" w:rsidDel="00802331">
                <w:rPr>
                  <w:rStyle w:val="Hipervnculo"/>
                  <w:noProof/>
                  <w:rPrChange w:id="225" w:author="Raul García Fernández" w:date="2017-07-10T20:55:00Z">
                    <w:rPr>
                      <w:rStyle w:val="Hipervnculo"/>
                      <w:noProof/>
                    </w:rPr>
                  </w:rPrChange>
                </w:rPr>
                <w:delText>2.1</w:delText>
              </w:r>
              <w:r w:rsidDel="00802331">
                <w:rPr>
                  <w:rFonts w:asciiTheme="minorHAnsi" w:eastAsiaTheme="minorEastAsia" w:hAnsiTheme="minorHAnsi" w:cstheme="minorBidi"/>
                  <w:noProof/>
                  <w:sz w:val="22"/>
                  <w:lang w:eastAsia="es-ES"/>
                </w:rPr>
                <w:tab/>
              </w:r>
              <w:r w:rsidRPr="00802331" w:rsidDel="00802331">
                <w:rPr>
                  <w:rStyle w:val="Hipervnculo"/>
                  <w:noProof/>
                  <w:rPrChange w:id="226" w:author="Raul García Fernández" w:date="2017-07-10T20:55:00Z">
                    <w:rPr>
                      <w:rStyle w:val="Hipervnculo"/>
                      <w:noProof/>
                    </w:rPr>
                  </w:rPrChange>
                </w:rPr>
                <w:delText>Introducción</w:delText>
              </w:r>
              <w:r w:rsidDel="00802331">
                <w:rPr>
                  <w:noProof/>
                  <w:webHidden/>
                </w:rPr>
                <w:tab/>
                <w:delText>8</w:delText>
              </w:r>
            </w:del>
          </w:ins>
        </w:p>
        <w:p w14:paraId="0DAC2F06" w14:textId="52688F7B" w:rsidR="00585847" w:rsidDel="00802331" w:rsidRDefault="00585847">
          <w:pPr>
            <w:pStyle w:val="TDC2"/>
            <w:tabs>
              <w:tab w:val="left" w:pos="880"/>
              <w:tab w:val="right" w:leader="dot" w:pos="9061"/>
            </w:tabs>
            <w:rPr>
              <w:ins w:id="227" w:author="RAQUEL BLANCO AGUIRRE" w:date="2017-07-10T19:39:00Z"/>
              <w:del w:id="228" w:author="Raul García Fernández" w:date="2017-07-10T20:55:00Z"/>
              <w:rFonts w:asciiTheme="minorHAnsi" w:eastAsiaTheme="minorEastAsia" w:hAnsiTheme="minorHAnsi" w:cstheme="minorBidi"/>
              <w:noProof/>
              <w:sz w:val="22"/>
              <w:lang w:eastAsia="es-ES"/>
            </w:rPr>
          </w:pPr>
          <w:ins w:id="229" w:author="RAQUEL BLANCO AGUIRRE" w:date="2017-07-10T19:39:00Z">
            <w:del w:id="230" w:author="Raul García Fernández" w:date="2017-07-10T20:55:00Z">
              <w:r w:rsidRPr="00802331" w:rsidDel="00802331">
                <w:rPr>
                  <w:rStyle w:val="Hipervnculo"/>
                  <w:noProof/>
                  <w:rPrChange w:id="231" w:author="Raul García Fernández" w:date="2017-07-10T20:55:00Z">
                    <w:rPr>
                      <w:rStyle w:val="Hipervnculo"/>
                      <w:noProof/>
                    </w:rPr>
                  </w:rPrChange>
                </w:rPr>
                <w:delText>2.2</w:delText>
              </w:r>
              <w:r w:rsidDel="00802331">
                <w:rPr>
                  <w:rFonts w:asciiTheme="minorHAnsi" w:eastAsiaTheme="minorEastAsia" w:hAnsiTheme="minorHAnsi" w:cstheme="minorBidi"/>
                  <w:noProof/>
                  <w:sz w:val="22"/>
                  <w:lang w:eastAsia="es-ES"/>
                </w:rPr>
                <w:tab/>
              </w:r>
              <w:r w:rsidRPr="00802331" w:rsidDel="00802331">
                <w:rPr>
                  <w:rStyle w:val="Hipervnculo"/>
                  <w:noProof/>
                  <w:rPrChange w:id="232" w:author="Raul García Fernández" w:date="2017-07-10T20:55:00Z">
                    <w:rPr>
                      <w:rStyle w:val="Hipervnculo"/>
                      <w:noProof/>
                    </w:rPr>
                  </w:rPrChange>
                </w:rPr>
                <w:delText>Nodos de la base de datos</w:delText>
              </w:r>
              <w:r w:rsidDel="00802331">
                <w:rPr>
                  <w:noProof/>
                  <w:webHidden/>
                </w:rPr>
                <w:tab/>
                <w:delText>8</w:delText>
              </w:r>
            </w:del>
          </w:ins>
        </w:p>
        <w:p w14:paraId="2194BC51" w14:textId="63A21639" w:rsidR="00585847" w:rsidDel="00802331" w:rsidRDefault="00585847">
          <w:pPr>
            <w:pStyle w:val="TDC3"/>
            <w:tabs>
              <w:tab w:val="left" w:pos="1320"/>
              <w:tab w:val="right" w:leader="dot" w:pos="9061"/>
            </w:tabs>
            <w:rPr>
              <w:ins w:id="233" w:author="RAQUEL BLANCO AGUIRRE" w:date="2017-07-10T19:39:00Z"/>
              <w:del w:id="234" w:author="Raul García Fernández" w:date="2017-07-10T20:55:00Z"/>
              <w:rFonts w:asciiTheme="minorHAnsi" w:eastAsiaTheme="minorEastAsia" w:hAnsiTheme="minorHAnsi" w:cstheme="minorBidi"/>
              <w:noProof/>
              <w:sz w:val="22"/>
              <w:lang w:eastAsia="es-ES"/>
            </w:rPr>
          </w:pPr>
          <w:ins w:id="235" w:author="RAQUEL BLANCO AGUIRRE" w:date="2017-07-10T19:39:00Z">
            <w:del w:id="236" w:author="Raul García Fernández" w:date="2017-07-10T20:55:00Z">
              <w:r w:rsidRPr="00802331" w:rsidDel="00802331">
                <w:rPr>
                  <w:rStyle w:val="Hipervnculo"/>
                  <w:noProof/>
                  <w:rPrChange w:id="237" w:author="Raul García Fernández" w:date="2017-07-10T20:55:00Z">
                    <w:rPr>
                      <w:rStyle w:val="Hipervnculo"/>
                      <w:noProof/>
                    </w:rPr>
                  </w:rPrChange>
                </w:rPr>
                <w:delText>2.2.1</w:delText>
              </w:r>
              <w:r w:rsidDel="00802331">
                <w:rPr>
                  <w:rFonts w:asciiTheme="minorHAnsi" w:eastAsiaTheme="minorEastAsia" w:hAnsiTheme="minorHAnsi" w:cstheme="minorBidi"/>
                  <w:noProof/>
                  <w:sz w:val="22"/>
                  <w:lang w:eastAsia="es-ES"/>
                </w:rPr>
                <w:tab/>
              </w:r>
              <w:r w:rsidRPr="00802331" w:rsidDel="00802331">
                <w:rPr>
                  <w:rStyle w:val="Hipervnculo"/>
                  <w:noProof/>
                  <w:rPrChange w:id="238" w:author="Raul García Fernández" w:date="2017-07-10T20:55:00Z">
                    <w:rPr>
                      <w:rStyle w:val="Hipervnculo"/>
                      <w:noProof/>
                    </w:rPr>
                  </w:rPrChange>
                </w:rPr>
                <w:delText>MD-Nodos:UserLogin:</w:delText>
              </w:r>
              <w:r w:rsidDel="00802331">
                <w:rPr>
                  <w:noProof/>
                  <w:webHidden/>
                </w:rPr>
                <w:tab/>
                <w:delText>8</w:delText>
              </w:r>
            </w:del>
          </w:ins>
        </w:p>
        <w:p w14:paraId="62093FAC" w14:textId="33453F5E" w:rsidR="00585847" w:rsidDel="00802331" w:rsidRDefault="00585847">
          <w:pPr>
            <w:pStyle w:val="TDC3"/>
            <w:tabs>
              <w:tab w:val="left" w:pos="1320"/>
              <w:tab w:val="right" w:leader="dot" w:pos="9061"/>
            </w:tabs>
            <w:rPr>
              <w:ins w:id="239" w:author="RAQUEL BLANCO AGUIRRE" w:date="2017-07-10T19:39:00Z"/>
              <w:del w:id="240" w:author="Raul García Fernández" w:date="2017-07-10T20:55:00Z"/>
              <w:rFonts w:asciiTheme="minorHAnsi" w:eastAsiaTheme="minorEastAsia" w:hAnsiTheme="minorHAnsi" w:cstheme="minorBidi"/>
              <w:noProof/>
              <w:sz w:val="22"/>
              <w:lang w:eastAsia="es-ES"/>
            </w:rPr>
          </w:pPr>
          <w:ins w:id="241" w:author="RAQUEL BLANCO AGUIRRE" w:date="2017-07-10T19:39:00Z">
            <w:del w:id="242" w:author="Raul García Fernández" w:date="2017-07-10T20:55:00Z">
              <w:r w:rsidRPr="00802331" w:rsidDel="00802331">
                <w:rPr>
                  <w:rStyle w:val="Hipervnculo"/>
                  <w:noProof/>
                  <w:rPrChange w:id="243" w:author="Raul García Fernández" w:date="2017-07-10T20:55:00Z">
                    <w:rPr>
                      <w:rStyle w:val="Hipervnculo"/>
                      <w:noProof/>
                    </w:rPr>
                  </w:rPrChange>
                </w:rPr>
                <w:delText>2.2.2</w:delText>
              </w:r>
              <w:r w:rsidDel="00802331">
                <w:rPr>
                  <w:rFonts w:asciiTheme="minorHAnsi" w:eastAsiaTheme="minorEastAsia" w:hAnsiTheme="minorHAnsi" w:cstheme="minorBidi"/>
                  <w:noProof/>
                  <w:sz w:val="22"/>
                  <w:lang w:eastAsia="es-ES"/>
                </w:rPr>
                <w:tab/>
              </w:r>
              <w:r w:rsidRPr="00802331" w:rsidDel="00802331">
                <w:rPr>
                  <w:rStyle w:val="Hipervnculo"/>
                  <w:noProof/>
                  <w:rPrChange w:id="244" w:author="Raul García Fernández" w:date="2017-07-10T20:55:00Z">
                    <w:rPr>
                      <w:rStyle w:val="Hipervnculo"/>
                      <w:noProof/>
                    </w:rPr>
                  </w:rPrChange>
                </w:rPr>
                <w:delText>MD-Entidades: Person</w:delText>
              </w:r>
              <w:r w:rsidDel="00802331">
                <w:rPr>
                  <w:noProof/>
                  <w:webHidden/>
                </w:rPr>
                <w:tab/>
                <w:delText>9</w:delText>
              </w:r>
            </w:del>
          </w:ins>
        </w:p>
        <w:p w14:paraId="17DC97EE" w14:textId="59AC36D7" w:rsidR="00585847" w:rsidDel="00802331" w:rsidRDefault="00585847">
          <w:pPr>
            <w:pStyle w:val="TDC3"/>
            <w:tabs>
              <w:tab w:val="left" w:pos="1320"/>
              <w:tab w:val="right" w:leader="dot" w:pos="9061"/>
            </w:tabs>
            <w:rPr>
              <w:ins w:id="245" w:author="RAQUEL BLANCO AGUIRRE" w:date="2017-07-10T19:39:00Z"/>
              <w:del w:id="246" w:author="Raul García Fernández" w:date="2017-07-10T20:55:00Z"/>
              <w:rFonts w:asciiTheme="minorHAnsi" w:eastAsiaTheme="minorEastAsia" w:hAnsiTheme="minorHAnsi" w:cstheme="minorBidi"/>
              <w:noProof/>
              <w:sz w:val="22"/>
              <w:lang w:eastAsia="es-ES"/>
            </w:rPr>
          </w:pPr>
          <w:ins w:id="247" w:author="RAQUEL BLANCO AGUIRRE" w:date="2017-07-10T19:39:00Z">
            <w:del w:id="248" w:author="Raul García Fernández" w:date="2017-07-10T20:55:00Z">
              <w:r w:rsidRPr="00802331" w:rsidDel="00802331">
                <w:rPr>
                  <w:rStyle w:val="Hipervnculo"/>
                  <w:noProof/>
                  <w:rPrChange w:id="249" w:author="Raul García Fernández" w:date="2017-07-10T20:55:00Z">
                    <w:rPr>
                      <w:rStyle w:val="Hipervnculo"/>
                      <w:noProof/>
                    </w:rPr>
                  </w:rPrChange>
                </w:rPr>
                <w:delText>2.2.3</w:delText>
              </w:r>
              <w:r w:rsidDel="00802331">
                <w:rPr>
                  <w:rFonts w:asciiTheme="minorHAnsi" w:eastAsiaTheme="minorEastAsia" w:hAnsiTheme="minorHAnsi" w:cstheme="minorBidi"/>
                  <w:noProof/>
                  <w:sz w:val="22"/>
                  <w:lang w:eastAsia="es-ES"/>
                </w:rPr>
                <w:tab/>
              </w:r>
              <w:r w:rsidRPr="00802331" w:rsidDel="00802331">
                <w:rPr>
                  <w:rStyle w:val="Hipervnculo"/>
                  <w:noProof/>
                  <w:rPrChange w:id="250" w:author="Raul García Fernández" w:date="2017-07-10T20:55:00Z">
                    <w:rPr>
                      <w:rStyle w:val="Hipervnculo"/>
                      <w:noProof/>
                    </w:rPr>
                  </w:rPrChange>
                </w:rPr>
                <w:delText>MD-Nodos: Project</w:delText>
              </w:r>
              <w:r w:rsidDel="00802331">
                <w:rPr>
                  <w:noProof/>
                  <w:webHidden/>
                </w:rPr>
                <w:tab/>
                <w:delText>10</w:delText>
              </w:r>
            </w:del>
          </w:ins>
        </w:p>
        <w:p w14:paraId="04BD5543" w14:textId="0DF2A3E0" w:rsidR="00585847" w:rsidDel="00802331" w:rsidRDefault="00585847">
          <w:pPr>
            <w:pStyle w:val="TDC3"/>
            <w:tabs>
              <w:tab w:val="left" w:pos="1320"/>
              <w:tab w:val="right" w:leader="dot" w:pos="9061"/>
            </w:tabs>
            <w:rPr>
              <w:ins w:id="251" w:author="RAQUEL BLANCO AGUIRRE" w:date="2017-07-10T19:39:00Z"/>
              <w:del w:id="252" w:author="Raul García Fernández" w:date="2017-07-10T20:55:00Z"/>
              <w:rFonts w:asciiTheme="minorHAnsi" w:eastAsiaTheme="minorEastAsia" w:hAnsiTheme="minorHAnsi" w:cstheme="minorBidi"/>
              <w:noProof/>
              <w:sz w:val="22"/>
              <w:lang w:eastAsia="es-ES"/>
            </w:rPr>
          </w:pPr>
          <w:ins w:id="253" w:author="RAQUEL BLANCO AGUIRRE" w:date="2017-07-10T19:39:00Z">
            <w:del w:id="254" w:author="Raul García Fernández" w:date="2017-07-10T20:55:00Z">
              <w:r w:rsidRPr="00802331" w:rsidDel="00802331">
                <w:rPr>
                  <w:rStyle w:val="Hipervnculo"/>
                  <w:noProof/>
                  <w:rPrChange w:id="255" w:author="Raul García Fernández" w:date="2017-07-10T20:55:00Z">
                    <w:rPr>
                      <w:rStyle w:val="Hipervnculo"/>
                      <w:noProof/>
                    </w:rPr>
                  </w:rPrChange>
                </w:rPr>
                <w:delText>2.2.4</w:delText>
              </w:r>
              <w:r w:rsidDel="00802331">
                <w:rPr>
                  <w:rFonts w:asciiTheme="minorHAnsi" w:eastAsiaTheme="minorEastAsia" w:hAnsiTheme="minorHAnsi" w:cstheme="minorBidi"/>
                  <w:noProof/>
                  <w:sz w:val="22"/>
                  <w:lang w:eastAsia="es-ES"/>
                </w:rPr>
                <w:tab/>
              </w:r>
              <w:r w:rsidRPr="00802331" w:rsidDel="00802331">
                <w:rPr>
                  <w:rStyle w:val="Hipervnculo"/>
                  <w:noProof/>
                  <w:rPrChange w:id="256" w:author="Raul García Fernández" w:date="2017-07-10T20:55:00Z">
                    <w:rPr>
                      <w:rStyle w:val="Hipervnculo"/>
                      <w:noProof/>
                    </w:rPr>
                  </w:rPrChange>
                </w:rPr>
                <w:delText>MD-Nodos: Group</w:delText>
              </w:r>
              <w:r w:rsidDel="00802331">
                <w:rPr>
                  <w:noProof/>
                  <w:webHidden/>
                </w:rPr>
                <w:tab/>
                <w:delText>11</w:delText>
              </w:r>
            </w:del>
          </w:ins>
        </w:p>
        <w:p w14:paraId="6E7CAFF9" w14:textId="2CFAE93B" w:rsidR="00585847" w:rsidDel="00802331" w:rsidRDefault="00585847">
          <w:pPr>
            <w:pStyle w:val="TDC3"/>
            <w:tabs>
              <w:tab w:val="left" w:pos="1320"/>
              <w:tab w:val="right" w:leader="dot" w:pos="9061"/>
            </w:tabs>
            <w:rPr>
              <w:ins w:id="257" w:author="RAQUEL BLANCO AGUIRRE" w:date="2017-07-10T19:39:00Z"/>
              <w:del w:id="258" w:author="Raul García Fernández" w:date="2017-07-10T20:55:00Z"/>
              <w:rFonts w:asciiTheme="minorHAnsi" w:eastAsiaTheme="minorEastAsia" w:hAnsiTheme="minorHAnsi" w:cstheme="minorBidi"/>
              <w:noProof/>
              <w:sz w:val="22"/>
              <w:lang w:eastAsia="es-ES"/>
            </w:rPr>
          </w:pPr>
          <w:ins w:id="259" w:author="RAQUEL BLANCO AGUIRRE" w:date="2017-07-10T19:39:00Z">
            <w:del w:id="260" w:author="Raul García Fernández" w:date="2017-07-10T20:55:00Z">
              <w:r w:rsidRPr="00802331" w:rsidDel="00802331">
                <w:rPr>
                  <w:rStyle w:val="Hipervnculo"/>
                  <w:noProof/>
                  <w:rPrChange w:id="261" w:author="Raul García Fernández" w:date="2017-07-10T20:55:00Z">
                    <w:rPr>
                      <w:rStyle w:val="Hipervnculo"/>
                      <w:noProof/>
                    </w:rPr>
                  </w:rPrChange>
                </w:rPr>
                <w:delText>2.2.5</w:delText>
              </w:r>
              <w:r w:rsidDel="00802331">
                <w:rPr>
                  <w:rFonts w:asciiTheme="minorHAnsi" w:eastAsiaTheme="minorEastAsia" w:hAnsiTheme="minorHAnsi" w:cstheme="minorBidi"/>
                  <w:noProof/>
                  <w:sz w:val="22"/>
                  <w:lang w:eastAsia="es-ES"/>
                </w:rPr>
                <w:tab/>
              </w:r>
              <w:r w:rsidRPr="00802331" w:rsidDel="00802331">
                <w:rPr>
                  <w:rStyle w:val="Hipervnculo"/>
                  <w:noProof/>
                  <w:rPrChange w:id="262" w:author="Raul García Fernández" w:date="2017-07-10T20:55:00Z">
                    <w:rPr>
                      <w:rStyle w:val="Hipervnculo"/>
                      <w:noProof/>
                    </w:rPr>
                  </w:rPrChange>
                </w:rPr>
                <w:delText>MD-Nodos: Ejecuciones</w:delText>
              </w:r>
              <w:r w:rsidDel="00802331">
                <w:rPr>
                  <w:noProof/>
                  <w:webHidden/>
                </w:rPr>
                <w:tab/>
                <w:delText>12</w:delText>
              </w:r>
            </w:del>
          </w:ins>
        </w:p>
        <w:p w14:paraId="4077CBFB" w14:textId="0FBE73F0" w:rsidR="00585847" w:rsidDel="00802331" w:rsidRDefault="00585847">
          <w:pPr>
            <w:pStyle w:val="TDC2"/>
            <w:tabs>
              <w:tab w:val="left" w:pos="880"/>
              <w:tab w:val="right" w:leader="dot" w:pos="9061"/>
            </w:tabs>
            <w:rPr>
              <w:ins w:id="263" w:author="RAQUEL BLANCO AGUIRRE" w:date="2017-07-10T19:39:00Z"/>
              <w:del w:id="264" w:author="Raul García Fernández" w:date="2017-07-10T20:55:00Z"/>
              <w:rFonts w:asciiTheme="minorHAnsi" w:eastAsiaTheme="minorEastAsia" w:hAnsiTheme="minorHAnsi" w:cstheme="minorBidi"/>
              <w:noProof/>
              <w:sz w:val="22"/>
              <w:lang w:eastAsia="es-ES"/>
            </w:rPr>
          </w:pPr>
          <w:ins w:id="265" w:author="RAQUEL BLANCO AGUIRRE" w:date="2017-07-10T19:39:00Z">
            <w:del w:id="266" w:author="Raul García Fernández" w:date="2017-07-10T20:55:00Z">
              <w:r w:rsidRPr="00802331" w:rsidDel="00802331">
                <w:rPr>
                  <w:rStyle w:val="Hipervnculo"/>
                  <w:noProof/>
                  <w:rPrChange w:id="267" w:author="Raul García Fernández" w:date="2017-07-10T20:55:00Z">
                    <w:rPr>
                      <w:rStyle w:val="Hipervnculo"/>
                      <w:noProof/>
                    </w:rPr>
                  </w:rPrChange>
                </w:rPr>
                <w:delText>2.3</w:delText>
              </w:r>
              <w:r w:rsidDel="00802331">
                <w:rPr>
                  <w:rFonts w:asciiTheme="minorHAnsi" w:eastAsiaTheme="minorEastAsia" w:hAnsiTheme="minorHAnsi" w:cstheme="minorBidi"/>
                  <w:noProof/>
                  <w:sz w:val="22"/>
                  <w:lang w:eastAsia="es-ES"/>
                </w:rPr>
                <w:tab/>
              </w:r>
              <w:r w:rsidRPr="00802331" w:rsidDel="00802331">
                <w:rPr>
                  <w:rStyle w:val="Hipervnculo"/>
                  <w:noProof/>
                  <w:rPrChange w:id="268" w:author="Raul García Fernández" w:date="2017-07-10T20:55:00Z">
                    <w:rPr>
                      <w:rStyle w:val="Hipervnculo"/>
                      <w:noProof/>
                    </w:rPr>
                  </w:rPrChange>
                </w:rPr>
                <w:delText>MD – Relaciones de la base de datos</w:delText>
              </w:r>
              <w:r w:rsidDel="00802331">
                <w:rPr>
                  <w:noProof/>
                  <w:webHidden/>
                </w:rPr>
                <w:tab/>
                <w:delText>13</w:delText>
              </w:r>
            </w:del>
          </w:ins>
        </w:p>
        <w:p w14:paraId="4ED94502" w14:textId="1EE772BB" w:rsidR="00585847" w:rsidDel="00802331" w:rsidRDefault="00585847">
          <w:pPr>
            <w:pStyle w:val="TDC2"/>
            <w:tabs>
              <w:tab w:val="left" w:pos="880"/>
              <w:tab w:val="right" w:leader="dot" w:pos="9061"/>
            </w:tabs>
            <w:rPr>
              <w:ins w:id="269" w:author="RAQUEL BLANCO AGUIRRE" w:date="2017-07-10T19:39:00Z"/>
              <w:del w:id="270" w:author="Raul García Fernández" w:date="2017-07-10T20:55:00Z"/>
              <w:rFonts w:asciiTheme="minorHAnsi" w:eastAsiaTheme="minorEastAsia" w:hAnsiTheme="minorHAnsi" w:cstheme="minorBidi"/>
              <w:noProof/>
              <w:sz w:val="22"/>
              <w:lang w:eastAsia="es-ES"/>
            </w:rPr>
          </w:pPr>
          <w:ins w:id="271" w:author="RAQUEL BLANCO AGUIRRE" w:date="2017-07-10T19:39:00Z">
            <w:del w:id="272" w:author="Raul García Fernández" w:date="2017-07-10T20:55:00Z">
              <w:r w:rsidRPr="00802331" w:rsidDel="00802331">
                <w:rPr>
                  <w:rStyle w:val="Hipervnculo"/>
                  <w:noProof/>
                  <w:rPrChange w:id="273" w:author="Raul García Fernández" w:date="2017-07-10T20:55:00Z">
                    <w:rPr>
                      <w:rStyle w:val="Hipervnculo"/>
                      <w:noProof/>
                    </w:rPr>
                  </w:rPrChange>
                </w:rPr>
                <w:delText>2.4</w:delText>
              </w:r>
              <w:r w:rsidDel="00802331">
                <w:rPr>
                  <w:rFonts w:asciiTheme="minorHAnsi" w:eastAsiaTheme="minorEastAsia" w:hAnsiTheme="minorHAnsi" w:cstheme="minorBidi"/>
                  <w:noProof/>
                  <w:sz w:val="22"/>
                  <w:lang w:eastAsia="es-ES"/>
                </w:rPr>
                <w:tab/>
              </w:r>
              <w:r w:rsidRPr="00802331" w:rsidDel="00802331">
                <w:rPr>
                  <w:rStyle w:val="Hipervnculo"/>
                  <w:noProof/>
                  <w:rPrChange w:id="274" w:author="Raul García Fernández" w:date="2017-07-10T20:55:00Z">
                    <w:rPr>
                      <w:rStyle w:val="Hipervnculo"/>
                      <w:noProof/>
                    </w:rPr>
                  </w:rPrChange>
                </w:rPr>
                <w:delText>MD – Estructura general de la base de datos</w:delText>
              </w:r>
              <w:r w:rsidDel="00802331">
                <w:rPr>
                  <w:noProof/>
                  <w:webHidden/>
                </w:rPr>
                <w:tab/>
                <w:delText>15</w:delText>
              </w:r>
            </w:del>
          </w:ins>
        </w:p>
        <w:p w14:paraId="00393BFE" w14:textId="5CC8D7AE" w:rsidR="00585847" w:rsidDel="00802331" w:rsidRDefault="00585847">
          <w:pPr>
            <w:pStyle w:val="TDC1"/>
            <w:tabs>
              <w:tab w:val="left" w:pos="480"/>
            </w:tabs>
            <w:rPr>
              <w:ins w:id="275" w:author="RAQUEL BLANCO AGUIRRE" w:date="2017-07-10T19:39:00Z"/>
              <w:del w:id="276" w:author="Raul García Fernández" w:date="2017-07-10T20:55:00Z"/>
              <w:rFonts w:asciiTheme="minorHAnsi" w:eastAsiaTheme="minorEastAsia" w:hAnsiTheme="minorHAnsi" w:cstheme="minorBidi"/>
              <w:noProof/>
              <w:sz w:val="22"/>
              <w:lang w:eastAsia="es-ES"/>
            </w:rPr>
          </w:pPr>
          <w:ins w:id="277" w:author="RAQUEL BLANCO AGUIRRE" w:date="2017-07-10T19:39:00Z">
            <w:del w:id="278" w:author="Raul García Fernández" w:date="2017-07-10T20:55:00Z">
              <w:r w:rsidRPr="00802331" w:rsidDel="00802331">
                <w:rPr>
                  <w:rStyle w:val="Hipervnculo"/>
                  <w:noProof/>
                  <w:rPrChange w:id="279" w:author="Raul García Fernández" w:date="2017-07-10T20:55:00Z">
                    <w:rPr>
                      <w:rStyle w:val="Hipervnculo"/>
                      <w:noProof/>
                    </w:rPr>
                  </w:rPrChange>
                </w:rPr>
                <w:delText>3.</w:delText>
              </w:r>
              <w:r w:rsidDel="00802331">
                <w:rPr>
                  <w:rFonts w:asciiTheme="minorHAnsi" w:eastAsiaTheme="minorEastAsia" w:hAnsiTheme="minorHAnsi" w:cstheme="minorBidi"/>
                  <w:noProof/>
                  <w:sz w:val="22"/>
                  <w:lang w:eastAsia="es-ES"/>
                </w:rPr>
                <w:tab/>
              </w:r>
              <w:r w:rsidRPr="00802331" w:rsidDel="00802331">
                <w:rPr>
                  <w:rStyle w:val="Hipervnculo"/>
                  <w:noProof/>
                  <w:rPrChange w:id="280" w:author="Raul García Fernández" w:date="2017-07-10T20:55:00Z">
                    <w:rPr>
                      <w:rStyle w:val="Hipervnculo"/>
                      <w:noProof/>
                    </w:rPr>
                  </w:rPrChange>
                </w:rPr>
                <w:delText>Diseño de sistema: Subsistema repositorio</w:delText>
              </w:r>
              <w:r w:rsidDel="00802331">
                <w:rPr>
                  <w:noProof/>
                  <w:webHidden/>
                </w:rPr>
                <w:tab/>
                <w:delText>15</w:delText>
              </w:r>
            </w:del>
          </w:ins>
        </w:p>
        <w:p w14:paraId="2EBF1FB8" w14:textId="01470786" w:rsidR="00585847" w:rsidDel="00802331" w:rsidRDefault="00585847">
          <w:pPr>
            <w:pStyle w:val="TDC2"/>
            <w:tabs>
              <w:tab w:val="left" w:pos="880"/>
              <w:tab w:val="right" w:leader="dot" w:pos="9061"/>
            </w:tabs>
            <w:rPr>
              <w:ins w:id="281" w:author="RAQUEL BLANCO AGUIRRE" w:date="2017-07-10T19:39:00Z"/>
              <w:del w:id="282" w:author="Raul García Fernández" w:date="2017-07-10T20:55:00Z"/>
              <w:rFonts w:asciiTheme="minorHAnsi" w:eastAsiaTheme="minorEastAsia" w:hAnsiTheme="minorHAnsi" w:cstheme="minorBidi"/>
              <w:noProof/>
              <w:sz w:val="22"/>
              <w:lang w:eastAsia="es-ES"/>
            </w:rPr>
          </w:pPr>
          <w:ins w:id="283" w:author="RAQUEL BLANCO AGUIRRE" w:date="2017-07-10T19:39:00Z">
            <w:del w:id="284" w:author="Raul García Fernández" w:date="2017-07-10T20:55:00Z">
              <w:r w:rsidRPr="00802331" w:rsidDel="00802331">
                <w:rPr>
                  <w:rStyle w:val="Hipervnculo"/>
                  <w:noProof/>
                  <w:rPrChange w:id="285" w:author="Raul García Fernández" w:date="2017-07-10T20:55:00Z">
                    <w:rPr>
                      <w:rStyle w:val="Hipervnculo"/>
                      <w:noProof/>
                    </w:rPr>
                  </w:rPrChange>
                </w:rPr>
                <w:delText>3.1</w:delText>
              </w:r>
              <w:r w:rsidDel="00802331">
                <w:rPr>
                  <w:rFonts w:asciiTheme="minorHAnsi" w:eastAsiaTheme="minorEastAsia" w:hAnsiTheme="minorHAnsi" w:cstheme="minorBidi"/>
                  <w:noProof/>
                  <w:sz w:val="22"/>
                  <w:lang w:eastAsia="es-ES"/>
                </w:rPr>
                <w:tab/>
              </w:r>
              <w:r w:rsidRPr="00802331" w:rsidDel="00802331">
                <w:rPr>
                  <w:rStyle w:val="Hipervnculo"/>
                  <w:noProof/>
                  <w:rPrChange w:id="286" w:author="Raul García Fernández" w:date="2017-07-10T20:55:00Z">
                    <w:rPr>
                      <w:rStyle w:val="Hipervnculo"/>
                      <w:noProof/>
                    </w:rPr>
                  </w:rPrChange>
                </w:rPr>
                <w:delText>Capa REST</w:delText>
              </w:r>
              <w:r w:rsidDel="00802331">
                <w:rPr>
                  <w:noProof/>
                  <w:webHidden/>
                </w:rPr>
                <w:tab/>
                <w:delText>16</w:delText>
              </w:r>
            </w:del>
          </w:ins>
        </w:p>
        <w:p w14:paraId="7530A245" w14:textId="37938B16" w:rsidR="00585847" w:rsidDel="00802331" w:rsidRDefault="00585847">
          <w:pPr>
            <w:pStyle w:val="TDC3"/>
            <w:tabs>
              <w:tab w:val="left" w:pos="1320"/>
              <w:tab w:val="right" w:leader="dot" w:pos="9061"/>
            </w:tabs>
            <w:rPr>
              <w:ins w:id="287" w:author="RAQUEL BLANCO AGUIRRE" w:date="2017-07-10T19:39:00Z"/>
              <w:del w:id="288" w:author="Raul García Fernández" w:date="2017-07-10T20:55:00Z"/>
              <w:rFonts w:asciiTheme="minorHAnsi" w:eastAsiaTheme="minorEastAsia" w:hAnsiTheme="minorHAnsi" w:cstheme="minorBidi"/>
              <w:noProof/>
              <w:sz w:val="22"/>
              <w:lang w:eastAsia="es-ES"/>
            </w:rPr>
          </w:pPr>
          <w:ins w:id="289" w:author="RAQUEL BLANCO AGUIRRE" w:date="2017-07-10T19:39:00Z">
            <w:del w:id="290" w:author="Raul García Fernández" w:date="2017-07-10T20:55:00Z">
              <w:r w:rsidRPr="00802331" w:rsidDel="00802331">
                <w:rPr>
                  <w:rStyle w:val="Hipervnculo"/>
                  <w:noProof/>
                  <w:rPrChange w:id="291" w:author="Raul García Fernández" w:date="2017-07-10T20:55:00Z">
                    <w:rPr>
                      <w:rStyle w:val="Hipervnculo"/>
                      <w:noProof/>
                    </w:rPr>
                  </w:rPrChange>
                </w:rPr>
                <w:delText>3.1.1</w:delText>
              </w:r>
              <w:r w:rsidDel="00802331">
                <w:rPr>
                  <w:rFonts w:asciiTheme="minorHAnsi" w:eastAsiaTheme="minorEastAsia" w:hAnsiTheme="minorHAnsi" w:cstheme="minorBidi"/>
                  <w:noProof/>
                  <w:sz w:val="22"/>
                  <w:lang w:eastAsia="es-ES"/>
                </w:rPr>
                <w:tab/>
              </w:r>
              <w:r w:rsidRPr="00802331" w:rsidDel="00802331">
                <w:rPr>
                  <w:rStyle w:val="Hipervnculo"/>
                  <w:noProof/>
                  <w:rPrChange w:id="292" w:author="Raul García Fernández" w:date="2017-07-10T20:55:00Z">
                    <w:rPr>
                      <w:rStyle w:val="Hipervnculo"/>
                      <w:noProof/>
                    </w:rPr>
                  </w:rPrChange>
                </w:rPr>
                <w:delText>Arquitectura REST</w:delText>
              </w:r>
              <w:r w:rsidDel="00802331">
                <w:rPr>
                  <w:noProof/>
                  <w:webHidden/>
                </w:rPr>
                <w:tab/>
                <w:delText>16</w:delText>
              </w:r>
            </w:del>
          </w:ins>
        </w:p>
        <w:p w14:paraId="65CE23C8" w14:textId="0B59F4FC" w:rsidR="00585847" w:rsidDel="00802331" w:rsidRDefault="00585847">
          <w:pPr>
            <w:pStyle w:val="TDC3"/>
            <w:tabs>
              <w:tab w:val="left" w:pos="1320"/>
              <w:tab w:val="right" w:leader="dot" w:pos="9061"/>
            </w:tabs>
            <w:rPr>
              <w:ins w:id="293" w:author="RAQUEL BLANCO AGUIRRE" w:date="2017-07-10T19:39:00Z"/>
              <w:del w:id="294" w:author="Raul García Fernández" w:date="2017-07-10T20:55:00Z"/>
              <w:rFonts w:asciiTheme="minorHAnsi" w:eastAsiaTheme="minorEastAsia" w:hAnsiTheme="minorHAnsi" w:cstheme="minorBidi"/>
              <w:noProof/>
              <w:sz w:val="22"/>
              <w:lang w:eastAsia="es-ES"/>
            </w:rPr>
          </w:pPr>
          <w:ins w:id="295" w:author="RAQUEL BLANCO AGUIRRE" w:date="2017-07-10T19:39:00Z">
            <w:del w:id="296" w:author="Raul García Fernández" w:date="2017-07-10T20:55:00Z">
              <w:r w:rsidRPr="00802331" w:rsidDel="00802331">
                <w:rPr>
                  <w:rStyle w:val="Hipervnculo"/>
                  <w:noProof/>
                  <w:rPrChange w:id="297" w:author="Raul García Fernández" w:date="2017-07-10T20:55:00Z">
                    <w:rPr>
                      <w:rStyle w:val="Hipervnculo"/>
                      <w:noProof/>
                    </w:rPr>
                  </w:rPrChange>
                </w:rPr>
                <w:delText>3.1.2</w:delText>
              </w:r>
              <w:r w:rsidDel="00802331">
                <w:rPr>
                  <w:rFonts w:asciiTheme="minorHAnsi" w:eastAsiaTheme="minorEastAsia" w:hAnsiTheme="minorHAnsi" w:cstheme="minorBidi"/>
                  <w:noProof/>
                  <w:sz w:val="22"/>
                  <w:lang w:eastAsia="es-ES"/>
                </w:rPr>
                <w:tab/>
              </w:r>
              <w:r w:rsidRPr="00802331" w:rsidDel="00802331">
                <w:rPr>
                  <w:rStyle w:val="Hipervnculo"/>
                  <w:noProof/>
                  <w:rPrChange w:id="298" w:author="Raul García Fernández" w:date="2017-07-10T20:55:00Z">
                    <w:rPr>
                      <w:rStyle w:val="Hipervnculo"/>
                      <w:noProof/>
                    </w:rPr>
                  </w:rPrChange>
                </w:rPr>
                <w:delText>Autenticación y sesión</w:delText>
              </w:r>
              <w:r w:rsidDel="00802331">
                <w:rPr>
                  <w:noProof/>
                  <w:webHidden/>
                </w:rPr>
                <w:tab/>
                <w:delText>17</w:delText>
              </w:r>
            </w:del>
          </w:ins>
        </w:p>
        <w:p w14:paraId="303F8D18" w14:textId="3CF41BB4" w:rsidR="00585847" w:rsidDel="00802331" w:rsidRDefault="00585847">
          <w:pPr>
            <w:pStyle w:val="TDC3"/>
            <w:tabs>
              <w:tab w:val="left" w:pos="1320"/>
              <w:tab w:val="right" w:leader="dot" w:pos="9061"/>
            </w:tabs>
            <w:rPr>
              <w:ins w:id="299" w:author="RAQUEL BLANCO AGUIRRE" w:date="2017-07-10T19:39:00Z"/>
              <w:del w:id="300" w:author="Raul García Fernández" w:date="2017-07-10T20:55:00Z"/>
              <w:rFonts w:asciiTheme="minorHAnsi" w:eastAsiaTheme="minorEastAsia" w:hAnsiTheme="minorHAnsi" w:cstheme="minorBidi"/>
              <w:noProof/>
              <w:sz w:val="22"/>
              <w:lang w:eastAsia="es-ES"/>
            </w:rPr>
          </w:pPr>
          <w:ins w:id="301" w:author="RAQUEL BLANCO AGUIRRE" w:date="2017-07-10T19:39:00Z">
            <w:del w:id="302" w:author="Raul García Fernández" w:date="2017-07-10T20:55:00Z">
              <w:r w:rsidRPr="00802331" w:rsidDel="00802331">
                <w:rPr>
                  <w:rStyle w:val="Hipervnculo"/>
                  <w:noProof/>
                  <w:rPrChange w:id="303" w:author="Raul García Fernández" w:date="2017-07-10T20:55:00Z">
                    <w:rPr>
                      <w:rStyle w:val="Hipervnculo"/>
                      <w:noProof/>
                    </w:rPr>
                  </w:rPrChange>
                </w:rPr>
                <w:delText>3.1.3</w:delText>
              </w:r>
              <w:r w:rsidDel="00802331">
                <w:rPr>
                  <w:rFonts w:asciiTheme="minorHAnsi" w:eastAsiaTheme="minorEastAsia" w:hAnsiTheme="minorHAnsi" w:cstheme="minorBidi"/>
                  <w:noProof/>
                  <w:sz w:val="22"/>
                  <w:lang w:eastAsia="es-ES"/>
                </w:rPr>
                <w:tab/>
              </w:r>
              <w:r w:rsidRPr="00802331" w:rsidDel="00802331">
                <w:rPr>
                  <w:rStyle w:val="Hipervnculo"/>
                  <w:noProof/>
                  <w:rPrChange w:id="304" w:author="Raul García Fernández" w:date="2017-07-10T20:55:00Z">
                    <w:rPr>
                      <w:rStyle w:val="Hipervnculo"/>
                      <w:noProof/>
                    </w:rPr>
                  </w:rPrChange>
                </w:rPr>
                <w:delText>Diagrama de iteración general</w:delText>
              </w:r>
              <w:r w:rsidDel="00802331">
                <w:rPr>
                  <w:noProof/>
                  <w:webHidden/>
                </w:rPr>
                <w:tab/>
                <w:delText>17</w:delText>
              </w:r>
            </w:del>
          </w:ins>
        </w:p>
        <w:p w14:paraId="1114989B" w14:textId="0BEBEB5D" w:rsidR="00585847" w:rsidDel="00802331" w:rsidRDefault="00585847">
          <w:pPr>
            <w:pStyle w:val="TDC3"/>
            <w:tabs>
              <w:tab w:val="left" w:pos="1320"/>
              <w:tab w:val="right" w:leader="dot" w:pos="9061"/>
            </w:tabs>
            <w:rPr>
              <w:ins w:id="305" w:author="RAQUEL BLANCO AGUIRRE" w:date="2017-07-10T19:39:00Z"/>
              <w:del w:id="306" w:author="Raul García Fernández" w:date="2017-07-10T20:55:00Z"/>
              <w:rFonts w:asciiTheme="minorHAnsi" w:eastAsiaTheme="minorEastAsia" w:hAnsiTheme="minorHAnsi" w:cstheme="minorBidi"/>
              <w:noProof/>
              <w:sz w:val="22"/>
              <w:lang w:eastAsia="es-ES"/>
            </w:rPr>
          </w:pPr>
          <w:ins w:id="307" w:author="RAQUEL BLANCO AGUIRRE" w:date="2017-07-10T19:39:00Z">
            <w:del w:id="308" w:author="Raul García Fernández" w:date="2017-07-10T20:55:00Z">
              <w:r w:rsidRPr="00802331" w:rsidDel="00802331">
                <w:rPr>
                  <w:rStyle w:val="Hipervnculo"/>
                  <w:noProof/>
                  <w:rPrChange w:id="309" w:author="Raul García Fernández" w:date="2017-07-10T20:55:00Z">
                    <w:rPr>
                      <w:rStyle w:val="Hipervnculo"/>
                      <w:noProof/>
                    </w:rPr>
                  </w:rPrChange>
                </w:rPr>
                <w:delText>3.1.4</w:delText>
              </w:r>
              <w:r w:rsidDel="00802331">
                <w:rPr>
                  <w:rFonts w:asciiTheme="minorHAnsi" w:eastAsiaTheme="minorEastAsia" w:hAnsiTheme="minorHAnsi" w:cstheme="minorBidi"/>
                  <w:noProof/>
                  <w:sz w:val="22"/>
                  <w:lang w:eastAsia="es-ES"/>
                </w:rPr>
                <w:tab/>
              </w:r>
              <w:r w:rsidRPr="00802331" w:rsidDel="00802331">
                <w:rPr>
                  <w:rStyle w:val="Hipervnculo"/>
                  <w:noProof/>
                  <w:rPrChange w:id="310" w:author="Raul García Fernández" w:date="2017-07-10T20:55:00Z">
                    <w:rPr>
                      <w:rStyle w:val="Hipervnculo"/>
                      <w:noProof/>
                    </w:rPr>
                  </w:rPrChange>
                </w:rPr>
                <w:delText>Protocolo de comunicación</w:delText>
              </w:r>
              <w:r w:rsidDel="00802331">
                <w:rPr>
                  <w:noProof/>
                  <w:webHidden/>
                </w:rPr>
                <w:tab/>
                <w:delText>18</w:delText>
              </w:r>
            </w:del>
          </w:ins>
        </w:p>
        <w:p w14:paraId="5E2F1F57" w14:textId="74E2B02C" w:rsidR="00585847" w:rsidDel="00802331" w:rsidRDefault="00585847">
          <w:pPr>
            <w:pStyle w:val="TDC2"/>
            <w:tabs>
              <w:tab w:val="left" w:pos="880"/>
              <w:tab w:val="right" w:leader="dot" w:pos="9061"/>
            </w:tabs>
            <w:rPr>
              <w:ins w:id="311" w:author="RAQUEL BLANCO AGUIRRE" w:date="2017-07-10T19:39:00Z"/>
              <w:del w:id="312" w:author="Raul García Fernández" w:date="2017-07-10T20:55:00Z"/>
              <w:rFonts w:asciiTheme="minorHAnsi" w:eastAsiaTheme="minorEastAsia" w:hAnsiTheme="minorHAnsi" w:cstheme="minorBidi"/>
              <w:noProof/>
              <w:sz w:val="22"/>
              <w:lang w:eastAsia="es-ES"/>
            </w:rPr>
          </w:pPr>
          <w:ins w:id="313" w:author="RAQUEL BLANCO AGUIRRE" w:date="2017-07-10T19:39:00Z">
            <w:del w:id="314" w:author="Raul García Fernández" w:date="2017-07-10T20:55:00Z">
              <w:r w:rsidRPr="00802331" w:rsidDel="00802331">
                <w:rPr>
                  <w:rStyle w:val="Hipervnculo"/>
                  <w:noProof/>
                  <w:rPrChange w:id="315" w:author="Raul García Fernández" w:date="2017-07-10T20:55:00Z">
                    <w:rPr>
                      <w:rStyle w:val="Hipervnculo"/>
                      <w:noProof/>
                    </w:rPr>
                  </w:rPrChange>
                </w:rPr>
                <w:delText>3.2</w:delText>
              </w:r>
              <w:r w:rsidDel="00802331">
                <w:rPr>
                  <w:rFonts w:asciiTheme="minorHAnsi" w:eastAsiaTheme="minorEastAsia" w:hAnsiTheme="minorHAnsi" w:cstheme="minorBidi"/>
                  <w:noProof/>
                  <w:sz w:val="22"/>
                  <w:lang w:eastAsia="es-ES"/>
                </w:rPr>
                <w:tab/>
              </w:r>
              <w:r w:rsidRPr="00802331" w:rsidDel="00802331">
                <w:rPr>
                  <w:rStyle w:val="Hipervnculo"/>
                  <w:noProof/>
                  <w:rPrChange w:id="316" w:author="Raul García Fernández" w:date="2017-07-10T20:55:00Z">
                    <w:rPr>
                      <w:rStyle w:val="Hipervnculo"/>
                      <w:noProof/>
                    </w:rPr>
                  </w:rPrChange>
                </w:rPr>
                <w:delText>Capa Negocio</w:delText>
              </w:r>
              <w:r w:rsidDel="00802331">
                <w:rPr>
                  <w:noProof/>
                  <w:webHidden/>
                </w:rPr>
                <w:tab/>
                <w:delText>26</w:delText>
              </w:r>
            </w:del>
          </w:ins>
        </w:p>
        <w:p w14:paraId="50D22CD0" w14:textId="1EEB8E12" w:rsidR="00585847" w:rsidDel="00802331" w:rsidRDefault="00585847">
          <w:pPr>
            <w:pStyle w:val="TDC2"/>
            <w:tabs>
              <w:tab w:val="left" w:pos="880"/>
              <w:tab w:val="right" w:leader="dot" w:pos="9061"/>
            </w:tabs>
            <w:rPr>
              <w:ins w:id="317" w:author="RAQUEL BLANCO AGUIRRE" w:date="2017-07-10T19:39:00Z"/>
              <w:del w:id="318" w:author="Raul García Fernández" w:date="2017-07-10T20:55:00Z"/>
              <w:rFonts w:asciiTheme="minorHAnsi" w:eastAsiaTheme="minorEastAsia" w:hAnsiTheme="minorHAnsi" w:cstheme="minorBidi"/>
              <w:noProof/>
              <w:sz w:val="22"/>
              <w:lang w:eastAsia="es-ES"/>
            </w:rPr>
          </w:pPr>
          <w:ins w:id="319" w:author="RAQUEL BLANCO AGUIRRE" w:date="2017-07-10T19:39:00Z">
            <w:del w:id="320" w:author="Raul García Fernández" w:date="2017-07-10T20:55:00Z">
              <w:r w:rsidRPr="00802331" w:rsidDel="00802331">
                <w:rPr>
                  <w:rStyle w:val="Hipervnculo"/>
                  <w:noProof/>
                  <w:rPrChange w:id="321" w:author="Raul García Fernández" w:date="2017-07-10T20:55:00Z">
                    <w:rPr>
                      <w:rStyle w:val="Hipervnculo"/>
                      <w:noProof/>
                    </w:rPr>
                  </w:rPrChange>
                </w:rPr>
                <w:delText>3.3</w:delText>
              </w:r>
              <w:r w:rsidDel="00802331">
                <w:rPr>
                  <w:rFonts w:asciiTheme="minorHAnsi" w:eastAsiaTheme="minorEastAsia" w:hAnsiTheme="minorHAnsi" w:cstheme="minorBidi"/>
                  <w:noProof/>
                  <w:sz w:val="22"/>
                  <w:lang w:eastAsia="es-ES"/>
                </w:rPr>
                <w:tab/>
              </w:r>
              <w:r w:rsidRPr="00802331" w:rsidDel="00802331">
                <w:rPr>
                  <w:rStyle w:val="Hipervnculo"/>
                  <w:noProof/>
                  <w:rPrChange w:id="322" w:author="Raul García Fernández" w:date="2017-07-10T20:55:00Z">
                    <w:rPr>
                      <w:rStyle w:val="Hipervnculo"/>
                      <w:noProof/>
                    </w:rPr>
                  </w:rPrChange>
                </w:rPr>
                <w:delText>Capa de datos</w:delText>
              </w:r>
              <w:r w:rsidDel="00802331">
                <w:rPr>
                  <w:noProof/>
                  <w:webHidden/>
                </w:rPr>
                <w:tab/>
                <w:delText>27</w:delText>
              </w:r>
            </w:del>
          </w:ins>
        </w:p>
        <w:p w14:paraId="2A0E0A18" w14:textId="708892B0" w:rsidR="00585847" w:rsidDel="00802331" w:rsidRDefault="00585847">
          <w:pPr>
            <w:pStyle w:val="TDC2"/>
            <w:tabs>
              <w:tab w:val="left" w:pos="880"/>
              <w:tab w:val="right" w:leader="dot" w:pos="9061"/>
            </w:tabs>
            <w:rPr>
              <w:ins w:id="323" w:author="RAQUEL BLANCO AGUIRRE" w:date="2017-07-10T19:39:00Z"/>
              <w:del w:id="324" w:author="Raul García Fernández" w:date="2017-07-10T20:55:00Z"/>
              <w:rFonts w:asciiTheme="minorHAnsi" w:eastAsiaTheme="minorEastAsia" w:hAnsiTheme="minorHAnsi" w:cstheme="minorBidi"/>
              <w:noProof/>
              <w:sz w:val="22"/>
              <w:lang w:eastAsia="es-ES"/>
            </w:rPr>
          </w:pPr>
          <w:ins w:id="325" w:author="RAQUEL BLANCO AGUIRRE" w:date="2017-07-10T19:39:00Z">
            <w:del w:id="326" w:author="Raul García Fernández" w:date="2017-07-10T20:55:00Z">
              <w:r w:rsidRPr="00802331" w:rsidDel="00802331">
                <w:rPr>
                  <w:rStyle w:val="Hipervnculo"/>
                  <w:noProof/>
                  <w:rPrChange w:id="327" w:author="Raul García Fernández" w:date="2017-07-10T20:55:00Z">
                    <w:rPr>
                      <w:rStyle w:val="Hipervnculo"/>
                      <w:noProof/>
                    </w:rPr>
                  </w:rPrChange>
                </w:rPr>
                <w:delText>3.4</w:delText>
              </w:r>
              <w:r w:rsidDel="00802331">
                <w:rPr>
                  <w:rFonts w:asciiTheme="minorHAnsi" w:eastAsiaTheme="minorEastAsia" w:hAnsiTheme="minorHAnsi" w:cstheme="minorBidi"/>
                  <w:noProof/>
                  <w:sz w:val="22"/>
                  <w:lang w:eastAsia="es-ES"/>
                </w:rPr>
                <w:tab/>
              </w:r>
              <w:r w:rsidRPr="00802331" w:rsidDel="00802331">
                <w:rPr>
                  <w:rStyle w:val="Hipervnculo"/>
                  <w:noProof/>
                  <w:rPrChange w:id="328" w:author="Raul García Fernández" w:date="2017-07-10T20:55:00Z">
                    <w:rPr>
                      <w:rStyle w:val="Hipervnculo"/>
                      <w:noProof/>
                    </w:rPr>
                  </w:rPrChange>
                </w:rPr>
                <w:delText>Capa ejecución</w:delText>
              </w:r>
              <w:r w:rsidDel="00802331">
                <w:rPr>
                  <w:noProof/>
                  <w:webHidden/>
                </w:rPr>
                <w:tab/>
                <w:delText>28</w:delText>
              </w:r>
            </w:del>
          </w:ins>
        </w:p>
        <w:p w14:paraId="77A60F16" w14:textId="3903142A" w:rsidR="00585847" w:rsidDel="00802331" w:rsidRDefault="00585847">
          <w:pPr>
            <w:pStyle w:val="TDC3"/>
            <w:tabs>
              <w:tab w:val="left" w:pos="1320"/>
              <w:tab w:val="right" w:leader="dot" w:pos="9061"/>
            </w:tabs>
            <w:rPr>
              <w:ins w:id="329" w:author="RAQUEL BLANCO AGUIRRE" w:date="2017-07-10T19:39:00Z"/>
              <w:del w:id="330" w:author="Raul García Fernández" w:date="2017-07-10T20:55:00Z"/>
              <w:rFonts w:asciiTheme="minorHAnsi" w:eastAsiaTheme="minorEastAsia" w:hAnsiTheme="minorHAnsi" w:cstheme="minorBidi"/>
              <w:noProof/>
              <w:sz w:val="22"/>
              <w:lang w:eastAsia="es-ES"/>
            </w:rPr>
          </w:pPr>
          <w:ins w:id="331" w:author="RAQUEL BLANCO AGUIRRE" w:date="2017-07-10T19:39:00Z">
            <w:del w:id="332" w:author="Raul García Fernández" w:date="2017-07-10T20:55:00Z">
              <w:r w:rsidRPr="00802331" w:rsidDel="00802331">
                <w:rPr>
                  <w:rStyle w:val="Hipervnculo"/>
                  <w:noProof/>
                  <w:rPrChange w:id="333" w:author="Raul García Fernández" w:date="2017-07-10T20:55:00Z">
                    <w:rPr>
                      <w:rStyle w:val="Hipervnculo"/>
                      <w:noProof/>
                    </w:rPr>
                  </w:rPrChange>
                </w:rPr>
                <w:delText>3.4.1</w:delText>
              </w:r>
              <w:r w:rsidDel="00802331">
                <w:rPr>
                  <w:rFonts w:asciiTheme="minorHAnsi" w:eastAsiaTheme="minorEastAsia" w:hAnsiTheme="minorHAnsi" w:cstheme="minorBidi"/>
                  <w:noProof/>
                  <w:sz w:val="22"/>
                  <w:lang w:eastAsia="es-ES"/>
                </w:rPr>
                <w:tab/>
              </w:r>
              <w:r w:rsidRPr="00802331" w:rsidDel="00802331">
                <w:rPr>
                  <w:rStyle w:val="Hipervnculo"/>
                  <w:noProof/>
                  <w:rPrChange w:id="334" w:author="Raul García Fernández" w:date="2017-07-10T20:55:00Z">
                    <w:rPr>
                      <w:rStyle w:val="Hipervnculo"/>
                      <w:noProof/>
                    </w:rPr>
                  </w:rPrChange>
                </w:rPr>
                <w:delText>Sincronización de proyectos:</w:delText>
              </w:r>
              <w:r w:rsidDel="00802331">
                <w:rPr>
                  <w:noProof/>
                  <w:webHidden/>
                </w:rPr>
                <w:tab/>
                <w:delText>28</w:delText>
              </w:r>
            </w:del>
          </w:ins>
        </w:p>
        <w:p w14:paraId="389DAD10" w14:textId="7B633EEB" w:rsidR="00585847" w:rsidDel="00802331" w:rsidRDefault="00585847">
          <w:pPr>
            <w:pStyle w:val="TDC3"/>
            <w:tabs>
              <w:tab w:val="left" w:pos="1320"/>
              <w:tab w:val="right" w:leader="dot" w:pos="9061"/>
            </w:tabs>
            <w:rPr>
              <w:ins w:id="335" w:author="RAQUEL BLANCO AGUIRRE" w:date="2017-07-10T19:39:00Z"/>
              <w:del w:id="336" w:author="Raul García Fernández" w:date="2017-07-10T20:55:00Z"/>
              <w:rFonts w:asciiTheme="minorHAnsi" w:eastAsiaTheme="minorEastAsia" w:hAnsiTheme="minorHAnsi" w:cstheme="minorBidi"/>
              <w:noProof/>
              <w:sz w:val="22"/>
              <w:lang w:eastAsia="es-ES"/>
            </w:rPr>
          </w:pPr>
          <w:ins w:id="337" w:author="RAQUEL BLANCO AGUIRRE" w:date="2017-07-10T19:39:00Z">
            <w:del w:id="338" w:author="Raul García Fernández" w:date="2017-07-10T20:55:00Z">
              <w:r w:rsidRPr="00802331" w:rsidDel="00802331">
                <w:rPr>
                  <w:rStyle w:val="Hipervnculo"/>
                  <w:noProof/>
                  <w:rPrChange w:id="339" w:author="Raul García Fernández" w:date="2017-07-10T20:55:00Z">
                    <w:rPr>
                      <w:rStyle w:val="Hipervnculo"/>
                      <w:noProof/>
                    </w:rPr>
                  </w:rPrChange>
                </w:rPr>
                <w:delText>3.4.2</w:delText>
              </w:r>
              <w:r w:rsidDel="00802331">
                <w:rPr>
                  <w:rFonts w:asciiTheme="minorHAnsi" w:eastAsiaTheme="minorEastAsia" w:hAnsiTheme="minorHAnsi" w:cstheme="minorBidi"/>
                  <w:noProof/>
                  <w:sz w:val="22"/>
                  <w:lang w:eastAsia="es-ES"/>
                </w:rPr>
                <w:tab/>
              </w:r>
              <w:r w:rsidRPr="00802331" w:rsidDel="00802331">
                <w:rPr>
                  <w:rStyle w:val="Hipervnculo"/>
                  <w:noProof/>
                  <w:rPrChange w:id="340" w:author="Raul García Fernández" w:date="2017-07-10T20:55:00Z">
                    <w:rPr>
                      <w:rStyle w:val="Hipervnculo"/>
                      <w:noProof/>
                    </w:rPr>
                  </w:rPrChange>
                </w:rPr>
                <w:delText>Ejecución de proyectos</w:delText>
              </w:r>
              <w:r w:rsidDel="00802331">
                <w:rPr>
                  <w:noProof/>
                  <w:webHidden/>
                </w:rPr>
                <w:tab/>
                <w:delText>28</w:delText>
              </w:r>
            </w:del>
          </w:ins>
        </w:p>
        <w:p w14:paraId="14051236" w14:textId="121DC7EA" w:rsidR="00585847" w:rsidDel="00802331" w:rsidRDefault="00585847">
          <w:pPr>
            <w:pStyle w:val="TDC3"/>
            <w:tabs>
              <w:tab w:val="left" w:pos="1320"/>
              <w:tab w:val="right" w:leader="dot" w:pos="9061"/>
            </w:tabs>
            <w:rPr>
              <w:ins w:id="341" w:author="RAQUEL BLANCO AGUIRRE" w:date="2017-07-10T19:39:00Z"/>
              <w:del w:id="342" w:author="Raul García Fernández" w:date="2017-07-10T20:55:00Z"/>
              <w:rFonts w:asciiTheme="minorHAnsi" w:eastAsiaTheme="minorEastAsia" w:hAnsiTheme="minorHAnsi" w:cstheme="minorBidi"/>
              <w:noProof/>
              <w:sz w:val="22"/>
              <w:lang w:eastAsia="es-ES"/>
            </w:rPr>
          </w:pPr>
          <w:ins w:id="343" w:author="RAQUEL BLANCO AGUIRRE" w:date="2017-07-10T19:39:00Z">
            <w:del w:id="344" w:author="Raul García Fernández" w:date="2017-07-10T20:55:00Z">
              <w:r w:rsidRPr="00802331" w:rsidDel="00802331">
                <w:rPr>
                  <w:rStyle w:val="Hipervnculo"/>
                  <w:noProof/>
                  <w:rPrChange w:id="345" w:author="Raul García Fernández" w:date="2017-07-10T20:55:00Z">
                    <w:rPr>
                      <w:rStyle w:val="Hipervnculo"/>
                      <w:noProof/>
                    </w:rPr>
                  </w:rPrChange>
                </w:rPr>
                <w:delText>3.4.3</w:delText>
              </w:r>
              <w:r w:rsidDel="00802331">
                <w:rPr>
                  <w:rFonts w:asciiTheme="minorHAnsi" w:eastAsiaTheme="minorEastAsia" w:hAnsiTheme="minorHAnsi" w:cstheme="minorBidi"/>
                  <w:noProof/>
                  <w:sz w:val="22"/>
                  <w:lang w:eastAsia="es-ES"/>
                </w:rPr>
                <w:tab/>
              </w:r>
              <w:r w:rsidRPr="00802331" w:rsidDel="00802331">
                <w:rPr>
                  <w:rStyle w:val="Hipervnculo"/>
                  <w:noProof/>
                  <w:rPrChange w:id="346" w:author="Raul García Fernández" w:date="2017-07-10T20:55:00Z">
                    <w:rPr>
                      <w:rStyle w:val="Hipervnculo"/>
                      <w:noProof/>
                    </w:rPr>
                  </w:rPrChange>
                </w:rPr>
                <w:delText>Respuestas de ejecuciones</w:delText>
              </w:r>
              <w:r w:rsidDel="00802331">
                <w:rPr>
                  <w:noProof/>
                  <w:webHidden/>
                </w:rPr>
                <w:tab/>
                <w:delText>29</w:delText>
              </w:r>
            </w:del>
          </w:ins>
        </w:p>
        <w:p w14:paraId="21985B77" w14:textId="57A0AF4C" w:rsidR="00585847" w:rsidDel="00802331" w:rsidRDefault="00585847">
          <w:pPr>
            <w:pStyle w:val="TDC1"/>
            <w:tabs>
              <w:tab w:val="left" w:pos="480"/>
            </w:tabs>
            <w:rPr>
              <w:ins w:id="347" w:author="RAQUEL BLANCO AGUIRRE" w:date="2017-07-10T19:39:00Z"/>
              <w:del w:id="348" w:author="Raul García Fernández" w:date="2017-07-10T20:55:00Z"/>
              <w:rFonts w:asciiTheme="minorHAnsi" w:eastAsiaTheme="minorEastAsia" w:hAnsiTheme="minorHAnsi" w:cstheme="minorBidi"/>
              <w:noProof/>
              <w:sz w:val="22"/>
              <w:lang w:eastAsia="es-ES"/>
            </w:rPr>
          </w:pPr>
          <w:ins w:id="349" w:author="RAQUEL BLANCO AGUIRRE" w:date="2017-07-10T19:39:00Z">
            <w:del w:id="350" w:author="Raul García Fernández" w:date="2017-07-10T20:55:00Z">
              <w:r w:rsidRPr="00802331" w:rsidDel="00802331">
                <w:rPr>
                  <w:rStyle w:val="Hipervnculo"/>
                  <w:noProof/>
                  <w:rPrChange w:id="351" w:author="Raul García Fernández" w:date="2017-07-10T20:55:00Z">
                    <w:rPr>
                      <w:rStyle w:val="Hipervnculo"/>
                      <w:noProof/>
                    </w:rPr>
                  </w:rPrChange>
                </w:rPr>
                <w:delText>4.</w:delText>
              </w:r>
              <w:r w:rsidDel="00802331">
                <w:rPr>
                  <w:rFonts w:asciiTheme="minorHAnsi" w:eastAsiaTheme="minorEastAsia" w:hAnsiTheme="minorHAnsi" w:cstheme="minorBidi"/>
                  <w:noProof/>
                  <w:sz w:val="22"/>
                  <w:lang w:eastAsia="es-ES"/>
                </w:rPr>
                <w:tab/>
              </w:r>
              <w:r w:rsidRPr="00802331" w:rsidDel="00802331">
                <w:rPr>
                  <w:rStyle w:val="Hipervnculo"/>
                  <w:noProof/>
                  <w:rPrChange w:id="352" w:author="Raul García Fernández" w:date="2017-07-10T20:55:00Z">
                    <w:rPr>
                      <w:rStyle w:val="Hipervnculo"/>
                      <w:noProof/>
                    </w:rPr>
                  </w:rPrChange>
                </w:rPr>
                <w:delText>Diseño de sistema: Subsistema aplicación web</w:delText>
              </w:r>
              <w:r w:rsidDel="00802331">
                <w:rPr>
                  <w:noProof/>
                  <w:webHidden/>
                </w:rPr>
                <w:tab/>
                <w:delText>30</w:delText>
              </w:r>
            </w:del>
          </w:ins>
        </w:p>
        <w:p w14:paraId="6CF9A065" w14:textId="182CAFC4" w:rsidR="00585847" w:rsidDel="00802331" w:rsidRDefault="00585847">
          <w:pPr>
            <w:pStyle w:val="TDC2"/>
            <w:tabs>
              <w:tab w:val="left" w:pos="880"/>
              <w:tab w:val="right" w:leader="dot" w:pos="9061"/>
            </w:tabs>
            <w:rPr>
              <w:ins w:id="353" w:author="RAQUEL BLANCO AGUIRRE" w:date="2017-07-10T19:39:00Z"/>
              <w:del w:id="354" w:author="Raul García Fernández" w:date="2017-07-10T20:55:00Z"/>
              <w:rFonts w:asciiTheme="minorHAnsi" w:eastAsiaTheme="minorEastAsia" w:hAnsiTheme="minorHAnsi" w:cstheme="minorBidi"/>
              <w:noProof/>
              <w:sz w:val="22"/>
              <w:lang w:eastAsia="es-ES"/>
            </w:rPr>
          </w:pPr>
          <w:ins w:id="355" w:author="RAQUEL BLANCO AGUIRRE" w:date="2017-07-10T19:39:00Z">
            <w:del w:id="356" w:author="Raul García Fernández" w:date="2017-07-10T20:55:00Z">
              <w:r w:rsidRPr="00802331" w:rsidDel="00802331">
                <w:rPr>
                  <w:rStyle w:val="Hipervnculo"/>
                  <w:noProof/>
                  <w:rPrChange w:id="357" w:author="Raul García Fernández" w:date="2017-07-10T20:55:00Z">
                    <w:rPr>
                      <w:rStyle w:val="Hipervnculo"/>
                      <w:noProof/>
                    </w:rPr>
                  </w:rPrChange>
                </w:rPr>
                <w:delText>4.1</w:delText>
              </w:r>
              <w:r w:rsidDel="00802331">
                <w:rPr>
                  <w:rFonts w:asciiTheme="minorHAnsi" w:eastAsiaTheme="minorEastAsia" w:hAnsiTheme="minorHAnsi" w:cstheme="minorBidi"/>
                  <w:noProof/>
                  <w:sz w:val="22"/>
                  <w:lang w:eastAsia="es-ES"/>
                </w:rPr>
                <w:tab/>
              </w:r>
              <w:r w:rsidRPr="00802331" w:rsidDel="00802331">
                <w:rPr>
                  <w:rStyle w:val="Hipervnculo"/>
                  <w:noProof/>
                  <w:rPrChange w:id="358" w:author="Raul García Fernández" w:date="2017-07-10T20:55:00Z">
                    <w:rPr>
                      <w:rStyle w:val="Hipervnculo"/>
                      <w:noProof/>
                    </w:rPr>
                  </w:rPrChange>
                </w:rPr>
                <w:delText>Lado servidor</w:delText>
              </w:r>
              <w:r w:rsidDel="00802331">
                <w:rPr>
                  <w:noProof/>
                  <w:webHidden/>
                </w:rPr>
                <w:tab/>
                <w:delText>30</w:delText>
              </w:r>
            </w:del>
          </w:ins>
        </w:p>
        <w:p w14:paraId="3F8B3D6D" w14:textId="4540929B" w:rsidR="00585847" w:rsidDel="00802331" w:rsidRDefault="00585847">
          <w:pPr>
            <w:pStyle w:val="TDC3"/>
            <w:tabs>
              <w:tab w:val="left" w:pos="1320"/>
              <w:tab w:val="right" w:leader="dot" w:pos="9061"/>
            </w:tabs>
            <w:rPr>
              <w:ins w:id="359" w:author="RAQUEL BLANCO AGUIRRE" w:date="2017-07-10T19:39:00Z"/>
              <w:del w:id="360" w:author="Raul García Fernández" w:date="2017-07-10T20:55:00Z"/>
              <w:rFonts w:asciiTheme="minorHAnsi" w:eastAsiaTheme="minorEastAsia" w:hAnsiTheme="minorHAnsi" w:cstheme="minorBidi"/>
              <w:noProof/>
              <w:sz w:val="22"/>
              <w:lang w:eastAsia="es-ES"/>
            </w:rPr>
          </w:pPr>
          <w:ins w:id="361" w:author="RAQUEL BLANCO AGUIRRE" w:date="2017-07-10T19:39:00Z">
            <w:del w:id="362" w:author="Raul García Fernández" w:date="2017-07-10T20:55:00Z">
              <w:r w:rsidRPr="00802331" w:rsidDel="00802331">
                <w:rPr>
                  <w:rStyle w:val="Hipervnculo"/>
                  <w:noProof/>
                  <w:rPrChange w:id="363" w:author="Raul García Fernández" w:date="2017-07-10T20:55:00Z">
                    <w:rPr>
                      <w:rStyle w:val="Hipervnculo"/>
                      <w:noProof/>
                    </w:rPr>
                  </w:rPrChange>
                </w:rPr>
                <w:delText>4.1.1</w:delText>
              </w:r>
              <w:r w:rsidDel="00802331">
                <w:rPr>
                  <w:rFonts w:asciiTheme="minorHAnsi" w:eastAsiaTheme="minorEastAsia" w:hAnsiTheme="minorHAnsi" w:cstheme="minorBidi"/>
                  <w:noProof/>
                  <w:sz w:val="22"/>
                  <w:lang w:eastAsia="es-ES"/>
                </w:rPr>
                <w:tab/>
              </w:r>
              <w:r w:rsidRPr="00802331" w:rsidDel="00802331">
                <w:rPr>
                  <w:rStyle w:val="Hipervnculo"/>
                  <w:noProof/>
                  <w:rPrChange w:id="364" w:author="Raul García Fernández" w:date="2017-07-10T20:55:00Z">
                    <w:rPr>
                      <w:rStyle w:val="Hipervnculo"/>
                      <w:noProof/>
                    </w:rPr>
                  </w:rPrChange>
                </w:rPr>
                <w:delText>Gestión de recursos web:</w:delText>
              </w:r>
              <w:r w:rsidDel="00802331">
                <w:rPr>
                  <w:noProof/>
                  <w:webHidden/>
                </w:rPr>
                <w:tab/>
                <w:delText>30</w:delText>
              </w:r>
            </w:del>
          </w:ins>
        </w:p>
        <w:p w14:paraId="5BC04674" w14:textId="06BB8A73" w:rsidR="00585847" w:rsidDel="00802331" w:rsidRDefault="00585847">
          <w:pPr>
            <w:pStyle w:val="TDC3"/>
            <w:tabs>
              <w:tab w:val="left" w:pos="1320"/>
              <w:tab w:val="right" w:leader="dot" w:pos="9061"/>
            </w:tabs>
            <w:rPr>
              <w:ins w:id="365" w:author="RAQUEL BLANCO AGUIRRE" w:date="2017-07-10T19:39:00Z"/>
              <w:del w:id="366" w:author="Raul García Fernández" w:date="2017-07-10T20:55:00Z"/>
              <w:rFonts w:asciiTheme="minorHAnsi" w:eastAsiaTheme="minorEastAsia" w:hAnsiTheme="minorHAnsi" w:cstheme="minorBidi"/>
              <w:noProof/>
              <w:sz w:val="22"/>
              <w:lang w:eastAsia="es-ES"/>
            </w:rPr>
          </w:pPr>
          <w:ins w:id="367" w:author="RAQUEL BLANCO AGUIRRE" w:date="2017-07-10T19:39:00Z">
            <w:del w:id="368" w:author="Raul García Fernández" w:date="2017-07-10T20:55:00Z">
              <w:r w:rsidRPr="00802331" w:rsidDel="00802331">
                <w:rPr>
                  <w:rStyle w:val="Hipervnculo"/>
                  <w:noProof/>
                  <w:rPrChange w:id="369" w:author="Raul García Fernández" w:date="2017-07-10T20:55:00Z">
                    <w:rPr>
                      <w:rStyle w:val="Hipervnculo"/>
                      <w:noProof/>
                    </w:rPr>
                  </w:rPrChange>
                </w:rPr>
                <w:delText>4.1.2</w:delText>
              </w:r>
              <w:r w:rsidDel="00802331">
                <w:rPr>
                  <w:rFonts w:asciiTheme="minorHAnsi" w:eastAsiaTheme="minorEastAsia" w:hAnsiTheme="minorHAnsi" w:cstheme="minorBidi"/>
                  <w:noProof/>
                  <w:sz w:val="22"/>
                  <w:lang w:eastAsia="es-ES"/>
                </w:rPr>
                <w:tab/>
              </w:r>
              <w:r w:rsidRPr="00802331" w:rsidDel="00802331">
                <w:rPr>
                  <w:rStyle w:val="Hipervnculo"/>
                  <w:noProof/>
                  <w:rPrChange w:id="370" w:author="Raul García Fernández" w:date="2017-07-10T20:55:00Z">
                    <w:rPr>
                      <w:rStyle w:val="Hipervnculo"/>
                      <w:noProof/>
                    </w:rPr>
                  </w:rPrChange>
                </w:rPr>
                <w:delText>Creación de cuentas:</w:delText>
              </w:r>
              <w:r w:rsidDel="00802331">
                <w:rPr>
                  <w:noProof/>
                  <w:webHidden/>
                </w:rPr>
                <w:tab/>
                <w:delText>30</w:delText>
              </w:r>
            </w:del>
          </w:ins>
        </w:p>
        <w:p w14:paraId="7A5BB165" w14:textId="54025BBD" w:rsidR="00585847" w:rsidDel="00802331" w:rsidRDefault="00585847">
          <w:pPr>
            <w:pStyle w:val="TDC2"/>
            <w:tabs>
              <w:tab w:val="left" w:pos="880"/>
              <w:tab w:val="right" w:leader="dot" w:pos="9061"/>
            </w:tabs>
            <w:rPr>
              <w:ins w:id="371" w:author="RAQUEL BLANCO AGUIRRE" w:date="2017-07-10T19:39:00Z"/>
              <w:del w:id="372" w:author="Raul García Fernández" w:date="2017-07-10T20:55:00Z"/>
              <w:rFonts w:asciiTheme="minorHAnsi" w:eastAsiaTheme="minorEastAsia" w:hAnsiTheme="minorHAnsi" w:cstheme="minorBidi"/>
              <w:noProof/>
              <w:sz w:val="22"/>
              <w:lang w:eastAsia="es-ES"/>
            </w:rPr>
          </w:pPr>
          <w:ins w:id="373" w:author="RAQUEL BLANCO AGUIRRE" w:date="2017-07-10T19:39:00Z">
            <w:del w:id="374" w:author="Raul García Fernández" w:date="2017-07-10T20:55:00Z">
              <w:r w:rsidRPr="00802331" w:rsidDel="00802331">
                <w:rPr>
                  <w:rStyle w:val="Hipervnculo"/>
                  <w:noProof/>
                  <w:rPrChange w:id="375" w:author="Raul García Fernández" w:date="2017-07-10T20:55:00Z">
                    <w:rPr>
                      <w:rStyle w:val="Hipervnculo"/>
                      <w:noProof/>
                    </w:rPr>
                  </w:rPrChange>
                </w:rPr>
                <w:delText>4.2</w:delText>
              </w:r>
              <w:r w:rsidDel="00802331">
                <w:rPr>
                  <w:rFonts w:asciiTheme="minorHAnsi" w:eastAsiaTheme="minorEastAsia" w:hAnsiTheme="minorHAnsi" w:cstheme="minorBidi"/>
                  <w:noProof/>
                  <w:sz w:val="22"/>
                  <w:lang w:eastAsia="es-ES"/>
                </w:rPr>
                <w:tab/>
              </w:r>
              <w:r w:rsidRPr="00802331" w:rsidDel="00802331">
                <w:rPr>
                  <w:rStyle w:val="Hipervnculo"/>
                  <w:noProof/>
                  <w:rPrChange w:id="376" w:author="Raul García Fernández" w:date="2017-07-10T20:55:00Z">
                    <w:rPr>
                      <w:rStyle w:val="Hipervnculo"/>
                      <w:noProof/>
                    </w:rPr>
                  </w:rPrChange>
                </w:rPr>
                <w:delText>Lado cliente</w:delText>
              </w:r>
              <w:r w:rsidDel="00802331">
                <w:rPr>
                  <w:noProof/>
                  <w:webHidden/>
                </w:rPr>
                <w:tab/>
                <w:delText>31</w:delText>
              </w:r>
            </w:del>
          </w:ins>
        </w:p>
        <w:p w14:paraId="2AB1670E" w14:textId="041992FD" w:rsidR="00585847" w:rsidDel="00802331" w:rsidRDefault="00585847">
          <w:pPr>
            <w:pStyle w:val="TDC3"/>
            <w:tabs>
              <w:tab w:val="left" w:pos="1320"/>
              <w:tab w:val="right" w:leader="dot" w:pos="9061"/>
            </w:tabs>
            <w:rPr>
              <w:ins w:id="377" w:author="RAQUEL BLANCO AGUIRRE" w:date="2017-07-10T19:39:00Z"/>
              <w:del w:id="378" w:author="Raul García Fernández" w:date="2017-07-10T20:55:00Z"/>
              <w:rFonts w:asciiTheme="minorHAnsi" w:eastAsiaTheme="minorEastAsia" w:hAnsiTheme="minorHAnsi" w:cstheme="minorBidi"/>
              <w:noProof/>
              <w:sz w:val="22"/>
              <w:lang w:eastAsia="es-ES"/>
            </w:rPr>
          </w:pPr>
          <w:ins w:id="379" w:author="RAQUEL BLANCO AGUIRRE" w:date="2017-07-10T19:39:00Z">
            <w:del w:id="380" w:author="Raul García Fernández" w:date="2017-07-10T20:55:00Z">
              <w:r w:rsidRPr="00802331" w:rsidDel="00802331">
                <w:rPr>
                  <w:rStyle w:val="Hipervnculo"/>
                  <w:noProof/>
                  <w:rPrChange w:id="381" w:author="Raul García Fernández" w:date="2017-07-10T20:55:00Z">
                    <w:rPr>
                      <w:rStyle w:val="Hipervnculo"/>
                      <w:noProof/>
                    </w:rPr>
                  </w:rPrChange>
                </w:rPr>
                <w:delText>4.2.1</w:delText>
              </w:r>
              <w:r w:rsidDel="00802331">
                <w:rPr>
                  <w:rFonts w:asciiTheme="minorHAnsi" w:eastAsiaTheme="minorEastAsia" w:hAnsiTheme="minorHAnsi" w:cstheme="minorBidi"/>
                  <w:noProof/>
                  <w:sz w:val="22"/>
                  <w:lang w:eastAsia="es-ES"/>
                </w:rPr>
                <w:tab/>
              </w:r>
              <w:r w:rsidRPr="00802331" w:rsidDel="00802331">
                <w:rPr>
                  <w:rStyle w:val="Hipervnculo"/>
                  <w:noProof/>
                  <w:rPrChange w:id="382" w:author="Raul García Fernández" w:date="2017-07-10T20:55:00Z">
                    <w:rPr>
                      <w:rStyle w:val="Hipervnculo"/>
                      <w:noProof/>
                    </w:rPr>
                  </w:rPrChange>
                </w:rPr>
                <w:delText>Angular.js: El MVC en el cliente</w:delText>
              </w:r>
              <w:r w:rsidDel="00802331">
                <w:rPr>
                  <w:noProof/>
                  <w:webHidden/>
                </w:rPr>
                <w:tab/>
                <w:delText>31</w:delText>
              </w:r>
            </w:del>
          </w:ins>
        </w:p>
        <w:p w14:paraId="190D094D" w14:textId="4FD84FFF" w:rsidR="00DD1DBB" w:rsidDel="00802331" w:rsidRDefault="00DD1DBB">
          <w:pPr>
            <w:pStyle w:val="TDC1"/>
            <w:rPr>
              <w:del w:id="383" w:author="Raul García Fernández" w:date="2017-07-10T20:55:00Z"/>
              <w:rFonts w:asciiTheme="minorHAnsi" w:eastAsiaTheme="minorEastAsia" w:hAnsiTheme="minorHAnsi" w:cstheme="minorBidi"/>
              <w:noProof/>
              <w:sz w:val="22"/>
              <w:lang w:eastAsia="es-ES"/>
            </w:rPr>
          </w:pPr>
          <w:del w:id="384" w:author="Raul García Fernández" w:date="2017-07-10T20:55:00Z">
            <w:r w:rsidRPr="006601DA" w:rsidDel="00802331">
              <w:rPr>
                <w:noProof/>
                <w:rPrChange w:id="385" w:author="Raul García Fernández" w:date="2017-07-01T12:36:00Z">
                  <w:rPr>
                    <w:rStyle w:val="Hipervnculo"/>
                    <w:noProof/>
                  </w:rPr>
                </w:rPrChange>
              </w:rPr>
              <w:delText>Contenido</w:delText>
            </w:r>
            <w:r w:rsidDel="00802331">
              <w:rPr>
                <w:noProof/>
                <w:webHidden/>
              </w:rPr>
              <w:tab/>
              <w:delText>1</w:delText>
            </w:r>
          </w:del>
        </w:p>
        <w:p w14:paraId="242A86CC" w14:textId="280F2529" w:rsidR="00DD1DBB" w:rsidDel="00802331" w:rsidRDefault="00DD1DBB">
          <w:pPr>
            <w:pStyle w:val="TDC1"/>
            <w:rPr>
              <w:del w:id="386" w:author="Raul García Fernández" w:date="2017-07-10T20:55:00Z"/>
              <w:rFonts w:asciiTheme="minorHAnsi" w:eastAsiaTheme="minorEastAsia" w:hAnsiTheme="minorHAnsi" w:cstheme="minorBidi"/>
              <w:noProof/>
              <w:sz w:val="22"/>
              <w:lang w:eastAsia="es-ES"/>
            </w:rPr>
          </w:pPr>
          <w:del w:id="387" w:author="Raul García Fernández" w:date="2017-07-10T20:55:00Z">
            <w:r w:rsidRPr="006601DA" w:rsidDel="00802331">
              <w:rPr>
                <w:noProof/>
                <w:rPrChange w:id="388" w:author="Raul García Fernández" w:date="2017-07-01T12:36:00Z">
                  <w:rPr>
                    <w:rStyle w:val="Hipervnculo"/>
                    <w:noProof/>
                  </w:rPr>
                </w:rPrChange>
              </w:rPr>
              <w:delText>Ilustraciones</w:delText>
            </w:r>
            <w:r w:rsidDel="00802331">
              <w:rPr>
                <w:noProof/>
                <w:webHidden/>
              </w:rPr>
              <w:tab/>
              <w:delText>2</w:delText>
            </w:r>
          </w:del>
        </w:p>
        <w:p w14:paraId="0E81FFF4" w14:textId="13298E00" w:rsidR="00DD1DBB" w:rsidDel="00802331" w:rsidRDefault="00DD1DBB">
          <w:pPr>
            <w:pStyle w:val="TDC1"/>
            <w:rPr>
              <w:del w:id="389" w:author="Raul García Fernández" w:date="2017-07-10T20:55:00Z"/>
              <w:rFonts w:asciiTheme="minorHAnsi" w:eastAsiaTheme="minorEastAsia" w:hAnsiTheme="minorHAnsi" w:cstheme="minorBidi"/>
              <w:noProof/>
              <w:sz w:val="22"/>
              <w:lang w:eastAsia="es-ES"/>
            </w:rPr>
          </w:pPr>
          <w:del w:id="390" w:author="Raul García Fernández" w:date="2017-07-10T20:55:00Z">
            <w:r w:rsidRPr="006601DA" w:rsidDel="00802331">
              <w:rPr>
                <w:noProof/>
                <w:rPrChange w:id="391" w:author="Raul García Fernández" w:date="2017-07-01T12:36:00Z">
                  <w:rPr>
                    <w:rStyle w:val="Hipervnculo"/>
                    <w:noProof/>
                  </w:rPr>
                </w:rPrChange>
              </w:rPr>
              <w:delText>Tablas</w:delText>
            </w:r>
            <w:r w:rsidDel="00802331">
              <w:rPr>
                <w:noProof/>
                <w:webHidden/>
              </w:rPr>
              <w:tab/>
              <w:delText>3</w:delText>
            </w:r>
          </w:del>
        </w:p>
        <w:p w14:paraId="2C44DDD4" w14:textId="07FF9BCC" w:rsidR="00DD1DBB" w:rsidDel="00802331" w:rsidRDefault="00DD1DBB">
          <w:pPr>
            <w:pStyle w:val="TDC1"/>
            <w:tabs>
              <w:tab w:val="left" w:pos="480"/>
            </w:tabs>
            <w:rPr>
              <w:del w:id="392" w:author="Raul García Fernández" w:date="2017-07-10T20:55:00Z"/>
              <w:rFonts w:asciiTheme="minorHAnsi" w:eastAsiaTheme="minorEastAsia" w:hAnsiTheme="minorHAnsi" w:cstheme="minorBidi"/>
              <w:noProof/>
              <w:sz w:val="22"/>
              <w:lang w:eastAsia="es-ES"/>
            </w:rPr>
          </w:pPr>
          <w:del w:id="393" w:author="Raul García Fernández" w:date="2017-07-10T20:55:00Z">
            <w:r w:rsidRPr="006601DA" w:rsidDel="00802331">
              <w:rPr>
                <w:noProof/>
                <w:rPrChange w:id="394" w:author="Raul García Fernández" w:date="2017-07-01T12:36:00Z">
                  <w:rPr>
                    <w:rStyle w:val="Hipervnculo"/>
                    <w:noProof/>
                  </w:rPr>
                </w:rPrChange>
              </w:rPr>
              <w:delText>1.</w:delText>
            </w:r>
            <w:r w:rsidDel="00802331">
              <w:rPr>
                <w:rFonts w:asciiTheme="minorHAnsi" w:eastAsiaTheme="minorEastAsia" w:hAnsiTheme="minorHAnsi" w:cstheme="minorBidi"/>
                <w:noProof/>
                <w:sz w:val="22"/>
                <w:lang w:eastAsia="es-ES"/>
              </w:rPr>
              <w:tab/>
            </w:r>
            <w:r w:rsidRPr="006601DA" w:rsidDel="00802331">
              <w:rPr>
                <w:noProof/>
                <w:rPrChange w:id="395" w:author="Raul García Fernández" w:date="2017-07-01T12:36:00Z">
                  <w:rPr>
                    <w:rStyle w:val="Hipervnculo"/>
                    <w:noProof/>
                  </w:rPr>
                </w:rPrChange>
              </w:rPr>
              <w:delText>Análisis general del sistema:</w:delText>
            </w:r>
            <w:r w:rsidDel="00802331">
              <w:rPr>
                <w:noProof/>
                <w:webHidden/>
              </w:rPr>
              <w:tab/>
              <w:delText>4</w:delText>
            </w:r>
          </w:del>
        </w:p>
        <w:p w14:paraId="68FECB9B" w14:textId="1340F107" w:rsidR="00DD1DBB" w:rsidDel="00802331" w:rsidRDefault="00DD1DBB">
          <w:pPr>
            <w:pStyle w:val="TDC2"/>
            <w:tabs>
              <w:tab w:val="left" w:pos="880"/>
              <w:tab w:val="right" w:leader="dot" w:pos="9061"/>
            </w:tabs>
            <w:rPr>
              <w:del w:id="396" w:author="Raul García Fernández" w:date="2017-07-10T20:55:00Z"/>
              <w:rFonts w:asciiTheme="minorHAnsi" w:eastAsiaTheme="minorEastAsia" w:hAnsiTheme="minorHAnsi" w:cstheme="minorBidi"/>
              <w:noProof/>
              <w:sz w:val="22"/>
              <w:lang w:eastAsia="es-ES"/>
            </w:rPr>
          </w:pPr>
          <w:del w:id="397" w:author="Raul García Fernández" w:date="2017-07-10T20:55:00Z">
            <w:r w:rsidRPr="006601DA" w:rsidDel="00802331">
              <w:rPr>
                <w:noProof/>
                <w:rPrChange w:id="398" w:author="Raul García Fernández" w:date="2017-07-01T12:36:00Z">
                  <w:rPr>
                    <w:rStyle w:val="Hipervnculo"/>
                    <w:noProof/>
                  </w:rPr>
                </w:rPrChange>
              </w:rPr>
              <w:delText>1.1</w:delText>
            </w:r>
            <w:r w:rsidDel="00802331">
              <w:rPr>
                <w:rFonts w:asciiTheme="minorHAnsi" w:eastAsiaTheme="minorEastAsia" w:hAnsiTheme="minorHAnsi" w:cstheme="minorBidi"/>
                <w:noProof/>
                <w:sz w:val="22"/>
                <w:lang w:eastAsia="es-ES"/>
              </w:rPr>
              <w:tab/>
            </w:r>
            <w:r w:rsidRPr="006601DA" w:rsidDel="00802331">
              <w:rPr>
                <w:noProof/>
                <w:rPrChange w:id="399" w:author="Raul García Fernández" w:date="2017-07-01T12:36:00Z">
                  <w:rPr>
                    <w:rStyle w:val="Hipervnculo"/>
                    <w:noProof/>
                  </w:rPr>
                </w:rPrChange>
              </w:rPr>
              <w:delText>Introducción al sistema:</w:delText>
            </w:r>
            <w:r w:rsidDel="00802331">
              <w:rPr>
                <w:noProof/>
                <w:webHidden/>
              </w:rPr>
              <w:tab/>
              <w:delText>4</w:delText>
            </w:r>
          </w:del>
        </w:p>
        <w:p w14:paraId="11D5DEFD" w14:textId="5B338001" w:rsidR="00DD1DBB" w:rsidDel="00802331" w:rsidRDefault="00DD1DBB">
          <w:pPr>
            <w:pStyle w:val="TDC2"/>
            <w:tabs>
              <w:tab w:val="left" w:pos="880"/>
              <w:tab w:val="right" w:leader="dot" w:pos="9061"/>
            </w:tabs>
            <w:rPr>
              <w:del w:id="400" w:author="Raul García Fernández" w:date="2017-07-10T20:55:00Z"/>
              <w:rFonts w:asciiTheme="minorHAnsi" w:eastAsiaTheme="minorEastAsia" w:hAnsiTheme="minorHAnsi" w:cstheme="minorBidi"/>
              <w:noProof/>
              <w:sz w:val="22"/>
              <w:lang w:eastAsia="es-ES"/>
            </w:rPr>
          </w:pPr>
          <w:del w:id="401" w:author="Raul García Fernández" w:date="2017-07-10T20:55:00Z">
            <w:r w:rsidRPr="006601DA" w:rsidDel="00802331">
              <w:rPr>
                <w:noProof/>
                <w:rPrChange w:id="402" w:author="Raul García Fernández" w:date="2017-07-01T12:36:00Z">
                  <w:rPr>
                    <w:rStyle w:val="Hipervnculo"/>
                    <w:noProof/>
                  </w:rPr>
                </w:rPrChange>
              </w:rPr>
              <w:delText>1.2</w:delText>
            </w:r>
            <w:r w:rsidDel="00802331">
              <w:rPr>
                <w:rFonts w:asciiTheme="minorHAnsi" w:eastAsiaTheme="minorEastAsia" w:hAnsiTheme="minorHAnsi" w:cstheme="minorBidi"/>
                <w:noProof/>
                <w:sz w:val="22"/>
                <w:lang w:eastAsia="es-ES"/>
              </w:rPr>
              <w:tab/>
            </w:r>
            <w:r w:rsidRPr="006601DA" w:rsidDel="00802331">
              <w:rPr>
                <w:noProof/>
                <w:rPrChange w:id="403" w:author="Raul García Fernández" w:date="2017-07-01T12:36:00Z">
                  <w:rPr>
                    <w:rStyle w:val="Hipervnculo"/>
                    <w:noProof/>
                  </w:rPr>
                </w:rPrChange>
              </w:rPr>
              <w:delText>Arquitectura Modelo-vista-controlador:</w:delText>
            </w:r>
            <w:r w:rsidDel="00802331">
              <w:rPr>
                <w:noProof/>
                <w:webHidden/>
              </w:rPr>
              <w:tab/>
              <w:delText>4</w:delText>
            </w:r>
          </w:del>
        </w:p>
        <w:p w14:paraId="54D8560B" w14:textId="14A47399" w:rsidR="00DD1DBB" w:rsidDel="00802331" w:rsidRDefault="00DD1DBB">
          <w:pPr>
            <w:pStyle w:val="TDC2"/>
            <w:tabs>
              <w:tab w:val="left" w:pos="880"/>
              <w:tab w:val="right" w:leader="dot" w:pos="9061"/>
            </w:tabs>
            <w:rPr>
              <w:del w:id="404" w:author="Raul García Fernández" w:date="2017-07-10T20:55:00Z"/>
              <w:rFonts w:asciiTheme="minorHAnsi" w:eastAsiaTheme="minorEastAsia" w:hAnsiTheme="minorHAnsi" w:cstheme="minorBidi"/>
              <w:noProof/>
              <w:sz w:val="22"/>
              <w:lang w:eastAsia="es-ES"/>
            </w:rPr>
          </w:pPr>
          <w:del w:id="405" w:author="Raul García Fernández" w:date="2017-07-10T20:55:00Z">
            <w:r w:rsidRPr="006601DA" w:rsidDel="00802331">
              <w:rPr>
                <w:noProof/>
                <w:rPrChange w:id="406" w:author="Raul García Fernández" w:date="2017-07-01T12:36:00Z">
                  <w:rPr>
                    <w:rStyle w:val="Hipervnculo"/>
                    <w:noProof/>
                  </w:rPr>
                </w:rPrChange>
              </w:rPr>
              <w:delText>1.3</w:delText>
            </w:r>
            <w:r w:rsidDel="00802331">
              <w:rPr>
                <w:rFonts w:asciiTheme="minorHAnsi" w:eastAsiaTheme="minorEastAsia" w:hAnsiTheme="minorHAnsi" w:cstheme="minorBidi"/>
                <w:noProof/>
                <w:sz w:val="22"/>
                <w:lang w:eastAsia="es-ES"/>
              </w:rPr>
              <w:tab/>
            </w:r>
            <w:r w:rsidRPr="006601DA" w:rsidDel="00802331">
              <w:rPr>
                <w:noProof/>
                <w:rPrChange w:id="407" w:author="Raul García Fernández" w:date="2017-07-01T12:36:00Z">
                  <w:rPr>
                    <w:rStyle w:val="Hipervnculo"/>
                    <w:noProof/>
                  </w:rPr>
                </w:rPrChange>
              </w:rPr>
              <w:delText>Arquitectura REST:</w:delText>
            </w:r>
            <w:r w:rsidDel="00802331">
              <w:rPr>
                <w:noProof/>
                <w:webHidden/>
              </w:rPr>
              <w:tab/>
              <w:delText>6</w:delText>
            </w:r>
          </w:del>
        </w:p>
        <w:p w14:paraId="0A69BE70" w14:textId="489261EC" w:rsidR="00DD1DBB" w:rsidDel="00802331" w:rsidRDefault="00DD1DBB">
          <w:pPr>
            <w:pStyle w:val="TDC1"/>
            <w:tabs>
              <w:tab w:val="left" w:pos="480"/>
            </w:tabs>
            <w:rPr>
              <w:del w:id="408" w:author="Raul García Fernández" w:date="2017-07-10T20:55:00Z"/>
              <w:rFonts w:asciiTheme="minorHAnsi" w:eastAsiaTheme="minorEastAsia" w:hAnsiTheme="minorHAnsi" w:cstheme="minorBidi"/>
              <w:noProof/>
              <w:sz w:val="22"/>
              <w:lang w:eastAsia="es-ES"/>
            </w:rPr>
          </w:pPr>
          <w:del w:id="409" w:author="Raul García Fernández" w:date="2017-07-10T20:55:00Z">
            <w:r w:rsidRPr="006601DA" w:rsidDel="00802331">
              <w:rPr>
                <w:noProof/>
                <w:rPrChange w:id="410" w:author="Raul García Fernández" w:date="2017-07-01T12:36:00Z">
                  <w:rPr>
                    <w:rStyle w:val="Hipervnculo"/>
                    <w:noProof/>
                  </w:rPr>
                </w:rPrChange>
              </w:rPr>
              <w:delText>2.</w:delText>
            </w:r>
            <w:r w:rsidDel="00802331">
              <w:rPr>
                <w:rFonts w:asciiTheme="minorHAnsi" w:eastAsiaTheme="minorEastAsia" w:hAnsiTheme="minorHAnsi" w:cstheme="minorBidi"/>
                <w:noProof/>
                <w:sz w:val="22"/>
                <w:lang w:eastAsia="es-ES"/>
              </w:rPr>
              <w:tab/>
            </w:r>
            <w:r w:rsidRPr="006601DA" w:rsidDel="00802331">
              <w:rPr>
                <w:noProof/>
                <w:rPrChange w:id="411" w:author="Raul García Fernández" w:date="2017-07-01T12:36:00Z">
                  <w:rPr>
                    <w:rStyle w:val="Hipervnculo"/>
                    <w:noProof/>
                  </w:rPr>
                </w:rPrChange>
              </w:rPr>
              <w:delText>Diseño de datos:</w:delText>
            </w:r>
            <w:r w:rsidDel="00802331">
              <w:rPr>
                <w:noProof/>
                <w:webHidden/>
              </w:rPr>
              <w:tab/>
              <w:delText>7</w:delText>
            </w:r>
          </w:del>
        </w:p>
        <w:p w14:paraId="15BB8B62" w14:textId="7FC25283" w:rsidR="00DD1DBB" w:rsidDel="00802331" w:rsidRDefault="00DD1DBB">
          <w:pPr>
            <w:pStyle w:val="TDC2"/>
            <w:tabs>
              <w:tab w:val="left" w:pos="880"/>
              <w:tab w:val="right" w:leader="dot" w:pos="9061"/>
            </w:tabs>
            <w:rPr>
              <w:del w:id="412" w:author="Raul García Fernández" w:date="2017-07-10T20:55:00Z"/>
              <w:rFonts w:asciiTheme="minorHAnsi" w:eastAsiaTheme="minorEastAsia" w:hAnsiTheme="minorHAnsi" w:cstheme="minorBidi"/>
              <w:noProof/>
              <w:sz w:val="22"/>
              <w:lang w:eastAsia="es-ES"/>
            </w:rPr>
          </w:pPr>
          <w:del w:id="413" w:author="Raul García Fernández" w:date="2017-07-10T20:55:00Z">
            <w:r w:rsidRPr="006601DA" w:rsidDel="00802331">
              <w:rPr>
                <w:noProof/>
                <w:rPrChange w:id="414" w:author="Raul García Fernández" w:date="2017-07-01T12:36:00Z">
                  <w:rPr>
                    <w:rStyle w:val="Hipervnculo"/>
                    <w:noProof/>
                  </w:rPr>
                </w:rPrChange>
              </w:rPr>
              <w:delText>2.1</w:delText>
            </w:r>
            <w:r w:rsidDel="00802331">
              <w:rPr>
                <w:rFonts w:asciiTheme="minorHAnsi" w:eastAsiaTheme="minorEastAsia" w:hAnsiTheme="minorHAnsi" w:cstheme="minorBidi"/>
                <w:noProof/>
                <w:sz w:val="22"/>
                <w:lang w:eastAsia="es-ES"/>
              </w:rPr>
              <w:tab/>
            </w:r>
            <w:r w:rsidRPr="006601DA" w:rsidDel="00802331">
              <w:rPr>
                <w:noProof/>
                <w:rPrChange w:id="415" w:author="Raul García Fernández" w:date="2017-07-01T12:36:00Z">
                  <w:rPr>
                    <w:rStyle w:val="Hipervnculo"/>
                    <w:noProof/>
                  </w:rPr>
                </w:rPrChange>
              </w:rPr>
              <w:delText>Introducción:</w:delText>
            </w:r>
            <w:r w:rsidDel="00802331">
              <w:rPr>
                <w:noProof/>
                <w:webHidden/>
              </w:rPr>
              <w:tab/>
              <w:delText>7</w:delText>
            </w:r>
          </w:del>
        </w:p>
        <w:p w14:paraId="56DEE706" w14:textId="05FD679D" w:rsidR="00DD1DBB" w:rsidDel="00802331" w:rsidRDefault="00DD1DBB">
          <w:pPr>
            <w:pStyle w:val="TDC2"/>
            <w:tabs>
              <w:tab w:val="left" w:pos="880"/>
              <w:tab w:val="right" w:leader="dot" w:pos="9061"/>
            </w:tabs>
            <w:rPr>
              <w:del w:id="416" w:author="Raul García Fernández" w:date="2017-07-10T20:55:00Z"/>
              <w:rFonts w:asciiTheme="minorHAnsi" w:eastAsiaTheme="minorEastAsia" w:hAnsiTheme="minorHAnsi" w:cstheme="minorBidi"/>
              <w:noProof/>
              <w:sz w:val="22"/>
              <w:lang w:eastAsia="es-ES"/>
            </w:rPr>
          </w:pPr>
          <w:del w:id="417" w:author="Raul García Fernández" w:date="2017-07-10T20:55:00Z">
            <w:r w:rsidRPr="006601DA" w:rsidDel="00802331">
              <w:rPr>
                <w:noProof/>
                <w:rPrChange w:id="418" w:author="Raul García Fernández" w:date="2017-07-01T12:36:00Z">
                  <w:rPr>
                    <w:rStyle w:val="Hipervnculo"/>
                    <w:noProof/>
                  </w:rPr>
                </w:rPrChange>
              </w:rPr>
              <w:delText>2.2</w:delText>
            </w:r>
            <w:r w:rsidDel="00802331">
              <w:rPr>
                <w:rFonts w:asciiTheme="minorHAnsi" w:eastAsiaTheme="minorEastAsia" w:hAnsiTheme="minorHAnsi" w:cstheme="minorBidi"/>
                <w:noProof/>
                <w:sz w:val="22"/>
                <w:lang w:eastAsia="es-ES"/>
              </w:rPr>
              <w:tab/>
            </w:r>
            <w:r w:rsidRPr="006601DA" w:rsidDel="00802331">
              <w:rPr>
                <w:noProof/>
                <w:rPrChange w:id="419" w:author="Raul García Fernández" w:date="2017-07-01T12:36:00Z">
                  <w:rPr>
                    <w:rStyle w:val="Hipervnculo"/>
                    <w:noProof/>
                  </w:rPr>
                </w:rPrChange>
              </w:rPr>
              <w:delText>Modelo de los datos-Entidades:</w:delText>
            </w:r>
            <w:r w:rsidDel="00802331">
              <w:rPr>
                <w:noProof/>
                <w:webHidden/>
              </w:rPr>
              <w:tab/>
              <w:delText>7</w:delText>
            </w:r>
          </w:del>
        </w:p>
        <w:p w14:paraId="4051A267" w14:textId="39CCC391" w:rsidR="00DD1DBB" w:rsidDel="00802331" w:rsidRDefault="00DD1DBB">
          <w:pPr>
            <w:pStyle w:val="TDC3"/>
            <w:tabs>
              <w:tab w:val="left" w:pos="1320"/>
              <w:tab w:val="right" w:leader="dot" w:pos="9061"/>
            </w:tabs>
            <w:rPr>
              <w:del w:id="420" w:author="Raul García Fernández" w:date="2017-07-10T20:55:00Z"/>
              <w:rFonts w:asciiTheme="minorHAnsi" w:eastAsiaTheme="minorEastAsia" w:hAnsiTheme="minorHAnsi" w:cstheme="minorBidi"/>
              <w:noProof/>
              <w:sz w:val="22"/>
              <w:lang w:eastAsia="es-ES"/>
            </w:rPr>
          </w:pPr>
          <w:del w:id="421" w:author="Raul García Fernández" w:date="2017-07-10T20:55:00Z">
            <w:r w:rsidRPr="006601DA" w:rsidDel="00802331">
              <w:rPr>
                <w:noProof/>
                <w:rPrChange w:id="422" w:author="Raul García Fernández" w:date="2017-07-01T12:36:00Z">
                  <w:rPr>
                    <w:rStyle w:val="Hipervnculo"/>
                    <w:noProof/>
                  </w:rPr>
                </w:rPrChange>
              </w:rPr>
              <w:delText>2.2.1</w:delText>
            </w:r>
            <w:r w:rsidDel="00802331">
              <w:rPr>
                <w:rFonts w:asciiTheme="minorHAnsi" w:eastAsiaTheme="minorEastAsia" w:hAnsiTheme="minorHAnsi" w:cstheme="minorBidi"/>
                <w:noProof/>
                <w:sz w:val="22"/>
                <w:lang w:eastAsia="es-ES"/>
              </w:rPr>
              <w:tab/>
            </w:r>
            <w:r w:rsidRPr="006601DA" w:rsidDel="00802331">
              <w:rPr>
                <w:noProof/>
                <w:rPrChange w:id="423" w:author="Raul García Fernández" w:date="2017-07-01T12:36:00Z">
                  <w:rPr>
                    <w:rStyle w:val="Hipervnculo"/>
                    <w:noProof/>
                  </w:rPr>
                </w:rPrChange>
              </w:rPr>
              <w:delText>MD-Entidades:UserLogin</w:delText>
            </w:r>
            <w:r w:rsidDel="00802331">
              <w:rPr>
                <w:noProof/>
                <w:webHidden/>
              </w:rPr>
              <w:tab/>
              <w:delText>7</w:delText>
            </w:r>
          </w:del>
        </w:p>
        <w:p w14:paraId="16D01F5D" w14:textId="3878B7E5" w:rsidR="00DD1DBB" w:rsidDel="00802331" w:rsidRDefault="00DD1DBB">
          <w:pPr>
            <w:pStyle w:val="TDC3"/>
            <w:tabs>
              <w:tab w:val="left" w:pos="1320"/>
              <w:tab w:val="right" w:leader="dot" w:pos="9061"/>
            </w:tabs>
            <w:rPr>
              <w:del w:id="424" w:author="Raul García Fernández" w:date="2017-07-10T20:55:00Z"/>
              <w:rFonts w:asciiTheme="minorHAnsi" w:eastAsiaTheme="minorEastAsia" w:hAnsiTheme="minorHAnsi" w:cstheme="minorBidi"/>
              <w:noProof/>
              <w:sz w:val="22"/>
              <w:lang w:eastAsia="es-ES"/>
            </w:rPr>
          </w:pPr>
          <w:del w:id="425" w:author="Raul García Fernández" w:date="2017-07-10T20:55:00Z">
            <w:r w:rsidRPr="006601DA" w:rsidDel="00802331">
              <w:rPr>
                <w:noProof/>
                <w:rPrChange w:id="426" w:author="Raul García Fernández" w:date="2017-07-01T12:36:00Z">
                  <w:rPr>
                    <w:rStyle w:val="Hipervnculo"/>
                    <w:noProof/>
                  </w:rPr>
                </w:rPrChange>
              </w:rPr>
              <w:delText>2.2.2</w:delText>
            </w:r>
            <w:r w:rsidDel="00802331">
              <w:rPr>
                <w:rFonts w:asciiTheme="minorHAnsi" w:eastAsiaTheme="minorEastAsia" w:hAnsiTheme="minorHAnsi" w:cstheme="minorBidi"/>
                <w:noProof/>
                <w:sz w:val="22"/>
                <w:lang w:eastAsia="es-ES"/>
              </w:rPr>
              <w:tab/>
            </w:r>
            <w:r w:rsidRPr="006601DA" w:rsidDel="00802331">
              <w:rPr>
                <w:noProof/>
                <w:rPrChange w:id="427" w:author="Raul García Fernández" w:date="2017-07-01T12:36:00Z">
                  <w:rPr>
                    <w:rStyle w:val="Hipervnculo"/>
                    <w:noProof/>
                  </w:rPr>
                </w:rPrChange>
              </w:rPr>
              <w:delText>MD-Entidades: Person</w:delText>
            </w:r>
            <w:r w:rsidDel="00802331">
              <w:rPr>
                <w:noProof/>
                <w:webHidden/>
              </w:rPr>
              <w:tab/>
              <w:delText>8</w:delText>
            </w:r>
          </w:del>
        </w:p>
        <w:p w14:paraId="494FF360" w14:textId="52CCF704" w:rsidR="00DD1DBB" w:rsidDel="00802331" w:rsidRDefault="00DD1DBB">
          <w:pPr>
            <w:pStyle w:val="TDC3"/>
            <w:tabs>
              <w:tab w:val="left" w:pos="1320"/>
              <w:tab w:val="right" w:leader="dot" w:pos="9061"/>
            </w:tabs>
            <w:rPr>
              <w:del w:id="428" w:author="Raul García Fernández" w:date="2017-07-10T20:55:00Z"/>
              <w:rFonts w:asciiTheme="minorHAnsi" w:eastAsiaTheme="minorEastAsia" w:hAnsiTheme="minorHAnsi" w:cstheme="minorBidi"/>
              <w:noProof/>
              <w:sz w:val="22"/>
              <w:lang w:eastAsia="es-ES"/>
            </w:rPr>
          </w:pPr>
          <w:del w:id="429" w:author="Raul García Fernández" w:date="2017-07-10T20:55:00Z">
            <w:r w:rsidRPr="006601DA" w:rsidDel="00802331">
              <w:rPr>
                <w:noProof/>
                <w:rPrChange w:id="430" w:author="Raul García Fernández" w:date="2017-07-01T12:36:00Z">
                  <w:rPr>
                    <w:rStyle w:val="Hipervnculo"/>
                    <w:noProof/>
                  </w:rPr>
                </w:rPrChange>
              </w:rPr>
              <w:delText>2.2.3</w:delText>
            </w:r>
            <w:r w:rsidDel="00802331">
              <w:rPr>
                <w:rFonts w:asciiTheme="minorHAnsi" w:eastAsiaTheme="minorEastAsia" w:hAnsiTheme="minorHAnsi" w:cstheme="minorBidi"/>
                <w:noProof/>
                <w:sz w:val="22"/>
                <w:lang w:eastAsia="es-ES"/>
              </w:rPr>
              <w:tab/>
            </w:r>
            <w:r w:rsidRPr="006601DA" w:rsidDel="00802331">
              <w:rPr>
                <w:noProof/>
                <w:rPrChange w:id="431" w:author="Raul García Fernández" w:date="2017-07-01T12:36:00Z">
                  <w:rPr>
                    <w:rStyle w:val="Hipervnculo"/>
                    <w:noProof/>
                  </w:rPr>
                </w:rPrChange>
              </w:rPr>
              <w:delText>MD-Entidades: Project</w:delText>
            </w:r>
            <w:r w:rsidDel="00802331">
              <w:rPr>
                <w:noProof/>
                <w:webHidden/>
              </w:rPr>
              <w:tab/>
              <w:delText>9</w:delText>
            </w:r>
          </w:del>
        </w:p>
        <w:p w14:paraId="1B387362" w14:textId="148CBF73" w:rsidR="00DD1DBB" w:rsidDel="00802331" w:rsidRDefault="00DD1DBB">
          <w:pPr>
            <w:pStyle w:val="TDC3"/>
            <w:tabs>
              <w:tab w:val="left" w:pos="1320"/>
              <w:tab w:val="right" w:leader="dot" w:pos="9061"/>
            </w:tabs>
            <w:rPr>
              <w:del w:id="432" w:author="Raul García Fernández" w:date="2017-07-10T20:55:00Z"/>
              <w:rFonts w:asciiTheme="minorHAnsi" w:eastAsiaTheme="minorEastAsia" w:hAnsiTheme="minorHAnsi" w:cstheme="minorBidi"/>
              <w:noProof/>
              <w:sz w:val="22"/>
              <w:lang w:eastAsia="es-ES"/>
            </w:rPr>
          </w:pPr>
          <w:del w:id="433" w:author="Raul García Fernández" w:date="2017-07-10T20:55:00Z">
            <w:r w:rsidRPr="006601DA" w:rsidDel="00802331">
              <w:rPr>
                <w:noProof/>
                <w:rPrChange w:id="434" w:author="Raul García Fernández" w:date="2017-07-01T12:36:00Z">
                  <w:rPr>
                    <w:rStyle w:val="Hipervnculo"/>
                    <w:noProof/>
                  </w:rPr>
                </w:rPrChange>
              </w:rPr>
              <w:delText>2.2.4</w:delText>
            </w:r>
            <w:r w:rsidDel="00802331">
              <w:rPr>
                <w:rFonts w:asciiTheme="minorHAnsi" w:eastAsiaTheme="minorEastAsia" w:hAnsiTheme="minorHAnsi" w:cstheme="minorBidi"/>
                <w:noProof/>
                <w:sz w:val="22"/>
                <w:lang w:eastAsia="es-ES"/>
              </w:rPr>
              <w:tab/>
            </w:r>
            <w:r w:rsidRPr="006601DA" w:rsidDel="00802331">
              <w:rPr>
                <w:noProof/>
                <w:rPrChange w:id="435" w:author="Raul García Fernández" w:date="2017-07-01T12:36:00Z">
                  <w:rPr>
                    <w:rStyle w:val="Hipervnculo"/>
                    <w:noProof/>
                  </w:rPr>
                </w:rPrChange>
              </w:rPr>
              <w:delText>MD-Entidades: Group</w:delText>
            </w:r>
            <w:r w:rsidDel="00802331">
              <w:rPr>
                <w:noProof/>
                <w:webHidden/>
              </w:rPr>
              <w:tab/>
              <w:delText>10</w:delText>
            </w:r>
          </w:del>
        </w:p>
        <w:p w14:paraId="5FAF3158" w14:textId="67095F2E" w:rsidR="00DD1DBB" w:rsidDel="00802331" w:rsidRDefault="00DD1DBB">
          <w:pPr>
            <w:pStyle w:val="TDC3"/>
            <w:tabs>
              <w:tab w:val="left" w:pos="1320"/>
              <w:tab w:val="right" w:leader="dot" w:pos="9061"/>
            </w:tabs>
            <w:rPr>
              <w:del w:id="436" w:author="Raul García Fernández" w:date="2017-07-10T20:55:00Z"/>
              <w:rFonts w:asciiTheme="minorHAnsi" w:eastAsiaTheme="minorEastAsia" w:hAnsiTheme="minorHAnsi" w:cstheme="minorBidi"/>
              <w:noProof/>
              <w:sz w:val="22"/>
              <w:lang w:eastAsia="es-ES"/>
            </w:rPr>
          </w:pPr>
          <w:del w:id="437" w:author="Raul García Fernández" w:date="2017-07-10T20:55:00Z">
            <w:r w:rsidRPr="006601DA" w:rsidDel="00802331">
              <w:rPr>
                <w:noProof/>
                <w:rPrChange w:id="438" w:author="Raul García Fernández" w:date="2017-07-01T12:36:00Z">
                  <w:rPr>
                    <w:rStyle w:val="Hipervnculo"/>
                    <w:noProof/>
                  </w:rPr>
                </w:rPrChange>
              </w:rPr>
              <w:delText>2.2.5</w:delText>
            </w:r>
            <w:r w:rsidDel="00802331">
              <w:rPr>
                <w:rFonts w:asciiTheme="minorHAnsi" w:eastAsiaTheme="minorEastAsia" w:hAnsiTheme="minorHAnsi" w:cstheme="minorBidi"/>
                <w:noProof/>
                <w:sz w:val="22"/>
                <w:lang w:eastAsia="es-ES"/>
              </w:rPr>
              <w:tab/>
            </w:r>
            <w:r w:rsidRPr="006601DA" w:rsidDel="00802331">
              <w:rPr>
                <w:noProof/>
                <w:rPrChange w:id="439" w:author="Raul García Fernández" w:date="2017-07-01T12:36:00Z">
                  <w:rPr>
                    <w:rStyle w:val="Hipervnculo"/>
                    <w:noProof/>
                  </w:rPr>
                </w:rPrChange>
              </w:rPr>
              <w:delText>MD-Entidades: Ejecuciones</w:delText>
            </w:r>
            <w:r w:rsidDel="00802331">
              <w:rPr>
                <w:noProof/>
                <w:webHidden/>
              </w:rPr>
              <w:tab/>
              <w:delText>11</w:delText>
            </w:r>
          </w:del>
        </w:p>
        <w:p w14:paraId="5F04E664" w14:textId="5FFF7407" w:rsidR="00DD1DBB" w:rsidDel="00802331" w:rsidRDefault="00DD1DBB">
          <w:pPr>
            <w:pStyle w:val="TDC2"/>
            <w:tabs>
              <w:tab w:val="left" w:pos="880"/>
              <w:tab w:val="right" w:leader="dot" w:pos="9061"/>
            </w:tabs>
            <w:rPr>
              <w:del w:id="440" w:author="Raul García Fernández" w:date="2017-07-10T20:55:00Z"/>
              <w:rFonts w:asciiTheme="minorHAnsi" w:eastAsiaTheme="minorEastAsia" w:hAnsiTheme="minorHAnsi" w:cstheme="minorBidi"/>
              <w:noProof/>
              <w:sz w:val="22"/>
              <w:lang w:eastAsia="es-ES"/>
            </w:rPr>
          </w:pPr>
          <w:del w:id="441" w:author="Raul García Fernández" w:date="2017-07-10T20:55:00Z">
            <w:r w:rsidRPr="006601DA" w:rsidDel="00802331">
              <w:rPr>
                <w:noProof/>
                <w:rPrChange w:id="442" w:author="Raul García Fernández" w:date="2017-07-01T12:36:00Z">
                  <w:rPr>
                    <w:rStyle w:val="Hipervnculo"/>
                    <w:noProof/>
                  </w:rPr>
                </w:rPrChange>
              </w:rPr>
              <w:delText>2.3</w:delText>
            </w:r>
            <w:r w:rsidDel="00802331">
              <w:rPr>
                <w:rFonts w:asciiTheme="minorHAnsi" w:eastAsiaTheme="minorEastAsia" w:hAnsiTheme="minorHAnsi" w:cstheme="minorBidi"/>
                <w:noProof/>
                <w:sz w:val="22"/>
                <w:lang w:eastAsia="es-ES"/>
              </w:rPr>
              <w:tab/>
            </w:r>
            <w:r w:rsidRPr="006601DA" w:rsidDel="00802331">
              <w:rPr>
                <w:noProof/>
                <w:rPrChange w:id="443" w:author="Raul García Fernández" w:date="2017-07-01T12:36:00Z">
                  <w:rPr>
                    <w:rStyle w:val="Hipervnculo"/>
                    <w:noProof/>
                  </w:rPr>
                </w:rPrChange>
              </w:rPr>
              <w:delText>Modelo de datos - Neo4j:</w:delText>
            </w:r>
            <w:r w:rsidDel="00802331">
              <w:rPr>
                <w:noProof/>
                <w:webHidden/>
              </w:rPr>
              <w:tab/>
              <w:delText>12</w:delText>
            </w:r>
          </w:del>
        </w:p>
        <w:p w14:paraId="5A0779F8" w14:textId="684359C8" w:rsidR="00DD1DBB" w:rsidDel="00802331" w:rsidRDefault="00DD1DBB">
          <w:pPr>
            <w:pStyle w:val="TDC3"/>
            <w:tabs>
              <w:tab w:val="left" w:pos="1320"/>
              <w:tab w:val="right" w:leader="dot" w:pos="9061"/>
            </w:tabs>
            <w:rPr>
              <w:del w:id="444" w:author="Raul García Fernández" w:date="2017-07-10T20:55:00Z"/>
              <w:rFonts w:asciiTheme="minorHAnsi" w:eastAsiaTheme="minorEastAsia" w:hAnsiTheme="minorHAnsi" w:cstheme="minorBidi"/>
              <w:noProof/>
              <w:sz w:val="22"/>
              <w:lang w:eastAsia="es-ES"/>
            </w:rPr>
          </w:pPr>
          <w:del w:id="445" w:author="Raul García Fernández" w:date="2017-07-10T20:55:00Z">
            <w:r w:rsidRPr="006601DA" w:rsidDel="00802331">
              <w:rPr>
                <w:noProof/>
                <w:rPrChange w:id="446" w:author="Raul García Fernández" w:date="2017-07-01T12:36:00Z">
                  <w:rPr>
                    <w:rStyle w:val="Hipervnculo"/>
                    <w:noProof/>
                  </w:rPr>
                </w:rPrChange>
              </w:rPr>
              <w:delText>2.3.1</w:delText>
            </w:r>
            <w:r w:rsidDel="00802331">
              <w:rPr>
                <w:rFonts w:asciiTheme="minorHAnsi" w:eastAsiaTheme="minorEastAsia" w:hAnsiTheme="minorHAnsi" w:cstheme="minorBidi"/>
                <w:noProof/>
                <w:sz w:val="22"/>
                <w:lang w:eastAsia="es-ES"/>
              </w:rPr>
              <w:tab/>
            </w:r>
            <w:r w:rsidRPr="006601DA" w:rsidDel="00802331">
              <w:rPr>
                <w:noProof/>
                <w:rPrChange w:id="447" w:author="Raul García Fernández" w:date="2017-07-01T12:36:00Z">
                  <w:rPr>
                    <w:rStyle w:val="Hipervnculo"/>
                    <w:noProof/>
                  </w:rPr>
                </w:rPrChange>
              </w:rPr>
              <w:delText>MD-Neo4j Introducción:</w:delText>
            </w:r>
            <w:r w:rsidDel="00802331">
              <w:rPr>
                <w:noProof/>
                <w:webHidden/>
              </w:rPr>
              <w:tab/>
              <w:delText>12</w:delText>
            </w:r>
          </w:del>
        </w:p>
        <w:p w14:paraId="6BDF11A8" w14:textId="48F35B29" w:rsidR="00DD1DBB" w:rsidDel="00802331" w:rsidRDefault="00DD1DBB">
          <w:pPr>
            <w:pStyle w:val="TDC3"/>
            <w:tabs>
              <w:tab w:val="left" w:pos="1320"/>
              <w:tab w:val="right" w:leader="dot" w:pos="9061"/>
            </w:tabs>
            <w:rPr>
              <w:del w:id="448" w:author="Raul García Fernández" w:date="2017-07-10T20:55:00Z"/>
              <w:rFonts w:asciiTheme="minorHAnsi" w:eastAsiaTheme="minorEastAsia" w:hAnsiTheme="minorHAnsi" w:cstheme="minorBidi"/>
              <w:noProof/>
              <w:sz w:val="22"/>
              <w:lang w:eastAsia="es-ES"/>
            </w:rPr>
          </w:pPr>
          <w:del w:id="449" w:author="Raul García Fernández" w:date="2017-07-10T20:55:00Z">
            <w:r w:rsidRPr="006601DA" w:rsidDel="00802331">
              <w:rPr>
                <w:noProof/>
                <w:rPrChange w:id="450" w:author="Raul García Fernández" w:date="2017-07-01T12:36:00Z">
                  <w:rPr>
                    <w:rStyle w:val="Hipervnculo"/>
                    <w:noProof/>
                  </w:rPr>
                </w:rPrChange>
              </w:rPr>
              <w:delText>2.3.2</w:delText>
            </w:r>
            <w:r w:rsidDel="00802331">
              <w:rPr>
                <w:rFonts w:asciiTheme="minorHAnsi" w:eastAsiaTheme="minorEastAsia" w:hAnsiTheme="minorHAnsi" w:cstheme="minorBidi"/>
                <w:noProof/>
                <w:sz w:val="22"/>
                <w:lang w:eastAsia="es-ES"/>
              </w:rPr>
              <w:tab/>
            </w:r>
            <w:r w:rsidRPr="006601DA" w:rsidDel="00802331">
              <w:rPr>
                <w:noProof/>
                <w:rPrChange w:id="451" w:author="Raul García Fernández" w:date="2017-07-01T12:36:00Z">
                  <w:rPr>
                    <w:rStyle w:val="Hipervnculo"/>
                    <w:noProof/>
                  </w:rPr>
                </w:rPrChange>
              </w:rPr>
              <w:delText>MD - Neo4J: Relaciones</w:delText>
            </w:r>
            <w:r w:rsidDel="00802331">
              <w:rPr>
                <w:noProof/>
                <w:webHidden/>
              </w:rPr>
              <w:tab/>
              <w:delText>13</w:delText>
            </w:r>
          </w:del>
        </w:p>
        <w:p w14:paraId="67B54FD1" w14:textId="34913308" w:rsidR="00DD1DBB" w:rsidDel="00802331" w:rsidRDefault="00DD1DBB">
          <w:pPr>
            <w:pStyle w:val="TDC3"/>
            <w:tabs>
              <w:tab w:val="left" w:pos="1320"/>
              <w:tab w:val="right" w:leader="dot" w:pos="9061"/>
            </w:tabs>
            <w:rPr>
              <w:del w:id="452" w:author="Raul García Fernández" w:date="2017-07-10T20:55:00Z"/>
              <w:rFonts w:asciiTheme="minorHAnsi" w:eastAsiaTheme="minorEastAsia" w:hAnsiTheme="minorHAnsi" w:cstheme="minorBidi"/>
              <w:noProof/>
              <w:sz w:val="22"/>
              <w:lang w:eastAsia="es-ES"/>
            </w:rPr>
          </w:pPr>
          <w:del w:id="453" w:author="Raul García Fernández" w:date="2017-07-10T20:55:00Z">
            <w:r w:rsidRPr="006601DA" w:rsidDel="00802331">
              <w:rPr>
                <w:noProof/>
                <w:rPrChange w:id="454" w:author="Raul García Fernández" w:date="2017-07-01T12:36:00Z">
                  <w:rPr>
                    <w:rStyle w:val="Hipervnculo"/>
                    <w:noProof/>
                  </w:rPr>
                </w:rPrChange>
              </w:rPr>
              <w:delText>2.3.3</w:delText>
            </w:r>
            <w:r w:rsidDel="00802331">
              <w:rPr>
                <w:rFonts w:asciiTheme="minorHAnsi" w:eastAsiaTheme="minorEastAsia" w:hAnsiTheme="minorHAnsi" w:cstheme="minorBidi"/>
                <w:noProof/>
                <w:sz w:val="22"/>
                <w:lang w:eastAsia="es-ES"/>
              </w:rPr>
              <w:tab/>
            </w:r>
            <w:r w:rsidRPr="006601DA" w:rsidDel="00802331">
              <w:rPr>
                <w:noProof/>
                <w:rPrChange w:id="455" w:author="Raul García Fernández" w:date="2017-07-01T12:36:00Z">
                  <w:rPr>
                    <w:rStyle w:val="Hipervnculo"/>
                    <w:noProof/>
                  </w:rPr>
                </w:rPrChange>
              </w:rPr>
              <w:delText>MD – Neo4j: Estructura general de datos</w:delText>
            </w:r>
            <w:r w:rsidDel="00802331">
              <w:rPr>
                <w:noProof/>
                <w:webHidden/>
              </w:rPr>
              <w:tab/>
              <w:delText>14</w:delText>
            </w:r>
          </w:del>
        </w:p>
        <w:p w14:paraId="31C3F372" w14:textId="437F6DDB" w:rsidR="00DD1DBB" w:rsidDel="00802331" w:rsidRDefault="00DD1DBB">
          <w:pPr>
            <w:pStyle w:val="TDC1"/>
            <w:tabs>
              <w:tab w:val="left" w:pos="660"/>
            </w:tabs>
            <w:rPr>
              <w:del w:id="456" w:author="Raul García Fernández" w:date="2017-07-10T20:55:00Z"/>
              <w:rFonts w:asciiTheme="minorHAnsi" w:eastAsiaTheme="minorEastAsia" w:hAnsiTheme="minorHAnsi" w:cstheme="minorBidi"/>
              <w:noProof/>
              <w:sz w:val="22"/>
              <w:lang w:eastAsia="es-ES"/>
            </w:rPr>
          </w:pPr>
          <w:del w:id="457" w:author="Raul García Fernández" w:date="2017-07-10T20:55:00Z">
            <w:r w:rsidRPr="006601DA" w:rsidDel="00802331">
              <w:rPr>
                <w:noProof/>
                <w:rPrChange w:id="458" w:author="Raul García Fernández" w:date="2017-07-01T12:36:00Z">
                  <w:rPr>
                    <w:rStyle w:val="Hipervnculo"/>
                    <w:noProof/>
                  </w:rPr>
                </w:rPrChange>
              </w:rPr>
              <w:delText>2.4</w:delText>
            </w:r>
            <w:r w:rsidDel="00802331">
              <w:rPr>
                <w:rFonts w:asciiTheme="minorHAnsi" w:eastAsiaTheme="minorEastAsia" w:hAnsiTheme="minorHAnsi" w:cstheme="minorBidi"/>
                <w:noProof/>
                <w:sz w:val="22"/>
                <w:lang w:eastAsia="es-ES"/>
              </w:rPr>
              <w:tab/>
            </w:r>
            <w:r w:rsidRPr="006601DA" w:rsidDel="00802331">
              <w:rPr>
                <w:noProof/>
                <w:rPrChange w:id="459" w:author="Raul García Fernández" w:date="2017-07-01T12:36:00Z">
                  <w:rPr>
                    <w:rStyle w:val="Hipervnculo"/>
                    <w:noProof/>
                  </w:rPr>
                </w:rPrChange>
              </w:rPr>
              <w:delText>Diseño de sistema: Subsistema repositorio</w:delText>
            </w:r>
            <w:r w:rsidDel="00802331">
              <w:rPr>
                <w:noProof/>
                <w:webHidden/>
              </w:rPr>
              <w:tab/>
              <w:delText>15</w:delText>
            </w:r>
          </w:del>
        </w:p>
        <w:p w14:paraId="455F332E" w14:textId="419DE021" w:rsidR="00DD1DBB" w:rsidDel="00802331" w:rsidRDefault="00DD1DBB">
          <w:pPr>
            <w:pStyle w:val="TDC3"/>
            <w:tabs>
              <w:tab w:val="left" w:pos="1320"/>
              <w:tab w:val="right" w:leader="dot" w:pos="9061"/>
            </w:tabs>
            <w:rPr>
              <w:del w:id="460" w:author="Raul García Fernández" w:date="2017-07-10T20:55:00Z"/>
              <w:rFonts w:asciiTheme="minorHAnsi" w:eastAsiaTheme="minorEastAsia" w:hAnsiTheme="minorHAnsi" w:cstheme="minorBidi"/>
              <w:noProof/>
              <w:sz w:val="22"/>
              <w:lang w:eastAsia="es-ES"/>
            </w:rPr>
          </w:pPr>
          <w:del w:id="461" w:author="Raul García Fernández" w:date="2017-07-10T20:55:00Z">
            <w:r w:rsidRPr="006601DA" w:rsidDel="00802331">
              <w:rPr>
                <w:noProof/>
                <w:rPrChange w:id="462" w:author="Raul García Fernández" w:date="2017-07-01T12:36:00Z">
                  <w:rPr>
                    <w:rStyle w:val="Hipervnculo"/>
                    <w:noProof/>
                  </w:rPr>
                </w:rPrChange>
              </w:rPr>
              <w:delText>2.4.1</w:delText>
            </w:r>
            <w:r w:rsidDel="00802331">
              <w:rPr>
                <w:rFonts w:asciiTheme="minorHAnsi" w:eastAsiaTheme="minorEastAsia" w:hAnsiTheme="minorHAnsi" w:cstheme="minorBidi"/>
                <w:noProof/>
                <w:sz w:val="22"/>
                <w:lang w:eastAsia="es-ES"/>
              </w:rPr>
              <w:tab/>
            </w:r>
            <w:r w:rsidRPr="006601DA" w:rsidDel="00802331">
              <w:rPr>
                <w:noProof/>
                <w:rPrChange w:id="463" w:author="Raul García Fernández" w:date="2017-07-01T12:36:00Z">
                  <w:rPr>
                    <w:rStyle w:val="Hipervnculo"/>
                    <w:noProof/>
                  </w:rPr>
                </w:rPrChange>
              </w:rPr>
              <w:delText>DS-Subsistema repositorio Web: Capa REST</w:delText>
            </w:r>
            <w:r w:rsidDel="00802331">
              <w:rPr>
                <w:noProof/>
                <w:webHidden/>
              </w:rPr>
              <w:tab/>
              <w:delText>15</w:delText>
            </w:r>
          </w:del>
        </w:p>
        <w:p w14:paraId="703B5296" w14:textId="6A168681" w:rsidR="00DD1DBB" w:rsidDel="00802331" w:rsidRDefault="00DD1DBB">
          <w:pPr>
            <w:pStyle w:val="TDC2"/>
            <w:tabs>
              <w:tab w:val="left" w:pos="880"/>
              <w:tab w:val="right" w:leader="dot" w:pos="9061"/>
            </w:tabs>
            <w:rPr>
              <w:del w:id="464" w:author="Raul García Fernández" w:date="2017-07-10T20:55:00Z"/>
              <w:rFonts w:asciiTheme="minorHAnsi" w:eastAsiaTheme="minorEastAsia" w:hAnsiTheme="minorHAnsi" w:cstheme="minorBidi"/>
              <w:noProof/>
              <w:sz w:val="22"/>
              <w:lang w:eastAsia="es-ES"/>
            </w:rPr>
          </w:pPr>
          <w:del w:id="465" w:author="Raul García Fernández" w:date="2017-07-10T20:55:00Z">
            <w:r w:rsidRPr="006601DA" w:rsidDel="00802331">
              <w:rPr>
                <w:noProof/>
                <w:rPrChange w:id="466" w:author="Raul García Fernández" w:date="2017-07-01T12:36:00Z">
                  <w:rPr>
                    <w:rStyle w:val="Hipervnculo"/>
                    <w:noProof/>
                  </w:rPr>
                </w:rPrChange>
              </w:rPr>
              <w:delText>2.5</w:delText>
            </w:r>
            <w:r w:rsidDel="00802331">
              <w:rPr>
                <w:rFonts w:asciiTheme="minorHAnsi" w:eastAsiaTheme="minorEastAsia" w:hAnsiTheme="minorHAnsi" w:cstheme="minorBidi"/>
                <w:noProof/>
                <w:sz w:val="22"/>
                <w:lang w:eastAsia="es-ES"/>
              </w:rPr>
              <w:tab/>
            </w:r>
            <w:r w:rsidRPr="006601DA" w:rsidDel="00802331">
              <w:rPr>
                <w:noProof/>
                <w:rPrChange w:id="467" w:author="Raul García Fernández" w:date="2017-07-01T12:36:00Z">
                  <w:rPr>
                    <w:rStyle w:val="Hipervnculo"/>
                    <w:noProof/>
                  </w:rPr>
                </w:rPrChange>
              </w:rPr>
              <w:delText>DS-Subsistema repositorio Web: Capa Negocio</w:delText>
            </w:r>
            <w:r w:rsidDel="00802331">
              <w:rPr>
                <w:noProof/>
                <w:webHidden/>
              </w:rPr>
              <w:tab/>
              <w:delText>17</w:delText>
            </w:r>
          </w:del>
        </w:p>
        <w:p w14:paraId="2EDC2D65" w14:textId="774944D6" w:rsidR="00DD1DBB" w:rsidDel="00802331" w:rsidRDefault="00DD1DBB">
          <w:pPr>
            <w:pStyle w:val="TDC2"/>
            <w:tabs>
              <w:tab w:val="left" w:pos="880"/>
              <w:tab w:val="right" w:leader="dot" w:pos="9061"/>
            </w:tabs>
            <w:rPr>
              <w:del w:id="468" w:author="Raul García Fernández" w:date="2017-07-10T20:55:00Z"/>
              <w:rFonts w:asciiTheme="minorHAnsi" w:eastAsiaTheme="minorEastAsia" w:hAnsiTheme="minorHAnsi" w:cstheme="minorBidi"/>
              <w:noProof/>
              <w:sz w:val="22"/>
              <w:lang w:eastAsia="es-ES"/>
            </w:rPr>
          </w:pPr>
          <w:del w:id="469" w:author="Raul García Fernández" w:date="2017-07-10T20:55:00Z">
            <w:r w:rsidRPr="006601DA" w:rsidDel="00802331">
              <w:rPr>
                <w:noProof/>
                <w:rPrChange w:id="470" w:author="Raul García Fernández" w:date="2017-07-01T12:36:00Z">
                  <w:rPr>
                    <w:rStyle w:val="Hipervnculo"/>
                    <w:noProof/>
                  </w:rPr>
                </w:rPrChange>
              </w:rPr>
              <w:delText>2.6</w:delText>
            </w:r>
            <w:r w:rsidDel="00802331">
              <w:rPr>
                <w:rFonts w:asciiTheme="minorHAnsi" w:eastAsiaTheme="minorEastAsia" w:hAnsiTheme="minorHAnsi" w:cstheme="minorBidi"/>
                <w:noProof/>
                <w:sz w:val="22"/>
                <w:lang w:eastAsia="es-ES"/>
              </w:rPr>
              <w:tab/>
            </w:r>
            <w:r w:rsidRPr="006601DA" w:rsidDel="00802331">
              <w:rPr>
                <w:noProof/>
                <w:rPrChange w:id="471" w:author="Raul García Fernández" w:date="2017-07-01T12:36:00Z">
                  <w:rPr>
                    <w:rStyle w:val="Hipervnculo"/>
                    <w:noProof/>
                  </w:rPr>
                </w:rPrChange>
              </w:rPr>
              <w:delText>DS- Subsistema repositorio Web: Capa de datos</w:delText>
            </w:r>
            <w:r w:rsidDel="00802331">
              <w:rPr>
                <w:noProof/>
                <w:webHidden/>
              </w:rPr>
              <w:tab/>
              <w:delText>18</w:delText>
            </w:r>
          </w:del>
        </w:p>
        <w:p w14:paraId="4FC63A8E" w14:textId="24C0FEA7" w:rsidR="00DD1DBB" w:rsidDel="00802331" w:rsidRDefault="00DD1DBB">
          <w:pPr>
            <w:pStyle w:val="TDC2"/>
            <w:tabs>
              <w:tab w:val="left" w:pos="880"/>
              <w:tab w:val="right" w:leader="dot" w:pos="9061"/>
            </w:tabs>
            <w:rPr>
              <w:del w:id="472" w:author="Raul García Fernández" w:date="2017-07-10T20:55:00Z"/>
              <w:rFonts w:asciiTheme="minorHAnsi" w:eastAsiaTheme="minorEastAsia" w:hAnsiTheme="minorHAnsi" w:cstheme="minorBidi"/>
              <w:noProof/>
              <w:sz w:val="22"/>
              <w:lang w:eastAsia="es-ES"/>
            </w:rPr>
          </w:pPr>
          <w:del w:id="473" w:author="Raul García Fernández" w:date="2017-07-10T20:55:00Z">
            <w:r w:rsidRPr="006601DA" w:rsidDel="00802331">
              <w:rPr>
                <w:noProof/>
                <w:rPrChange w:id="474" w:author="Raul García Fernández" w:date="2017-07-01T12:36:00Z">
                  <w:rPr>
                    <w:rStyle w:val="Hipervnculo"/>
                    <w:noProof/>
                  </w:rPr>
                </w:rPrChange>
              </w:rPr>
              <w:delText>2.7</w:delText>
            </w:r>
            <w:r w:rsidDel="00802331">
              <w:rPr>
                <w:rFonts w:asciiTheme="minorHAnsi" w:eastAsiaTheme="minorEastAsia" w:hAnsiTheme="minorHAnsi" w:cstheme="minorBidi"/>
                <w:noProof/>
                <w:sz w:val="22"/>
                <w:lang w:eastAsia="es-ES"/>
              </w:rPr>
              <w:tab/>
            </w:r>
            <w:r w:rsidRPr="006601DA" w:rsidDel="00802331">
              <w:rPr>
                <w:noProof/>
                <w:rPrChange w:id="475" w:author="Raul García Fernández" w:date="2017-07-01T12:36:00Z">
                  <w:rPr>
                    <w:rStyle w:val="Hipervnculo"/>
                    <w:noProof/>
                  </w:rPr>
                </w:rPrChange>
              </w:rPr>
              <w:delText>DS-Subsistema repositorio: Capa ejecución</w:delText>
            </w:r>
            <w:r w:rsidDel="00802331">
              <w:rPr>
                <w:noProof/>
                <w:webHidden/>
              </w:rPr>
              <w:tab/>
              <w:delText>19</w:delText>
            </w:r>
          </w:del>
        </w:p>
        <w:p w14:paraId="02C142A4" w14:textId="601DBF42" w:rsidR="00DD1DBB" w:rsidDel="00802331" w:rsidRDefault="00DD1DBB">
          <w:pPr>
            <w:pStyle w:val="TDC3"/>
            <w:tabs>
              <w:tab w:val="left" w:pos="1320"/>
              <w:tab w:val="right" w:leader="dot" w:pos="9061"/>
            </w:tabs>
            <w:rPr>
              <w:del w:id="476" w:author="Raul García Fernández" w:date="2017-07-10T20:55:00Z"/>
              <w:rFonts w:asciiTheme="minorHAnsi" w:eastAsiaTheme="minorEastAsia" w:hAnsiTheme="minorHAnsi" w:cstheme="minorBidi"/>
              <w:noProof/>
              <w:sz w:val="22"/>
              <w:lang w:eastAsia="es-ES"/>
            </w:rPr>
          </w:pPr>
          <w:del w:id="477" w:author="Raul García Fernández" w:date="2017-07-10T20:55:00Z">
            <w:r w:rsidRPr="006601DA" w:rsidDel="00802331">
              <w:rPr>
                <w:noProof/>
                <w:rPrChange w:id="478" w:author="Raul García Fernández" w:date="2017-07-01T12:36:00Z">
                  <w:rPr>
                    <w:rStyle w:val="Hipervnculo"/>
                    <w:noProof/>
                  </w:rPr>
                </w:rPrChange>
              </w:rPr>
              <w:delText>2.7.1</w:delText>
            </w:r>
            <w:r w:rsidDel="00802331">
              <w:rPr>
                <w:rFonts w:asciiTheme="minorHAnsi" w:eastAsiaTheme="minorEastAsia" w:hAnsiTheme="minorHAnsi" w:cstheme="minorBidi"/>
                <w:noProof/>
                <w:sz w:val="22"/>
                <w:lang w:eastAsia="es-ES"/>
              </w:rPr>
              <w:tab/>
            </w:r>
            <w:r w:rsidRPr="006601DA" w:rsidDel="00802331">
              <w:rPr>
                <w:noProof/>
                <w:rPrChange w:id="479" w:author="Raul García Fernández" w:date="2017-07-01T12:36:00Z">
                  <w:rPr>
                    <w:rStyle w:val="Hipervnculo"/>
                    <w:noProof/>
                  </w:rPr>
                </w:rPrChange>
              </w:rPr>
              <w:delText>Sincronización de proyectos:</w:delText>
            </w:r>
            <w:r w:rsidDel="00802331">
              <w:rPr>
                <w:noProof/>
                <w:webHidden/>
              </w:rPr>
              <w:tab/>
              <w:delText>19</w:delText>
            </w:r>
          </w:del>
        </w:p>
        <w:p w14:paraId="4B263404" w14:textId="11483743" w:rsidR="00DD1DBB" w:rsidDel="00802331" w:rsidRDefault="00DD1DBB">
          <w:pPr>
            <w:pStyle w:val="TDC3"/>
            <w:tabs>
              <w:tab w:val="left" w:pos="1320"/>
              <w:tab w:val="right" w:leader="dot" w:pos="9061"/>
            </w:tabs>
            <w:rPr>
              <w:del w:id="480" w:author="Raul García Fernández" w:date="2017-07-10T20:55:00Z"/>
              <w:rFonts w:asciiTheme="minorHAnsi" w:eastAsiaTheme="minorEastAsia" w:hAnsiTheme="minorHAnsi" w:cstheme="minorBidi"/>
              <w:noProof/>
              <w:sz w:val="22"/>
              <w:lang w:eastAsia="es-ES"/>
            </w:rPr>
          </w:pPr>
          <w:del w:id="481" w:author="Raul García Fernández" w:date="2017-07-10T20:55:00Z">
            <w:r w:rsidRPr="006601DA" w:rsidDel="00802331">
              <w:rPr>
                <w:noProof/>
                <w:rPrChange w:id="482" w:author="Raul García Fernández" w:date="2017-07-01T12:36:00Z">
                  <w:rPr>
                    <w:rStyle w:val="Hipervnculo"/>
                    <w:noProof/>
                  </w:rPr>
                </w:rPrChange>
              </w:rPr>
              <w:delText>2.7.2</w:delText>
            </w:r>
            <w:r w:rsidDel="00802331">
              <w:rPr>
                <w:rFonts w:asciiTheme="minorHAnsi" w:eastAsiaTheme="minorEastAsia" w:hAnsiTheme="minorHAnsi" w:cstheme="minorBidi"/>
                <w:noProof/>
                <w:sz w:val="22"/>
                <w:lang w:eastAsia="es-ES"/>
              </w:rPr>
              <w:tab/>
            </w:r>
            <w:r w:rsidRPr="006601DA" w:rsidDel="00802331">
              <w:rPr>
                <w:noProof/>
                <w:rPrChange w:id="483" w:author="Raul García Fernández" w:date="2017-07-01T12:36:00Z">
                  <w:rPr>
                    <w:rStyle w:val="Hipervnculo"/>
                    <w:noProof/>
                  </w:rPr>
                </w:rPrChange>
              </w:rPr>
              <w:delText>Ejecución de proyectos:</w:delText>
            </w:r>
            <w:r w:rsidDel="00802331">
              <w:rPr>
                <w:noProof/>
                <w:webHidden/>
              </w:rPr>
              <w:tab/>
              <w:delText>19</w:delText>
            </w:r>
          </w:del>
        </w:p>
        <w:p w14:paraId="13A65E44" w14:textId="28266EDD" w:rsidR="00DD1DBB" w:rsidDel="00802331" w:rsidRDefault="00DD1DBB">
          <w:pPr>
            <w:pStyle w:val="TDC3"/>
            <w:tabs>
              <w:tab w:val="left" w:pos="1320"/>
              <w:tab w:val="right" w:leader="dot" w:pos="9061"/>
            </w:tabs>
            <w:rPr>
              <w:del w:id="484" w:author="Raul García Fernández" w:date="2017-07-10T20:55:00Z"/>
              <w:rFonts w:asciiTheme="minorHAnsi" w:eastAsiaTheme="minorEastAsia" w:hAnsiTheme="minorHAnsi" w:cstheme="minorBidi"/>
              <w:noProof/>
              <w:sz w:val="22"/>
              <w:lang w:eastAsia="es-ES"/>
            </w:rPr>
          </w:pPr>
          <w:del w:id="485" w:author="Raul García Fernández" w:date="2017-07-10T20:55:00Z">
            <w:r w:rsidRPr="006601DA" w:rsidDel="00802331">
              <w:rPr>
                <w:noProof/>
                <w:rPrChange w:id="486" w:author="Raul García Fernández" w:date="2017-07-01T12:36:00Z">
                  <w:rPr>
                    <w:rStyle w:val="Hipervnculo"/>
                    <w:noProof/>
                  </w:rPr>
                </w:rPrChange>
              </w:rPr>
              <w:delText>2.7.3</w:delText>
            </w:r>
            <w:r w:rsidDel="00802331">
              <w:rPr>
                <w:rFonts w:asciiTheme="minorHAnsi" w:eastAsiaTheme="minorEastAsia" w:hAnsiTheme="minorHAnsi" w:cstheme="minorBidi"/>
                <w:noProof/>
                <w:sz w:val="22"/>
                <w:lang w:eastAsia="es-ES"/>
              </w:rPr>
              <w:tab/>
            </w:r>
            <w:r w:rsidRPr="006601DA" w:rsidDel="00802331">
              <w:rPr>
                <w:noProof/>
                <w:rPrChange w:id="487" w:author="Raul García Fernández" w:date="2017-07-01T12:36:00Z">
                  <w:rPr>
                    <w:rStyle w:val="Hipervnculo"/>
                    <w:noProof/>
                  </w:rPr>
                </w:rPrChange>
              </w:rPr>
              <w:delText>Respuestas de ejecuciones:</w:delText>
            </w:r>
            <w:r w:rsidDel="00802331">
              <w:rPr>
                <w:noProof/>
                <w:webHidden/>
              </w:rPr>
              <w:tab/>
              <w:delText>20</w:delText>
            </w:r>
          </w:del>
        </w:p>
        <w:p w14:paraId="707B14E4" w14:textId="120FA767" w:rsidR="00DD1DBB" w:rsidDel="00802331" w:rsidRDefault="00DD1DBB">
          <w:pPr>
            <w:pStyle w:val="TDC1"/>
            <w:tabs>
              <w:tab w:val="left" w:pos="480"/>
            </w:tabs>
            <w:rPr>
              <w:del w:id="488" w:author="Raul García Fernández" w:date="2017-07-10T20:55:00Z"/>
              <w:rFonts w:asciiTheme="minorHAnsi" w:eastAsiaTheme="minorEastAsia" w:hAnsiTheme="minorHAnsi" w:cstheme="minorBidi"/>
              <w:noProof/>
              <w:sz w:val="22"/>
              <w:lang w:eastAsia="es-ES"/>
            </w:rPr>
          </w:pPr>
          <w:del w:id="489" w:author="Raul García Fernández" w:date="2017-07-10T20:55:00Z">
            <w:r w:rsidRPr="006601DA" w:rsidDel="00802331">
              <w:rPr>
                <w:noProof/>
                <w:rPrChange w:id="490" w:author="Raul García Fernández" w:date="2017-07-01T12:36:00Z">
                  <w:rPr>
                    <w:rStyle w:val="Hipervnculo"/>
                    <w:noProof/>
                  </w:rPr>
                </w:rPrChange>
              </w:rPr>
              <w:delText>3.</w:delText>
            </w:r>
            <w:r w:rsidDel="00802331">
              <w:rPr>
                <w:rFonts w:asciiTheme="minorHAnsi" w:eastAsiaTheme="minorEastAsia" w:hAnsiTheme="minorHAnsi" w:cstheme="minorBidi"/>
                <w:noProof/>
                <w:sz w:val="22"/>
                <w:lang w:eastAsia="es-ES"/>
              </w:rPr>
              <w:tab/>
            </w:r>
            <w:r w:rsidRPr="006601DA" w:rsidDel="00802331">
              <w:rPr>
                <w:noProof/>
                <w:rPrChange w:id="491" w:author="Raul García Fernández" w:date="2017-07-01T12:36:00Z">
                  <w:rPr>
                    <w:rStyle w:val="Hipervnculo"/>
                    <w:noProof/>
                  </w:rPr>
                </w:rPrChange>
              </w:rPr>
              <w:delText>Diseño de sistema: Subsistema aplicación web</w:delText>
            </w:r>
            <w:r w:rsidDel="00802331">
              <w:rPr>
                <w:noProof/>
                <w:webHidden/>
              </w:rPr>
              <w:tab/>
              <w:delText>21</w:delText>
            </w:r>
          </w:del>
        </w:p>
        <w:p w14:paraId="3CDD65E4" w14:textId="07418499" w:rsidR="00DD1DBB" w:rsidDel="00802331" w:rsidRDefault="00DD1DBB">
          <w:pPr>
            <w:pStyle w:val="TDC2"/>
            <w:tabs>
              <w:tab w:val="left" w:pos="880"/>
              <w:tab w:val="right" w:leader="dot" w:pos="9061"/>
            </w:tabs>
            <w:rPr>
              <w:del w:id="492" w:author="Raul García Fernández" w:date="2017-07-10T20:55:00Z"/>
              <w:rFonts w:asciiTheme="minorHAnsi" w:eastAsiaTheme="minorEastAsia" w:hAnsiTheme="minorHAnsi" w:cstheme="minorBidi"/>
              <w:noProof/>
              <w:sz w:val="22"/>
              <w:lang w:eastAsia="es-ES"/>
            </w:rPr>
          </w:pPr>
          <w:del w:id="493" w:author="Raul García Fernández" w:date="2017-07-10T20:55:00Z">
            <w:r w:rsidRPr="006601DA" w:rsidDel="00802331">
              <w:rPr>
                <w:noProof/>
                <w:rPrChange w:id="494" w:author="Raul García Fernández" w:date="2017-07-01T12:36:00Z">
                  <w:rPr>
                    <w:rStyle w:val="Hipervnculo"/>
                    <w:noProof/>
                  </w:rPr>
                </w:rPrChange>
              </w:rPr>
              <w:delText>3.1</w:delText>
            </w:r>
            <w:r w:rsidDel="00802331">
              <w:rPr>
                <w:rFonts w:asciiTheme="minorHAnsi" w:eastAsiaTheme="minorEastAsia" w:hAnsiTheme="minorHAnsi" w:cstheme="minorBidi"/>
                <w:noProof/>
                <w:sz w:val="22"/>
                <w:lang w:eastAsia="es-ES"/>
              </w:rPr>
              <w:tab/>
            </w:r>
            <w:r w:rsidRPr="006601DA" w:rsidDel="00802331">
              <w:rPr>
                <w:noProof/>
                <w:rPrChange w:id="495" w:author="Raul García Fernández" w:date="2017-07-01T12:36:00Z">
                  <w:rPr>
                    <w:rStyle w:val="Hipervnculo"/>
                    <w:noProof/>
                  </w:rPr>
                </w:rPrChange>
              </w:rPr>
              <w:delText>DS – Subsistema aplicación web: Lado servidor</w:delText>
            </w:r>
            <w:r w:rsidDel="00802331">
              <w:rPr>
                <w:noProof/>
                <w:webHidden/>
              </w:rPr>
              <w:tab/>
              <w:delText>21</w:delText>
            </w:r>
          </w:del>
        </w:p>
        <w:p w14:paraId="149AA76F" w14:textId="2E1137BB" w:rsidR="00DD1DBB" w:rsidDel="00802331" w:rsidRDefault="00DD1DBB">
          <w:pPr>
            <w:pStyle w:val="TDC3"/>
            <w:tabs>
              <w:tab w:val="left" w:pos="1320"/>
              <w:tab w:val="right" w:leader="dot" w:pos="9061"/>
            </w:tabs>
            <w:rPr>
              <w:del w:id="496" w:author="Raul García Fernández" w:date="2017-07-10T20:55:00Z"/>
              <w:rFonts w:asciiTheme="minorHAnsi" w:eastAsiaTheme="minorEastAsia" w:hAnsiTheme="minorHAnsi" w:cstheme="minorBidi"/>
              <w:noProof/>
              <w:sz w:val="22"/>
              <w:lang w:eastAsia="es-ES"/>
            </w:rPr>
          </w:pPr>
          <w:del w:id="497" w:author="Raul García Fernández" w:date="2017-07-10T20:55:00Z">
            <w:r w:rsidRPr="006601DA" w:rsidDel="00802331">
              <w:rPr>
                <w:noProof/>
                <w:rPrChange w:id="498" w:author="Raul García Fernández" w:date="2017-07-01T12:36:00Z">
                  <w:rPr>
                    <w:rStyle w:val="Hipervnculo"/>
                    <w:noProof/>
                  </w:rPr>
                </w:rPrChange>
              </w:rPr>
              <w:delText>3.1.1</w:delText>
            </w:r>
            <w:r w:rsidDel="00802331">
              <w:rPr>
                <w:rFonts w:asciiTheme="minorHAnsi" w:eastAsiaTheme="minorEastAsia" w:hAnsiTheme="minorHAnsi" w:cstheme="minorBidi"/>
                <w:noProof/>
                <w:sz w:val="22"/>
                <w:lang w:eastAsia="es-ES"/>
              </w:rPr>
              <w:tab/>
            </w:r>
            <w:r w:rsidRPr="006601DA" w:rsidDel="00802331">
              <w:rPr>
                <w:noProof/>
                <w:rPrChange w:id="499" w:author="Raul García Fernández" w:date="2017-07-01T12:36:00Z">
                  <w:rPr>
                    <w:rStyle w:val="Hipervnculo"/>
                    <w:noProof/>
                  </w:rPr>
                </w:rPrChange>
              </w:rPr>
              <w:delText>Gestión de recursos web:</w:delText>
            </w:r>
            <w:r w:rsidDel="00802331">
              <w:rPr>
                <w:noProof/>
                <w:webHidden/>
              </w:rPr>
              <w:tab/>
              <w:delText>22</w:delText>
            </w:r>
          </w:del>
        </w:p>
        <w:p w14:paraId="0C160B5E" w14:textId="20CA7FFE" w:rsidR="00DD1DBB" w:rsidDel="00802331" w:rsidRDefault="00DD1DBB">
          <w:pPr>
            <w:pStyle w:val="TDC3"/>
            <w:tabs>
              <w:tab w:val="left" w:pos="1320"/>
              <w:tab w:val="right" w:leader="dot" w:pos="9061"/>
            </w:tabs>
            <w:rPr>
              <w:del w:id="500" w:author="Raul García Fernández" w:date="2017-07-10T20:55:00Z"/>
              <w:rFonts w:asciiTheme="minorHAnsi" w:eastAsiaTheme="minorEastAsia" w:hAnsiTheme="minorHAnsi" w:cstheme="minorBidi"/>
              <w:noProof/>
              <w:sz w:val="22"/>
              <w:lang w:eastAsia="es-ES"/>
            </w:rPr>
          </w:pPr>
          <w:del w:id="501" w:author="Raul García Fernández" w:date="2017-07-10T20:55:00Z">
            <w:r w:rsidRPr="006601DA" w:rsidDel="00802331">
              <w:rPr>
                <w:noProof/>
                <w:rPrChange w:id="502" w:author="Raul García Fernández" w:date="2017-07-01T12:36:00Z">
                  <w:rPr>
                    <w:rStyle w:val="Hipervnculo"/>
                    <w:noProof/>
                  </w:rPr>
                </w:rPrChange>
              </w:rPr>
              <w:delText>3.1.2</w:delText>
            </w:r>
            <w:r w:rsidDel="00802331">
              <w:rPr>
                <w:rFonts w:asciiTheme="minorHAnsi" w:eastAsiaTheme="minorEastAsia" w:hAnsiTheme="minorHAnsi" w:cstheme="minorBidi"/>
                <w:noProof/>
                <w:sz w:val="22"/>
                <w:lang w:eastAsia="es-ES"/>
              </w:rPr>
              <w:tab/>
            </w:r>
            <w:r w:rsidRPr="006601DA" w:rsidDel="00802331">
              <w:rPr>
                <w:noProof/>
                <w:rPrChange w:id="503" w:author="Raul García Fernández" w:date="2017-07-01T12:36:00Z">
                  <w:rPr>
                    <w:rStyle w:val="Hipervnculo"/>
                    <w:noProof/>
                  </w:rPr>
                </w:rPrChange>
              </w:rPr>
              <w:delText>Creación de cuentas:</w:delText>
            </w:r>
            <w:r w:rsidDel="00802331">
              <w:rPr>
                <w:noProof/>
                <w:webHidden/>
              </w:rPr>
              <w:tab/>
              <w:delText>22</w:delText>
            </w:r>
          </w:del>
        </w:p>
        <w:p w14:paraId="44BED7E9" w14:textId="02291382" w:rsidR="00DD1DBB" w:rsidDel="00802331" w:rsidRDefault="00DD1DBB">
          <w:pPr>
            <w:pStyle w:val="TDC2"/>
            <w:tabs>
              <w:tab w:val="left" w:pos="880"/>
              <w:tab w:val="right" w:leader="dot" w:pos="9061"/>
            </w:tabs>
            <w:rPr>
              <w:del w:id="504" w:author="Raul García Fernández" w:date="2017-07-10T20:55:00Z"/>
              <w:rFonts w:asciiTheme="minorHAnsi" w:eastAsiaTheme="minorEastAsia" w:hAnsiTheme="minorHAnsi" w:cstheme="minorBidi"/>
              <w:noProof/>
              <w:sz w:val="22"/>
              <w:lang w:eastAsia="es-ES"/>
            </w:rPr>
          </w:pPr>
          <w:del w:id="505" w:author="Raul García Fernández" w:date="2017-07-10T20:55:00Z">
            <w:r w:rsidRPr="006601DA" w:rsidDel="00802331">
              <w:rPr>
                <w:noProof/>
                <w:rPrChange w:id="506" w:author="Raul García Fernández" w:date="2017-07-01T12:36:00Z">
                  <w:rPr>
                    <w:rStyle w:val="Hipervnculo"/>
                    <w:noProof/>
                  </w:rPr>
                </w:rPrChange>
              </w:rPr>
              <w:delText>3.2</w:delText>
            </w:r>
            <w:r w:rsidDel="00802331">
              <w:rPr>
                <w:rFonts w:asciiTheme="minorHAnsi" w:eastAsiaTheme="minorEastAsia" w:hAnsiTheme="minorHAnsi" w:cstheme="minorBidi"/>
                <w:noProof/>
                <w:sz w:val="22"/>
                <w:lang w:eastAsia="es-ES"/>
              </w:rPr>
              <w:tab/>
            </w:r>
            <w:r w:rsidRPr="006601DA" w:rsidDel="00802331">
              <w:rPr>
                <w:noProof/>
                <w:rPrChange w:id="507" w:author="Raul García Fernández" w:date="2017-07-01T12:36:00Z">
                  <w:rPr>
                    <w:rStyle w:val="Hipervnculo"/>
                    <w:noProof/>
                  </w:rPr>
                </w:rPrChange>
              </w:rPr>
              <w:delText>DS-Subsistema aplicación web: Lado cliente</w:delText>
            </w:r>
            <w:r w:rsidDel="00802331">
              <w:rPr>
                <w:noProof/>
                <w:webHidden/>
              </w:rPr>
              <w:tab/>
              <w:delText>22</w:delText>
            </w:r>
          </w:del>
        </w:p>
        <w:p w14:paraId="686DD96A" w14:textId="7408109B" w:rsidR="00DD1DBB" w:rsidDel="00802331" w:rsidRDefault="00DD1DBB">
          <w:pPr>
            <w:pStyle w:val="TDC3"/>
            <w:tabs>
              <w:tab w:val="left" w:pos="1320"/>
              <w:tab w:val="right" w:leader="dot" w:pos="9061"/>
            </w:tabs>
            <w:rPr>
              <w:del w:id="508" w:author="Raul García Fernández" w:date="2017-07-10T20:55:00Z"/>
              <w:rFonts w:asciiTheme="minorHAnsi" w:eastAsiaTheme="minorEastAsia" w:hAnsiTheme="minorHAnsi" w:cstheme="minorBidi"/>
              <w:noProof/>
              <w:sz w:val="22"/>
              <w:lang w:eastAsia="es-ES"/>
            </w:rPr>
          </w:pPr>
          <w:del w:id="509" w:author="Raul García Fernández" w:date="2017-07-10T20:55:00Z">
            <w:r w:rsidRPr="006601DA" w:rsidDel="00802331">
              <w:rPr>
                <w:noProof/>
                <w:rPrChange w:id="510" w:author="Raul García Fernández" w:date="2017-07-01T12:36:00Z">
                  <w:rPr>
                    <w:rStyle w:val="Hipervnculo"/>
                    <w:noProof/>
                  </w:rPr>
                </w:rPrChange>
              </w:rPr>
              <w:delText>3.2.1</w:delText>
            </w:r>
            <w:r w:rsidDel="00802331">
              <w:rPr>
                <w:rFonts w:asciiTheme="minorHAnsi" w:eastAsiaTheme="minorEastAsia" w:hAnsiTheme="minorHAnsi" w:cstheme="minorBidi"/>
                <w:noProof/>
                <w:sz w:val="22"/>
                <w:lang w:eastAsia="es-ES"/>
              </w:rPr>
              <w:tab/>
            </w:r>
            <w:r w:rsidRPr="006601DA" w:rsidDel="00802331">
              <w:rPr>
                <w:noProof/>
                <w:rPrChange w:id="511" w:author="Raul García Fernández" w:date="2017-07-01T12:36:00Z">
                  <w:rPr>
                    <w:rStyle w:val="Hipervnculo"/>
                    <w:noProof/>
                  </w:rPr>
                </w:rPrChange>
              </w:rPr>
              <w:delText>Angular.js: El MVC en el cliente</w:delText>
            </w:r>
            <w:r w:rsidDel="00802331">
              <w:rPr>
                <w:noProof/>
                <w:webHidden/>
              </w:rPr>
              <w:tab/>
              <w:delText>22</w:delText>
            </w:r>
          </w:del>
        </w:p>
        <w:p w14:paraId="03FF8C2D" w14:textId="77777777" w:rsidR="00266B66" w:rsidRDefault="00D53CF8">
          <w:pPr>
            <w:rPr>
              <w:ins w:id="512" w:author="Raul García Fernández" w:date="2017-07-10T20:51:00Z"/>
              <w:b/>
              <w:bCs/>
            </w:rPr>
          </w:pPr>
          <w:r>
            <w:rPr>
              <w:b/>
              <w:bCs/>
            </w:rPr>
            <w:fldChar w:fldCharType="end"/>
          </w:r>
        </w:p>
        <w:p w14:paraId="145CDC57" w14:textId="77777777" w:rsidR="00266B66" w:rsidRDefault="00266B66">
          <w:pPr>
            <w:spacing w:after="0"/>
            <w:jc w:val="left"/>
            <w:rPr>
              <w:ins w:id="513" w:author="Raul García Fernández" w:date="2017-07-10T20:51:00Z"/>
              <w:b/>
              <w:bCs/>
            </w:rPr>
          </w:pPr>
          <w:ins w:id="514" w:author="Raul García Fernández" w:date="2017-07-10T20:51:00Z">
            <w:r>
              <w:rPr>
                <w:b/>
                <w:bCs/>
              </w:rPr>
              <w:br w:type="page"/>
            </w:r>
          </w:ins>
        </w:p>
        <w:p w14:paraId="593A9431" w14:textId="41449C49" w:rsidR="004A56F3" w:rsidRPr="00903397" w:rsidDel="00266B66" w:rsidRDefault="004A56F3">
          <w:pPr>
            <w:rPr>
              <w:del w:id="515" w:author="Raul García Fernández" w:date="2017-07-10T20:51:00Z"/>
              <w:b/>
              <w:bCs/>
            </w:rPr>
          </w:pPr>
          <w:del w:id="516" w:author="Raul García Fernández" w:date="2017-07-10T20:51:00Z">
            <w:r w:rsidDel="00266B66">
              <w:rPr>
                <w:b/>
                <w:bCs/>
              </w:rPr>
              <w:lastRenderedPageBreak/>
              <w:fldChar w:fldCharType="begin"/>
            </w:r>
            <w:r w:rsidDel="00266B66">
              <w:rPr>
                <w:b/>
                <w:bCs/>
              </w:rPr>
              <w:delInstrText xml:space="preserve"> TOC \h \z \c "Tabla" </w:delInstrText>
            </w:r>
            <w:r w:rsidDel="00266B66">
              <w:rPr>
                <w:b/>
                <w:bCs/>
              </w:rPr>
              <w:fldChar w:fldCharType="separate"/>
            </w:r>
          </w:del>
        </w:p>
        <w:p w14:paraId="37541017" w14:textId="002C6A39" w:rsidR="004A56F3" w:rsidRDefault="004A56F3">
          <w:pPr>
            <w:pStyle w:val="TtuloTDC"/>
            <w:pPrChange w:id="517" w:author="RAQUEL BLANCO AGUIRRE" w:date="2017-07-10T19:04:00Z">
              <w:pPr>
                <w:pStyle w:val="Ttulo1"/>
              </w:pPr>
            </w:pPrChange>
          </w:pPr>
          <w:del w:id="518" w:author="Raul García Fernández" w:date="2017-07-10T20:51:00Z">
            <w:r w:rsidDel="00266B66">
              <w:fldChar w:fldCharType="end"/>
            </w:r>
          </w:del>
          <w:bookmarkStart w:id="519" w:name="_Toc487483458"/>
          <w:r w:rsidRPr="00126CCD">
            <w:t>Ilustraciones</w:t>
          </w:r>
          <w:bookmarkEnd w:id="519"/>
        </w:p>
        <w:p w14:paraId="2EFA1899" w14:textId="4161A994" w:rsidR="004A56F3" w:rsidDel="00802331" w:rsidRDefault="004A56F3">
          <w:pPr>
            <w:pStyle w:val="Tabladeilustraciones"/>
            <w:tabs>
              <w:tab w:val="right" w:leader="dot" w:pos="9061"/>
            </w:tabs>
            <w:rPr>
              <w:del w:id="520" w:author="Raul García Fernández" w:date="2017-07-10T20:57:00Z"/>
              <w:rFonts w:asciiTheme="minorHAnsi" w:eastAsiaTheme="minorEastAsia" w:hAnsiTheme="minorHAnsi" w:cstheme="minorBidi"/>
              <w:noProof/>
              <w:sz w:val="22"/>
              <w:lang w:eastAsia="es-ES"/>
            </w:rPr>
          </w:pPr>
          <w:del w:id="521" w:author="Raul García Fernández" w:date="2017-07-10T20:57:00Z">
            <w:r w:rsidDel="00802331">
              <w:fldChar w:fldCharType="begin"/>
            </w:r>
            <w:r w:rsidDel="00802331">
              <w:delInstrText xml:space="preserve"> TOC \h \z \c "Ilustración" </w:delInstrText>
            </w:r>
            <w:r w:rsidDel="00802331">
              <w:fldChar w:fldCharType="separate"/>
            </w:r>
            <w:r w:rsidR="000A1DF6" w:rsidDel="00802331">
              <w:fldChar w:fldCharType="begin"/>
            </w:r>
            <w:r w:rsidR="000A1DF6" w:rsidDel="00802331">
              <w:delInstrText xml:space="preserve"> HYPERLINK "file:///C:\\Users\\rulo-\\Desktop\\UniApi\\documentación\\individual\\DiesñoDelSistema(CasiArreglado).docx" \l "_Toc481603521" </w:delInstrText>
            </w:r>
            <w:r w:rsidR="000A1DF6" w:rsidDel="00802331">
              <w:fldChar w:fldCharType="separate"/>
            </w:r>
            <w:r w:rsidRPr="00D01D3C" w:rsidDel="00802331">
              <w:rPr>
                <w:rStyle w:val="Hipervnculo"/>
                <w:noProof/>
              </w:rPr>
              <w:delText>Ilustración 2</w:delText>
            </w:r>
            <w:r w:rsidRPr="00D01D3C" w:rsidDel="00802331">
              <w:rPr>
                <w:rStyle w:val="Hipervnculo"/>
                <w:noProof/>
              </w:rPr>
              <w:noBreakHyphen/>
              <w:delText>1 (Esquema general aplicación)</w:delText>
            </w:r>
            <w:r w:rsidDel="00802331">
              <w:rPr>
                <w:noProof/>
                <w:webHidden/>
              </w:rPr>
              <w:tab/>
            </w:r>
            <w:r w:rsidDel="00802331">
              <w:rPr>
                <w:noProof/>
                <w:webHidden/>
              </w:rPr>
              <w:fldChar w:fldCharType="begin"/>
            </w:r>
            <w:r w:rsidDel="00802331">
              <w:rPr>
                <w:noProof/>
                <w:webHidden/>
              </w:rPr>
              <w:delInstrText xml:space="preserve"> PAGEREF _Toc481603521 \h </w:delInstrText>
            </w:r>
            <w:r w:rsidDel="00802331">
              <w:rPr>
                <w:noProof/>
                <w:webHidden/>
              </w:rPr>
            </w:r>
            <w:r w:rsidDel="00802331">
              <w:rPr>
                <w:noProof/>
                <w:webHidden/>
              </w:rPr>
              <w:fldChar w:fldCharType="separate"/>
            </w:r>
            <w:r w:rsidDel="00802331">
              <w:rPr>
                <w:noProof/>
                <w:webHidden/>
              </w:rPr>
              <w:delText>4</w:delText>
            </w:r>
            <w:r w:rsidDel="00802331">
              <w:rPr>
                <w:noProof/>
                <w:webHidden/>
              </w:rPr>
              <w:fldChar w:fldCharType="end"/>
            </w:r>
            <w:r w:rsidR="000A1DF6" w:rsidDel="00802331">
              <w:rPr>
                <w:noProof/>
              </w:rPr>
              <w:fldChar w:fldCharType="end"/>
            </w:r>
          </w:del>
        </w:p>
        <w:p w14:paraId="4B8E820B" w14:textId="0528B4C4" w:rsidR="004A56F3" w:rsidDel="00802331" w:rsidRDefault="000A1DF6">
          <w:pPr>
            <w:pStyle w:val="Tabladeilustraciones"/>
            <w:tabs>
              <w:tab w:val="right" w:leader="dot" w:pos="9061"/>
            </w:tabs>
            <w:rPr>
              <w:del w:id="522" w:author="Raul García Fernández" w:date="2017-07-10T20:57:00Z"/>
              <w:rFonts w:asciiTheme="minorHAnsi" w:eastAsiaTheme="minorEastAsia" w:hAnsiTheme="minorHAnsi" w:cstheme="minorBidi"/>
              <w:noProof/>
              <w:sz w:val="22"/>
              <w:lang w:eastAsia="es-ES"/>
            </w:rPr>
          </w:pPr>
          <w:del w:id="523" w:author="Raul García Fernández" w:date="2017-07-10T20:57:00Z">
            <w:r w:rsidDel="00802331">
              <w:fldChar w:fldCharType="begin"/>
            </w:r>
            <w:r w:rsidDel="00802331">
              <w:delInstrText xml:space="preserve"> HYPERLINK "file:///C:\\Users\\rulo-\\Desktop\\UniApi\\documentación\\individual\\DiesñoDelSistema(CasiArreglado)</w:delInstrText>
            </w:r>
            <w:r w:rsidDel="00802331">
              <w:delInstrText xml:space="preserve">.docx" \l "_Toc481603522" </w:delInstrText>
            </w:r>
            <w:r w:rsidDel="00802331">
              <w:fldChar w:fldCharType="separate"/>
            </w:r>
            <w:r w:rsidR="004A56F3" w:rsidRPr="00D01D3C" w:rsidDel="00802331">
              <w:rPr>
                <w:rStyle w:val="Hipervnculo"/>
                <w:noProof/>
              </w:rPr>
              <w:delText>Ilustración 2</w:delText>
            </w:r>
            <w:r w:rsidR="004A56F3" w:rsidRPr="00D01D3C" w:rsidDel="00802331">
              <w:rPr>
                <w:rStyle w:val="Hipervnculo"/>
                <w:noProof/>
              </w:rPr>
              <w:noBreakHyphen/>
              <w:delText>2 (Arquitectura MVC)</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_Toc481603522 \h </w:delInstrText>
            </w:r>
            <w:r w:rsidR="004A56F3" w:rsidDel="00802331">
              <w:rPr>
                <w:noProof/>
                <w:webHidden/>
              </w:rPr>
            </w:r>
            <w:r w:rsidR="004A56F3" w:rsidDel="00802331">
              <w:rPr>
                <w:noProof/>
                <w:webHidden/>
              </w:rPr>
              <w:fldChar w:fldCharType="separate"/>
            </w:r>
            <w:r w:rsidR="004A56F3" w:rsidDel="00802331">
              <w:rPr>
                <w:noProof/>
                <w:webHidden/>
              </w:rPr>
              <w:delText>5</w:delText>
            </w:r>
            <w:r w:rsidR="004A56F3" w:rsidDel="00802331">
              <w:rPr>
                <w:noProof/>
                <w:webHidden/>
              </w:rPr>
              <w:fldChar w:fldCharType="end"/>
            </w:r>
            <w:r w:rsidDel="00802331">
              <w:rPr>
                <w:noProof/>
              </w:rPr>
              <w:fldChar w:fldCharType="end"/>
            </w:r>
          </w:del>
        </w:p>
        <w:p w14:paraId="351FBF61" w14:textId="0042A263" w:rsidR="004A56F3" w:rsidDel="00802331" w:rsidRDefault="000A1DF6">
          <w:pPr>
            <w:pStyle w:val="Tabladeilustraciones"/>
            <w:tabs>
              <w:tab w:val="right" w:leader="dot" w:pos="9061"/>
            </w:tabs>
            <w:rPr>
              <w:del w:id="524" w:author="Raul García Fernández" w:date="2017-07-10T20:57:00Z"/>
              <w:rFonts w:asciiTheme="minorHAnsi" w:eastAsiaTheme="minorEastAsia" w:hAnsiTheme="minorHAnsi" w:cstheme="minorBidi"/>
              <w:noProof/>
              <w:sz w:val="22"/>
              <w:lang w:eastAsia="es-ES"/>
            </w:rPr>
          </w:pPr>
          <w:del w:id="525" w:author="Raul García Fernández" w:date="2017-07-10T20:57:00Z">
            <w:r w:rsidDel="00802331">
              <w:fldChar w:fldCharType="begin"/>
            </w:r>
            <w:r w:rsidDel="00802331">
              <w:delInstrText xml:space="preserve"> HYPERLINK \l "_Toc481603523" </w:delInstrText>
            </w:r>
            <w:r w:rsidDel="00802331">
              <w:fldChar w:fldCharType="separate"/>
            </w:r>
            <w:r w:rsidR="004A56F3" w:rsidRPr="00D01D3C" w:rsidDel="00802331">
              <w:rPr>
                <w:rStyle w:val="Hipervnculo"/>
                <w:noProof/>
              </w:rPr>
              <w:delText>Ilustración 2</w:delText>
            </w:r>
            <w:r w:rsidR="004A56F3" w:rsidRPr="00D01D3C" w:rsidDel="00802331">
              <w:rPr>
                <w:rStyle w:val="Hipervnculo"/>
                <w:noProof/>
              </w:rPr>
              <w:noBreakHyphen/>
              <w:delText>3 (Arquitectura-REST)</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_Toc481603523 \h </w:delInstrText>
            </w:r>
            <w:r w:rsidR="004A56F3" w:rsidDel="00802331">
              <w:rPr>
                <w:noProof/>
                <w:webHidden/>
              </w:rPr>
            </w:r>
            <w:r w:rsidR="004A56F3" w:rsidDel="00802331">
              <w:rPr>
                <w:noProof/>
                <w:webHidden/>
              </w:rPr>
              <w:fldChar w:fldCharType="separate"/>
            </w:r>
            <w:r w:rsidR="004A56F3" w:rsidDel="00802331">
              <w:rPr>
                <w:noProof/>
                <w:webHidden/>
              </w:rPr>
              <w:delText>6</w:delText>
            </w:r>
            <w:r w:rsidR="004A56F3" w:rsidDel="00802331">
              <w:rPr>
                <w:noProof/>
                <w:webHidden/>
              </w:rPr>
              <w:fldChar w:fldCharType="end"/>
            </w:r>
            <w:r w:rsidDel="00802331">
              <w:rPr>
                <w:noProof/>
              </w:rPr>
              <w:fldChar w:fldCharType="end"/>
            </w:r>
          </w:del>
        </w:p>
        <w:p w14:paraId="1DFDCED9" w14:textId="102FBEC5" w:rsidR="004A56F3" w:rsidDel="00802331" w:rsidRDefault="000A1DF6">
          <w:pPr>
            <w:pStyle w:val="Tabladeilustraciones"/>
            <w:tabs>
              <w:tab w:val="right" w:leader="dot" w:pos="9061"/>
            </w:tabs>
            <w:rPr>
              <w:del w:id="526" w:author="Raul García Fernández" w:date="2017-07-10T20:57:00Z"/>
              <w:rFonts w:asciiTheme="minorHAnsi" w:eastAsiaTheme="minorEastAsia" w:hAnsiTheme="minorHAnsi" w:cstheme="minorBidi"/>
              <w:noProof/>
              <w:sz w:val="22"/>
              <w:lang w:eastAsia="es-ES"/>
            </w:rPr>
          </w:pPr>
          <w:del w:id="527" w:author="Raul García Fernández" w:date="2017-07-10T20:57:00Z">
            <w:r w:rsidDel="00802331">
              <w:fldChar w:fldCharType="begin"/>
            </w:r>
            <w:r w:rsidDel="00802331">
              <w:delInstrText xml:space="preserve"> HYPERLINK \l "_Toc481603524" </w:delInstrText>
            </w:r>
            <w:r w:rsidDel="00802331">
              <w:fldChar w:fldCharType="separate"/>
            </w:r>
            <w:r w:rsidR="004A56F3" w:rsidRPr="00D01D3C" w:rsidDel="00802331">
              <w:rPr>
                <w:rStyle w:val="Hipervnculo"/>
                <w:noProof/>
              </w:rPr>
              <w:delText>Ilustración 3</w:delText>
            </w:r>
            <w:r w:rsidR="004A56F3" w:rsidRPr="00D01D3C" w:rsidDel="00802331">
              <w:rPr>
                <w:rStyle w:val="Hipervnculo"/>
                <w:noProof/>
              </w:rPr>
              <w:noBreakHyphen/>
              <w:delText>1 (neo4j: Ejemplo básico estructura)</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_Toc481603524 \h </w:delInstrText>
            </w:r>
            <w:r w:rsidR="004A56F3" w:rsidDel="00802331">
              <w:rPr>
                <w:noProof/>
                <w:webHidden/>
              </w:rPr>
            </w:r>
            <w:r w:rsidR="004A56F3" w:rsidDel="00802331">
              <w:rPr>
                <w:noProof/>
                <w:webHidden/>
              </w:rPr>
              <w:fldChar w:fldCharType="separate"/>
            </w:r>
            <w:r w:rsidR="004A56F3" w:rsidDel="00802331">
              <w:rPr>
                <w:noProof/>
                <w:webHidden/>
              </w:rPr>
              <w:delText>14</w:delText>
            </w:r>
            <w:r w:rsidR="004A56F3" w:rsidDel="00802331">
              <w:rPr>
                <w:noProof/>
                <w:webHidden/>
              </w:rPr>
              <w:fldChar w:fldCharType="end"/>
            </w:r>
            <w:r w:rsidDel="00802331">
              <w:rPr>
                <w:noProof/>
              </w:rPr>
              <w:fldChar w:fldCharType="end"/>
            </w:r>
          </w:del>
        </w:p>
        <w:p w14:paraId="2CF50FCF" w14:textId="5C23A6C4" w:rsidR="004A56F3" w:rsidDel="00802331" w:rsidRDefault="000A1DF6">
          <w:pPr>
            <w:pStyle w:val="Tabladeilustraciones"/>
            <w:tabs>
              <w:tab w:val="right" w:leader="dot" w:pos="9061"/>
            </w:tabs>
            <w:rPr>
              <w:del w:id="528" w:author="Raul García Fernández" w:date="2017-07-10T20:57:00Z"/>
              <w:rFonts w:asciiTheme="minorHAnsi" w:eastAsiaTheme="minorEastAsia" w:hAnsiTheme="minorHAnsi" w:cstheme="minorBidi"/>
              <w:noProof/>
              <w:sz w:val="22"/>
              <w:lang w:eastAsia="es-ES"/>
            </w:rPr>
          </w:pPr>
          <w:del w:id="529" w:author="Raul García Fernández" w:date="2017-07-10T20:57:00Z">
            <w:r w:rsidDel="00802331">
              <w:fldChar w:fldCharType="begin"/>
            </w:r>
            <w:r w:rsidDel="00802331">
              <w:delInstrText xml:space="preserve"> HYPERLIN</w:delInstrText>
            </w:r>
            <w:r w:rsidDel="00802331">
              <w:delInstrText xml:space="preserve">K \l "_Toc481603525" </w:delInstrText>
            </w:r>
            <w:r w:rsidDel="00802331">
              <w:fldChar w:fldCharType="separate"/>
            </w:r>
            <w:r w:rsidR="004A56F3" w:rsidRPr="00D01D3C" w:rsidDel="00802331">
              <w:rPr>
                <w:rStyle w:val="Hipervnculo"/>
                <w:noProof/>
              </w:rPr>
              <w:delText>Ilustración 3</w:delText>
            </w:r>
            <w:r w:rsidR="004A56F3" w:rsidRPr="00D01D3C" w:rsidDel="00802331">
              <w:rPr>
                <w:rStyle w:val="Hipervnculo"/>
                <w:noProof/>
              </w:rPr>
              <w:noBreakHyphen/>
              <w:delText>2 (Neo4j: Ejemplo entidad-relación)</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_Toc481603525 \h </w:delInstrText>
            </w:r>
            <w:r w:rsidR="004A56F3" w:rsidDel="00802331">
              <w:rPr>
                <w:noProof/>
                <w:webHidden/>
              </w:rPr>
            </w:r>
            <w:r w:rsidR="004A56F3" w:rsidDel="00802331">
              <w:rPr>
                <w:noProof/>
                <w:webHidden/>
              </w:rPr>
              <w:fldChar w:fldCharType="separate"/>
            </w:r>
            <w:r w:rsidR="004A56F3" w:rsidDel="00802331">
              <w:rPr>
                <w:noProof/>
                <w:webHidden/>
              </w:rPr>
              <w:delText>15</w:delText>
            </w:r>
            <w:r w:rsidR="004A56F3" w:rsidDel="00802331">
              <w:rPr>
                <w:noProof/>
                <w:webHidden/>
              </w:rPr>
              <w:fldChar w:fldCharType="end"/>
            </w:r>
            <w:r w:rsidDel="00802331">
              <w:rPr>
                <w:noProof/>
              </w:rPr>
              <w:fldChar w:fldCharType="end"/>
            </w:r>
          </w:del>
        </w:p>
        <w:p w14:paraId="506C3BC9" w14:textId="461A9F63" w:rsidR="004A56F3" w:rsidDel="00802331" w:rsidRDefault="000A1DF6">
          <w:pPr>
            <w:pStyle w:val="Tabladeilustraciones"/>
            <w:tabs>
              <w:tab w:val="right" w:leader="dot" w:pos="9061"/>
            </w:tabs>
            <w:rPr>
              <w:del w:id="530" w:author="Raul García Fernández" w:date="2017-07-10T20:57:00Z"/>
              <w:rFonts w:asciiTheme="minorHAnsi" w:eastAsiaTheme="minorEastAsia" w:hAnsiTheme="minorHAnsi" w:cstheme="minorBidi"/>
              <w:noProof/>
              <w:sz w:val="22"/>
              <w:lang w:eastAsia="es-ES"/>
            </w:rPr>
          </w:pPr>
          <w:del w:id="531" w:author="Raul García Fernández" w:date="2017-07-10T20:57:00Z">
            <w:r w:rsidDel="00802331">
              <w:fldChar w:fldCharType="begin"/>
            </w:r>
            <w:r w:rsidDel="00802331">
              <w:delInstrText xml:space="preserve"> HYPERLINK \l "_Toc481603526" </w:delInstrText>
            </w:r>
            <w:r w:rsidDel="00802331">
              <w:fldChar w:fldCharType="separate"/>
            </w:r>
            <w:r w:rsidR="004A56F3" w:rsidRPr="00D01D3C" w:rsidDel="00802331">
              <w:rPr>
                <w:rStyle w:val="Hipervnculo"/>
                <w:noProof/>
              </w:rPr>
              <w:delText>Ilustración 3</w:delText>
            </w:r>
            <w:r w:rsidR="004A56F3" w:rsidRPr="00D01D3C" w:rsidDel="00802331">
              <w:rPr>
                <w:rStyle w:val="Hipervnculo"/>
                <w:noProof/>
              </w:rPr>
              <w:noBreakHyphen/>
              <w:delText>3 (Estructura general de datos)</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_Toc481603526 \h </w:delInstrText>
            </w:r>
            <w:r w:rsidR="004A56F3" w:rsidDel="00802331">
              <w:rPr>
                <w:noProof/>
                <w:webHidden/>
              </w:rPr>
            </w:r>
            <w:r w:rsidR="004A56F3" w:rsidDel="00802331">
              <w:rPr>
                <w:noProof/>
                <w:webHidden/>
              </w:rPr>
              <w:fldChar w:fldCharType="separate"/>
            </w:r>
            <w:r w:rsidR="004A56F3" w:rsidDel="00802331">
              <w:rPr>
                <w:noProof/>
                <w:webHidden/>
              </w:rPr>
              <w:delText>17</w:delText>
            </w:r>
            <w:r w:rsidR="004A56F3" w:rsidDel="00802331">
              <w:rPr>
                <w:noProof/>
                <w:webHidden/>
              </w:rPr>
              <w:fldChar w:fldCharType="end"/>
            </w:r>
            <w:r w:rsidDel="00802331">
              <w:rPr>
                <w:noProof/>
              </w:rPr>
              <w:fldChar w:fldCharType="end"/>
            </w:r>
          </w:del>
        </w:p>
        <w:p w14:paraId="633E61B6" w14:textId="555EAE60" w:rsidR="004A56F3" w:rsidDel="00802331" w:rsidRDefault="000A1DF6">
          <w:pPr>
            <w:pStyle w:val="Tabladeilustraciones"/>
            <w:tabs>
              <w:tab w:val="right" w:leader="dot" w:pos="9061"/>
            </w:tabs>
            <w:rPr>
              <w:del w:id="532" w:author="Raul García Fernández" w:date="2017-07-10T20:57:00Z"/>
              <w:rFonts w:asciiTheme="minorHAnsi" w:eastAsiaTheme="minorEastAsia" w:hAnsiTheme="minorHAnsi" w:cstheme="minorBidi"/>
              <w:noProof/>
              <w:sz w:val="22"/>
              <w:lang w:eastAsia="es-ES"/>
            </w:rPr>
          </w:pPr>
          <w:del w:id="533" w:author="Raul García Fernández" w:date="2017-07-10T20:57:00Z">
            <w:r w:rsidDel="00802331">
              <w:fldChar w:fldCharType="begin"/>
            </w:r>
            <w:r w:rsidDel="00802331">
              <w:delInstrText xml:space="preserve"> HYPERLINK \l "_Toc481603527" </w:delInstrText>
            </w:r>
            <w:r w:rsidDel="00802331">
              <w:fldChar w:fldCharType="separate"/>
            </w:r>
            <w:r w:rsidR="004A56F3" w:rsidRPr="00D01D3C" w:rsidDel="00802331">
              <w:rPr>
                <w:rStyle w:val="Hipervnculo"/>
                <w:noProof/>
              </w:rPr>
              <w:delText>Ilustración 3.4</w:delText>
            </w:r>
            <w:r w:rsidR="004A56F3" w:rsidRPr="00D01D3C" w:rsidDel="00802331">
              <w:rPr>
                <w:rStyle w:val="Hipervnculo"/>
                <w:noProof/>
              </w:rPr>
              <w:noBreakHyphen/>
              <w:delText>1 (Logo Spring)</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_Toc481603527 \h </w:delInstrText>
            </w:r>
            <w:r w:rsidR="004A56F3" w:rsidDel="00802331">
              <w:rPr>
                <w:noProof/>
                <w:webHidden/>
              </w:rPr>
            </w:r>
            <w:r w:rsidR="004A56F3" w:rsidDel="00802331">
              <w:rPr>
                <w:noProof/>
                <w:webHidden/>
              </w:rPr>
              <w:fldChar w:fldCharType="separate"/>
            </w:r>
            <w:r w:rsidR="004A56F3" w:rsidDel="00802331">
              <w:rPr>
                <w:noProof/>
                <w:webHidden/>
              </w:rPr>
              <w:delText>19</w:delText>
            </w:r>
            <w:r w:rsidR="004A56F3" w:rsidDel="00802331">
              <w:rPr>
                <w:noProof/>
                <w:webHidden/>
              </w:rPr>
              <w:fldChar w:fldCharType="end"/>
            </w:r>
            <w:r w:rsidDel="00802331">
              <w:rPr>
                <w:noProof/>
              </w:rPr>
              <w:fldChar w:fldCharType="end"/>
            </w:r>
          </w:del>
        </w:p>
        <w:p w14:paraId="6B377F32" w14:textId="57FE80AA" w:rsidR="004A56F3" w:rsidDel="00802331" w:rsidRDefault="000A1DF6">
          <w:pPr>
            <w:pStyle w:val="Tabladeilustraciones"/>
            <w:tabs>
              <w:tab w:val="right" w:leader="dot" w:pos="9061"/>
            </w:tabs>
            <w:rPr>
              <w:del w:id="534" w:author="Raul García Fernández" w:date="2017-07-10T20:57:00Z"/>
              <w:rFonts w:asciiTheme="minorHAnsi" w:eastAsiaTheme="minorEastAsia" w:hAnsiTheme="minorHAnsi" w:cstheme="minorBidi"/>
              <w:noProof/>
              <w:sz w:val="22"/>
              <w:lang w:eastAsia="es-ES"/>
            </w:rPr>
          </w:pPr>
          <w:del w:id="535" w:author="Raul García Fernández" w:date="2017-07-10T20:57:00Z">
            <w:r w:rsidDel="00802331">
              <w:fldChar w:fldCharType="begin"/>
            </w:r>
            <w:r w:rsidDel="00802331">
              <w:delInstrText xml:space="preserve"> HYPERLINK \l "_Toc48160352</w:delInstrText>
            </w:r>
            <w:r w:rsidDel="00802331">
              <w:delInstrText xml:space="preserve">8" </w:delInstrText>
            </w:r>
            <w:r w:rsidDel="00802331">
              <w:fldChar w:fldCharType="separate"/>
            </w:r>
            <w:r w:rsidR="004A56F3" w:rsidRPr="00D01D3C" w:rsidDel="00802331">
              <w:rPr>
                <w:rStyle w:val="Hipervnculo"/>
                <w:noProof/>
              </w:rPr>
              <w:delText>Ilustración 3.4</w:delText>
            </w:r>
            <w:r w:rsidR="004A56F3" w:rsidRPr="00D01D3C" w:rsidDel="00802331">
              <w:rPr>
                <w:rStyle w:val="Hipervnculo"/>
                <w:noProof/>
              </w:rPr>
              <w:noBreakHyphen/>
              <w:delText>2 Esquema Servicios Negocio</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_Toc481603528 \h </w:delInstrText>
            </w:r>
            <w:r w:rsidR="004A56F3" w:rsidDel="00802331">
              <w:rPr>
                <w:noProof/>
                <w:webHidden/>
              </w:rPr>
            </w:r>
            <w:r w:rsidR="004A56F3" w:rsidDel="00802331">
              <w:rPr>
                <w:noProof/>
                <w:webHidden/>
              </w:rPr>
              <w:fldChar w:fldCharType="separate"/>
            </w:r>
            <w:r w:rsidR="004A56F3" w:rsidDel="00802331">
              <w:rPr>
                <w:noProof/>
                <w:webHidden/>
              </w:rPr>
              <w:delText>21</w:delText>
            </w:r>
            <w:r w:rsidR="004A56F3" w:rsidDel="00802331">
              <w:rPr>
                <w:noProof/>
                <w:webHidden/>
              </w:rPr>
              <w:fldChar w:fldCharType="end"/>
            </w:r>
            <w:r w:rsidDel="00802331">
              <w:rPr>
                <w:noProof/>
              </w:rPr>
              <w:fldChar w:fldCharType="end"/>
            </w:r>
          </w:del>
        </w:p>
        <w:p w14:paraId="4B179993" w14:textId="79274727" w:rsidR="004A56F3" w:rsidDel="00802331" w:rsidRDefault="000A1DF6">
          <w:pPr>
            <w:pStyle w:val="Tabladeilustraciones"/>
            <w:tabs>
              <w:tab w:val="right" w:leader="dot" w:pos="9061"/>
            </w:tabs>
            <w:rPr>
              <w:del w:id="536" w:author="Raul García Fernández" w:date="2017-07-10T20:57:00Z"/>
              <w:rFonts w:asciiTheme="minorHAnsi" w:eastAsiaTheme="minorEastAsia" w:hAnsiTheme="minorHAnsi" w:cstheme="minorBidi"/>
              <w:noProof/>
              <w:sz w:val="22"/>
              <w:lang w:eastAsia="es-ES"/>
            </w:rPr>
          </w:pPr>
          <w:del w:id="537" w:author="Raul García Fernández" w:date="2017-07-10T20:57:00Z">
            <w:r w:rsidDel="00802331">
              <w:fldChar w:fldCharType="begin"/>
            </w:r>
            <w:r w:rsidDel="00802331">
              <w:delInstrText xml:space="preserve"> HYPERLINK \l "_Toc481603529" </w:delInstrText>
            </w:r>
            <w:r w:rsidDel="00802331">
              <w:fldChar w:fldCharType="separate"/>
            </w:r>
            <w:r w:rsidR="004A56F3" w:rsidRPr="00D01D3C" w:rsidDel="00802331">
              <w:rPr>
                <w:rStyle w:val="Hipervnculo"/>
                <w:noProof/>
              </w:rPr>
              <w:delText>Ilustración 3.4</w:delText>
            </w:r>
            <w:r w:rsidR="004A56F3" w:rsidRPr="00D01D3C" w:rsidDel="00802331">
              <w:rPr>
                <w:rStyle w:val="Hipervnculo"/>
                <w:noProof/>
              </w:rPr>
              <w:noBreakHyphen/>
              <w:delText>3 Esquema DAO Entidades</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_Toc481603529 \h </w:delInstrText>
            </w:r>
            <w:r w:rsidR="004A56F3" w:rsidDel="00802331">
              <w:rPr>
                <w:noProof/>
                <w:webHidden/>
              </w:rPr>
            </w:r>
            <w:r w:rsidR="004A56F3" w:rsidDel="00802331">
              <w:rPr>
                <w:noProof/>
                <w:webHidden/>
              </w:rPr>
              <w:fldChar w:fldCharType="separate"/>
            </w:r>
            <w:r w:rsidR="004A56F3" w:rsidDel="00802331">
              <w:rPr>
                <w:noProof/>
                <w:webHidden/>
              </w:rPr>
              <w:delText>22</w:delText>
            </w:r>
            <w:r w:rsidR="004A56F3" w:rsidDel="00802331">
              <w:rPr>
                <w:noProof/>
                <w:webHidden/>
              </w:rPr>
              <w:fldChar w:fldCharType="end"/>
            </w:r>
            <w:r w:rsidDel="00802331">
              <w:rPr>
                <w:noProof/>
              </w:rPr>
              <w:fldChar w:fldCharType="end"/>
            </w:r>
          </w:del>
        </w:p>
        <w:p w14:paraId="636B7258" w14:textId="0686C984" w:rsidR="004A56F3" w:rsidDel="00802331" w:rsidRDefault="000A1DF6">
          <w:pPr>
            <w:pStyle w:val="Tabladeilustraciones"/>
            <w:tabs>
              <w:tab w:val="right" w:leader="dot" w:pos="9061"/>
            </w:tabs>
            <w:rPr>
              <w:del w:id="538" w:author="Raul García Fernández" w:date="2017-07-10T20:57:00Z"/>
              <w:rFonts w:asciiTheme="minorHAnsi" w:eastAsiaTheme="minorEastAsia" w:hAnsiTheme="minorHAnsi" w:cstheme="minorBidi"/>
              <w:noProof/>
              <w:sz w:val="22"/>
              <w:lang w:eastAsia="es-ES"/>
            </w:rPr>
          </w:pPr>
          <w:del w:id="539" w:author="Raul García Fernández" w:date="2017-07-10T20:57:00Z">
            <w:r w:rsidDel="00802331">
              <w:fldChar w:fldCharType="begin"/>
            </w:r>
            <w:r w:rsidDel="00802331">
              <w:delInstrText xml:space="preserve"> HYPERLINK \l "_Toc481603530" </w:delInstrText>
            </w:r>
            <w:r w:rsidDel="00802331">
              <w:fldChar w:fldCharType="separate"/>
            </w:r>
            <w:r w:rsidR="004A56F3" w:rsidRPr="00D01D3C" w:rsidDel="00802331">
              <w:rPr>
                <w:rStyle w:val="Hipervnculo"/>
                <w:noProof/>
              </w:rPr>
              <w:delText>Ilustración 3.4</w:delText>
            </w:r>
            <w:r w:rsidR="004A56F3" w:rsidRPr="00D01D3C" w:rsidDel="00802331">
              <w:rPr>
                <w:rStyle w:val="Hipervnculo"/>
                <w:noProof/>
              </w:rPr>
              <w:noBreakHyphen/>
              <w:delText>4 Esquema DAO Relaciones</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_Toc481603530 \h </w:delInstrText>
            </w:r>
            <w:r w:rsidR="004A56F3" w:rsidDel="00802331">
              <w:rPr>
                <w:noProof/>
                <w:webHidden/>
              </w:rPr>
            </w:r>
            <w:r w:rsidR="004A56F3" w:rsidDel="00802331">
              <w:rPr>
                <w:noProof/>
                <w:webHidden/>
              </w:rPr>
              <w:fldChar w:fldCharType="separate"/>
            </w:r>
            <w:r w:rsidR="004A56F3" w:rsidDel="00802331">
              <w:rPr>
                <w:noProof/>
                <w:webHidden/>
              </w:rPr>
              <w:delText>23</w:delText>
            </w:r>
            <w:r w:rsidR="004A56F3" w:rsidDel="00802331">
              <w:rPr>
                <w:noProof/>
                <w:webHidden/>
              </w:rPr>
              <w:fldChar w:fldCharType="end"/>
            </w:r>
            <w:r w:rsidDel="00802331">
              <w:rPr>
                <w:noProof/>
              </w:rPr>
              <w:fldChar w:fldCharType="end"/>
            </w:r>
          </w:del>
        </w:p>
        <w:p w14:paraId="2C0E80EC" w14:textId="21646210" w:rsidR="004A56F3" w:rsidDel="00802331" w:rsidRDefault="000A1DF6">
          <w:pPr>
            <w:pStyle w:val="Tabladeilustraciones"/>
            <w:tabs>
              <w:tab w:val="right" w:leader="dot" w:pos="9061"/>
            </w:tabs>
            <w:rPr>
              <w:del w:id="540" w:author="Raul García Fernández" w:date="2017-07-10T20:57:00Z"/>
              <w:rFonts w:asciiTheme="minorHAnsi" w:eastAsiaTheme="minorEastAsia" w:hAnsiTheme="minorHAnsi" w:cstheme="minorBidi"/>
              <w:noProof/>
              <w:sz w:val="22"/>
              <w:lang w:eastAsia="es-ES"/>
            </w:rPr>
          </w:pPr>
          <w:del w:id="541" w:author="Raul García Fernández" w:date="2017-07-10T20:57:00Z">
            <w:r w:rsidDel="00802331">
              <w:fldChar w:fldCharType="begin"/>
            </w:r>
            <w:r w:rsidDel="00802331">
              <w:delInstrText xml:space="preserve"> HYPERLINK \l "_Toc481603531" </w:delInstrText>
            </w:r>
            <w:r w:rsidDel="00802331">
              <w:fldChar w:fldCharType="separate"/>
            </w:r>
            <w:r w:rsidR="004A56F3" w:rsidRPr="00D01D3C" w:rsidDel="00802331">
              <w:rPr>
                <w:rStyle w:val="Hipervnculo"/>
                <w:noProof/>
              </w:rPr>
              <w:delText>Ilustración 4</w:delText>
            </w:r>
            <w:r w:rsidR="004A56F3" w:rsidRPr="00D01D3C" w:rsidDel="00802331">
              <w:rPr>
                <w:rStyle w:val="Hipervnculo"/>
                <w:noProof/>
              </w:rPr>
              <w:noBreakHyphen/>
              <w:delText>1 Arquitectura Angular.js MVC</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_Toc481603531 \h </w:delInstrText>
            </w:r>
            <w:r w:rsidR="004A56F3" w:rsidDel="00802331">
              <w:rPr>
                <w:noProof/>
                <w:webHidden/>
              </w:rPr>
            </w:r>
            <w:r w:rsidR="004A56F3" w:rsidDel="00802331">
              <w:rPr>
                <w:noProof/>
                <w:webHidden/>
              </w:rPr>
              <w:fldChar w:fldCharType="separate"/>
            </w:r>
            <w:r w:rsidR="004A56F3" w:rsidDel="00802331">
              <w:rPr>
                <w:noProof/>
                <w:webHidden/>
              </w:rPr>
              <w:delText>29</w:delText>
            </w:r>
            <w:r w:rsidR="004A56F3" w:rsidDel="00802331">
              <w:rPr>
                <w:noProof/>
                <w:webHidden/>
              </w:rPr>
              <w:fldChar w:fldCharType="end"/>
            </w:r>
            <w:r w:rsidDel="00802331">
              <w:rPr>
                <w:noProof/>
              </w:rPr>
              <w:fldChar w:fldCharType="end"/>
            </w:r>
          </w:del>
        </w:p>
        <w:p w14:paraId="4374A73D" w14:textId="104E84E2" w:rsidR="004A56F3" w:rsidDel="00802331" w:rsidRDefault="000A1DF6">
          <w:pPr>
            <w:pStyle w:val="Tabladeilustraciones"/>
            <w:tabs>
              <w:tab w:val="right" w:leader="dot" w:pos="9061"/>
            </w:tabs>
            <w:rPr>
              <w:del w:id="542" w:author="Raul García Fernández" w:date="2017-07-10T20:57:00Z"/>
              <w:rFonts w:asciiTheme="minorHAnsi" w:eastAsiaTheme="minorEastAsia" w:hAnsiTheme="minorHAnsi" w:cstheme="minorBidi"/>
              <w:noProof/>
              <w:sz w:val="22"/>
              <w:lang w:eastAsia="es-ES"/>
            </w:rPr>
          </w:pPr>
          <w:del w:id="543" w:author="Raul García Fernández" w:date="2017-07-10T20:57:00Z">
            <w:r w:rsidDel="00802331">
              <w:fldChar w:fldCharType="begin"/>
            </w:r>
            <w:r w:rsidDel="00802331">
              <w:delInstrText xml:space="preserve"> HYPERLINK \l "</w:delInstrText>
            </w:r>
            <w:r w:rsidDel="00802331">
              <w:delInstrText xml:space="preserve">_Toc481603532" </w:delInstrText>
            </w:r>
            <w:r w:rsidDel="00802331">
              <w:fldChar w:fldCharType="separate"/>
            </w:r>
            <w:r w:rsidR="004A56F3" w:rsidRPr="00D01D3C" w:rsidDel="00802331">
              <w:rPr>
                <w:rStyle w:val="Hipervnculo"/>
                <w:noProof/>
              </w:rPr>
              <w:delText>Ilustración 4</w:delText>
            </w:r>
            <w:r w:rsidR="004A56F3" w:rsidRPr="00D01D3C" w:rsidDel="00802331">
              <w:rPr>
                <w:rStyle w:val="Hipervnculo"/>
                <w:noProof/>
              </w:rPr>
              <w:noBreakHyphen/>
              <w:delText>2 Arquitectura básica de app cliente Angular.js</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_Toc481603532 \h </w:delInstrText>
            </w:r>
            <w:r w:rsidR="004A56F3" w:rsidDel="00802331">
              <w:rPr>
                <w:noProof/>
                <w:webHidden/>
              </w:rPr>
            </w:r>
            <w:r w:rsidR="004A56F3" w:rsidDel="00802331">
              <w:rPr>
                <w:noProof/>
                <w:webHidden/>
              </w:rPr>
              <w:fldChar w:fldCharType="separate"/>
            </w:r>
            <w:r w:rsidR="004A56F3" w:rsidDel="00802331">
              <w:rPr>
                <w:noProof/>
                <w:webHidden/>
              </w:rPr>
              <w:delText>30</w:delText>
            </w:r>
            <w:r w:rsidR="004A56F3" w:rsidDel="00802331">
              <w:rPr>
                <w:noProof/>
                <w:webHidden/>
              </w:rPr>
              <w:fldChar w:fldCharType="end"/>
            </w:r>
            <w:r w:rsidDel="00802331">
              <w:rPr>
                <w:noProof/>
              </w:rPr>
              <w:fldChar w:fldCharType="end"/>
            </w:r>
          </w:del>
        </w:p>
        <w:p w14:paraId="7ACCFF18" w14:textId="6C8334CF" w:rsidR="00802331" w:rsidRDefault="004A56F3">
          <w:pPr>
            <w:pStyle w:val="Tabladeilustraciones"/>
            <w:tabs>
              <w:tab w:val="right" w:leader="dot" w:pos="9061"/>
            </w:tabs>
            <w:rPr>
              <w:ins w:id="544" w:author="Raul García Fernández" w:date="2017-07-10T20:57:00Z"/>
              <w:rFonts w:asciiTheme="minorHAnsi" w:eastAsiaTheme="minorEastAsia" w:hAnsiTheme="minorHAnsi" w:cstheme="minorBidi"/>
              <w:noProof/>
              <w:sz w:val="22"/>
              <w:lang w:eastAsia="es-ES"/>
            </w:rPr>
          </w:pPr>
          <w:del w:id="545" w:author="Raul García Fernández" w:date="2017-07-10T20:57:00Z">
            <w:r w:rsidDel="00802331">
              <w:fldChar w:fldCharType="end"/>
            </w:r>
          </w:del>
          <w:ins w:id="546" w:author="Raul García Fernández" w:date="2017-07-10T20:57:00Z">
            <w:r w:rsidR="00802331">
              <w:fldChar w:fldCharType="begin"/>
            </w:r>
            <w:r w:rsidR="00802331">
              <w:instrText xml:space="preserve"> TOC \h \z \c "Ilustración" </w:instrText>
            </w:r>
          </w:ins>
          <w:r w:rsidR="00802331">
            <w:fldChar w:fldCharType="separate"/>
          </w:r>
          <w:ins w:id="547" w:author="Raul García Fernández" w:date="2017-07-10T20:57:00Z">
            <w:r w:rsidR="00802331" w:rsidRPr="00A0220A">
              <w:rPr>
                <w:rStyle w:val="Hipervnculo"/>
                <w:noProof/>
              </w:rPr>
              <w:fldChar w:fldCharType="begin"/>
            </w:r>
            <w:r w:rsidR="00802331" w:rsidRPr="00A0220A">
              <w:rPr>
                <w:rStyle w:val="Hipervnculo"/>
                <w:noProof/>
              </w:rPr>
              <w:instrText xml:space="preserve"> </w:instrText>
            </w:r>
            <w:r w:rsidR="00802331">
              <w:rPr>
                <w:noProof/>
              </w:rPr>
              <w:instrText>HYPERLINK "C:\\Users\\LaPatataConTeclas\\Desktop\\uniapi\\documentación\\Versión Final\\DiseñoDelSistemaRenombrar.docx" \l "_Toc487483551"</w:instrText>
            </w:r>
            <w:r w:rsidR="00802331" w:rsidRPr="00A0220A">
              <w:rPr>
                <w:rStyle w:val="Hipervnculo"/>
                <w:noProof/>
              </w:rPr>
              <w:instrText xml:space="preserve"> </w:instrText>
            </w:r>
            <w:r w:rsidR="00802331" w:rsidRPr="00A0220A">
              <w:rPr>
                <w:rStyle w:val="Hipervnculo"/>
                <w:noProof/>
              </w:rPr>
            </w:r>
            <w:r w:rsidR="00802331" w:rsidRPr="00A0220A">
              <w:rPr>
                <w:rStyle w:val="Hipervnculo"/>
                <w:noProof/>
              </w:rPr>
              <w:fldChar w:fldCharType="separate"/>
            </w:r>
            <w:r w:rsidR="00802331" w:rsidRPr="00A0220A">
              <w:rPr>
                <w:rStyle w:val="Hipervnculo"/>
                <w:noProof/>
              </w:rPr>
              <w:t>Ilustración 2</w:t>
            </w:r>
            <w:r w:rsidR="00802331" w:rsidRPr="00A0220A">
              <w:rPr>
                <w:rStyle w:val="Hipervnculo"/>
                <w:noProof/>
              </w:rPr>
              <w:noBreakHyphen/>
              <w:t>1 (Esquema general aplicación)</w:t>
            </w:r>
            <w:r w:rsidR="00802331">
              <w:rPr>
                <w:noProof/>
                <w:webHidden/>
              </w:rPr>
              <w:tab/>
            </w:r>
            <w:r w:rsidR="00802331">
              <w:rPr>
                <w:noProof/>
                <w:webHidden/>
              </w:rPr>
              <w:fldChar w:fldCharType="begin"/>
            </w:r>
            <w:r w:rsidR="00802331">
              <w:rPr>
                <w:noProof/>
                <w:webHidden/>
              </w:rPr>
              <w:instrText xml:space="preserve"> PAGEREF _Toc487483551 \h </w:instrText>
            </w:r>
            <w:r w:rsidR="00802331">
              <w:rPr>
                <w:noProof/>
                <w:webHidden/>
              </w:rPr>
            </w:r>
          </w:ins>
          <w:r w:rsidR="00802331">
            <w:rPr>
              <w:noProof/>
              <w:webHidden/>
            </w:rPr>
            <w:fldChar w:fldCharType="separate"/>
          </w:r>
          <w:ins w:id="548" w:author="Raul García Fernández" w:date="2017-07-10T20:58:00Z">
            <w:r w:rsidR="007E0E3F">
              <w:rPr>
                <w:noProof/>
                <w:webHidden/>
              </w:rPr>
              <w:t>6</w:t>
            </w:r>
          </w:ins>
          <w:ins w:id="549" w:author="Raul García Fernández" w:date="2017-07-10T20:57:00Z">
            <w:r w:rsidR="00802331">
              <w:rPr>
                <w:noProof/>
                <w:webHidden/>
              </w:rPr>
              <w:fldChar w:fldCharType="end"/>
            </w:r>
            <w:r w:rsidR="00802331" w:rsidRPr="00A0220A">
              <w:rPr>
                <w:rStyle w:val="Hipervnculo"/>
                <w:noProof/>
              </w:rPr>
              <w:fldChar w:fldCharType="end"/>
            </w:r>
          </w:ins>
        </w:p>
        <w:p w14:paraId="25633A20" w14:textId="5B859119" w:rsidR="00802331" w:rsidRDefault="00802331">
          <w:pPr>
            <w:pStyle w:val="Tabladeilustraciones"/>
            <w:tabs>
              <w:tab w:val="right" w:leader="dot" w:pos="9061"/>
            </w:tabs>
            <w:rPr>
              <w:ins w:id="550" w:author="Raul García Fernández" w:date="2017-07-10T20:57:00Z"/>
              <w:rFonts w:asciiTheme="minorHAnsi" w:eastAsiaTheme="minorEastAsia" w:hAnsiTheme="minorHAnsi" w:cstheme="minorBidi"/>
              <w:noProof/>
              <w:sz w:val="22"/>
              <w:lang w:eastAsia="es-ES"/>
            </w:rPr>
          </w:pPr>
          <w:ins w:id="551"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"C:\\Users\\LaPatataConTeclas\\Desktop\\uniapi\\documentación\\Versión Final\\DiseñoDelSistemaRenombrar.docx" \l "_Toc487483552"</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2</w:t>
            </w:r>
            <w:r w:rsidRPr="00A0220A">
              <w:rPr>
                <w:rStyle w:val="Hipervnculo"/>
                <w:noProof/>
              </w:rPr>
              <w:noBreakHyphen/>
              <w:t>2 (Arquitectura MVC)</w:t>
            </w:r>
            <w:r>
              <w:rPr>
                <w:noProof/>
                <w:webHidden/>
              </w:rPr>
              <w:tab/>
            </w:r>
            <w:r>
              <w:rPr>
                <w:noProof/>
                <w:webHidden/>
              </w:rPr>
              <w:fldChar w:fldCharType="begin"/>
            </w:r>
            <w:r>
              <w:rPr>
                <w:noProof/>
                <w:webHidden/>
              </w:rPr>
              <w:instrText xml:space="preserve"> PAGEREF _Toc487483552 \h </w:instrText>
            </w:r>
            <w:r>
              <w:rPr>
                <w:noProof/>
                <w:webHidden/>
              </w:rPr>
            </w:r>
          </w:ins>
          <w:r>
            <w:rPr>
              <w:noProof/>
              <w:webHidden/>
            </w:rPr>
            <w:fldChar w:fldCharType="separate"/>
          </w:r>
          <w:ins w:id="552" w:author="Raul García Fernández" w:date="2017-07-10T20:58:00Z">
            <w:r w:rsidR="007E0E3F">
              <w:rPr>
                <w:noProof/>
                <w:webHidden/>
              </w:rPr>
              <w:t>7</w:t>
            </w:r>
          </w:ins>
          <w:ins w:id="553" w:author="Raul García Fernández" w:date="2017-07-10T20:57:00Z">
            <w:r>
              <w:rPr>
                <w:noProof/>
                <w:webHidden/>
              </w:rPr>
              <w:fldChar w:fldCharType="end"/>
            </w:r>
            <w:r w:rsidRPr="00A0220A">
              <w:rPr>
                <w:rStyle w:val="Hipervnculo"/>
                <w:noProof/>
              </w:rPr>
              <w:fldChar w:fldCharType="end"/>
            </w:r>
          </w:ins>
        </w:p>
        <w:p w14:paraId="6AB9A195" w14:textId="127EB4A7" w:rsidR="00802331" w:rsidRDefault="00802331">
          <w:pPr>
            <w:pStyle w:val="Tabladeilustraciones"/>
            <w:tabs>
              <w:tab w:val="right" w:leader="dot" w:pos="9061"/>
            </w:tabs>
            <w:rPr>
              <w:ins w:id="554" w:author="Raul García Fernández" w:date="2017-07-10T20:57:00Z"/>
              <w:rFonts w:asciiTheme="minorHAnsi" w:eastAsiaTheme="minorEastAsia" w:hAnsiTheme="minorHAnsi" w:cstheme="minorBidi"/>
              <w:noProof/>
              <w:sz w:val="22"/>
              <w:lang w:eastAsia="es-ES"/>
            </w:rPr>
          </w:pPr>
          <w:ins w:id="555"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"_Toc487483553"</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2</w:t>
            </w:r>
            <w:r w:rsidRPr="00A0220A">
              <w:rPr>
                <w:rStyle w:val="Hipervnculo"/>
                <w:noProof/>
              </w:rPr>
              <w:noBreakHyphen/>
              <w:t>3 (Arquitectura-REST)</w:t>
            </w:r>
            <w:r>
              <w:rPr>
                <w:noProof/>
                <w:webHidden/>
              </w:rPr>
              <w:tab/>
            </w:r>
            <w:r>
              <w:rPr>
                <w:noProof/>
                <w:webHidden/>
              </w:rPr>
              <w:fldChar w:fldCharType="begin"/>
            </w:r>
            <w:r>
              <w:rPr>
                <w:noProof/>
                <w:webHidden/>
              </w:rPr>
              <w:instrText xml:space="preserve"> PAGEREF _Toc487483553 \h </w:instrText>
            </w:r>
            <w:r>
              <w:rPr>
                <w:noProof/>
                <w:webHidden/>
              </w:rPr>
            </w:r>
          </w:ins>
          <w:r>
            <w:rPr>
              <w:noProof/>
              <w:webHidden/>
            </w:rPr>
            <w:fldChar w:fldCharType="separate"/>
          </w:r>
          <w:ins w:id="556" w:author="Raul García Fernández" w:date="2017-07-10T20:58:00Z">
            <w:r w:rsidR="007E0E3F">
              <w:rPr>
                <w:noProof/>
                <w:webHidden/>
              </w:rPr>
              <w:t>8</w:t>
            </w:r>
          </w:ins>
          <w:ins w:id="557" w:author="Raul García Fernández" w:date="2017-07-10T20:57:00Z">
            <w:r>
              <w:rPr>
                <w:noProof/>
                <w:webHidden/>
              </w:rPr>
              <w:fldChar w:fldCharType="end"/>
            </w:r>
            <w:r w:rsidRPr="00A0220A">
              <w:rPr>
                <w:rStyle w:val="Hipervnculo"/>
                <w:noProof/>
              </w:rPr>
              <w:fldChar w:fldCharType="end"/>
            </w:r>
          </w:ins>
        </w:p>
        <w:p w14:paraId="6E78C7AA" w14:textId="6D3E090F" w:rsidR="00802331" w:rsidRDefault="00802331">
          <w:pPr>
            <w:pStyle w:val="Tabladeilustraciones"/>
            <w:tabs>
              <w:tab w:val="right" w:leader="dot" w:pos="9061"/>
            </w:tabs>
            <w:rPr>
              <w:ins w:id="558" w:author="Raul García Fernández" w:date="2017-07-10T20:57:00Z"/>
              <w:rFonts w:asciiTheme="minorHAnsi" w:eastAsiaTheme="minorEastAsia" w:hAnsiTheme="minorHAnsi" w:cstheme="minorBidi"/>
              <w:noProof/>
              <w:sz w:val="22"/>
              <w:lang w:eastAsia="es-ES"/>
            </w:rPr>
          </w:pPr>
          <w:ins w:id="559"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"_Toc487483554"</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3</w:t>
            </w:r>
            <w:r w:rsidRPr="00A0220A">
              <w:rPr>
                <w:rStyle w:val="Hipervnculo"/>
                <w:noProof/>
              </w:rPr>
              <w:noBreakHyphen/>
              <w:t>3 (Estructura general de datos)</w:t>
            </w:r>
            <w:r>
              <w:rPr>
                <w:noProof/>
                <w:webHidden/>
              </w:rPr>
              <w:tab/>
            </w:r>
            <w:r>
              <w:rPr>
                <w:noProof/>
                <w:webHidden/>
              </w:rPr>
              <w:fldChar w:fldCharType="begin"/>
            </w:r>
            <w:r>
              <w:rPr>
                <w:noProof/>
                <w:webHidden/>
              </w:rPr>
              <w:instrText xml:space="preserve"> PAGEREF _Toc487483554 \h </w:instrText>
            </w:r>
            <w:r>
              <w:rPr>
                <w:noProof/>
                <w:webHidden/>
              </w:rPr>
            </w:r>
          </w:ins>
          <w:r>
            <w:rPr>
              <w:noProof/>
              <w:webHidden/>
            </w:rPr>
            <w:fldChar w:fldCharType="separate"/>
          </w:r>
          <w:ins w:id="560" w:author="Raul García Fernández" w:date="2017-07-10T20:58:00Z">
            <w:r w:rsidR="007E0E3F">
              <w:rPr>
                <w:noProof/>
                <w:webHidden/>
              </w:rPr>
              <w:t>16</w:t>
            </w:r>
          </w:ins>
          <w:ins w:id="561" w:author="Raul García Fernández" w:date="2017-07-10T20:57:00Z">
            <w:r>
              <w:rPr>
                <w:noProof/>
                <w:webHidden/>
              </w:rPr>
              <w:fldChar w:fldCharType="end"/>
            </w:r>
            <w:r w:rsidRPr="00A0220A">
              <w:rPr>
                <w:rStyle w:val="Hipervnculo"/>
                <w:noProof/>
              </w:rPr>
              <w:fldChar w:fldCharType="end"/>
            </w:r>
          </w:ins>
        </w:p>
        <w:p w14:paraId="2A90AC3C" w14:textId="7BFC5111" w:rsidR="00802331" w:rsidRDefault="00802331">
          <w:pPr>
            <w:pStyle w:val="Tabladeilustraciones"/>
            <w:tabs>
              <w:tab w:val="right" w:leader="dot" w:pos="9061"/>
            </w:tabs>
            <w:rPr>
              <w:ins w:id="562" w:author="Raul García Fernández" w:date="2017-07-10T20:57:00Z"/>
              <w:rFonts w:asciiTheme="minorHAnsi" w:eastAsiaTheme="minorEastAsia" w:hAnsiTheme="minorHAnsi" w:cstheme="minorBidi"/>
              <w:noProof/>
              <w:sz w:val="22"/>
              <w:lang w:eastAsia="es-ES"/>
            </w:rPr>
          </w:pPr>
          <w:ins w:id="563"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"_Toc487483555"</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3.4</w:t>
            </w:r>
            <w:r w:rsidRPr="00A0220A">
              <w:rPr>
                <w:rStyle w:val="Hipervnculo"/>
                <w:noProof/>
              </w:rPr>
              <w:noBreakHyphen/>
              <w:t>1 (Logo Spring)</w:t>
            </w:r>
            <w:r>
              <w:rPr>
                <w:noProof/>
                <w:webHidden/>
              </w:rPr>
              <w:tab/>
            </w:r>
            <w:r>
              <w:rPr>
                <w:noProof/>
                <w:webHidden/>
              </w:rPr>
              <w:fldChar w:fldCharType="begin"/>
            </w:r>
            <w:r>
              <w:rPr>
                <w:noProof/>
                <w:webHidden/>
              </w:rPr>
              <w:instrText xml:space="preserve"> PAGEREF _Toc487483555 \h </w:instrText>
            </w:r>
            <w:r>
              <w:rPr>
                <w:noProof/>
                <w:webHidden/>
              </w:rPr>
            </w:r>
          </w:ins>
          <w:r>
            <w:rPr>
              <w:noProof/>
              <w:webHidden/>
            </w:rPr>
            <w:fldChar w:fldCharType="separate"/>
          </w:r>
          <w:ins w:id="564" w:author="Raul García Fernández" w:date="2017-07-10T20:58:00Z">
            <w:r w:rsidR="007E0E3F">
              <w:rPr>
                <w:noProof/>
                <w:webHidden/>
              </w:rPr>
              <w:t>17</w:t>
            </w:r>
          </w:ins>
          <w:ins w:id="565" w:author="Raul García Fernández" w:date="2017-07-10T20:57:00Z">
            <w:r>
              <w:rPr>
                <w:noProof/>
                <w:webHidden/>
              </w:rPr>
              <w:fldChar w:fldCharType="end"/>
            </w:r>
            <w:r w:rsidRPr="00A0220A">
              <w:rPr>
                <w:rStyle w:val="Hipervnculo"/>
                <w:noProof/>
              </w:rPr>
              <w:fldChar w:fldCharType="end"/>
            </w:r>
          </w:ins>
        </w:p>
        <w:p w14:paraId="0B2C4DCC" w14:textId="4EAB4D66" w:rsidR="00802331" w:rsidRDefault="00802331">
          <w:pPr>
            <w:pStyle w:val="Tabladeilustraciones"/>
            <w:tabs>
              <w:tab w:val="right" w:leader="dot" w:pos="9061"/>
            </w:tabs>
            <w:rPr>
              <w:ins w:id="566" w:author="Raul García Fernández" w:date="2017-07-10T20:57:00Z"/>
              <w:rFonts w:asciiTheme="minorHAnsi" w:eastAsiaTheme="minorEastAsia" w:hAnsiTheme="minorHAnsi" w:cstheme="minorBidi"/>
              <w:noProof/>
              <w:sz w:val="22"/>
              <w:lang w:eastAsia="es-ES"/>
            </w:rPr>
          </w:pPr>
          <w:ins w:id="567"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"_Toc487483556"</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3.4</w:t>
            </w:r>
            <w:r w:rsidRPr="00A0220A">
              <w:rPr>
                <w:rStyle w:val="Hipervnculo"/>
                <w:noProof/>
              </w:rPr>
              <w:noBreakHyphen/>
              <w:t>2 Diagrama secuencia loggin</w:t>
            </w:r>
            <w:r>
              <w:rPr>
                <w:noProof/>
                <w:webHidden/>
              </w:rPr>
              <w:tab/>
            </w:r>
            <w:r>
              <w:rPr>
                <w:noProof/>
                <w:webHidden/>
              </w:rPr>
              <w:fldChar w:fldCharType="begin"/>
            </w:r>
            <w:r>
              <w:rPr>
                <w:noProof/>
                <w:webHidden/>
              </w:rPr>
              <w:instrText xml:space="preserve"> PAGEREF _Toc487483556 \h </w:instrText>
            </w:r>
            <w:r>
              <w:rPr>
                <w:noProof/>
                <w:webHidden/>
              </w:rPr>
            </w:r>
          </w:ins>
          <w:r>
            <w:rPr>
              <w:noProof/>
              <w:webHidden/>
            </w:rPr>
            <w:fldChar w:fldCharType="separate"/>
          </w:r>
          <w:ins w:id="568" w:author="Raul García Fernández" w:date="2017-07-10T20:58:00Z">
            <w:r w:rsidR="007E0E3F">
              <w:rPr>
                <w:noProof/>
                <w:webHidden/>
              </w:rPr>
              <w:t>18</w:t>
            </w:r>
          </w:ins>
          <w:ins w:id="569" w:author="Raul García Fernández" w:date="2017-07-10T20:57:00Z">
            <w:r>
              <w:rPr>
                <w:noProof/>
                <w:webHidden/>
              </w:rPr>
              <w:fldChar w:fldCharType="end"/>
            </w:r>
            <w:r w:rsidRPr="00A0220A">
              <w:rPr>
                <w:rStyle w:val="Hipervnculo"/>
                <w:noProof/>
              </w:rPr>
              <w:fldChar w:fldCharType="end"/>
            </w:r>
          </w:ins>
        </w:p>
        <w:p w14:paraId="3DB12FF9" w14:textId="50EB9071" w:rsidR="00802331" w:rsidRDefault="00802331">
          <w:pPr>
            <w:pStyle w:val="Tabladeilustraciones"/>
            <w:tabs>
              <w:tab w:val="right" w:leader="dot" w:pos="9061"/>
            </w:tabs>
            <w:rPr>
              <w:ins w:id="570" w:author="Raul García Fernández" w:date="2017-07-10T20:57:00Z"/>
              <w:rFonts w:asciiTheme="minorHAnsi" w:eastAsiaTheme="minorEastAsia" w:hAnsiTheme="minorHAnsi" w:cstheme="minorBidi"/>
              <w:noProof/>
              <w:sz w:val="22"/>
              <w:lang w:eastAsia="es-ES"/>
            </w:rPr>
          </w:pPr>
          <w:ins w:id="571"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"_Toc487483557"</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3.4</w:t>
            </w:r>
            <w:r w:rsidRPr="00A0220A">
              <w:rPr>
                <w:rStyle w:val="Hipervnculo"/>
                <w:noProof/>
              </w:rPr>
              <w:noBreakHyphen/>
              <w:t>3 Esquema Servicios Negocio</w:t>
            </w:r>
            <w:r>
              <w:rPr>
                <w:noProof/>
                <w:webHidden/>
              </w:rPr>
              <w:tab/>
            </w:r>
            <w:r>
              <w:rPr>
                <w:noProof/>
                <w:webHidden/>
              </w:rPr>
              <w:fldChar w:fldCharType="begin"/>
            </w:r>
            <w:r>
              <w:rPr>
                <w:noProof/>
                <w:webHidden/>
              </w:rPr>
              <w:instrText xml:space="preserve"> PAGEREF _Toc487483557 \h </w:instrText>
            </w:r>
            <w:r>
              <w:rPr>
                <w:noProof/>
                <w:webHidden/>
              </w:rPr>
            </w:r>
          </w:ins>
          <w:r>
            <w:rPr>
              <w:noProof/>
              <w:webHidden/>
            </w:rPr>
            <w:fldChar w:fldCharType="separate"/>
          </w:r>
          <w:ins w:id="572" w:author="Raul García Fernández" w:date="2017-07-10T20:58:00Z">
            <w:r w:rsidR="007E0E3F">
              <w:rPr>
                <w:noProof/>
                <w:webHidden/>
              </w:rPr>
              <w:t>28</w:t>
            </w:r>
          </w:ins>
          <w:ins w:id="573" w:author="Raul García Fernández" w:date="2017-07-10T20:57:00Z">
            <w:r>
              <w:rPr>
                <w:noProof/>
                <w:webHidden/>
              </w:rPr>
              <w:fldChar w:fldCharType="end"/>
            </w:r>
            <w:r w:rsidRPr="00A0220A">
              <w:rPr>
                <w:rStyle w:val="Hipervnculo"/>
                <w:noProof/>
              </w:rPr>
              <w:fldChar w:fldCharType="end"/>
            </w:r>
          </w:ins>
        </w:p>
        <w:p w14:paraId="518A4B62" w14:textId="41D8214E" w:rsidR="00802331" w:rsidRDefault="00802331">
          <w:pPr>
            <w:pStyle w:val="Tabladeilustraciones"/>
            <w:tabs>
              <w:tab w:val="right" w:leader="dot" w:pos="9061"/>
            </w:tabs>
            <w:rPr>
              <w:ins w:id="574" w:author="Raul García Fernández" w:date="2017-07-10T20:57:00Z"/>
              <w:rFonts w:asciiTheme="minorHAnsi" w:eastAsiaTheme="minorEastAsia" w:hAnsiTheme="minorHAnsi" w:cstheme="minorBidi"/>
              <w:noProof/>
              <w:sz w:val="22"/>
              <w:lang w:eastAsia="es-ES"/>
            </w:rPr>
          </w:pPr>
          <w:ins w:id="575"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"_Toc487483558"</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3.4</w:t>
            </w:r>
            <w:r w:rsidRPr="00A0220A">
              <w:rPr>
                <w:rStyle w:val="Hipervnculo"/>
                <w:noProof/>
              </w:rPr>
              <w:noBreakHyphen/>
              <w:t>4 Esquema DAO Entidades</w:t>
            </w:r>
            <w:r>
              <w:rPr>
                <w:noProof/>
                <w:webHidden/>
              </w:rPr>
              <w:tab/>
            </w:r>
            <w:r>
              <w:rPr>
                <w:noProof/>
                <w:webHidden/>
              </w:rPr>
              <w:fldChar w:fldCharType="begin"/>
            </w:r>
            <w:r>
              <w:rPr>
                <w:noProof/>
                <w:webHidden/>
              </w:rPr>
              <w:instrText xml:space="preserve"> PAGEREF _Toc487483558 \h </w:instrText>
            </w:r>
            <w:r>
              <w:rPr>
                <w:noProof/>
                <w:webHidden/>
              </w:rPr>
            </w:r>
          </w:ins>
          <w:r>
            <w:rPr>
              <w:noProof/>
              <w:webHidden/>
            </w:rPr>
            <w:fldChar w:fldCharType="separate"/>
          </w:r>
          <w:ins w:id="576" w:author="Raul García Fernández" w:date="2017-07-10T20:58:00Z">
            <w:r w:rsidR="007E0E3F">
              <w:rPr>
                <w:noProof/>
                <w:webHidden/>
              </w:rPr>
              <w:t>29</w:t>
            </w:r>
          </w:ins>
          <w:ins w:id="577" w:author="Raul García Fernández" w:date="2017-07-10T20:57:00Z">
            <w:r>
              <w:rPr>
                <w:noProof/>
                <w:webHidden/>
              </w:rPr>
              <w:fldChar w:fldCharType="end"/>
            </w:r>
            <w:r w:rsidRPr="00A0220A">
              <w:rPr>
                <w:rStyle w:val="Hipervnculo"/>
                <w:noProof/>
              </w:rPr>
              <w:fldChar w:fldCharType="end"/>
            </w:r>
          </w:ins>
        </w:p>
        <w:p w14:paraId="417AC5F8" w14:textId="7760B3D9" w:rsidR="00802331" w:rsidRDefault="00802331">
          <w:pPr>
            <w:pStyle w:val="Tabladeilustraciones"/>
            <w:tabs>
              <w:tab w:val="right" w:leader="dot" w:pos="9061"/>
            </w:tabs>
            <w:rPr>
              <w:ins w:id="578" w:author="Raul García Fernández" w:date="2017-07-10T20:57:00Z"/>
              <w:rFonts w:asciiTheme="minorHAnsi" w:eastAsiaTheme="minorEastAsia" w:hAnsiTheme="minorHAnsi" w:cstheme="minorBidi"/>
              <w:noProof/>
              <w:sz w:val="22"/>
              <w:lang w:eastAsia="es-ES"/>
            </w:rPr>
          </w:pPr>
          <w:ins w:id="579"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"_Toc487483559"</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3.4</w:t>
            </w:r>
            <w:r w:rsidRPr="00A0220A">
              <w:rPr>
                <w:rStyle w:val="Hipervnculo"/>
                <w:noProof/>
              </w:rPr>
              <w:noBreakHyphen/>
              <w:t>5 Esquema DAO Relaciones</w:t>
            </w:r>
            <w:r>
              <w:rPr>
                <w:noProof/>
                <w:webHidden/>
              </w:rPr>
              <w:tab/>
            </w:r>
            <w:r>
              <w:rPr>
                <w:noProof/>
                <w:webHidden/>
              </w:rPr>
              <w:fldChar w:fldCharType="begin"/>
            </w:r>
            <w:r>
              <w:rPr>
                <w:noProof/>
                <w:webHidden/>
              </w:rPr>
              <w:instrText xml:space="preserve"> PAGEREF _Toc487483559 \h </w:instrText>
            </w:r>
            <w:r>
              <w:rPr>
                <w:noProof/>
                <w:webHidden/>
              </w:rPr>
            </w:r>
          </w:ins>
          <w:r>
            <w:rPr>
              <w:noProof/>
              <w:webHidden/>
            </w:rPr>
            <w:fldChar w:fldCharType="separate"/>
          </w:r>
          <w:ins w:id="580" w:author="Raul García Fernández" w:date="2017-07-10T20:58:00Z">
            <w:r w:rsidR="007E0E3F">
              <w:rPr>
                <w:noProof/>
                <w:webHidden/>
              </w:rPr>
              <w:t>29</w:t>
            </w:r>
          </w:ins>
          <w:ins w:id="581" w:author="Raul García Fernández" w:date="2017-07-10T20:57:00Z">
            <w:r>
              <w:rPr>
                <w:noProof/>
                <w:webHidden/>
              </w:rPr>
              <w:fldChar w:fldCharType="end"/>
            </w:r>
            <w:r w:rsidRPr="00A0220A">
              <w:rPr>
                <w:rStyle w:val="Hipervnculo"/>
                <w:noProof/>
              </w:rPr>
              <w:fldChar w:fldCharType="end"/>
            </w:r>
          </w:ins>
        </w:p>
        <w:p w14:paraId="1E098CFE" w14:textId="662FE09F" w:rsidR="00802331" w:rsidRDefault="00802331">
          <w:pPr>
            <w:pStyle w:val="Tabladeilustraciones"/>
            <w:tabs>
              <w:tab w:val="right" w:leader="dot" w:pos="9061"/>
            </w:tabs>
            <w:rPr>
              <w:ins w:id="582" w:author="Raul García Fernández" w:date="2017-07-10T20:57:00Z"/>
              <w:rFonts w:asciiTheme="minorHAnsi" w:eastAsiaTheme="minorEastAsia" w:hAnsiTheme="minorHAnsi" w:cstheme="minorBidi"/>
              <w:noProof/>
              <w:sz w:val="22"/>
              <w:lang w:eastAsia="es-ES"/>
            </w:rPr>
          </w:pPr>
          <w:ins w:id="583"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"_Toc487483560"</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4</w:t>
            </w:r>
            <w:r w:rsidRPr="00A0220A">
              <w:rPr>
                <w:rStyle w:val="Hipervnculo"/>
                <w:noProof/>
              </w:rPr>
              <w:noBreakHyphen/>
              <w:t>1 Arquitectura Angular.js MVC</w:t>
            </w:r>
            <w:r>
              <w:rPr>
                <w:noProof/>
                <w:webHidden/>
              </w:rPr>
              <w:tab/>
            </w:r>
            <w:r>
              <w:rPr>
                <w:noProof/>
                <w:webHidden/>
              </w:rPr>
              <w:fldChar w:fldCharType="begin"/>
            </w:r>
            <w:r>
              <w:rPr>
                <w:noProof/>
                <w:webHidden/>
              </w:rPr>
              <w:instrText xml:space="preserve"> PAGEREF _Toc487483560 \h </w:instrText>
            </w:r>
            <w:r>
              <w:rPr>
                <w:noProof/>
                <w:webHidden/>
              </w:rPr>
            </w:r>
          </w:ins>
          <w:r>
            <w:rPr>
              <w:noProof/>
              <w:webHidden/>
            </w:rPr>
            <w:fldChar w:fldCharType="separate"/>
          </w:r>
          <w:ins w:id="584" w:author="Raul García Fernández" w:date="2017-07-10T20:58:00Z">
            <w:r w:rsidR="007E0E3F">
              <w:rPr>
                <w:noProof/>
                <w:webHidden/>
              </w:rPr>
              <w:t>32</w:t>
            </w:r>
          </w:ins>
          <w:ins w:id="585" w:author="Raul García Fernández" w:date="2017-07-10T20:57:00Z">
            <w:r>
              <w:rPr>
                <w:noProof/>
                <w:webHidden/>
              </w:rPr>
              <w:fldChar w:fldCharType="end"/>
            </w:r>
            <w:r w:rsidRPr="00A0220A">
              <w:rPr>
                <w:rStyle w:val="Hipervnculo"/>
                <w:noProof/>
              </w:rPr>
              <w:fldChar w:fldCharType="end"/>
            </w:r>
          </w:ins>
        </w:p>
        <w:p w14:paraId="6F72B434" w14:textId="1FA26185" w:rsidR="00802331" w:rsidRDefault="00802331">
          <w:pPr>
            <w:pStyle w:val="Tabladeilustraciones"/>
            <w:tabs>
              <w:tab w:val="right" w:leader="dot" w:pos="9061"/>
            </w:tabs>
            <w:rPr>
              <w:ins w:id="586" w:author="Raul García Fernández" w:date="2017-07-10T20:57:00Z"/>
              <w:rFonts w:asciiTheme="minorHAnsi" w:eastAsiaTheme="minorEastAsia" w:hAnsiTheme="minorHAnsi" w:cstheme="minorBidi"/>
              <w:noProof/>
              <w:sz w:val="22"/>
              <w:lang w:eastAsia="es-ES"/>
            </w:rPr>
          </w:pPr>
          <w:ins w:id="587" w:author="Raul García Fernández" w:date="2017-07-10T20:57:00Z">
            <w:r w:rsidRPr="00A0220A">
              <w:rPr>
                <w:rStyle w:val="Hipervnculo"/>
                <w:noProof/>
              </w:rPr>
              <w:fldChar w:fldCharType="begin"/>
            </w:r>
            <w:r w:rsidRPr="00A0220A">
              <w:rPr>
                <w:rStyle w:val="Hipervnculo"/>
                <w:noProof/>
              </w:rPr>
              <w:instrText xml:space="preserve"> </w:instrText>
            </w:r>
            <w:r>
              <w:rPr>
                <w:noProof/>
              </w:rPr>
              <w:instrText>HYPERLINK \l "_Toc487483561"</w:instrText>
            </w:r>
            <w:r w:rsidRPr="00A0220A">
              <w:rPr>
                <w:rStyle w:val="Hipervnculo"/>
                <w:noProof/>
              </w:rPr>
              <w:instrText xml:space="preserve"> </w:instrText>
            </w:r>
            <w:r w:rsidRPr="00A0220A">
              <w:rPr>
                <w:rStyle w:val="Hipervnculo"/>
                <w:noProof/>
              </w:rPr>
            </w:r>
            <w:r w:rsidRPr="00A0220A">
              <w:rPr>
                <w:rStyle w:val="Hipervnculo"/>
                <w:noProof/>
              </w:rPr>
              <w:fldChar w:fldCharType="separate"/>
            </w:r>
            <w:r w:rsidRPr="00A0220A">
              <w:rPr>
                <w:rStyle w:val="Hipervnculo"/>
                <w:noProof/>
              </w:rPr>
              <w:t>Ilustración 4</w:t>
            </w:r>
            <w:r w:rsidRPr="00A0220A">
              <w:rPr>
                <w:rStyle w:val="Hipervnculo"/>
                <w:noProof/>
              </w:rPr>
              <w:noBreakHyphen/>
              <w:t>2 Arquitectura básica de app cliente Angular.js</w:t>
            </w:r>
            <w:r>
              <w:rPr>
                <w:noProof/>
                <w:webHidden/>
              </w:rPr>
              <w:tab/>
            </w:r>
            <w:r>
              <w:rPr>
                <w:noProof/>
                <w:webHidden/>
              </w:rPr>
              <w:fldChar w:fldCharType="begin"/>
            </w:r>
            <w:r>
              <w:rPr>
                <w:noProof/>
                <w:webHidden/>
              </w:rPr>
              <w:instrText xml:space="preserve"> PAGEREF _Toc487483561 \h </w:instrText>
            </w:r>
            <w:r>
              <w:rPr>
                <w:noProof/>
                <w:webHidden/>
              </w:rPr>
            </w:r>
          </w:ins>
          <w:r>
            <w:rPr>
              <w:noProof/>
              <w:webHidden/>
            </w:rPr>
            <w:fldChar w:fldCharType="separate"/>
          </w:r>
          <w:ins w:id="588" w:author="Raul García Fernández" w:date="2017-07-10T20:58:00Z">
            <w:r w:rsidR="007E0E3F">
              <w:rPr>
                <w:noProof/>
                <w:webHidden/>
              </w:rPr>
              <w:t>33</w:t>
            </w:r>
          </w:ins>
          <w:ins w:id="589" w:author="Raul García Fernández" w:date="2017-07-10T20:57:00Z">
            <w:r>
              <w:rPr>
                <w:noProof/>
                <w:webHidden/>
              </w:rPr>
              <w:fldChar w:fldCharType="end"/>
            </w:r>
            <w:r w:rsidRPr="00A0220A">
              <w:rPr>
                <w:rStyle w:val="Hipervnculo"/>
                <w:noProof/>
              </w:rPr>
              <w:fldChar w:fldCharType="end"/>
            </w:r>
          </w:ins>
        </w:p>
        <w:p w14:paraId="54FCA183" w14:textId="77777777" w:rsidR="00802331" w:rsidDel="00802331" w:rsidRDefault="00802331" w:rsidP="004A56F3">
          <w:pPr>
            <w:rPr>
              <w:del w:id="590" w:author="Raul García Fernández" w:date="2017-07-10T20:57:00Z"/>
              <w:noProof/>
            </w:rPr>
          </w:pPr>
        </w:p>
        <w:p w14:paraId="6D40B044" w14:textId="6675EC71" w:rsidR="00242ED0" w:rsidRDefault="00802331" w:rsidP="004A56F3">
          <w:ins w:id="591" w:author="Raul García Fernández" w:date="2017-07-10T20:57:00Z">
            <w:r>
              <w:fldChar w:fldCharType="end"/>
            </w:r>
          </w:ins>
        </w:p>
        <w:p w14:paraId="65B70A20" w14:textId="77777777" w:rsidR="00242ED0" w:rsidRDefault="00242ED0" w:rsidP="00242ED0">
          <w:r>
            <w:br w:type="page"/>
          </w:r>
        </w:p>
        <w:p w14:paraId="3A0C5D58" w14:textId="77777777" w:rsidR="004E2F5B" w:rsidRPr="004E2F5B" w:rsidRDefault="004A56F3">
          <w:pPr>
            <w:pStyle w:val="TtuloTDC"/>
            <w:pPrChange w:id="592" w:author="RAQUEL BLANCO AGUIRRE" w:date="2017-07-10T19:04:00Z">
              <w:pPr>
                <w:pStyle w:val="Ttulo1"/>
              </w:pPr>
            </w:pPrChange>
          </w:pPr>
          <w:bookmarkStart w:id="593" w:name="_Toc487483459"/>
          <w:r w:rsidRPr="00126CCD">
            <w:lastRenderedPageBreak/>
            <w:t>Tablas</w:t>
          </w:r>
          <w:bookmarkEnd w:id="593"/>
        </w:p>
        <w:p w14:paraId="0765CC25" w14:textId="0E146841" w:rsidR="004A56F3" w:rsidDel="00802331" w:rsidRDefault="004A56F3">
          <w:pPr>
            <w:pStyle w:val="Tabladeilustraciones"/>
            <w:tabs>
              <w:tab w:val="right" w:leader="dot" w:pos="9061"/>
            </w:tabs>
            <w:rPr>
              <w:del w:id="594" w:author="Raul García Fernández" w:date="2017-07-10T20:57:00Z"/>
              <w:rFonts w:asciiTheme="minorHAnsi" w:eastAsiaTheme="minorEastAsia" w:hAnsiTheme="minorHAnsi" w:cstheme="minorBidi"/>
              <w:noProof/>
              <w:sz w:val="22"/>
              <w:lang w:eastAsia="es-ES"/>
            </w:rPr>
          </w:pPr>
          <w:del w:id="595" w:author="Raul García Fernández" w:date="2017-07-10T20:57:00Z">
            <w:r w:rsidDel="00802331">
              <w:fldChar w:fldCharType="begin"/>
            </w:r>
            <w:r w:rsidDel="00802331">
              <w:delInstrText xml:space="preserve"> TOC \h \z \c "Tabla" </w:delInstrText>
            </w:r>
            <w:r w:rsidDel="00802331">
              <w:fldChar w:fldCharType="separate"/>
            </w:r>
            <w:r w:rsidR="000A1DF6" w:rsidDel="00802331">
              <w:fldChar w:fldCharType="begin"/>
            </w:r>
            <w:r w:rsidR="000A1DF6" w:rsidDel="00802331">
              <w:delInstrText xml:space="preserve"> HYPERLINK \l "_Toc481603547" </w:delInstrText>
            </w:r>
            <w:r w:rsidR="000A1DF6" w:rsidDel="00802331">
              <w:fldChar w:fldCharType="separate"/>
            </w:r>
            <w:r w:rsidRPr="00EC2D23" w:rsidDel="00802331">
              <w:rPr>
                <w:rStyle w:val="Hipervnculo"/>
                <w:noProof/>
              </w:rPr>
              <w:delText>Tabla 3</w:delText>
            </w:r>
            <w:r w:rsidRPr="00EC2D23" w:rsidDel="00802331">
              <w:rPr>
                <w:rStyle w:val="Hipervnculo"/>
                <w:noProof/>
              </w:rPr>
              <w:noBreakHyphen/>
              <w:delText>1 (UserLogin)</w:delText>
            </w:r>
            <w:r w:rsidDel="00802331">
              <w:rPr>
                <w:noProof/>
                <w:webHidden/>
              </w:rPr>
              <w:tab/>
            </w:r>
            <w:r w:rsidDel="00802331">
              <w:rPr>
                <w:noProof/>
                <w:webHidden/>
              </w:rPr>
              <w:fldChar w:fldCharType="begin"/>
            </w:r>
            <w:r w:rsidDel="00802331">
              <w:rPr>
                <w:noProof/>
                <w:webHidden/>
              </w:rPr>
              <w:delInstrText xml:space="preserve"> PAGEREF _Toc481603547 \h </w:delInstrText>
            </w:r>
            <w:r w:rsidDel="00802331">
              <w:rPr>
                <w:noProof/>
                <w:webHidden/>
              </w:rPr>
            </w:r>
            <w:r w:rsidDel="00802331">
              <w:rPr>
                <w:noProof/>
                <w:webHidden/>
              </w:rPr>
              <w:fldChar w:fldCharType="separate"/>
            </w:r>
            <w:r w:rsidDel="00802331">
              <w:rPr>
                <w:noProof/>
                <w:webHidden/>
              </w:rPr>
              <w:delText>8</w:delText>
            </w:r>
            <w:r w:rsidDel="00802331">
              <w:rPr>
                <w:noProof/>
                <w:webHidden/>
              </w:rPr>
              <w:fldChar w:fldCharType="end"/>
            </w:r>
            <w:r w:rsidR="000A1DF6" w:rsidDel="00802331">
              <w:rPr>
                <w:noProof/>
              </w:rPr>
              <w:fldChar w:fldCharType="end"/>
            </w:r>
          </w:del>
        </w:p>
        <w:p w14:paraId="67554C61" w14:textId="24B415F7" w:rsidR="004A56F3" w:rsidDel="00802331" w:rsidRDefault="000A1DF6">
          <w:pPr>
            <w:pStyle w:val="Tabladeilustraciones"/>
            <w:tabs>
              <w:tab w:val="right" w:leader="dot" w:pos="9061"/>
            </w:tabs>
            <w:rPr>
              <w:del w:id="596" w:author="Raul García Fernández" w:date="2017-07-10T20:57:00Z"/>
              <w:rFonts w:asciiTheme="minorHAnsi" w:eastAsiaTheme="minorEastAsia" w:hAnsiTheme="minorHAnsi" w:cstheme="minorBidi"/>
              <w:noProof/>
              <w:sz w:val="22"/>
              <w:lang w:eastAsia="es-ES"/>
            </w:rPr>
          </w:pPr>
          <w:del w:id="597" w:author="Raul García Fernández" w:date="2017-07-10T20:57:00Z">
            <w:r w:rsidDel="00802331">
              <w:fldChar w:fldCharType="begin"/>
            </w:r>
            <w:r w:rsidDel="00802331">
              <w:delInstrText xml:space="preserve"> HYPERLINK \l "_Toc481603548" </w:delInstrText>
            </w:r>
            <w:r w:rsidDel="00802331">
              <w:fldChar w:fldCharType="separate"/>
            </w:r>
            <w:r w:rsidR="004A56F3" w:rsidRPr="00EC2D23" w:rsidDel="00802331">
              <w:rPr>
                <w:rStyle w:val="Hipervnculo"/>
                <w:noProof/>
              </w:rPr>
              <w:delText>Tabla 3</w:delText>
            </w:r>
            <w:r w:rsidR="004A56F3" w:rsidRPr="00EC2D23" w:rsidDel="00802331">
              <w:rPr>
                <w:rStyle w:val="Hipervnculo"/>
                <w:noProof/>
              </w:rPr>
              <w:noBreakHyphen/>
              <w:delText>2 (Person)</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_Toc481603548 \h </w:delInstrText>
            </w:r>
            <w:r w:rsidR="004A56F3" w:rsidDel="00802331">
              <w:rPr>
                <w:noProof/>
                <w:webHidden/>
              </w:rPr>
            </w:r>
            <w:r w:rsidR="004A56F3" w:rsidDel="00802331">
              <w:rPr>
                <w:noProof/>
                <w:webHidden/>
              </w:rPr>
              <w:fldChar w:fldCharType="separate"/>
            </w:r>
            <w:r w:rsidR="004A56F3" w:rsidDel="00802331">
              <w:rPr>
                <w:noProof/>
                <w:webHidden/>
              </w:rPr>
              <w:delText>9</w:delText>
            </w:r>
            <w:r w:rsidR="004A56F3" w:rsidDel="00802331">
              <w:rPr>
                <w:noProof/>
                <w:webHidden/>
              </w:rPr>
              <w:fldChar w:fldCharType="end"/>
            </w:r>
            <w:r w:rsidDel="00802331">
              <w:rPr>
                <w:noProof/>
              </w:rPr>
              <w:fldChar w:fldCharType="end"/>
            </w:r>
          </w:del>
        </w:p>
        <w:p w14:paraId="4E601422" w14:textId="2F395908" w:rsidR="004A56F3" w:rsidDel="00802331" w:rsidRDefault="000A1DF6">
          <w:pPr>
            <w:pStyle w:val="Tabladeilustraciones"/>
            <w:tabs>
              <w:tab w:val="right" w:leader="dot" w:pos="9061"/>
            </w:tabs>
            <w:rPr>
              <w:del w:id="598" w:author="Raul García Fernández" w:date="2017-07-10T20:57:00Z"/>
              <w:rFonts w:asciiTheme="minorHAnsi" w:eastAsiaTheme="minorEastAsia" w:hAnsiTheme="minorHAnsi" w:cstheme="minorBidi"/>
              <w:noProof/>
              <w:sz w:val="22"/>
              <w:lang w:eastAsia="es-ES"/>
            </w:rPr>
          </w:pPr>
          <w:del w:id="599" w:author="Raul García Fernández" w:date="2017-07-10T20:57:00Z">
            <w:r w:rsidDel="00802331">
              <w:fldChar w:fldCharType="begin"/>
            </w:r>
            <w:r w:rsidDel="00802331">
              <w:delInstrText xml:space="preserve"> HYPERLINK \l "_Toc481603549" </w:delInstrText>
            </w:r>
            <w:r w:rsidDel="00802331">
              <w:fldChar w:fldCharType="separate"/>
            </w:r>
            <w:r w:rsidR="004A56F3" w:rsidRPr="00EC2D23" w:rsidDel="00802331">
              <w:rPr>
                <w:rStyle w:val="Hipervnculo"/>
                <w:noProof/>
              </w:rPr>
              <w:delText>Tabla 3</w:delText>
            </w:r>
            <w:r w:rsidR="004A56F3" w:rsidRPr="00EC2D23" w:rsidDel="00802331">
              <w:rPr>
                <w:rStyle w:val="Hipervnculo"/>
                <w:noProof/>
              </w:rPr>
              <w:noBreakHyphen/>
              <w:delText>3 (Project)</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_Toc481603549 \h </w:delInstrText>
            </w:r>
            <w:r w:rsidR="004A56F3" w:rsidDel="00802331">
              <w:rPr>
                <w:noProof/>
                <w:webHidden/>
              </w:rPr>
            </w:r>
            <w:r w:rsidR="004A56F3" w:rsidDel="00802331">
              <w:rPr>
                <w:noProof/>
                <w:webHidden/>
              </w:rPr>
              <w:fldChar w:fldCharType="separate"/>
            </w:r>
            <w:r w:rsidR="004A56F3" w:rsidDel="00802331">
              <w:rPr>
                <w:noProof/>
                <w:webHidden/>
              </w:rPr>
              <w:delText>11</w:delText>
            </w:r>
            <w:r w:rsidR="004A56F3" w:rsidDel="00802331">
              <w:rPr>
                <w:noProof/>
                <w:webHidden/>
              </w:rPr>
              <w:fldChar w:fldCharType="end"/>
            </w:r>
            <w:r w:rsidDel="00802331">
              <w:rPr>
                <w:noProof/>
              </w:rPr>
              <w:fldChar w:fldCharType="end"/>
            </w:r>
          </w:del>
        </w:p>
        <w:p w14:paraId="56F12F99" w14:textId="423E4CBE" w:rsidR="004A56F3" w:rsidDel="00802331" w:rsidRDefault="000A1DF6">
          <w:pPr>
            <w:pStyle w:val="Tabladeilustraciones"/>
            <w:tabs>
              <w:tab w:val="right" w:leader="dot" w:pos="9061"/>
            </w:tabs>
            <w:rPr>
              <w:del w:id="600" w:author="Raul García Fernández" w:date="2017-07-10T20:57:00Z"/>
              <w:rFonts w:asciiTheme="minorHAnsi" w:eastAsiaTheme="minorEastAsia" w:hAnsiTheme="minorHAnsi" w:cstheme="minorBidi"/>
              <w:noProof/>
              <w:sz w:val="22"/>
              <w:lang w:eastAsia="es-ES"/>
            </w:rPr>
          </w:pPr>
          <w:del w:id="601" w:author="Raul García Fernández" w:date="2017-07-10T20:57:00Z">
            <w:r w:rsidDel="00802331">
              <w:fldChar w:fldCharType="begin"/>
            </w:r>
            <w:r w:rsidDel="00802331">
              <w:delInstrText xml:space="preserve"> HYPERLINK \l "_Toc481603550" </w:delInstrText>
            </w:r>
            <w:r w:rsidDel="00802331">
              <w:fldChar w:fldCharType="separate"/>
            </w:r>
            <w:r w:rsidR="004A56F3" w:rsidRPr="00EC2D23" w:rsidDel="00802331">
              <w:rPr>
                <w:rStyle w:val="Hipervnculo"/>
                <w:noProof/>
              </w:rPr>
              <w:delText>Tabla 3</w:delText>
            </w:r>
            <w:r w:rsidR="004A56F3" w:rsidRPr="00EC2D23" w:rsidDel="00802331">
              <w:rPr>
                <w:rStyle w:val="Hipervnculo"/>
                <w:noProof/>
              </w:rPr>
              <w:noBreakHyphen/>
              <w:delText>4  (Group)</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_Toc481603550 \h </w:delInstrText>
            </w:r>
            <w:r w:rsidR="004A56F3" w:rsidDel="00802331">
              <w:rPr>
                <w:noProof/>
                <w:webHidden/>
              </w:rPr>
            </w:r>
            <w:r w:rsidR="004A56F3" w:rsidDel="00802331">
              <w:rPr>
                <w:noProof/>
                <w:webHidden/>
              </w:rPr>
              <w:fldChar w:fldCharType="separate"/>
            </w:r>
            <w:r w:rsidR="004A56F3" w:rsidDel="00802331">
              <w:rPr>
                <w:noProof/>
                <w:webHidden/>
              </w:rPr>
              <w:delText>12</w:delText>
            </w:r>
            <w:r w:rsidR="004A56F3" w:rsidDel="00802331">
              <w:rPr>
                <w:noProof/>
                <w:webHidden/>
              </w:rPr>
              <w:fldChar w:fldCharType="end"/>
            </w:r>
            <w:r w:rsidDel="00802331">
              <w:rPr>
                <w:noProof/>
              </w:rPr>
              <w:fldChar w:fldCharType="end"/>
            </w:r>
          </w:del>
        </w:p>
        <w:p w14:paraId="7DBBD2DA" w14:textId="46CF4F58" w:rsidR="004A56F3" w:rsidDel="00802331" w:rsidRDefault="000A1DF6">
          <w:pPr>
            <w:pStyle w:val="Tabladeilustraciones"/>
            <w:tabs>
              <w:tab w:val="right" w:leader="dot" w:pos="9061"/>
            </w:tabs>
            <w:rPr>
              <w:del w:id="602" w:author="Raul García Fernández" w:date="2017-07-10T20:57:00Z"/>
              <w:rFonts w:asciiTheme="minorHAnsi" w:eastAsiaTheme="minorEastAsia" w:hAnsiTheme="minorHAnsi" w:cstheme="minorBidi"/>
              <w:noProof/>
              <w:sz w:val="22"/>
              <w:lang w:eastAsia="es-ES"/>
            </w:rPr>
          </w:pPr>
          <w:del w:id="603" w:author="Raul García Fernández" w:date="2017-07-10T20:57:00Z">
            <w:r w:rsidDel="00802331">
              <w:fldChar w:fldCharType="begin"/>
            </w:r>
            <w:r w:rsidDel="00802331">
              <w:delInstrText xml:space="preserve"> HYPERLINK \l "_Toc481603551" </w:delInstrText>
            </w:r>
            <w:r w:rsidDel="00802331">
              <w:fldChar w:fldCharType="separate"/>
            </w:r>
            <w:r w:rsidR="004A56F3" w:rsidRPr="00EC2D23" w:rsidDel="00802331">
              <w:rPr>
                <w:rStyle w:val="Hipervnculo"/>
                <w:noProof/>
              </w:rPr>
              <w:delText>Tabla 3</w:delText>
            </w:r>
            <w:r w:rsidR="004A56F3" w:rsidRPr="00EC2D23" w:rsidDel="00802331">
              <w:rPr>
                <w:rStyle w:val="Hipervnculo"/>
                <w:noProof/>
              </w:rPr>
              <w:noBreakHyphen/>
              <w:delText>5 (Neo4j: conjunto de entidades)</w:delText>
            </w:r>
            <w:r w:rsidR="004A56F3" w:rsidDel="00802331">
              <w:rPr>
                <w:noProof/>
                <w:webHidden/>
              </w:rPr>
              <w:tab/>
            </w:r>
            <w:r w:rsidR="004A56F3" w:rsidDel="00802331">
              <w:rPr>
                <w:noProof/>
                <w:webHidden/>
              </w:rPr>
              <w:fldChar w:fldCharType="begin"/>
            </w:r>
            <w:r w:rsidR="004A56F3" w:rsidDel="00802331">
              <w:rPr>
                <w:noProof/>
                <w:webHidden/>
              </w:rPr>
              <w:delInstrText xml:space="preserve"> PAGEREF _Toc481603551 \h </w:delInstrText>
            </w:r>
            <w:r w:rsidR="004A56F3" w:rsidDel="00802331">
              <w:rPr>
                <w:noProof/>
                <w:webHidden/>
              </w:rPr>
            </w:r>
            <w:r w:rsidR="004A56F3" w:rsidDel="00802331">
              <w:rPr>
                <w:noProof/>
                <w:webHidden/>
              </w:rPr>
              <w:fldChar w:fldCharType="separate"/>
            </w:r>
            <w:r w:rsidR="004A56F3" w:rsidDel="00802331">
              <w:rPr>
                <w:noProof/>
                <w:webHidden/>
              </w:rPr>
              <w:delText>16</w:delText>
            </w:r>
            <w:r w:rsidR="004A56F3" w:rsidDel="00802331">
              <w:rPr>
                <w:noProof/>
                <w:webHidden/>
              </w:rPr>
              <w:fldChar w:fldCharType="end"/>
            </w:r>
            <w:r w:rsidDel="00802331">
              <w:rPr>
                <w:noProof/>
              </w:rPr>
              <w:fldChar w:fldCharType="end"/>
            </w:r>
          </w:del>
        </w:p>
        <w:p w14:paraId="2F7C5C7E" w14:textId="69BB4D3A" w:rsidR="00802331" w:rsidRDefault="004A56F3">
          <w:pPr>
            <w:pStyle w:val="Tabladeilustraciones"/>
            <w:tabs>
              <w:tab w:val="right" w:leader="dot" w:pos="9061"/>
            </w:tabs>
            <w:rPr>
              <w:ins w:id="604" w:author="Raul García Fernández" w:date="2017-07-10T20:57:00Z"/>
              <w:rFonts w:asciiTheme="minorHAnsi" w:eastAsiaTheme="minorEastAsia" w:hAnsiTheme="minorHAnsi" w:cstheme="minorBidi"/>
              <w:noProof/>
              <w:sz w:val="22"/>
              <w:lang w:eastAsia="es-ES"/>
            </w:rPr>
          </w:pPr>
          <w:del w:id="605" w:author="Raul García Fernández" w:date="2017-07-10T20:57:00Z">
            <w:r w:rsidDel="00802331">
              <w:fldChar w:fldCharType="end"/>
            </w:r>
          </w:del>
          <w:ins w:id="606" w:author="Raul García Fernández" w:date="2017-07-10T20:57:00Z">
            <w:r w:rsidR="00802331">
              <w:fldChar w:fldCharType="begin"/>
            </w:r>
            <w:r w:rsidR="00802331">
              <w:instrText xml:space="preserve"> TOC \h \z \c "Tabla" </w:instrText>
            </w:r>
          </w:ins>
          <w:r w:rsidR="00802331">
            <w:fldChar w:fldCharType="separate"/>
          </w:r>
          <w:ins w:id="607" w:author="Raul García Fernández" w:date="2017-07-10T20:57:00Z">
            <w:r w:rsidR="00802331" w:rsidRPr="00614824">
              <w:rPr>
                <w:rStyle w:val="Hipervnculo"/>
                <w:noProof/>
              </w:rPr>
              <w:fldChar w:fldCharType="begin"/>
            </w:r>
            <w:r w:rsidR="00802331" w:rsidRPr="00614824">
              <w:rPr>
                <w:rStyle w:val="Hipervnculo"/>
                <w:noProof/>
              </w:rPr>
              <w:instrText xml:space="preserve"> </w:instrText>
            </w:r>
            <w:r w:rsidR="00802331">
              <w:rPr>
                <w:noProof/>
              </w:rPr>
              <w:instrText>HYPERLINK \l "_Toc487483562"</w:instrText>
            </w:r>
            <w:r w:rsidR="00802331" w:rsidRPr="00614824">
              <w:rPr>
                <w:rStyle w:val="Hipervnculo"/>
                <w:noProof/>
              </w:rPr>
              <w:instrText xml:space="preserve"> </w:instrText>
            </w:r>
            <w:r w:rsidR="00802331" w:rsidRPr="00614824">
              <w:rPr>
                <w:rStyle w:val="Hipervnculo"/>
                <w:noProof/>
              </w:rPr>
            </w:r>
            <w:r w:rsidR="00802331" w:rsidRPr="00614824">
              <w:rPr>
                <w:rStyle w:val="Hipervnculo"/>
                <w:noProof/>
              </w:rPr>
              <w:fldChar w:fldCharType="separate"/>
            </w:r>
            <w:r w:rsidR="00802331" w:rsidRPr="00614824">
              <w:rPr>
                <w:rStyle w:val="Hipervnculo"/>
                <w:noProof/>
              </w:rPr>
              <w:t>Tabla 3</w:t>
            </w:r>
            <w:r w:rsidR="00802331" w:rsidRPr="00614824">
              <w:rPr>
                <w:rStyle w:val="Hipervnculo"/>
                <w:noProof/>
              </w:rPr>
              <w:noBreakHyphen/>
              <w:t>1 (UserLogin)</w:t>
            </w:r>
            <w:r w:rsidR="00802331">
              <w:rPr>
                <w:noProof/>
                <w:webHidden/>
              </w:rPr>
              <w:tab/>
            </w:r>
            <w:r w:rsidR="00802331">
              <w:rPr>
                <w:noProof/>
                <w:webHidden/>
              </w:rPr>
              <w:fldChar w:fldCharType="begin"/>
            </w:r>
            <w:r w:rsidR="00802331">
              <w:rPr>
                <w:noProof/>
                <w:webHidden/>
              </w:rPr>
              <w:instrText xml:space="preserve"> PAGEREF _Toc487483562 \h </w:instrText>
            </w:r>
            <w:r w:rsidR="00802331">
              <w:rPr>
                <w:noProof/>
                <w:webHidden/>
              </w:rPr>
            </w:r>
          </w:ins>
          <w:r w:rsidR="00802331">
            <w:rPr>
              <w:noProof/>
              <w:webHidden/>
            </w:rPr>
            <w:fldChar w:fldCharType="separate"/>
          </w:r>
          <w:ins w:id="608" w:author="Raul García Fernández" w:date="2017-07-10T20:58:00Z">
            <w:r w:rsidR="007E0E3F">
              <w:rPr>
                <w:noProof/>
                <w:webHidden/>
              </w:rPr>
              <w:t>9</w:t>
            </w:r>
          </w:ins>
          <w:ins w:id="609" w:author="Raul García Fernández" w:date="2017-07-10T20:57:00Z">
            <w:r w:rsidR="00802331">
              <w:rPr>
                <w:noProof/>
                <w:webHidden/>
              </w:rPr>
              <w:fldChar w:fldCharType="end"/>
            </w:r>
            <w:r w:rsidR="00802331" w:rsidRPr="00614824">
              <w:rPr>
                <w:rStyle w:val="Hipervnculo"/>
                <w:noProof/>
              </w:rPr>
              <w:fldChar w:fldCharType="end"/>
            </w:r>
          </w:ins>
        </w:p>
        <w:p w14:paraId="50F5292F" w14:textId="69077286" w:rsidR="00802331" w:rsidRDefault="00802331">
          <w:pPr>
            <w:pStyle w:val="Tabladeilustraciones"/>
            <w:tabs>
              <w:tab w:val="right" w:leader="dot" w:pos="9061"/>
            </w:tabs>
            <w:rPr>
              <w:ins w:id="610" w:author="Raul García Fernández" w:date="2017-07-10T20:57:00Z"/>
              <w:rFonts w:asciiTheme="minorHAnsi" w:eastAsiaTheme="minorEastAsia" w:hAnsiTheme="minorHAnsi" w:cstheme="minorBidi"/>
              <w:noProof/>
              <w:sz w:val="22"/>
              <w:lang w:eastAsia="es-ES"/>
            </w:rPr>
          </w:pPr>
          <w:ins w:id="611"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"_Toc487483563"</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3</w:t>
            </w:r>
            <w:r w:rsidRPr="00614824">
              <w:rPr>
                <w:rStyle w:val="Hipervnculo"/>
                <w:noProof/>
              </w:rPr>
              <w:noBreakHyphen/>
              <w:t>2 (Person)</w:t>
            </w:r>
            <w:r>
              <w:rPr>
                <w:noProof/>
                <w:webHidden/>
              </w:rPr>
              <w:tab/>
            </w:r>
            <w:r>
              <w:rPr>
                <w:noProof/>
                <w:webHidden/>
              </w:rPr>
              <w:fldChar w:fldCharType="begin"/>
            </w:r>
            <w:r>
              <w:rPr>
                <w:noProof/>
                <w:webHidden/>
              </w:rPr>
              <w:instrText xml:space="preserve"> PAGEREF _Toc487483563 \h </w:instrText>
            </w:r>
            <w:r>
              <w:rPr>
                <w:noProof/>
                <w:webHidden/>
              </w:rPr>
            </w:r>
          </w:ins>
          <w:r>
            <w:rPr>
              <w:noProof/>
              <w:webHidden/>
            </w:rPr>
            <w:fldChar w:fldCharType="separate"/>
          </w:r>
          <w:ins w:id="612" w:author="Raul García Fernández" w:date="2017-07-10T20:58:00Z">
            <w:r w:rsidR="007E0E3F">
              <w:rPr>
                <w:noProof/>
                <w:webHidden/>
              </w:rPr>
              <w:t>11</w:t>
            </w:r>
          </w:ins>
          <w:ins w:id="613" w:author="Raul García Fernández" w:date="2017-07-10T20:57:00Z">
            <w:r>
              <w:rPr>
                <w:noProof/>
                <w:webHidden/>
              </w:rPr>
              <w:fldChar w:fldCharType="end"/>
            </w:r>
            <w:r w:rsidRPr="00614824">
              <w:rPr>
                <w:rStyle w:val="Hipervnculo"/>
                <w:noProof/>
              </w:rPr>
              <w:fldChar w:fldCharType="end"/>
            </w:r>
          </w:ins>
        </w:p>
        <w:p w14:paraId="6839E0FD" w14:textId="5E67CCBC" w:rsidR="00802331" w:rsidRDefault="00802331">
          <w:pPr>
            <w:pStyle w:val="Tabladeilustraciones"/>
            <w:tabs>
              <w:tab w:val="right" w:leader="dot" w:pos="9061"/>
            </w:tabs>
            <w:rPr>
              <w:ins w:id="614" w:author="Raul García Fernández" w:date="2017-07-10T20:57:00Z"/>
              <w:rFonts w:asciiTheme="minorHAnsi" w:eastAsiaTheme="minorEastAsia" w:hAnsiTheme="minorHAnsi" w:cstheme="minorBidi"/>
              <w:noProof/>
              <w:sz w:val="22"/>
              <w:lang w:eastAsia="es-ES"/>
            </w:rPr>
          </w:pPr>
          <w:ins w:id="615"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"_Toc487483564"</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3</w:t>
            </w:r>
            <w:r w:rsidRPr="00614824">
              <w:rPr>
                <w:rStyle w:val="Hipervnculo"/>
                <w:noProof/>
              </w:rPr>
              <w:noBreakHyphen/>
              <w:t>3 (Project)</w:t>
            </w:r>
            <w:r>
              <w:rPr>
                <w:noProof/>
                <w:webHidden/>
              </w:rPr>
              <w:tab/>
            </w:r>
            <w:r>
              <w:rPr>
                <w:noProof/>
                <w:webHidden/>
              </w:rPr>
              <w:fldChar w:fldCharType="begin"/>
            </w:r>
            <w:r>
              <w:rPr>
                <w:noProof/>
                <w:webHidden/>
              </w:rPr>
              <w:instrText xml:space="preserve"> PAGEREF _Toc487483564 \h </w:instrText>
            </w:r>
            <w:r>
              <w:rPr>
                <w:noProof/>
                <w:webHidden/>
              </w:rPr>
            </w:r>
          </w:ins>
          <w:r>
            <w:rPr>
              <w:noProof/>
              <w:webHidden/>
            </w:rPr>
            <w:fldChar w:fldCharType="separate"/>
          </w:r>
          <w:ins w:id="616" w:author="Raul García Fernández" w:date="2017-07-10T20:58:00Z">
            <w:r w:rsidR="007E0E3F">
              <w:rPr>
                <w:noProof/>
                <w:webHidden/>
              </w:rPr>
              <w:t>12</w:t>
            </w:r>
          </w:ins>
          <w:ins w:id="617" w:author="Raul García Fernández" w:date="2017-07-10T20:57:00Z">
            <w:r>
              <w:rPr>
                <w:noProof/>
                <w:webHidden/>
              </w:rPr>
              <w:fldChar w:fldCharType="end"/>
            </w:r>
            <w:r w:rsidRPr="00614824">
              <w:rPr>
                <w:rStyle w:val="Hipervnculo"/>
                <w:noProof/>
              </w:rPr>
              <w:fldChar w:fldCharType="end"/>
            </w:r>
          </w:ins>
        </w:p>
        <w:p w14:paraId="0F793FDA" w14:textId="08AA1FD8" w:rsidR="00802331" w:rsidRDefault="00802331">
          <w:pPr>
            <w:pStyle w:val="Tabladeilustraciones"/>
            <w:tabs>
              <w:tab w:val="right" w:leader="dot" w:pos="9061"/>
            </w:tabs>
            <w:rPr>
              <w:ins w:id="618" w:author="Raul García Fernández" w:date="2017-07-10T20:57:00Z"/>
              <w:rFonts w:asciiTheme="minorHAnsi" w:eastAsiaTheme="minorEastAsia" w:hAnsiTheme="minorHAnsi" w:cstheme="minorBidi"/>
              <w:noProof/>
              <w:sz w:val="22"/>
              <w:lang w:eastAsia="es-ES"/>
            </w:rPr>
          </w:pPr>
          <w:ins w:id="619"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"_Toc487483565"</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3</w:t>
            </w:r>
            <w:r w:rsidRPr="00614824">
              <w:rPr>
                <w:rStyle w:val="Hipervnculo"/>
                <w:noProof/>
              </w:rPr>
              <w:noBreakHyphen/>
              <w:t>4  (Group)</w:t>
            </w:r>
            <w:r>
              <w:rPr>
                <w:noProof/>
                <w:webHidden/>
              </w:rPr>
              <w:tab/>
            </w:r>
            <w:r>
              <w:rPr>
                <w:noProof/>
                <w:webHidden/>
              </w:rPr>
              <w:fldChar w:fldCharType="begin"/>
            </w:r>
            <w:r>
              <w:rPr>
                <w:noProof/>
                <w:webHidden/>
              </w:rPr>
              <w:instrText xml:space="preserve"> PAGEREF _Toc487483565 \h </w:instrText>
            </w:r>
            <w:r>
              <w:rPr>
                <w:noProof/>
                <w:webHidden/>
              </w:rPr>
            </w:r>
          </w:ins>
          <w:r>
            <w:rPr>
              <w:noProof/>
              <w:webHidden/>
            </w:rPr>
            <w:fldChar w:fldCharType="separate"/>
          </w:r>
          <w:ins w:id="620" w:author="Raul García Fernández" w:date="2017-07-10T20:58:00Z">
            <w:r w:rsidR="007E0E3F">
              <w:rPr>
                <w:noProof/>
                <w:webHidden/>
              </w:rPr>
              <w:t>13</w:t>
            </w:r>
          </w:ins>
          <w:ins w:id="621" w:author="Raul García Fernández" w:date="2017-07-10T20:57:00Z">
            <w:r>
              <w:rPr>
                <w:noProof/>
                <w:webHidden/>
              </w:rPr>
              <w:fldChar w:fldCharType="end"/>
            </w:r>
            <w:r w:rsidRPr="00614824">
              <w:rPr>
                <w:rStyle w:val="Hipervnculo"/>
                <w:noProof/>
              </w:rPr>
              <w:fldChar w:fldCharType="end"/>
            </w:r>
          </w:ins>
        </w:p>
        <w:p w14:paraId="39933DED" w14:textId="308350FF" w:rsidR="00802331" w:rsidRDefault="00802331">
          <w:pPr>
            <w:pStyle w:val="Tabladeilustraciones"/>
            <w:tabs>
              <w:tab w:val="right" w:leader="dot" w:pos="9061"/>
            </w:tabs>
            <w:rPr>
              <w:ins w:id="622" w:author="Raul García Fernández" w:date="2017-07-10T20:57:00Z"/>
              <w:rFonts w:asciiTheme="minorHAnsi" w:eastAsiaTheme="minorEastAsia" w:hAnsiTheme="minorHAnsi" w:cstheme="minorBidi"/>
              <w:noProof/>
              <w:sz w:val="22"/>
              <w:lang w:eastAsia="es-ES"/>
            </w:rPr>
          </w:pPr>
          <w:ins w:id="623"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"_Toc487483566"</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3</w:t>
            </w:r>
            <w:r w:rsidRPr="00614824">
              <w:rPr>
                <w:rStyle w:val="Hipervnculo"/>
                <w:noProof/>
              </w:rPr>
              <w:noBreakHyphen/>
              <w:t>5 (Neo4j: conjunto de entidades)</w:t>
            </w:r>
            <w:r>
              <w:rPr>
                <w:noProof/>
                <w:webHidden/>
              </w:rPr>
              <w:tab/>
            </w:r>
            <w:r>
              <w:rPr>
                <w:noProof/>
                <w:webHidden/>
              </w:rPr>
              <w:fldChar w:fldCharType="begin"/>
            </w:r>
            <w:r>
              <w:rPr>
                <w:noProof/>
                <w:webHidden/>
              </w:rPr>
              <w:instrText xml:space="preserve"> PAGEREF _Toc487483566 \h </w:instrText>
            </w:r>
            <w:r>
              <w:rPr>
                <w:noProof/>
                <w:webHidden/>
              </w:rPr>
            </w:r>
          </w:ins>
          <w:r>
            <w:rPr>
              <w:noProof/>
              <w:webHidden/>
            </w:rPr>
            <w:fldChar w:fldCharType="separate"/>
          </w:r>
          <w:ins w:id="624" w:author="Raul García Fernández" w:date="2017-07-10T20:58:00Z">
            <w:r w:rsidR="007E0E3F">
              <w:rPr>
                <w:noProof/>
                <w:webHidden/>
              </w:rPr>
              <w:t>15</w:t>
            </w:r>
          </w:ins>
          <w:ins w:id="625" w:author="Raul García Fernández" w:date="2017-07-10T20:57:00Z">
            <w:r>
              <w:rPr>
                <w:noProof/>
                <w:webHidden/>
              </w:rPr>
              <w:fldChar w:fldCharType="end"/>
            </w:r>
            <w:r w:rsidRPr="00614824">
              <w:rPr>
                <w:rStyle w:val="Hipervnculo"/>
                <w:noProof/>
              </w:rPr>
              <w:fldChar w:fldCharType="end"/>
            </w:r>
          </w:ins>
        </w:p>
        <w:p w14:paraId="60BB7B9F" w14:textId="46F14B21" w:rsidR="00802331" w:rsidRDefault="00802331">
          <w:pPr>
            <w:pStyle w:val="Tabladeilustraciones"/>
            <w:tabs>
              <w:tab w:val="right" w:leader="dot" w:pos="9061"/>
            </w:tabs>
            <w:rPr>
              <w:ins w:id="626" w:author="Raul García Fernández" w:date="2017-07-10T20:57:00Z"/>
              <w:rFonts w:asciiTheme="minorHAnsi" w:eastAsiaTheme="minorEastAsia" w:hAnsiTheme="minorHAnsi" w:cstheme="minorBidi"/>
              <w:noProof/>
              <w:sz w:val="22"/>
              <w:lang w:eastAsia="es-ES"/>
            </w:rPr>
          </w:pPr>
          <w:ins w:id="627"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"_Toc487483567"</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2.Protocolo repositorio: Grupo acciones básicas</w:t>
            </w:r>
            <w:r>
              <w:rPr>
                <w:noProof/>
                <w:webHidden/>
              </w:rPr>
              <w:tab/>
            </w:r>
            <w:r>
              <w:rPr>
                <w:noProof/>
                <w:webHidden/>
              </w:rPr>
              <w:fldChar w:fldCharType="begin"/>
            </w:r>
            <w:r>
              <w:rPr>
                <w:noProof/>
                <w:webHidden/>
              </w:rPr>
              <w:instrText xml:space="preserve"> PAGEREF _Toc487483567 \h </w:instrText>
            </w:r>
            <w:r>
              <w:rPr>
                <w:noProof/>
                <w:webHidden/>
              </w:rPr>
            </w:r>
          </w:ins>
          <w:r>
            <w:rPr>
              <w:noProof/>
              <w:webHidden/>
            </w:rPr>
            <w:fldChar w:fldCharType="separate"/>
          </w:r>
          <w:ins w:id="628" w:author="Raul García Fernández" w:date="2017-07-10T20:58:00Z">
            <w:r w:rsidR="007E0E3F">
              <w:rPr>
                <w:noProof/>
                <w:webHidden/>
              </w:rPr>
              <w:t>20</w:t>
            </w:r>
          </w:ins>
          <w:ins w:id="629" w:author="Raul García Fernández" w:date="2017-07-10T20:57:00Z">
            <w:r>
              <w:rPr>
                <w:noProof/>
                <w:webHidden/>
              </w:rPr>
              <w:fldChar w:fldCharType="end"/>
            </w:r>
            <w:r w:rsidRPr="00614824">
              <w:rPr>
                <w:rStyle w:val="Hipervnculo"/>
                <w:noProof/>
              </w:rPr>
              <w:fldChar w:fldCharType="end"/>
            </w:r>
          </w:ins>
        </w:p>
        <w:p w14:paraId="13826A64" w14:textId="5F78F121" w:rsidR="00802331" w:rsidRDefault="00802331">
          <w:pPr>
            <w:pStyle w:val="Tabladeilustraciones"/>
            <w:tabs>
              <w:tab w:val="right" w:leader="dot" w:pos="9061"/>
            </w:tabs>
            <w:rPr>
              <w:ins w:id="630" w:author="Raul García Fernández" w:date="2017-07-10T20:57:00Z"/>
              <w:rFonts w:asciiTheme="minorHAnsi" w:eastAsiaTheme="minorEastAsia" w:hAnsiTheme="minorHAnsi" w:cstheme="minorBidi"/>
              <w:noProof/>
              <w:sz w:val="22"/>
              <w:lang w:eastAsia="es-ES"/>
            </w:rPr>
          </w:pPr>
          <w:ins w:id="631"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"_Toc487483568"</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3.Protocolo repositorio: Grupo miembros</w:t>
            </w:r>
            <w:r>
              <w:rPr>
                <w:noProof/>
                <w:webHidden/>
              </w:rPr>
              <w:tab/>
            </w:r>
            <w:r>
              <w:rPr>
                <w:noProof/>
                <w:webHidden/>
              </w:rPr>
              <w:fldChar w:fldCharType="begin"/>
            </w:r>
            <w:r>
              <w:rPr>
                <w:noProof/>
                <w:webHidden/>
              </w:rPr>
              <w:instrText xml:space="preserve"> PAGEREF _Toc487483568 \h </w:instrText>
            </w:r>
            <w:r>
              <w:rPr>
                <w:noProof/>
                <w:webHidden/>
              </w:rPr>
            </w:r>
          </w:ins>
          <w:r>
            <w:rPr>
              <w:noProof/>
              <w:webHidden/>
            </w:rPr>
            <w:fldChar w:fldCharType="separate"/>
          </w:r>
          <w:ins w:id="632" w:author="Raul García Fernández" w:date="2017-07-10T20:58:00Z">
            <w:r w:rsidR="007E0E3F">
              <w:rPr>
                <w:noProof/>
                <w:webHidden/>
              </w:rPr>
              <w:t>21</w:t>
            </w:r>
          </w:ins>
          <w:ins w:id="633" w:author="Raul García Fernández" w:date="2017-07-10T20:57:00Z">
            <w:r>
              <w:rPr>
                <w:noProof/>
                <w:webHidden/>
              </w:rPr>
              <w:fldChar w:fldCharType="end"/>
            </w:r>
            <w:r w:rsidRPr="00614824">
              <w:rPr>
                <w:rStyle w:val="Hipervnculo"/>
                <w:noProof/>
              </w:rPr>
              <w:fldChar w:fldCharType="end"/>
            </w:r>
          </w:ins>
        </w:p>
        <w:p w14:paraId="0D3839D3" w14:textId="2553DB6B" w:rsidR="00802331" w:rsidRDefault="00802331">
          <w:pPr>
            <w:pStyle w:val="Tabladeilustraciones"/>
            <w:tabs>
              <w:tab w:val="right" w:leader="dot" w:pos="9061"/>
            </w:tabs>
            <w:rPr>
              <w:ins w:id="634" w:author="Raul García Fernández" w:date="2017-07-10T20:57:00Z"/>
              <w:rFonts w:asciiTheme="minorHAnsi" w:eastAsiaTheme="minorEastAsia" w:hAnsiTheme="minorHAnsi" w:cstheme="minorBidi"/>
              <w:noProof/>
              <w:sz w:val="22"/>
              <w:lang w:eastAsia="es-ES"/>
            </w:rPr>
          </w:pPr>
          <w:ins w:id="635"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"_Toc487483569"</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4.Protocolo repositorio: Grupo subgrupos</w:t>
            </w:r>
            <w:r>
              <w:rPr>
                <w:noProof/>
                <w:webHidden/>
              </w:rPr>
              <w:tab/>
            </w:r>
            <w:r>
              <w:rPr>
                <w:noProof/>
                <w:webHidden/>
              </w:rPr>
              <w:fldChar w:fldCharType="begin"/>
            </w:r>
            <w:r>
              <w:rPr>
                <w:noProof/>
                <w:webHidden/>
              </w:rPr>
              <w:instrText xml:space="preserve"> PAGEREF _Toc487483569 \h </w:instrText>
            </w:r>
            <w:r>
              <w:rPr>
                <w:noProof/>
                <w:webHidden/>
              </w:rPr>
            </w:r>
          </w:ins>
          <w:r>
            <w:rPr>
              <w:noProof/>
              <w:webHidden/>
            </w:rPr>
            <w:fldChar w:fldCharType="separate"/>
          </w:r>
          <w:ins w:id="636" w:author="Raul García Fernández" w:date="2017-07-10T20:58:00Z">
            <w:r w:rsidR="007E0E3F">
              <w:rPr>
                <w:noProof/>
                <w:webHidden/>
              </w:rPr>
              <w:t>22</w:t>
            </w:r>
          </w:ins>
          <w:ins w:id="637" w:author="Raul García Fernández" w:date="2017-07-10T20:57:00Z">
            <w:r>
              <w:rPr>
                <w:noProof/>
                <w:webHidden/>
              </w:rPr>
              <w:fldChar w:fldCharType="end"/>
            </w:r>
            <w:r w:rsidRPr="00614824">
              <w:rPr>
                <w:rStyle w:val="Hipervnculo"/>
                <w:noProof/>
              </w:rPr>
              <w:fldChar w:fldCharType="end"/>
            </w:r>
          </w:ins>
        </w:p>
        <w:p w14:paraId="410F0FAC" w14:textId="5A9E45F4" w:rsidR="00802331" w:rsidRDefault="00802331">
          <w:pPr>
            <w:pStyle w:val="Tabladeilustraciones"/>
            <w:tabs>
              <w:tab w:val="right" w:leader="dot" w:pos="9061"/>
            </w:tabs>
            <w:rPr>
              <w:ins w:id="638" w:author="Raul García Fernández" w:date="2017-07-10T20:57:00Z"/>
              <w:rFonts w:asciiTheme="minorHAnsi" w:eastAsiaTheme="minorEastAsia" w:hAnsiTheme="minorHAnsi" w:cstheme="minorBidi"/>
              <w:noProof/>
              <w:sz w:val="22"/>
              <w:lang w:eastAsia="es-ES"/>
            </w:rPr>
          </w:pPr>
          <w:ins w:id="639"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"_Toc487483570"</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5.Protocolo repositorio: Grupo proyectos</w:t>
            </w:r>
            <w:r>
              <w:rPr>
                <w:noProof/>
                <w:webHidden/>
              </w:rPr>
              <w:tab/>
            </w:r>
            <w:r>
              <w:rPr>
                <w:noProof/>
                <w:webHidden/>
              </w:rPr>
              <w:fldChar w:fldCharType="begin"/>
            </w:r>
            <w:r>
              <w:rPr>
                <w:noProof/>
                <w:webHidden/>
              </w:rPr>
              <w:instrText xml:space="preserve"> PAGEREF _Toc487483570 \h </w:instrText>
            </w:r>
            <w:r>
              <w:rPr>
                <w:noProof/>
                <w:webHidden/>
              </w:rPr>
            </w:r>
          </w:ins>
          <w:r>
            <w:rPr>
              <w:noProof/>
              <w:webHidden/>
            </w:rPr>
            <w:fldChar w:fldCharType="separate"/>
          </w:r>
          <w:ins w:id="640" w:author="Raul García Fernández" w:date="2017-07-10T20:58:00Z">
            <w:r w:rsidR="007E0E3F">
              <w:rPr>
                <w:noProof/>
                <w:webHidden/>
              </w:rPr>
              <w:t>22</w:t>
            </w:r>
          </w:ins>
          <w:ins w:id="641" w:author="Raul García Fernández" w:date="2017-07-10T20:57:00Z">
            <w:r>
              <w:rPr>
                <w:noProof/>
                <w:webHidden/>
              </w:rPr>
              <w:fldChar w:fldCharType="end"/>
            </w:r>
            <w:r w:rsidRPr="00614824">
              <w:rPr>
                <w:rStyle w:val="Hipervnculo"/>
                <w:noProof/>
              </w:rPr>
              <w:fldChar w:fldCharType="end"/>
            </w:r>
          </w:ins>
        </w:p>
        <w:p w14:paraId="79D8FFEA" w14:textId="4BC1D254" w:rsidR="00802331" w:rsidRDefault="00802331">
          <w:pPr>
            <w:pStyle w:val="Tabladeilustraciones"/>
            <w:tabs>
              <w:tab w:val="right" w:leader="dot" w:pos="9061"/>
            </w:tabs>
            <w:rPr>
              <w:ins w:id="642" w:author="Raul García Fernández" w:date="2017-07-10T20:57:00Z"/>
              <w:rFonts w:asciiTheme="minorHAnsi" w:eastAsiaTheme="minorEastAsia" w:hAnsiTheme="minorHAnsi" w:cstheme="minorBidi"/>
              <w:noProof/>
              <w:sz w:val="22"/>
              <w:lang w:eastAsia="es-ES"/>
            </w:rPr>
          </w:pPr>
          <w:ins w:id="643"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"_Toc487483571"</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6 .Protocolo repositorio: Proyectos</w:t>
            </w:r>
            <w:r>
              <w:rPr>
                <w:noProof/>
                <w:webHidden/>
              </w:rPr>
              <w:tab/>
            </w:r>
            <w:r>
              <w:rPr>
                <w:noProof/>
                <w:webHidden/>
              </w:rPr>
              <w:fldChar w:fldCharType="begin"/>
            </w:r>
            <w:r>
              <w:rPr>
                <w:noProof/>
                <w:webHidden/>
              </w:rPr>
              <w:instrText xml:space="preserve"> PAGEREF _Toc487483571 \h </w:instrText>
            </w:r>
            <w:r>
              <w:rPr>
                <w:noProof/>
                <w:webHidden/>
              </w:rPr>
            </w:r>
          </w:ins>
          <w:r>
            <w:rPr>
              <w:noProof/>
              <w:webHidden/>
            </w:rPr>
            <w:fldChar w:fldCharType="separate"/>
          </w:r>
          <w:ins w:id="644" w:author="Raul García Fernández" w:date="2017-07-10T20:58:00Z">
            <w:r w:rsidR="007E0E3F">
              <w:rPr>
                <w:noProof/>
                <w:webHidden/>
              </w:rPr>
              <w:t>23</w:t>
            </w:r>
          </w:ins>
          <w:ins w:id="645" w:author="Raul García Fernández" w:date="2017-07-10T20:57:00Z">
            <w:r>
              <w:rPr>
                <w:noProof/>
                <w:webHidden/>
              </w:rPr>
              <w:fldChar w:fldCharType="end"/>
            </w:r>
            <w:r w:rsidRPr="00614824">
              <w:rPr>
                <w:rStyle w:val="Hipervnculo"/>
                <w:noProof/>
              </w:rPr>
              <w:fldChar w:fldCharType="end"/>
            </w:r>
          </w:ins>
        </w:p>
        <w:p w14:paraId="14DEAA53" w14:textId="7DD38856" w:rsidR="00802331" w:rsidRDefault="00802331">
          <w:pPr>
            <w:pStyle w:val="Tabladeilustraciones"/>
            <w:tabs>
              <w:tab w:val="right" w:leader="dot" w:pos="9061"/>
            </w:tabs>
            <w:rPr>
              <w:ins w:id="646" w:author="Raul García Fernández" w:date="2017-07-10T20:57:00Z"/>
              <w:rFonts w:asciiTheme="minorHAnsi" w:eastAsiaTheme="minorEastAsia" w:hAnsiTheme="minorHAnsi" w:cstheme="minorBidi"/>
              <w:noProof/>
              <w:sz w:val="22"/>
              <w:lang w:eastAsia="es-ES"/>
            </w:rPr>
          </w:pPr>
          <w:ins w:id="647"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"_Toc487483572"</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7.Protocolo repositorio: Ejecuciones</w:t>
            </w:r>
            <w:r>
              <w:rPr>
                <w:noProof/>
                <w:webHidden/>
              </w:rPr>
              <w:tab/>
            </w:r>
            <w:r>
              <w:rPr>
                <w:noProof/>
                <w:webHidden/>
              </w:rPr>
              <w:fldChar w:fldCharType="begin"/>
            </w:r>
            <w:r>
              <w:rPr>
                <w:noProof/>
                <w:webHidden/>
              </w:rPr>
              <w:instrText xml:space="preserve"> PAGEREF _Toc487483572 \h </w:instrText>
            </w:r>
            <w:r>
              <w:rPr>
                <w:noProof/>
                <w:webHidden/>
              </w:rPr>
            </w:r>
          </w:ins>
          <w:r>
            <w:rPr>
              <w:noProof/>
              <w:webHidden/>
            </w:rPr>
            <w:fldChar w:fldCharType="separate"/>
          </w:r>
          <w:ins w:id="648" w:author="Raul García Fernández" w:date="2017-07-10T20:58:00Z">
            <w:r w:rsidR="007E0E3F">
              <w:rPr>
                <w:noProof/>
                <w:webHidden/>
              </w:rPr>
              <w:t>24</w:t>
            </w:r>
          </w:ins>
          <w:ins w:id="649" w:author="Raul García Fernández" w:date="2017-07-10T20:57:00Z">
            <w:r>
              <w:rPr>
                <w:noProof/>
                <w:webHidden/>
              </w:rPr>
              <w:fldChar w:fldCharType="end"/>
            </w:r>
            <w:r w:rsidRPr="00614824">
              <w:rPr>
                <w:rStyle w:val="Hipervnculo"/>
                <w:noProof/>
              </w:rPr>
              <w:fldChar w:fldCharType="end"/>
            </w:r>
          </w:ins>
        </w:p>
        <w:p w14:paraId="3D38DE6F" w14:textId="383C9707" w:rsidR="00802331" w:rsidRDefault="00802331">
          <w:pPr>
            <w:pStyle w:val="Tabladeilustraciones"/>
            <w:tabs>
              <w:tab w:val="right" w:leader="dot" w:pos="9061"/>
            </w:tabs>
            <w:rPr>
              <w:ins w:id="650" w:author="Raul García Fernández" w:date="2017-07-10T20:57:00Z"/>
              <w:rFonts w:asciiTheme="minorHAnsi" w:eastAsiaTheme="minorEastAsia" w:hAnsiTheme="minorHAnsi" w:cstheme="minorBidi"/>
              <w:noProof/>
              <w:sz w:val="22"/>
              <w:lang w:eastAsia="es-ES"/>
            </w:rPr>
          </w:pPr>
          <w:ins w:id="651"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"_Toc487483573"</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8.Protocolo repositorio: Administración</w:t>
            </w:r>
            <w:r>
              <w:rPr>
                <w:noProof/>
                <w:webHidden/>
              </w:rPr>
              <w:tab/>
            </w:r>
            <w:r>
              <w:rPr>
                <w:noProof/>
                <w:webHidden/>
              </w:rPr>
              <w:fldChar w:fldCharType="begin"/>
            </w:r>
            <w:r>
              <w:rPr>
                <w:noProof/>
                <w:webHidden/>
              </w:rPr>
              <w:instrText xml:space="preserve"> PAGEREF _Toc487483573 \h </w:instrText>
            </w:r>
            <w:r>
              <w:rPr>
                <w:noProof/>
                <w:webHidden/>
              </w:rPr>
            </w:r>
          </w:ins>
          <w:r>
            <w:rPr>
              <w:noProof/>
              <w:webHidden/>
            </w:rPr>
            <w:fldChar w:fldCharType="separate"/>
          </w:r>
          <w:ins w:id="652" w:author="Raul García Fernández" w:date="2017-07-10T20:58:00Z">
            <w:r w:rsidR="007E0E3F">
              <w:rPr>
                <w:noProof/>
                <w:webHidden/>
              </w:rPr>
              <w:t>26</w:t>
            </w:r>
          </w:ins>
          <w:ins w:id="653" w:author="Raul García Fernández" w:date="2017-07-10T20:57:00Z">
            <w:r>
              <w:rPr>
                <w:noProof/>
                <w:webHidden/>
              </w:rPr>
              <w:fldChar w:fldCharType="end"/>
            </w:r>
            <w:r w:rsidRPr="00614824">
              <w:rPr>
                <w:rStyle w:val="Hipervnculo"/>
                <w:noProof/>
              </w:rPr>
              <w:fldChar w:fldCharType="end"/>
            </w:r>
          </w:ins>
        </w:p>
        <w:p w14:paraId="49BA2F93" w14:textId="0BB2BA45" w:rsidR="00802331" w:rsidRDefault="00802331">
          <w:pPr>
            <w:pStyle w:val="Tabladeilustraciones"/>
            <w:tabs>
              <w:tab w:val="right" w:leader="dot" w:pos="9061"/>
            </w:tabs>
            <w:rPr>
              <w:ins w:id="654" w:author="Raul García Fernández" w:date="2017-07-10T20:57:00Z"/>
              <w:rFonts w:asciiTheme="minorHAnsi" w:eastAsiaTheme="minorEastAsia" w:hAnsiTheme="minorHAnsi" w:cstheme="minorBidi"/>
              <w:noProof/>
              <w:sz w:val="22"/>
              <w:lang w:eastAsia="es-ES"/>
            </w:rPr>
          </w:pPr>
          <w:ins w:id="655" w:author="Raul García Fernández" w:date="2017-07-10T20:57:00Z">
            <w:r w:rsidRPr="00614824">
              <w:rPr>
                <w:rStyle w:val="Hipervnculo"/>
                <w:noProof/>
              </w:rPr>
              <w:fldChar w:fldCharType="begin"/>
            </w:r>
            <w:r w:rsidRPr="00614824">
              <w:rPr>
                <w:rStyle w:val="Hipervnculo"/>
                <w:noProof/>
              </w:rPr>
              <w:instrText xml:space="preserve"> </w:instrText>
            </w:r>
            <w:r>
              <w:rPr>
                <w:noProof/>
              </w:rPr>
              <w:instrText>HYPERLINK \l "_Toc487483574"</w:instrText>
            </w:r>
            <w:r w:rsidRPr="00614824">
              <w:rPr>
                <w:rStyle w:val="Hipervnculo"/>
                <w:noProof/>
              </w:rPr>
              <w:instrText xml:space="preserve"> </w:instrText>
            </w:r>
            <w:r w:rsidRPr="00614824">
              <w:rPr>
                <w:rStyle w:val="Hipervnculo"/>
                <w:noProof/>
              </w:rPr>
            </w:r>
            <w:r w:rsidRPr="00614824">
              <w:rPr>
                <w:rStyle w:val="Hipervnculo"/>
                <w:noProof/>
              </w:rPr>
              <w:fldChar w:fldCharType="separate"/>
            </w:r>
            <w:r w:rsidRPr="00614824">
              <w:rPr>
                <w:rStyle w:val="Hipervnculo"/>
                <w:noProof/>
              </w:rPr>
              <w:t>Tabla 4</w:t>
            </w:r>
            <w:r w:rsidRPr="00614824">
              <w:rPr>
                <w:rStyle w:val="Hipervnculo"/>
                <w:noProof/>
              </w:rPr>
              <w:noBreakHyphen/>
              <w:t>9.Protocolo repositorio: Navegación</w:t>
            </w:r>
            <w:r>
              <w:rPr>
                <w:noProof/>
                <w:webHidden/>
              </w:rPr>
              <w:tab/>
            </w:r>
            <w:r>
              <w:rPr>
                <w:noProof/>
                <w:webHidden/>
              </w:rPr>
              <w:fldChar w:fldCharType="begin"/>
            </w:r>
            <w:r>
              <w:rPr>
                <w:noProof/>
                <w:webHidden/>
              </w:rPr>
              <w:instrText xml:space="preserve"> PAGEREF _Toc487483574 \h </w:instrText>
            </w:r>
            <w:r>
              <w:rPr>
                <w:noProof/>
                <w:webHidden/>
              </w:rPr>
            </w:r>
          </w:ins>
          <w:r>
            <w:rPr>
              <w:noProof/>
              <w:webHidden/>
            </w:rPr>
            <w:fldChar w:fldCharType="separate"/>
          </w:r>
          <w:ins w:id="656" w:author="Raul García Fernández" w:date="2017-07-10T20:58:00Z">
            <w:r w:rsidR="007E0E3F">
              <w:rPr>
                <w:noProof/>
                <w:webHidden/>
              </w:rPr>
              <w:t>27</w:t>
            </w:r>
          </w:ins>
          <w:ins w:id="657" w:author="Raul García Fernández" w:date="2017-07-10T20:57:00Z">
            <w:r>
              <w:rPr>
                <w:noProof/>
                <w:webHidden/>
              </w:rPr>
              <w:fldChar w:fldCharType="end"/>
            </w:r>
            <w:r w:rsidRPr="00614824">
              <w:rPr>
                <w:rStyle w:val="Hipervnculo"/>
                <w:noProof/>
              </w:rPr>
              <w:fldChar w:fldCharType="end"/>
            </w:r>
          </w:ins>
        </w:p>
        <w:p w14:paraId="27958E2F" w14:textId="77777777" w:rsidR="00802331" w:rsidDel="00802331" w:rsidRDefault="00802331" w:rsidP="0063471D">
          <w:pPr>
            <w:rPr>
              <w:del w:id="658" w:author="Raul García Fernández" w:date="2017-07-10T20:57:00Z"/>
              <w:noProof/>
            </w:rPr>
          </w:pPr>
        </w:p>
        <w:p w14:paraId="2994DFF8" w14:textId="40340AF7" w:rsidR="00524B2C" w:rsidRPr="0063471D" w:rsidRDefault="00802331" w:rsidP="0063471D">
          <w:ins w:id="659" w:author="Raul García Fernández" w:date="2017-07-10T20:57:00Z">
            <w:r>
              <w:fldChar w:fldCharType="end"/>
            </w:r>
          </w:ins>
        </w:p>
      </w:sdtContent>
    </w:sdt>
    <w:p w14:paraId="4F6100CA" w14:textId="77777777" w:rsidR="00524B2C" w:rsidRPr="003273F1" w:rsidRDefault="00524B2C">
      <w:pPr>
        <w:spacing w:after="0"/>
      </w:pPr>
      <w:r w:rsidRPr="003273F1">
        <w:br w:type="page"/>
      </w:r>
    </w:p>
    <w:p w14:paraId="57681B1A" w14:textId="77777777" w:rsidR="00C32774" w:rsidRPr="00C32774" w:rsidRDefault="00524B2C" w:rsidP="00126CCD">
      <w:pPr>
        <w:pStyle w:val="Ttulo1"/>
      </w:pPr>
      <w:del w:id="660" w:author="RAQUEL BLANCO AGUIRRE" w:date="2017-06-28T16:31:00Z">
        <w:r w:rsidRPr="00C32774" w:rsidDel="0074144E">
          <w:lastRenderedPageBreak/>
          <w:delText>Análisis general</w:delText>
        </w:r>
      </w:del>
      <w:bookmarkStart w:id="661" w:name="_Toc487483460"/>
      <w:ins w:id="662" w:author="RAQUEL BLANCO AGUIRRE" w:date="2017-06-28T16:31:00Z">
        <w:r w:rsidR="0074144E">
          <w:t>Arquitectura</w:t>
        </w:r>
      </w:ins>
      <w:r w:rsidRPr="00C32774">
        <w:t xml:space="preserve"> del </w:t>
      </w:r>
      <w:r w:rsidRPr="00126CCD">
        <w:t>sistema</w:t>
      </w:r>
      <w:bookmarkEnd w:id="661"/>
      <w:del w:id="663" w:author="RAQUEL BLANCO AGUIRRE" w:date="2017-06-28T16:37:00Z">
        <w:r w:rsidRPr="00C32774" w:rsidDel="0074144E">
          <w:delText>:</w:delText>
        </w:r>
      </w:del>
    </w:p>
    <w:p w14:paraId="4FE4867E" w14:textId="4B104098" w:rsidR="00B45BEE" w:rsidRDefault="00B45BEE" w:rsidP="00126CCD">
      <w:pPr>
        <w:pStyle w:val="Ttulo2"/>
        <w:rPr>
          <w:ins w:id="664" w:author="Raul García Fernández" w:date="2017-07-10T20:51:00Z"/>
        </w:rPr>
      </w:pPr>
      <w:r>
        <w:t xml:space="preserve"> </w:t>
      </w:r>
      <w:bookmarkStart w:id="665" w:name="_Toc487483461"/>
      <w:r w:rsidR="00412910" w:rsidRPr="003273F1">
        <w:t xml:space="preserve">Introducción al </w:t>
      </w:r>
      <w:r w:rsidR="00412910" w:rsidRPr="00126CCD">
        <w:t>sistema</w:t>
      </w:r>
      <w:r w:rsidR="00412910" w:rsidRPr="003273F1">
        <w:t>:</w:t>
      </w:r>
      <w:bookmarkEnd w:id="665"/>
    </w:p>
    <w:p w14:paraId="498AF0A5" w14:textId="77777777" w:rsidR="00266B66" w:rsidRPr="00266B66" w:rsidRDefault="00266B66" w:rsidP="00266B66">
      <w:pPr>
        <w:rPr>
          <w:rPrChange w:id="666" w:author="Raul García Fernández" w:date="2017-07-10T20:51:00Z">
            <w:rPr/>
          </w:rPrChange>
        </w:rPr>
        <w:pPrChange w:id="667" w:author="Raul García Fernández" w:date="2017-07-10T20:51:00Z">
          <w:pPr>
            <w:pStyle w:val="Ttulo2"/>
          </w:pPr>
        </w:pPrChange>
      </w:pPr>
    </w:p>
    <w:p w14:paraId="0D0865A5" w14:textId="45BA9FDB" w:rsidR="00F178DE" w:rsidRPr="003273F1" w:rsidRDefault="00F178DE" w:rsidP="00EF71C8">
      <w:pPr>
        <w:ind w:firstLine="360"/>
      </w:pPr>
      <w:r w:rsidRPr="003273F1">
        <w:t>El sistema estará dividido en dos grandes subsistemas</w:t>
      </w:r>
      <w:r w:rsidR="0063471D">
        <w:t>, qu</w:t>
      </w:r>
      <w:ins w:id="668" w:author="RAQUEL BLANCO AGUIRRE" w:date="2017-06-28T16:34:00Z">
        <w:r w:rsidR="0074144E">
          <w:t>e</w:t>
        </w:r>
      </w:ins>
      <w:del w:id="669" w:author="RAQUEL BLANCO AGUIRRE" w:date="2017-06-28T16:34:00Z">
        <w:r w:rsidR="0063471D" w:rsidDel="0074144E">
          <w:delText>é</w:delText>
        </w:r>
      </w:del>
      <w:r w:rsidR="004C4ABF" w:rsidRPr="003273F1">
        <w:t xml:space="preserve"> a su vez están di</w:t>
      </w:r>
      <w:r w:rsidR="00EF71C8">
        <w:t>vididos en capas independientes con el objetivo de buscar</w:t>
      </w:r>
      <w:r w:rsidR="004C4ABF" w:rsidRPr="003273F1">
        <w:t xml:space="preserve"> el m</w:t>
      </w:r>
      <w:ins w:id="670" w:author="RAQUEL BLANCO AGUIRRE" w:date="2017-06-28T16:35:00Z">
        <w:r w:rsidR="0074144E">
          <w:t>í</w:t>
        </w:r>
      </w:ins>
      <w:del w:id="671" w:author="RAQUEL BLANCO AGUIRRE" w:date="2017-06-28T16:34:00Z">
        <w:r w:rsidR="004C4ABF" w:rsidRPr="003273F1" w:rsidDel="0074144E">
          <w:delText>i</w:delText>
        </w:r>
      </w:del>
      <w:r w:rsidR="004C4ABF" w:rsidRPr="003273F1">
        <w:t>ni</w:t>
      </w:r>
      <w:del w:id="672" w:author="RAQUEL BLANCO AGUIRRE" w:date="2017-07-10T18:51:00Z">
        <w:r w:rsidR="004C4ABF" w:rsidRPr="003273F1" w:rsidDel="00126CCD">
          <w:delText>n</w:delText>
        </w:r>
      </w:del>
      <w:ins w:id="673" w:author="RAQUEL BLANCO AGUIRRE" w:date="2017-07-10T18:51:00Z">
        <w:r w:rsidR="00126CCD">
          <w:t>m</w:t>
        </w:r>
      </w:ins>
      <w:r w:rsidR="004C4ABF" w:rsidRPr="003273F1">
        <w:t xml:space="preserve">o acoplamiento para futuros cambios. Cada </w:t>
      </w:r>
      <w:r w:rsidR="00C32774" w:rsidRPr="003273F1">
        <w:t>subsistema utilizara</w:t>
      </w:r>
      <w:r w:rsidRPr="003273F1">
        <w:t xml:space="preserve"> una arquitectura diferente</w:t>
      </w:r>
      <w:r w:rsidR="004C4ABF" w:rsidRPr="003273F1">
        <w:t xml:space="preserve"> para sus objetivos principales</w:t>
      </w:r>
      <w:r w:rsidRPr="003273F1">
        <w:t xml:space="preserve"> y conviene diferenciar</w:t>
      </w:r>
      <w:r w:rsidR="004C4ABF" w:rsidRPr="003273F1">
        <w:t>los</w:t>
      </w:r>
      <w:r w:rsidRPr="003273F1">
        <w:t>:</w:t>
      </w:r>
    </w:p>
    <w:p w14:paraId="16302490" w14:textId="77777777" w:rsidR="00F178DE" w:rsidRDefault="00F178DE" w:rsidP="00C32774">
      <w:pPr>
        <w:pStyle w:val="Prrafodelista"/>
        <w:numPr>
          <w:ilvl w:val="0"/>
          <w:numId w:val="27"/>
        </w:numPr>
      </w:pPr>
      <w:r w:rsidRPr="00C32774">
        <w:rPr>
          <w:b/>
        </w:rPr>
        <w:t>Aplicación web</w:t>
      </w:r>
      <w:r w:rsidRPr="003273F1">
        <w:t>: Subsistema cuyo principal objetivo es la comunicación del usuario con el repos</w:t>
      </w:r>
      <w:r w:rsidR="0063471D">
        <w:t>itorio. Prima el entender y proporcionar servicios al</w:t>
      </w:r>
      <w:r w:rsidRPr="003273F1">
        <w:t xml:space="preserve"> usu</w:t>
      </w:r>
      <w:r w:rsidR="0063471D">
        <w:t>ario mediante</w:t>
      </w:r>
      <w:r w:rsidR="00EF71C8">
        <w:t xml:space="preserve"> una arquitectura </w:t>
      </w:r>
      <w:r w:rsidR="00EF71C8" w:rsidRPr="0063471D">
        <w:rPr>
          <w:b/>
        </w:rPr>
        <w:t>modelo-</w:t>
      </w:r>
      <w:r w:rsidRPr="0063471D">
        <w:rPr>
          <w:b/>
        </w:rPr>
        <w:t>vista-controlador</w:t>
      </w:r>
      <w:ins w:id="674" w:author="RAQUEL BLANCO AGUIRRE" w:date="2017-06-28T16:37:00Z">
        <w:r w:rsidR="0074144E">
          <w:rPr>
            <w:b/>
          </w:rPr>
          <w:t xml:space="preserve"> </w:t>
        </w:r>
        <w:r w:rsidR="0074144E">
          <w:t>(MVC)</w:t>
        </w:r>
      </w:ins>
      <w:r w:rsidRPr="003273F1">
        <w:t>.</w:t>
      </w:r>
    </w:p>
    <w:p w14:paraId="4FF775F0" w14:textId="77777777" w:rsidR="00C32774" w:rsidRPr="003273F1" w:rsidRDefault="00C32774" w:rsidP="00C32774">
      <w:pPr>
        <w:pStyle w:val="Prrafodelista"/>
      </w:pPr>
    </w:p>
    <w:p w14:paraId="637458EB" w14:textId="216AB63A" w:rsidR="00F178DE" w:rsidRDefault="00F178DE" w:rsidP="00C32774">
      <w:pPr>
        <w:pStyle w:val="Prrafodelista"/>
        <w:numPr>
          <w:ilvl w:val="0"/>
          <w:numId w:val="27"/>
        </w:numPr>
        <w:rPr>
          <w:ins w:id="675" w:author="Raul García Fernández" w:date="2017-07-01T11:45:00Z"/>
        </w:rPr>
      </w:pPr>
      <w:r w:rsidRPr="00C32774">
        <w:rPr>
          <w:b/>
        </w:rPr>
        <w:t>Repositorio</w:t>
      </w:r>
      <w:r w:rsidRPr="003273F1">
        <w:t xml:space="preserve">: Subsistema cuyo principal </w:t>
      </w:r>
      <w:r w:rsidR="00BC65D3">
        <w:t xml:space="preserve">objetivo es la realización de </w:t>
      </w:r>
      <w:r w:rsidRPr="003273F1">
        <w:t>actividad</w:t>
      </w:r>
      <w:r w:rsidR="0063471D">
        <w:t>es</w:t>
      </w:r>
      <w:r w:rsidR="00BC65D3">
        <w:t xml:space="preserve"> o tareas</w:t>
      </w:r>
      <w:r w:rsidRPr="003273F1">
        <w:t xml:space="preserve"> </w:t>
      </w:r>
      <w:r w:rsidR="00BC65D3">
        <w:t>y el almacenado de datos</w:t>
      </w:r>
      <w:r w:rsidRPr="003273F1">
        <w:t>. Prima</w:t>
      </w:r>
      <w:r w:rsidR="00EF71C8">
        <w:t xml:space="preserve"> la realización de actividades</w:t>
      </w:r>
      <w:r w:rsidR="00BC65D3">
        <w:t xml:space="preserve"> de gestión</w:t>
      </w:r>
      <w:r w:rsidR="00EF71C8">
        <w:t xml:space="preserve"> </w:t>
      </w:r>
      <w:r w:rsidRPr="003273F1">
        <w:t xml:space="preserve">frente a </w:t>
      </w:r>
      <w:r w:rsidR="00EF71C8">
        <w:t xml:space="preserve">la </w:t>
      </w:r>
      <w:r w:rsidR="00BC65D3">
        <w:t xml:space="preserve">facilidad de </w:t>
      </w:r>
      <w:r w:rsidR="0063471D">
        <w:t>comunicación con el usuario</w:t>
      </w:r>
      <w:r w:rsidR="00BC65D3">
        <w:t xml:space="preserve"> por parte del sistema</w:t>
      </w:r>
      <w:r w:rsidRPr="003273F1">
        <w:t xml:space="preserve">. </w:t>
      </w:r>
      <w:r w:rsidR="00BC65D3">
        <w:t xml:space="preserve">Para poder realizar tareas con el repositorio es necesario tener conocimientos en su funcionamiento y en su forma de comunicarse. </w:t>
      </w:r>
      <w:r w:rsidR="00EF71C8">
        <w:t>El repositorio</w:t>
      </w:r>
      <w:r w:rsidRPr="003273F1">
        <w:t xml:space="preserve"> </w:t>
      </w:r>
      <w:r w:rsidR="00EF71C8">
        <w:t>está</w:t>
      </w:r>
      <w:r w:rsidRPr="003273F1">
        <w:t xml:space="preserve"> basa</w:t>
      </w:r>
      <w:r w:rsidR="00EF71C8">
        <w:t>do</w:t>
      </w:r>
      <w:r w:rsidRPr="003273F1">
        <w:t xml:space="preserve"> en una arquitectura REST.</w:t>
      </w:r>
    </w:p>
    <w:p w14:paraId="14243BC2" w14:textId="77777777" w:rsidR="00860FAB" w:rsidRDefault="00860FAB">
      <w:pPr>
        <w:pStyle w:val="Prrafodelista"/>
        <w:rPr>
          <w:ins w:id="676" w:author="Raul García Fernández" w:date="2017-07-01T11:45:00Z"/>
        </w:rPr>
        <w:pPrChange w:id="677" w:author="Raul García Fernández" w:date="2017-07-01T11:45:00Z">
          <w:pPr>
            <w:pStyle w:val="Prrafodelista"/>
            <w:numPr>
              <w:numId w:val="27"/>
            </w:numPr>
            <w:ind w:hanging="360"/>
          </w:pPr>
        </w:pPrChange>
      </w:pPr>
    </w:p>
    <w:p w14:paraId="15DDA0E5" w14:textId="77777777" w:rsidR="00860FAB" w:rsidRDefault="00860FAB">
      <w:pPr>
        <w:pStyle w:val="Prrafodelista"/>
        <w:rPr>
          <w:ins w:id="678" w:author="Raul García Fernández" w:date="2017-07-01T11:45:00Z"/>
        </w:rPr>
        <w:pPrChange w:id="679" w:author="Raul García Fernández" w:date="2017-07-01T11:45:00Z">
          <w:pPr>
            <w:pStyle w:val="Prrafodelista"/>
            <w:numPr>
              <w:numId w:val="27"/>
            </w:numPr>
            <w:ind w:hanging="360"/>
          </w:pPr>
        </w:pPrChange>
      </w:pPr>
    </w:p>
    <w:p w14:paraId="503EDDE7" w14:textId="347FE472" w:rsidR="00860FAB" w:rsidRPr="003273F1" w:rsidDel="00860FAB" w:rsidRDefault="00860FAB">
      <w:pPr>
        <w:pStyle w:val="Prrafodelista"/>
        <w:rPr>
          <w:del w:id="680" w:author="Raul García Fernández" w:date="2017-07-01T11:45:00Z"/>
        </w:rPr>
        <w:pPrChange w:id="681" w:author="Raul García Fernández" w:date="2017-07-01T11:45:00Z">
          <w:pPr>
            <w:pStyle w:val="Prrafodelista"/>
            <w:numPr>
              <w:numId w:val="27"/>
            </w:numPr>
            <w:ind w:hanging="360"/>
          </w:pPr>
        </w:pPrChange>
      </w:pPr>
    </w:p>
    <w:p w14:paraId="01841C52" w14:textId="77777777" w:rsidR="00D767E0" w:rsidRPr="003273F1" w:rsidRDefault="00D767E0">
      <w:pPr>
        <w:pPrChange w:id="682" w:author="Raul García Fernández" w:date="2017-07-01T11:45:00Z">
          <w:pPr>
            <w:pStyle w:val="Prrafodelista"/>
            <w:ind w:left="2136"/>
          </w:pPr>
        </w:pPrChange>
      </w:pPr>
    </w:p>
    <w:p w14:paraId="443F2D50" w14:textId="0771969D" w:rsidR="00D767E0" w:rsidRPr="003273F1" w:rsidRDefault="002F6360">
      <w:pPr>
        <w:jc w:val="center"/>
        <w:pPrChange w:id="683" w:author="Raul García Fernández" w:date="2017-07-01T11:45:00Z">
          <w:pPr>
            <w:pStyle w:val="Prrafodelista"/>
            <w:ind w:left="2136"/>
          </w:pPr>
        </w:pPrChange>
      </w:pPr>
      <w:ins w:id="684" w:author="Raul García Fernández" w:date="2017-07-01T11:48:00Z">
        <w:r>
          <w:object w:dxaOrig="7680" w:dyaOrig="4335" w14:anchorId="0E0D6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216.75pt" o:ole="">
              <v:imagedata r:id="rId10" o:title=""/>
            </v:shape>
            <o:OLEObject Type="Embed" ProgID="Visio.Drawing.15" ShapeID="_x0000_i1025" DrawAspect="Content" ObjectID="_1561225565" r:id="rId11"/>
          </w:object>
        </w:r>
      </w:ins>
      <w:r w:rsidR="00453920">
        <w:rPr>
          <w:noProof/>
          <w:lang w:eastAsia="es-ES"/>
        </w:rPr>
        <mc:AlternateContent>
          <mc:Choice Requires="wps">
            <w:drawing>
              <wp:anchor distT="0" distB="0" distL="114300" distR="114300" simplePos="0" relativeHeight="251673088" behindDoc="1" locked="0" layoutInCell="1" allowOverlap="1" wp14:anchorId="77A5D40F" wp14:editId="2FC54933">
                <wp:simplePos x="0" y="0"/>
                <wp:positionH relativeFrom="column">
                  <wp:posOffset>1207770</wp:posOffset>
                </wp:positionH>
                <wp:positionV relativeFrom="paragraph">
                  <wp:posOffset>3793490</wp:posOffset>
                </wp:positionV>
                <wp:extent cx="3329305" cy="258445"/>
                <wp:effectExtent l="0" t="0" r="4445" b="8255"/>
                <wp:wrapTight wrapText="bothSides">
                  <wp:wrapPolygon edited="0">
                    <wp:start x="0" y="0"/>
                    <wp:lineTo x="0" y="20698"/>
                    <wp:lineTo x="21505" y="20698"/>
                    <wp:lineTo x="21505" y="0"/>
                    <wp:lineTo x="0" y="0"/>
                  </wp:wrapPolygon>
                </wp:wrapTight>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9305" cy="258445"/>
                        </a:xfrm>
                        <a:prstGeom prst="rect">
                          <a:avLst/>
                        </a:prstGeom>
                        <a:solidFill>
                          <a:prstClr val="white"/>
                        </a:solidFill>
                        <a:ln>
                          <a:noFill/>
                        </a:ln>
                      </wps:spPr>
                      <wps:txbx>
                        <w:txbxContent>
                          <w:p w14:paraId="505150F0" w14:textId="1048330B" w:rsidR="00126CCD" w:rsidRPr="00D1257C" w:rsidRDefault="00126CCD" w:rsidP="004A56F3">
                            <w:pPr>
                              <w:pStyle w:val="Descripcin"/>
                              <w:rPr>
                                <w:rFonts w:eastAsia="Times New Roman"/>
                                <w:noProof/>
                                <w:sz w:val="24"/>
                              </w:rPr>
                            </w:pPr>
                            <w:bookmarkStart w:id="685" w:name="_Toc487483551"/>
                            <w:r>
                              <w:t xml:space="preserve">Ilustración </w:t>
                            </w:r>
                            <w:fldSimple w:instr=" STYLEREF 1 \s ">
                              <w:r w:rsidR="007E0E3F">
                                <w:rPr>
                                  <w:noProof/>
                                </w:rPr>
                                <w:t>1</w:t>
                              </w:r>
                            </w:fldSimple>
                            <w:r>
                              <w:noBreakHyphen/>
                            </w:r>
                            <w:fldSimple w:instr=" SEQ Ilustración \* ARABIC \s 1 ">
                              <w:r w:rsidR="007E0E3F">
                                <w:rPr>
                                  <w:noProof/>
                                </w:rPr>
                                <w:t>1</w:t>
                              </w:r>
                            </w:fldSimple>
                            <w:r>
                              <w:t xml:space="preserve"> </w:t>
                            </w:r>
                            <w:r w:rsidRPr="00E4614B">
                              <w:t>(Esquema general aplicación)</w:t>
                            </w:r>
                            <w:bookmarkEnd w:id="6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7A5D40F" id="_x0000_t202" coordsize="21600,21600" o:spt="202" path="m,l,21600r21600,l21600,xe">
                <v:stroke joinstyle="miter"/>
                <v:path gradientshapeok="t" o:connecttype="rect"/>
              </v:shapetype>
              <v:shape id="Cuadro de texto 20" o:spid="_x0000_s1026" type="#_x0000_t202" style="position:absolute;left:0;text-align:left;margin-left:95.1pt;margin-top:298.7pt;width:262.15pt;height:20.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" stroked="f">
                <v:path arrowok="t"/>
                <v:textbox style="mso-fit-shape-to-text:t" inset="0,0,0,0">
                  <w:txbxContent>
                    <w:p w14:paraId="505150F0" w14:textId="1048330B" w:rsidR="00126CCD" w:rsidRPr="00D1257C" w:rsidRDefault="00126CCD" w:rsidP="004A56F3">
                      <w:pPr>
                        <w:pStyle w:val="Descripcin"/>
                        <w:rPr>
                          <w:rFonts w:eastAsia="Times New Roman"/>
                          <w:noProof/>
                          <w:sz w:val="24"/>
                        </w:rPr>
                      </w:pPr>
                      <w:bookmarkStart w:id="686" w:name="_Toc487483551"/>
                      <w:r>
                        <w:t xml:space="preserve">Ilustración </w:t>
                      </w:r>
                      <w:fldSimple w:instr=" STYLEREF 1 \s ">
                        <w:r w:rsidR="007E0E3F">
                          <w:rPr>
                            <w:noProof/>
                          </w:rPr>
                          <w:t>1</w:t>
                        </w:r>
                      </w:fldSimple>
                      <w:r>
                        <w:noBreakHyphen/>
                      </w:r>
                      <w:fldSimple w:instr=" SEQ Ilustración \* ARABIC \s 1 ">
                        <w:r w:rsidR="007E0E3F">
                          <w:rPr>
                            <w:noProof/>
                          </w:rPr>
                          <w:t>1</w:t>
                        </w:r>
                      </w:fldSimple>
                      <w:r>
                        <w:t xml:space="preserve"> </w:t>
                      </w:r>
                      <w:r w:rsidRPr="00E4614B">
                        <w:t>(Esquema general aplicación)</w:t>
                      </w:r>
                      <w:bookmarkEnd w:id="686"/>
                    </w:p>
                  </w:txbxContent>
                </v:textbox>
                <w10:wrap type="tight"/>
              </v:shape>
            </w:pict>
          </mc:Fallback>
        </mc:AlternateContent>
      </w:r>
      <w:commentRangeStart w:id="687"/>
      <w:del w:id="688" w:author="Raul García Fernández" w:date="2017-07-01T11:44:00Z">
        <w:r w:rsidR="00C32774" w:rsidRPr="003273F1" w:rsidDel="00860FAB">
          <w:rPr>
            <w:noProof/>
            <w:lang w:eastAsia="es-ES"/>
          </w:rPr>
          <w:drawing>
            <wp:anchor distT="0" distB="0" distL="114300" distR="114300" simplePos="0" relativeHeight="251657216" behindDoc="1" locked="0" layoutInCell="1" allowOverlap="1" wp14:anchorId="38D93732" wp14:editId="100DF4FA">
              <wp:simplePos x="0" y="0"/>
              <wp:positionH relativeFrom="column">
                <wp:posOffset>1207770</wp:posOffset>
              </wp:positionH>
              <wp:positionV relativeFrom="paragraph">
                <wp:posOffset>78850</wp:posOffset>
              </wp:positionV>
              <wp:extent cx="3329377" cy="3657600"/>
              <wp:effectExtent l="0" t="0" r="4445" b="0"/>
              <wp:wrapTight wrapText="bothSides">
                <wp:wrapPolygon edited="0">
                  <wp:start x="15696" y="0"/>
                  <wp:lineTo x="14955" y="113"/>
                  <wp:lineTo x="14460" y="788"/>
                  <wp:lineTo x="14460" y="3713"/>
                  <wp:lineTo x="16685" y="5400"/>
                  <wp:lineTo x="16932" y="7200"/>
                  <wp:lineTo x="0" y="7200"/>
                  <wp:lineTo x="0" y="13838"/>
                  <wp:lineTo x="3831" y="14400"/>
                  <wp:lineTo x="3831" y="15188"/>
                  <wp:lineTo x="4202" y="16200"/>
                  <wp:lineTo x="2719" y="18788"/>
                  <wp:lineTo x="3090" y="21488"/>
                  <wp:lineTo x="6674" y="21488"/>
                  <wp:lineTo x="11741" y="21488"/>
                  <wp:lineTo x="20269" y="20475"/>
                  <wp:lineTo x="21011" y="18563"/>
                  <wp:lineTo x="21011" y="17775"/>
                  <wp:lineTo x="19775" y="16875"/>
                  <wp:lineTo x="18415" y="16200"/>
                  <wp:lineTo x="17797" y="14400"/>
                  <wp:lineTo x="21505" y="13950"/>
                  <wp:lineTo x="21505" y="7313"/>
                  <wp:lineTo x="17550" y="7200"/>
                  <wp:lineTo x="17674" y="5400"/>
                  <wp:lineTo x="19775" y="3825"/>
                  <wp:lineTo x="19899" y="900"/>
                  <wp:lineTo x="19404" y="225"/>
                  <wp:lineTo x="18539" y="0"/>
                  <wp:lineTo x="15696"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29377" cy="3657600"/>
                      </a:xfrm>
                      <a:prstGeom prst="rect">
                        <a:avLst/>
                      </a:prstGeom>
                    </pic:spPr>
                  </pic:pic>
                </a:graphicData>
              </a:graphic>
            </wp:anchor>
          </w:drawing>
        </w:r>
      </w:del>
      <w:commentRangeEnd w:id="687"/>
      <w:r w:rsidR="0074144E">
        <w:rPr>
          <w:rStyle w:val="Refdecomentario"/>
        </w:rPr>
        <w:commentReference w:id="687"/>
      </w:r>
    </w:p>
    <w:p w14:paraId="46BA2064" w14:textId="18A9518F" w:rsidR="00D767E0" w:rsidDel="004D650C" w:rsidRDefault="00D767E0" w:rsidP="00D767E0">
      <w:pPr>
        <w:rPr>
          <w:del w:id="689" w:author="Raul García Fernández" w:date="2017-07-01T11:48:00Z"/>
        </w:rPr>
      </w:pPr>
    </w:p>
    <w:p w14:paraId="32AAA727" w14:textId="7EAF376E" w:rsidR="004D650C" w:rsidRDefault="004D650C" w:rsidP="00D767E0">
      <w:pPr>
        <w:pStyle w:val="Prrafodelista"/>
        <w:keepNext/>
        <w:ind w:left="2136"/>
        <w:jc w:val="center"/>
        <w:rPr>
          <w:ins w:id="690" w:author="Raul García Fernández" w:date="2017-07-01T11:48:00Z"/>
          <w:rFonts w:eastAsia="Calibri"/>
          <w:lang w:eastAsia="en-US"/>
        </w:rPr>
      </w:pPr>
    </w:p>
    <w:p w14:paraId="22EE6ED9" w14:textId="2CF8ADCD" w:rsidR="004D650C" w:rsidRDefault="004D650C" w:rsidP="00D767E0">
      <w:pPr>
        <w:pStyle w:val="Prrafodelista"/>
        <w:keepNext/>
        <w:ind w:left="2136"/>
        <w:jc w:val="center"/>
        <w:rPr>
          <w:ins w:id="691" w:author="Raul García Fernández" w:date="2017-07-01T11:48:00Z"/>
          <w:rFonts w:eastAsia="Calibri"/>
          <w:lang w:eastAsia="en-US"/>
        </w:rPr>
      </w:pPr>
    </w:p>
    <w:p w14:paraId="5B304AB8" w14:textId="6469F40D" w:rsidR="004D650C" w:rsidRDefault="004D650C" w:rsidP="00D767E0">
      <w:pPr>
        <w:pStyle w:val="Prrafodelista"/>
        <w:keepNext/>
        <w:ind w:left="2136"/>
        <w:jc w:val="center"/>
        <w:rPr>
          <w:ins w:id="692" w:author="Raul García Fernández" w:date="2017-07-01T11:49:00Z"/>
          <w:rFonts w:eastAsia="Calibri"/>
          <w:lang w:eastAsia="en-US"/>
        </w:rPr>
      </w:pPr>
    </w:p>
    <w:p w14:paraId="4FC489F6" w14:textId="25EE0CAC" w:rsidR="004D650C" w:rsidRDefault="004D650C" w:rsidP="00D767E0">
      <w:pPr>
        <w:pStyle w:val="Prrafodelista"/>
        <w:keepNext/>
        <w:ind w:left="2136"/>
        <w:jc w:val="center"/>
        <w:rPr>
          <w:ins w:id="693" w:author="Raul García Fernández" w:date="2017-07-01T11:49:00Z"/>
          <w:rFonts w:eastAsia="Calibri"/>
          <w:lang w:eastAsia="en-US"/>
        </w:rPr>
      </w:pPr>
    </w:p>
    <w:p w14:paraId="3868DA28" w14:textId="77777777" w:rsidR="004D650C" w:rsidRPr="003273F1" w:rsidRDefault="004D650C" w:rsidP="00D767E0">
      <w:pPr>
        <w:pStyle w:val="Prrafodelista"/>
        <w:keepNext/>
        <w:ind w:left="2136"/>
        <w:jc w:val="center"/>
        <w:rPr>
          <w:ins w:id="694" w:author="Raul García Fernández" w:date="2017-07-01T11:48:00Z"/>
        </w:rPr>
      </w:pPr>
    </w:p>
    <w:p w14:paraId="6D7988D2" w14:textId="77777777" w:rsidR="00D767E0" w:rsidRPr="003273F1" w:rsidDel="004D650C" w:rsidRDefault="00D767E0" w:rsidP="00D767E0">
      <w:pPr>
        <w:pStyle w:val="Prrafodelista"/>
        <w:keepNext/>
        <w:ind w:left="2136"/>
        <w:jc w:val="center"/>
        <w:rPr>
          <w:del w:id="695" w:author="Raul García Fernández" w:date="2017-07-01T11:48:00Z"/>
        </w:rPr>
      </w:pPr>
    </w:p>
    <w:p w14:paraId="6A82E117" w14:textId="77777777" w:rsidR="00D767E0" w:rsidRPr="003273F1" w:rsidDel="004D650C" w:rsidRDefault="00D767E0" w:rsidP="00C32774">
      <w:pPr>
        <w:pStyle w:val="Descripcin"/>
        <w:rPr>
          <w:del w:id="696" w:author="Raul García Fernández" w:date="2017-07-01T11:48:00Z"/>
        </w:rPr>
      </w:pPr>
    </w:p>
    <w:p w14:paraId="3A02127C" w14:textId="77777777" w:rsidR="00D767E0" w:rsidRPr="003273F1" w:rsidDel="004D650C" w:rsidRDefault="00D767E0" w:rsidP="00D767E0">
      <w:pPr>
        <w:rPr>
          <w:del w:id="697" w:author="Raul García Fernández" w:date="2017-07-01T11:48:00Z"/>
        </w:rPr>
      </w:pPr>
    </w:p>
    <w:p w14:paraId="7C8C04CC" w14:textId="77777777" w:rsidR="00D767E0" w:rsidDel="004D650C" w:rsidRDefault="00D767E0" w:rsidP="00D767E0">
      <w:pPr>
        <w:rPr>
          <w:del w:id="698" w:author="Raul García Fernández" w:date="2017-07-01T11:48:00Z"/>
        </w:rPr>
      </w:pPr>
    </w:p>
    <w:p w14:paraId="22A0F993" w14:textId="77777777" w:rsidR="00B45BEE" w:rsidDel="004D650C" w:rsidRDefault="00B45BEE" w:rsidP="00D767E0">
      <w:pPr>
        <w:rPr>
          <w:del w:id="699" w:author="Raul García Fernández" w:date="2017-07-01T11:48:00Z"/>
        </w:rPr>
      </w:pPr>
    </w:p>
    <w:p w14:paraId="149352CC" w14:textId="77777777" w:rsidR="00B45BEE" w:rsidDel="00860FAB" w:rsidRDefault="00B45BEE" w:rsidP="00D767E0">
      <w:pPr>
        <w:rPr>
          <w:del w:id="700" w:author="Raul García Fernández" w:date="2017-07-01T11:45:00Z"/>
        </w:rPr>
      </w:pPr>
    </w:p>
    <w:p w14:paraId="72DC2024" w14:textId="77777777" w:rsidR="00B45BEE" w:rsidDel="00860FAB" w:rsidRDefault="00B45BEE" w:rsidP="00D767E0">
      <w:pPr>
        <w:rPr>
          <w:del w:id="701" w:author="Raul García Fernández" w:date="2017-07-01T11:45:00Z"/>
        </w:rPr>
      </w:pPr>
    </w:p>
    <w:p w14:paraId="01CA0296" w14:textId="77777777" w:rsidR="00B45BEE" w:rsidDel="00860FAB" w:rsidRDefault="00B45BEE" w:rsidP="00D767E0">
      <w:pPr>
        <w:rPr>
          <w:del w:id="702" w:author="Raul García Fernández" w:date="2017-07-01T11:45:00Z"/>
        </w:rPr>
      </w:pPr>
    </w:p>
    <w:p w14:paraId="3DD1F18F" w14:textId="77777777" w:rsidR="00B45BEE" w:rsidDel="00860FAB" w:rsidRDefault="00B45BEE" w:rsidP="00D767E0">
      <w:pPr>
        <w:rPr>
          <w:del w:id="703" w:author="Raul García Fernández" w:date="2017-07-01T11:45:00Z"/>
        </w:rPr>
      </w:pPr>
    </w:p>
    <w:p w14:paraId="3A2CD637" w14:textId="77777777" w:rsidR="00B45BEE" w:rsidDel="00860FAB" w:rsidRDefault="00B45BEE" w:rsidP="00D767E0">
      <w:pPr>
        <w:rPr>
          <w:del w:id="704" w:author="Raul García Fernández" w:date="2017-07-01T11:45:00Z"/>
        </w:rPr>
      </w:pPr>
    </w:p>
    <w:p w14:paraId="6522CF99" w14:textId="77777777" w:rsidR="00B45BEE" w:rsidDel="00860FAB" w:rsidRDefault="00B45BEE" w:rsidP="00D767E0">
      <w:pPr>
        <w:rPr>
          <w:del w:id="705" w:author="Raul García Fernández" w:date="2017-07-01T11:45:00Z"/>
        </w:rPr>
      </w:pPr>
    </w:p>
    <w:p w14:paraId="038315B3" w14:textId="77777777" w:rsidR="00B45BEE" w:rsidDel="00860FAB" w:rsidRDefault="00B45BEE" w:rsidP="00D767E0">
      <w:pPr>
        <w:rPr>
          <w:del w:id="706" w:author="Raul García Fernández" w:date="2017-07-01T11:45:00Z"/>
        </w:rPr>
      </w:pPr>
    </w:p>
    <w:p w14:paraId="56E423D5" w14:textId="77777777" w:rsidR="00B45BEE" w:rsidRDefault="00B45BEE" w:rsidP="00D767E0"/>
    <w:p w14:paraId="093F77E0" w14:textId="77777777" w:rsidR="00B45BEE" w:rsidRPr="003273F1" w:rsidRDefault="00B45BEE" w:rsidP="00D767E0"/>
    <w:p w14:paraId="0C4CD1F6" w14:textId="77777777" w:rsidR="00266B66" w:rsidRDefault="00C32774" w:rsidP="00126CCD">
      <w:pPr>
        <w:pStyle w:val="Ttulo2"/>
        <w:rPr>
          <w:ins w:id="707" w:author="Raul García Fernández" w:date="2017-07-10T20:51:00Z"/>
        </w:rPr>
      </w:pPr>
      <w:r>
        <w:lastRenderedPageBreak/>
        <w:t xml:space="preserve"> </w:t>
      </w:r>
      <w:bookmarkStart w:id="708" w:name="_Toc487483462"/>
      <w:r w:rsidR="001E76BB" w:rsidRPr="003273F1">
        <w:t xml:space="preserve">Arquitectura </w:t>
      </w:r>
      <w:r w:rsidR="00F178DE" w:rsidRPr="003273F1">
        <w:t>Modelo-vista-controlador</w:t>
      </w:r>
      <w:bookmarkEnd w:id="708"/>
    </w:p>
    <w:p w14:paraId="62E68984" w14:textId="405EB4D9" w:rsidR="00C32774" w:rsidRPr="00EF71C8" w:rsidRDefault="00F178DE" w:rsidP="00266B66">
      <w:pPr>
        <w:pStyle w:val="Ttulo2"/>
        <w:numPr>
          <w:ilvl w:val="0"/>
          <w:numId w:val="0"/>
        </w:numPr>
        <w:pPrChange w:id="709" w:author="Raul García Fernández" w:date="2017-07-10T20:51:00Z">
          <w:pPr>
            <w:pStyle w:val="Ttulo2"/>
          </w:pPr>
        </w:pPrChange>
      </w:pPr>
      <w:del w:id="710" w:author="RAQUEL BLANCO AGUIRRE" w:date="2017-06-28T16:37:00Z">
        <w:r w:rsidRPr="003273F1" w:rsidDel="0074144E">
          <w:delText>:</w:delText>
        </w:r>
      </w:del>
    </w:p>
    <w:p w14:paraId="41366F2F" w14:textId="77777777" w:rsidR="00F178DE" w:rsidRPr="003273F1" w:rsidRDefault="00F178DE" w:rsidP="00C32774">
      <w:pPr>
        <w:ind w:firstLine="360"/>
      </w:pPr>
      <w:r w:rsidRPr="003273F1">
        <w:t>El modelo vista controlador es un</w:t>
      </w:r>
      <w:r w:rsidR="001E76BB" w:rsidRPr="003273F1">
        <w:t>a arquitectura muy extendida</w:t>
      </w:r>
      <w:r w:rsidRPr="003273F1">
        <w:t xml:space="preserve"> en las aplicaciones web</w:t>
      </w:r>
      <w:r w:rsidR="004C4ABF" w:rsidRPr="003273F1">
        <w:t xml:space="preserve">. </w:t>
      </w:r>
      <w:r w:rsidR="001E76BB" w:rsidRPr="003273F1">
        <w:t>Esta</w:t>
      </w:r>
      <w:r w:rsidR="004C4ABF" w:rsidRPr="003273F1">
        <w:t xml:space="preserve"> </w:t>
      </w:r>
      <w:r w:rsidR="001E76BB" w:rsidRPr="003273F1">
        <w:t>arquitectura</w:t>
      </w:r>
      <w:r w:rsidR="004C4ABF" w:rsidRPr="003273F1">
        <w:t xml:space="preserve"> se basa en un</w:t>
      </w:r>
      <w:r w:rsidR="001E76BB" w:rsidRPr="003273F1">
        <w:t xml:space="preserve"> modelo en capas</w:t>
      </w:r>
      <w:r w:rsidR="004C4ABF" w:rsidRPr="003273F1">
        <w:t xml:space="preserve"> que facilita la interacción</w:t>
      </w:r>
      <w:r w:rsidR="00EF71C8">
        <w:t xml:space="preserve"> con </w:t>
      </w:r>
      <w:r w:rsidR="001E76BB" w:rsidRPr="003273F1">
        <w:t xml:space="preserve">el </w:t>
      </w:r>
      <w:r w:rsidR="00C32774" w:rsidRPr="003273F1">
        <w:t>usuario. El</w:t>
      </w:r>
      <w:r w:rsidR="001E76BB" w:rsidRPr="003273F1">
        <w:t xml:space="preserve"> modelo </w:t>
      </w:r>
      <w:r w:rsidR="00B45BEE" w:rsidRPr="003273F1">
        <w:t>MVC genera</w:t>
      </w:r>
      <w:r w:rsidR="00BC65D3">
        <w:t xml:space="preserve"> para cada interacción de un</w:t>
      </w:r>
      <w:r w:rsidR="004C4ABF" w:rsidRPr="003273F1">
        <w:t xml:space="preserve"> usuario</w:t>
      </w:r>
      <w:r w:rsidR="00BC65D3">
        <w:t>,</w:t>
      </w:r>
      <w:r w:rsidR="00B45BEE" w:rsidRPr="003273F1">
        <w:t xml:space="preserve"> una</w:t>
      </w:r>
      <w:r w:rsidR="004C4ABF" w:rsidRPr="003273F1">
        <w:t xml:space="preserve"> vista personalizada</w:t>
      </w:r>
      <w:r w:rsidR="00BC65D3">
        <w:t xml:space="preserve"> para él</w:t>
      </w:r>
      <w:r w:rsidR="00EF71C8">
        <w:t xml:space="preserve">. </w:t>
      </w:r>
      <w:r w:rsidR="004C4ABF" w:rsidRPr="003273F1">
        <w:t xml:space="preserve">Sus componentes principales </w:t>
      </w:r>
      <w:r w:rsidR="001E76BB" w:rsidRPr="003273F1">
        <w:t>son</w:t>
      </w:r>
      <w:r w:rsidR="004C4ABF" w:rsidRPr="003273F1">
        <w:t>:</w:t>
      </w:r>
    </w:p>
    <w:p w14:paraId="60543CEF" w14:textId="77777777" w:rsidR="004C4ABF" w:rsidRDefault="004C4ABF" w:rsidP="00C32774">
      <w:pPr>
        <w:pStyle w:val="Prrafodelista"/>
        <w:numPr>
          <w:ilvl w:val="0"/>
          <w:numId w:val="27"/>
        </w:numPr>
      </w:pPr>
      <w:r w:rsidRPr="00C32774">
        <w:rPr>
          <w:b/>
        </w:rPr>
        <w:t>Modelo</w:t>
      </w:r>
      <w:r w:rsidRPr="003273F1">
        <w:t>: Parte</w:t>
      </w:r>
      <w:r w:rsidR="00BC65D3">
        <w:t xml:space="preserve"> lógica de la arquitectura qué</w:t>
      </w:r>
      <w:r w:rsidRPr="003273F1">
        <w:t xml:space="preserve"> gestiona el acceso a los datos y los maneja para envolverlos en condiciones correctas para el usuario y las capas superiores.</w:t>
      </w:r>
    </w:p>
    <w:p w14:paraId="1AB27504" w14:textId="77777777" w:rsidR="00C32774" w:rsidRPr="003273F1" w:rsidRDefault="00C32774" w:rsidP="00C32774">
      <w:pPr>
        <w:pStyle w:val="Prrafodelista"/>
      </w:pPr>
    </w:p>
    <w:p w14:paraId="4B3FEC46" w14:textId="77777777" w:rsidR="00C32774" w:rsidRDefault="004C4ABF" w:rsidP="00C32774">
      <w:pPr>
        <w:pStyle w:val="Prrafodelista"/>
        <w:numPr>
          <w:ilvl w:val="0"/>
          <w:numId w:val="27"/>
        </w:numPr>
      </w:pPr>
      <w:r w:rsidRPr="00C32774">
        <w:rPr>
          <w:b/>
        </w:rPr>
        <w:t>Controlador</w:t>
      </w:r>
      <w:r w:rsidR="00BC65D3">
        <w:t>: Es la capa intermedia</w:t>
      </w:r>
      <w:r w:rsidRPr="003273F1">
        <w:t xml:space="preserve"> entre la vista y el modelo. Esta capa analiza las interacciones</w:t>
      </w:r>
      <w:r w:rsidR="00BC65D3">
        <w:t xml:space="preserve"> entre el usuario y el sistema mediante eventos e</w:t>
      </w:r>
      <w:r w:rsidRPr="003273F1">
        <w:t xml:space="preserve"> invoca peticiones al modelo para</w:t>
      </w:r>
      <w:r w:rsidR="00BC65D3">
        <w:t xml:space="preserve"> conseguir datos del sistema y</w:t>
      </w:r>
      <w:r w:rsidRPr="003273F1">
        <w:t xml:space="preserve"> posteriormente realizar </w:t>
      </w:r>
      <w:r w:rsidR="00BC65D3">
        <w:t>una vista personalizada con esos datos</w:t>
      </w:r>
      <w:r w:rsidRPr="003273F1">
        <w:t>.</w:t>
      </w:r>
    </w:p>
    <w:p w14:paraId="6E5820C1" w14:textId="77777777" w:rsidR="00C32774" w:rsidRPr="003273F1" w:rsidRDefault="00C32774" w:rsidP="00C32774">
      <w:pPr>
        <w:pStyle w:val="Prrafodelista"/>
      </w:pPr>
    </w:p>
    <w:p w14:paraId="45ED7876" w14:textId="77777777" w:rsidR="004C4ABF" w:rsidRDefault="004C4ABF" w:rsidP="00C32774">
      <w:pPr>
        <w:pStyle w:val="Prrafodelista"/>
        <w:numPr>
          <w:ilvl w:val="0"/>
          <w:numId w:val="27"/>
        </w:numPr>
      </w:pPr>
      <w:r w:rsidRPr="00C32774">
        <w:rPr>
          <w:b/>
        </w:rPr>
        <w:t>Vista</w:t>
      </w:r>
      <w:r w:rsidR="00D767E0" w:rsidRPr="003273F1">
        <w:t xml:space="preserve">: </w:t>
      </w:r>
      <w:r w:rsidR="00BC65D3">
        <w:t>Representación gráfica para los usuarios</w:t>
      </w:r>
      <w:r w:rsidR="00D767E0" w:rsidRPr="003273F1">
        <w:t xml:space="preserve"> y proporciona las herramientas </w:t>
      </w:r>
      <w:r w:rsidR="00BC65D3">
        <w:t xml:space="preserve">o medios qué generan </w:t>
      </w:r>
      <w:r w:rsidR="00D767E0" w:rsidRPr="003273F1">
        <w:t xml:space="preserve">eventos que </w:t>
      </w:r>
      <w:r w:rsidR="00757242">
        <w:t>avisaran al controlador para que los gestione.</w:t>
      </w:r>
    </w:p>
    <w:p w14:paraId="42331385" w14:textId="77777777" w:rsidR="00C32774" w:rsidRPr="00C32774" w:rsidRDefault="00453920" w:rsidP="00C32774">
      <w:pPr>
        <w:spacing w:after="0"/>
        <w:rPr>
          <w:rFonts w:eastAsia="Times New Roman"/>
          <w:lang w:eastAsia="es-ES"/>
        </w:rPr>
      </w:pPr>
      <w:r>
        <w:rPr>
          <w:noProof/>
          <w:lang w:eastAsia="es-ES"/>
        </w:rPr>
        <mc:AlternateContent>
          <mc:Choice Requires="wps">
            <w:drawing>
              <wp:anchor distT="0" distB="0" distL="114300" distR="114300" simplePos="0" relativeHeight="251666944" behindDoc="1" locked="0" layoutInCell="1" allowOverlap="1" wp14:anchorId="5ADC9EC2" wp14:editId="5CC34C8B">
                <wp:simplePos x="0" y="0"/>
                <wp:positionH relativeFrom="column">
                  <wp:posOffset>447675</wp:posOffset>
                </wp:positionH>
                <wp:positionV relativeFrom="paragraph">
                  <wp:posOffset>3641090</wp:posOffset>
                </wp:positionV>
                <wp:extent cx="2867025" cy="258445"/>
                <wp:effectExtent l="0" t="0" r="9525" b="8255"/>
                <wp:wrapTight wrapText="bothSides">
                  <wp:wrapPolygon edited="0">
                    <wp:start x="0" y="0"/>
                    <wp:lineTo x="0" y="20698"/>
                    <wp:lineTo x="21528" y="20698"/>
                    <wp:lineTo x="21528" y="0"/>
                    <wp:lineTo x="0" y="0"/>
                  </wp:wrapPolygon>
                </wp:wrapTight>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7025" cy="258445"/>
                        </a:xfrm>
                        <a:prstGeom prst="rect">
                          <a:avLst/>
                        </a:prstGeom>
                        <a:solidFill>
                          <a:prstClr val="white"/>
                        </a:solidFill>
                        <a:ln>
                          <a:noFill/>
                        </a:ln>
                      </wps:spPr>
                      <wps:txbx>
                        <w:txbxContent>
                          <w:p w14:paraId="0613148D" w14:textId="759A438C" w:rsidR="00126CCD" w:rsidRPr="00037472" w:rsidRDefault="00126CCD" w:rsidP="00C32774">
                            <w:pPr>
                              <w:pStyle w:val="Descripcin"/>
                              <w:rPr>
                                <w:rFonts w:eastAsia="Times New Roman"/>
                                <w:noProof/>
                                <w:sz w:val="24"/>
                              </w:rPr>
                            </w:pPr>
                            <w:bookmarkStart w:id="711" w:name="_Toc481185449"/>
                            <w:bookmarkStart w:id="712" w:name="_Toc487483552"/>
                            <w:r>
                              <w:t xml:space="preserve">Ilustración </w:t>
                            </w:r>
                            <w:fldSimple w:instr=" STYLEREF 1 \s ">
                              <w:r w:rsidR="007E0E3F">
                                <w:rPr>
                                  <w:noProof/>
                                </w:rPr>
                                <w:t>1</w:t>
                              </w:r>
                            </w:fldSimple>
                            <w:r>
                              <w:noBreakHyphen/>
                            </w:r>
                            <w:fldSimple w:instr=" SEQ Ilustración \* ARABIC \s 1 ">
                              <w:r w:rsidR="007E0E3F">
                                <w:rPr>
                                  <w:noProof/>
                                </w:rPr>
                                <w:t>2</w:t>
                              </w:r>
                            </w:fldSimple>
                            <w:r>
                              <w:t xml:space="preserve"> </w:t>
                            </w:r>
                            <w:r w:rsidRPr="00433197">
                              <w:t>(Arquitectura MVC)</w:t>
                            </w:r>
                            <w:bookmarkEnd w:id="711"/>
                            <w:bookmarkEnd w:id="7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DC9EC2" id="Cuadro de texto 17" o:spid="_x0000_s1027" type="#_x0000_t202" style="position:absolute;left:0;text-align:left;margin-left:35.25pt;margin-top:286.7pt;width:225.75pt;height:20.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" stroked="f">
                <v:path arrowok="t"/>
                <v:textbox style="mso-fit-shape-to-text:t" inset="0,0,0,0">
                  <w:txbxContent>
                    <w:p w14:paraId="0613148D" w14:textId="759A438C" w:rsidR="00126CCD" w:rsidRPr="00037472" w:rsidRDefault="00126CCD" w:rsidP="00C32774">
                      <w:pPr>
                        <w:pStyle w:val="Descripcin"/>
                        <w:rPr>
                          <w:rFonts w:eastAsia="Times New Roman"/>
                          <w:noProof/>
                          <w:sz w:val="24"/>
                        </w:rPr>
                      </w:pPr>
                      <w:bookmarkStart w:id="713" w:name="_Toc481185449"/>
                      <w:bookmarkStart w:id="714" w:name="_Toc487483552"/>
                      <w:r>
                        <w:t xml:space="preserve">Ilustración </w:t>
                      </w:r>
                      <w:fldSimple w:instr=" STYLEREF 1 \s ">
                        <w:r w:rsidR="007E0E3F">
                          <w:rPr>
                            <w:noProof/>
                          </w:rPr>
                          <w:t>1</w:t>
                        </w:r>
                      </w:fldSimple>
                      <w:r>
                        <w:noBreakHyphen/>
                      </w:r>
                      <w:fldSimple w:instr=" SEQ Ilustración \* ARABIC \s 1 ">
                        <w:r w:rsidR="007E0E3F">
                          <w:rPr>
                            <w:noProof/>
                          </w:rPr>
                          <w:t>2</w:t>
                        </w:r>
                      </w:fldSimple>
                      <w:r>
                        <w:t xml:space="preserve"> </w:t>
                      </w:r>
                      <w:r w:rsidRPr="00433197">
                        <w:t>(Arquitectura MVC)</w:t>
                      </w:r>
                      <w:bookmarkEnd w:id="713"/>
                      <w:bookmarkEnd w:id="714"/>
                    </w:p>
                  </w:txbxContent>
                </v:textbox>
                <w10:wrap type="tight"/>
              </v:shape>
            </w:pict>
          </mc:Fallback>
        </mc:AlternateContent>
      </w:r>
      <w:r w:rsidR="00C32774" w:rsidRPr="003273F1">
        <w:rPr>
          <w:noProof/>
          <w:lang w:eastAsia="es-ES"/>
        </w:rPr>
        <w:drawing>
          <wp:anchor distT="0" distB="0" distL="114300" distR="114300" simplePos="0" relativeHeight="251659264" behindDoc="1" locked="0" layoutInCell="1" allowOverlap="1" wp14:anchorId="4B5C690E" wp14:editId="333721E4">
            <wp:simplePos x="0" y="0"/>
            <wp:positionH relativeFrom="column">
              <wp:posOffset>1451527</wp:posOffset>
            </wp:positionH>
            <wp:positionV relativeFrom="paragraph">
              <wp:posOffset>195221</wp:posOffset>
            </wp:positionV>
            <wp:extent cx="2867025" cy="3130792"/>
            <wp:effectExtent l="0" t="0" r="0" b="0"/>
            <wp:wrapTight wrapText="bothSides">
              <wp:wrapPolygon edited="0">
                <wp:start x="0" y="0"/>
                <wp:lineTo x="0" y="21425"/>
                <wp:lineTo x="21385" y="21425"/>
                <wp:lineTo x="2138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67025" cy="3130792"/>
                    </a:xfrm>
                    <a:prstGeom prst="rect">
                      <a:avLst/>
                    </a:prstGeom>
                  </pic:spPr>
                </pic:pic>
              </a:graphicData>
            </a:graphic>
          </wp:anchor>
        </w:drawing>
      </w:r>
      <w:r w:rsidR="00C32774">
        <w:rPr>
          <w:rFonts w:eastAsia="Times New Roman"/>
          <w:lang w:eastAsia="es-ES"/>
        </w:rPr>
        <w:br w:type="page"/>
      </w:r>
    </w:p>
    <w:p w14:paraId="3C80A830" w14:textId="77777777" w:rsidR="001E76BB" w:rsidRPr="003273F1" w:rsidRDefault="00C32774" w:rsidP="00126CCD">
      <w:pPr>
        <w:pStyle w:val="Ttulo2"/>
      </w:pPr>
      <w:r>
        <w:lastRenderedPageBreak/>
        <w:t xml:space="preserve"> </w:t>
      </w:r>
      <w:bookmarkStart w:id="715" w:name="_Toc487483463"/>
      <w:r w:rsidR="001E76BB" w:rsidRPr="003273F1">
        <w:t>Arquitectura REST:</w:t>
      </w:r>
      <w:bookmarkEnd w:id="715"/>
    </w:p>
    <w:p w14:paraId="2EC10F3B" w14:textId="77777777" w:rsidR="0062219C" w:rsidRPr="003273F1" w:rsidRDefault="0062219C" w:rsidP="0062219C"/>
    <w:p w14:paraId="3F722373" w14:textId="77777777" w:rsidR="001E76BB" w:rsidRPr="003273F1" w:rsidRDefault="00757242" w:rsidP="00C32774">
      <w:pPr>
        <w:ind w:firstLine="708"/>
      </w:pPr>
      <w:r>
        <w:t>La Arquitectura REST es una tecnología HTTP, usada para el transporte de información</w:t>
      </w:r>
      <w:r w:rsidR="001E76BB" w:rsidRPr="003273F1">
        <w:t>. Esta arquitectura facilita la creación</w:t>
      </w:r>
      <w:r>
        <w:t xml:space="preserve"> y gestión</w:t>
      </w:r>
      <w:r w:rsidR="001E76BB" w:rsidRPr="003273F1">
        <w:t xml:space="preserve"> de</w:t>
      </w:r>
      <w:r>
        <w:t xml:space="preserve"> una comunicación </w:t>
      </w:r>
      <w:r w:rsidR="001E76BB" w:rsidRPr="003273F1">
        <w:t>servidor-cliente</w:t>
      </w:r>
      <w:r>
        <w:t xml:space="preserve"> genérica</w:t>
      </w:r>
      <w:r w:rsidR="001E76BB" w:rsidRPr="003273F1">
        <w:t xml:space="preserve">. </w:t>
      </w:r>
    </w:p>
    <w:p w14:paraId="18C6C487" w14:textId="77777777" w:rsidR="001E76BB" w:rsidRPr="003273F1" w:rsidRDefault="001E76BB" w:rsidP="0062219C">
      <w:pPr>
        <w:ind w:firstLine="708"/>
      </w:pPr>
      <w:r w:rsidRPr="003273F1">
        <w:t xml:space="preserve">Esta arquitectura se basa en un sistema de Petición-Respuesta </w:t>
      </w:r>
      <w:r w:rsidR="00757242">
        <w:t xml:space="preserve">asíncrona sin estado, es decir: </w:t>
      </w:r>
      <w:ins w:id="716" w:author="RAQUEL BLANCO AGUIRRE" w:date="2017-06-28T16:40:00Z">
        <w:r w:rsidR="0074144E">
          <w:t>e</w:t>
        </w:r>
      </w:ins>
      <w:del w:id="717" w:author="RAQUEL BLANCO AGUIRRE" w:date="2017-06-28T16:40:00Z">
        <w:r w:rsidR="00124245" w:rsidDel="0074144E">
          <w:delText>E</w:delText>
        </w:r>
      </w:del>
      <w:r w:rsidR="00757242">
        <w:t>l cliente solicita algo y se le</w:t>
      </w:r>
      <w:r w:rsidRPr="003273F1">
        <w:t xml:space="preserve"> r</w:t>
      </w:r>
      <w:r w:rsidR="00DF70A8">
        <w:t xml:space="preserve">esponde </w:t>
      </w:r>
      <w:r w:rsidR="00757242">
        <w:t>cuando sea posible,</w:t>
      </w:r>
      <w:r w:rsidR="00124245">
        <w:t xml:space="preserve"> además</w:t>
      </w:r>
      <w:ins w:id="718" w:author="RAQUEL BLANCO AGUIRRE" w:date="2017-06-28T16:40:00Z">
        <w:r w:rsidR="0074144E">
          <w:t>,</w:t>
        </w:r>
      </w:ins>
      <w:r w:rsidR="00757242">
        <w:t xml:space="preserve"> como es sin estado</w:t>
      </w:r>
      <w:ins w:id="719" w:author="RAQUEL BLANCO AGUIRRE" w:date="2017-06-28T16:40:00Z">
        <w:r w:rsidR="0074144E">
          <w:t>,</w:t>
        </w:r>
      </w:ins>
      <w:r w:rsidR="00757242">
        <w:t xml:space="preserve"> cada petición es independiente y no se guardan datos de anteriores </w:t>
      </w:r>
      <w:r w:rsidR="00DF70A8">
        <w:t xml:space="preserve">de las </w:t>
      </w:r>
      <w:r w:rsidR="00757242">
        <w:t>comunicaciones</w:t>
      </w:r>
      <w:r w:rsidRPr="003273F1">
        <w:t>. Los elementos principales de la arquitectura REST son:</w:t>
      </w:r>
    </w:p>
    <w:p w14:paraId="1C6E290A" w14:textId="77777777" w:rsidR="001E76BB" w:rsidRDefault="001E76BB" w:rsidP="00C32774">
      <w:pPr>
        <w:pStyle w:val="Prrafodelista"/>
        <w:numPr>
          <w:ilvl w:val="0"/>
          <w:numId w:val="27"/>
        </w:numPr>
      </w:pPr>
      <w:r w:rsidRPr="00C32774">
        <w:rPr>
          <w:b/>
        </w:rPr>
        <w:t>Recursos</w:t>
      </w:r>
      <w:r w:rsidRPr="003273F1">
        <w:t>: Un recurso es una entidad</w:t>
      </w:r>
      <w:r w:rsidR="00124245">
        <w:t xml:space="preserve"> (</w:t>
      </w:r>
      <w:r w:rsidR="00DF70A8">
        <w:t>Objeto o conjunto de atributos</w:t>
      </w:r>
      <w:r w:rsidR="00124245">
        <w:t>)</w:t>
      </w:r>
      <w:r w:rsidRPr="003273F1">
        <w:t xml:space="preserve"> definido por una identidad</w:t>
      </w:r>
      <w:r w:rsidR="00DF70A8">
        <w:t xml:space="preserve"> única</w:t>
      </w:r>
      <w:r w:rsidR="00124245">
        <w:t xml:space="preserve"> (ID, Código o Hash)</w:t>
      </w:r>
      <w:r w:rsidRPr="003273F1">
        <w:t xml:space="preserve">. En REST los recursos son enviados, recibidos, </w:t>
      </w:r>
      <w:r w:rsidR="00124245" w:rsidRPr="003273F1">
        <w:t>manipulados, borrados</w:t>
      </w:r>
      <w:r w:rsidR="00124245">
        <w:t>...  Cuando solicitamos cualquier</w:t>
      </w:r>
      <w:r w:rsidRPr="003273F1">
        <w:t xml:space="preserve"> servicio REST recibiremos</w:t>
      </w:r>
      <w:r w:rsidR="00124245">
        <w:t xml:space="preserve"> como respuesta</w:t>
      </w:r>
      <w:r w:rsidRPr="003273F1">
        <w:t xml:space="preserve"> un Recurso</w:t>
      </w:r>
      <w:r w:rsidR="00124245">
        <w:t>, qué a su vez</w:t>
      </w:r>
      <w:r w:rsidRPr="003273F1">
        <w:t xml:space="preserve"> pue</w:t>
      </w:r>
      <w:r w:rsidR="00124245">
        <w:t>de contener varios recursos a la</w:t>
      </w:r>
      <w:r w:rsidRPr="003273F1">
        <w:t xml:space="preserve"> vez.</w:t>
      </w:r>
    </w:p>
    <w:p w14:paraId="49292EBD" w14:textId="77777777" w:rsidR="00C32774" w:rsidRPr="003273F1" w:rsidRDefault="00C32774" w:rsidP="00C32774">
      <w:pPr>
        <w:pStyle w:val="Prrafodelista"/>
      </w:pPr>
    </w:p>
    <w:p w14:paraId="4BF2D4C9" w14:textId="77777777" w:rsidR="001E76BB" w:rsidRDefault="001E76BB" w:rsidP="00C32774">
      <w:pPr>
        <w:pStyle w:val="Prrafodelista"/>
        <w:numPr>
          <w:ilvl w:val="0"/>
          <w:numId w:val="27"/>
        </w:numPr>
      </w:pPr>
      <w:r w:rsidRPr="00C32774">
        <w:rPr>
          <w:b/>
        </w:rPr>
        <w:t>Acciones</w:t>
      </w:r>
      <w:r w:rsidRPr="003273F1">
        <w:t>: Las acciones son una derivación de</w:t>
      </w:r>
      <w:r w:rsidR="00124245">
        <w:t xml:space="preserve"> los</w:t>
      </w:r>
      <w:r w:rsidRPr="003273F1">
        <w:t xml:space="preserve"> recursos, es la abstracción en recursos de una acción.</w:t>
      </w:r>
      <w:r w:rsidR="00124245">
        <w:t xml:space="preserve"> Por ejemplo</w:t>
      </w:r>
      <w:ins w:id="720" w:author="RAQUEL BLANCO AGUIRRE" w:date="2017-06-28T16:41:00Z">
        <w:r w:rsidR="0074144E">
          <w:t>,</w:t>
        </w:r>
      </w:ins>
      <w:del w:id="721" w:author="RAQUEL BLANCO AGUIRRE" w:date="2017-06-28T16:41:00Z">
        <w:r w:rsidR="00124245" w:rsidDel="0074144E">
          <w:delText>:</w:delText>
        </w:r>
      </w:del>
      <w:r w:rsidR="00124245">
        <w:t xml:space="preserve"> </w:t>
      </w:r>
      <w:ins w:id="722" w:author="RAQUEL BLANCO AGUIRRE" w:date="2017-06-28T16:41:00Z">
        <w:r w:rsidR="0074144E">
          <w:t>s</w:t>
        </w:r>
      </w:ins>
      <w:del w:id="723" w:author="RAQUEL BLANCO AGUIRRE" w:date="2017-06-28T16:41:00Z">
        <w:r w:rsidR="00124245" w:rsidDel="0074144E">
          <w:delText>S</w:delText>
        </w:r>
      </w:del>
      <w:r w:rsidR="00124245">
        <w:t xml:space="preserve">i </w:t>
      </w:r>
      <w:ins w:id="724" w:author="RAQUEL BLANCO AGUIRRE" w:date="2017-06-28T16:41:00Z">
        <w:r w:rsidR="0074144E">
          <w:t>se desea que el servidor reali</w:t>
        </w:r>
      </w:ins>
      <w:ins w:id="725" w:author="RAQUEL BLANCO AGUIRRE" w:date="2017-06-28T16:42:00Z">
        <w:r w:rsidR="0074144E">
          <w:t xml:space="preserve">ce la acción “correr”, </w:t>
        </w:r>
      </w:ins>
      <w:del w:id="726" w:author="RAQUEL BLANCO AGUIRRE" w:date="2017-06-28T16:42:00Z">
        <w:r w:rsidR="00124245" w:rsidDel="0074144E">
          <w:delText>queremos realizar la acción correr:</w:delText>
        </w:r>
        <w:r w:rsidRPr="003273F1" w:rsidDel="0074144E">
          <w:delText xml:space="preserve"> en vez</w:delText>
        </w:r>
        <w:r w:rsidR="00124245" w:rsidDel="0074144E">
          <w:delText xml:space="preserve"> de ordenar correr al servidor.</w:delText>
        </w:r>
      </w:del>
      <w:ins w:id="727" w:author="RAQUEL BLANCO AGUIRRE" w:date="2017-06-28T16:42:00Z">
        <w:r w:rsidR="0074144E">
          <w:t xml:space="preserve">se enviará </w:t>
        </w:r>
      </w:ins>
      <w:del w:id="728" w:author="RAQUEL BLANCO AGUIRRE" w:date="2017-06-28T16:42:00Z">
        <w:r w:rsidR="00124245" w:rsidDel="0074144E">
          <w:delText xml:space="preserve"> E</w:delText>
        </w:r>
        <w:r w:rsidRPr="003273F1" w:rsidDel="0074144E">
          <w:delText xml:space="preserve">nviaremos </w:delText>
        </w:r>
      </w:del>
      <w:r w:rsidRPr="003273F1">
        <w:t>un recurso “</w:t>
      </w:r>
      <w:ins w:id="729" w:author="RAQUEL BLANCO AGUIRRE" w:date="2017-06-28T16:42:00Z">
        <w:r w:rsidR="0074144E">
          <w:t>a</w:t>
        </w:r>
      </w:ins>
      <w:del w:id="730" w:author="RAQUEL BLANCO AGUIRRE" w:date="2017-06-28T16:42:00Z">
        <w:r w:rsidRPr="003273F1" w:rsidDel="0074144E">
          <w:delText>A</w:delText>
        </w:r>
      </w:del>
      <w:r w:rsidRPr="003273F1">
        <w:t xml:space="preserve">nda” con un módulo de </w:t>
      </w:r>
      <w:r w:rsidR="00C32774" w:rsidRPr="003273F1">
        <w:t>dirección y</w:t>
      </w:r>
      <w:r w:rsidRPr="003273F1">
        <w:t xml:space="preserve"> una velocidad. El servidor REST </w:t>
      </w:r>
      <w:r w:rsidR="00124245">
        <w:t>analizará el recurso</w:t>
      </w:r>
      <w:ins w:id="731" w:author="RAQUEL BLANCO AGUIRRE" w:date="2017-06-28T16:42:00Z">
        <w:r w:rsidR="0074144E">
          <w:t>,</w:t>
        </w:r>
      </w:ins>
      <w:r w:rsidR="00124245">
        <w:t xml:space="preserve"> entenderá la orden y </w:t>
      </w:r>
      <w:r w:rsidR="00C32774" w:rsidRPr="003273F1">
        <w:t>realizará</w:t>
      </w:r>
      <w:r w:rsidRPr="003273F1">
        <w:t xml:space="preserve"> la </w:t>
      </w:r>
      <w:r w:rsidR="005C05CC" w:rsidRPr="003273F1">
        <w:t>acción</w:t>
      </w:r>
      <w:r w:rsidR="00124245">
        <w:t xml:space="preserve"> devolviendo</w:t>
      </w:r>
      <w:r w:rsidRPr="003273F1">
        <w:t xml:space="preserve"> un recurso indicando el </w:t>
      </w:r>
      <w:r w:rsidR="00124245" w:rsidRPr="003273F1">
        <w:t>estado,</w:t>
      </w:r>
      <w:r w:rsidR="00124245">
        <w:t xml:space="preserve"> por ejemplo</w:t>
      </w:r>
      <w:ins w:id="732" w:author="RAQUEL BLANCO AGUIRRE" w:date="2017-06-28T16:43:00Z">
        <w:r w:rsidR="0074144E">
          <w:t>,</w:t>
        </w:r>
      </w:ins>
      <w:del w:id="733" w:author="RAQUEL BLANCO AGUIRRE" w:date="2017-06-28T16:43:00Z">
        <w:r w:rsidR="00124245" w:rsidDel="0074144E">
          <w:delText>:</w:delText>
        </w:r>
      </w:del>
      <w:r w:rsidR="00124245">
        <w:t xml:space="preserve"> </w:t>
      </w:r>
      <w:ins w:id="734" w:author="RAQUEL BLANCO AGUIRRE" w:date="2017-06-28T16:43:00Z">
        <w:r w:rsidR="0074144E">
          <w:t>l</w:t>
        </w:r>
      </w:ins>
      <w:del w:id="735" w:author="RAQUEL BLANCO AGUIRRE" w:date="2017-06-28T16:43:00Z">
        <w:r w:rsidR="00124245" w:rsidDel="0074144E">
          <w:delText>L</w:delText>
        </w:r>
      </w:del>
      <w:r w:rsidR="00124245">
        <w:t>a posición actual</w:t>
      </w:r>
      <w:r w:rsidRPr="003273F1">
        <w:t xml:space="preserve">. </w:t>
      </w:r>
    </w:p>
    <w:p w14:paraId="3DDA11D7" w14:textId="77777777" w:rsidR="00C32774" w:rsidRPr="003273F1" w:rsidRDefault="00C32774" w:rsidP="00C32774">
      <w:pPr>
        <w:pStyle w:val="Prrafodelista"/>
      </w:pPr>
    </w:p>
    <w:p w14:paraId="71EB3161" w14:textId="77777777" w:rsidR="001E76BB" w:rsidRPr="003273F1" w:rsidRDefault="005C05CC" w:rsidP="00C32774">
      <w:pPr>
        <w:pStyle w:val="Prrafodelista"/>
        <w:numPr>
          <w:ilvl w:val="0"/>
          <w:numId w:val="27"/>
        </w:numPr>
      </w:pPr>
      <w:r w:rsidRPr="00C32774">
        <w:rPr>
          <w:b/>
        </w:rPr>
        <w:t>Métodos</w:t>
      </w:r>
      <w:r w:rsidR="001E76BB" w:rsidRPr="00C32774">
        <w:rPr>
          <w:b/>
        </w:rPr>
        <w:t xml:space="preserve"> prefijados</w:t>
      </w:r>
      <w:r w:rsidR="001E76BB" w:rsidRPr="003273F1">
        <w:t xml:space="preserve">: Los servidores REST proveen de un conjunto de </w:t>
      </w:r>
      <w:r w:rsidR="00DD4F75">
        <w:t>métodos prefijados</w:t>
      </w:r>
      <w:r w:rsidR="001E76BB" w:rsidRPr="003273F1">
        <w:t xml:space="preserve"> </w:t>
      </w:r>
      <w:r w:rsidR="00DD4F75">
        <w:t>par</w:t>
      </w:r>
      <w:r w:rsidR="001E76BB" w:rsidRPr="003273F1">
        <w:t xml:space="preserve">a realizar sobre </w:t>
      </w:r>
      <w:del w:id="736" w:author="RAQUEL BLANCO AGUIRRE" w:date="2017-06-28T16:43:00Z">
        <w:r w:rsidR="001E76BB" w:rsidRPr="003273F1" w:rsidDel="0074144E">
          <w:delText xml:space="preserve">sobre </w:delText>
        </w:r>
      </w:del>
      <w:r w:rsidR="001E76BB" w:rsidRPr="003273F1">
        <w:t>los recurso</w:t>
      </w:r>
      <w:r w:rsidR="00DD4F75">
        <w:t xml:space="preserve">s. Cuando </w:t>
      </w:r>
      <w:ins w:id="737" w:author="RAQUEL BLANCO AGUIRRE" w:date="2017-06-28T16:43:00Z">
        <w:r w:rsidR="0074144E">
          <w:t xml:space="preserve">se </w:t>
        </w:r>
      </w:ins>
      <w:r w:rsidR="00DD4F75">
        <w:t>llama</w:t>
      </w:r>
      <w:del w:id="738" w:author="RAQUEL BLANCO AGUIRRE" w:date="2017-06-28T16:43:00Z">
        <w:r w:rsidR="00DD4F75" w:rsidDel="0074144E">
          <w:delText>mos</w:delText>
        </w:r>
      </w:del>
      <w:r w:rsidR="00DD4F75">
        <w:t xml:space="preserve"> a un recurso</w:t>
      </w:r>
      <w:r w:rsidR="00DD4F75" w:rsidRPr="003273F1">
        <w:t xml:space="preserve"> </w:t>
      </w:r>
      <w:r w:rsidR="00DD4F75">
        <w:t xml:space="preserve">siempre </w:t>
      </w:r>
      <w:ins w:id="739" w:author="RAQUEL BLANCO AGUIRRE" w:date="2017-06-28T16:43:00Z">
        <w:r w:rsidR="0074144E">
          <w:t xml:space="preserve">se </w:t>
        </w:r>
      </w:ins>
      <w:r w:rsidR="00DD4F75">
        <w:t>t</w:t>
      </w:r>
      <w:r w:rsidRPr="003273F1">
        <w:t>endr</w:t>
      </w:r>
      <w:ins w:id="740" w:author="RAQUEL BLANCO AGUIRRE" w:date="2017-06-28T16:43:00Z">
        <w:r w:rsidR="0074144E">
          <w:t>á</w:t>
        </w:r>
      </w:ins>
      <w:del w:id="741" w:author="RAQUEL BLANCO AGUIRRE" w:date="2017-06-28T16:43:00Z">
        <w:r w:rsidRPr="003273F1" w:rsidDel="0074144E">
          <w:delText>emos</w:delText>
        </w:r>
      </w:del>
      <w:r w:rsidRPr="003273F1">
        <w:t xml:space="preserve"> una lista de acciones</w:t>
      </w:r>
      <w:r w:rsidR="00DD4F75">
        <w:t xml:space="preserve"> posibles</w:t>
      </w:r>
      <w:r w:rsidRPr="003273F1">
        <w:t xml:space="preserve"> (GET</w:t>
      </w:r>
      <w:r w:rsidR="00412910" w:rsidRPr="003273F1">
        <w:t>, PUT, POST, DELETE</w:t>
      </w:r>
      <w:r w:rsidRPr="003273F1">
        <w:t>…)</w:t>
      </w:r>
    </w:p>
    <w:p w14:paraId="66D252FE" w14:textId="77777777" w:rsidR="005C05CC" w:rsidRPr="003273F1" w:rsidRDefault="005C05CC" w:rsidP="005C05CC">
      <w:pPr>
        <w:pStyle w:val="Prrafodelista"/>
        <w:ind w:left="2136"/>
      </w:pPr>
    </w:p>
    <w:p w14:paraId="2DC6C4BF" w14:textId="77777777" w:rsidR="00C32774" w:rsidRDefault="005C05CC" w:rsidP="00A05358">
      <w:pPr>
        <w:pStyle w:val="Prrafodelista"/>
        <w:keepNext/>
        <w:ind w:left="1128" w:firstLine="288"/>
        <w:jc w:val="center"/>
      </w:pPr>
      <w:r w:rsidRPr="003273F1">
        <w:rPr>
          <w:noProof/>
        </w:rPr>
        <w:drawing>
          <wp:inline distT="0" distB="0" distL="0" distR="0" wp14:anchorId="651BFF91" wp14:editId="7E285269">
            <wp:extent cx="4026712" cy="2774884"/>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26712" cy="2774884"/>
                    </a:xfrm>
                    <a:prstGeom prst="rect">
                      <a:avLst/>
                    </a:prstGeom>
                  </pic:spPr>
                </pic:pic>
              </a:graphicData>
            </a:graphic>
          </wp:inline>
        </w:drawing>
      </w:r>
    </w:p>
    <w:p w14:paraId="3D76B17F" w14:textId="67CD9DCE" w:rsidR="005C05CC" w:rsidRPr="003273F1" w:rsidRDefault="00C32774" w:rsidP="00C32774">
      <w:pPr>
        <w:pStyle w:val="Descripcin"/>
      </w:pPr>
      <w:bookmarkStart w:id="742" w:name="_Toc481185450"/>
      <w:bookmarkStart w:id="743" w:name="_Toc487483553"/>
      <w:r>
        <w:t xml:space="preserve">Ilustración </w:t>
      </w:r>
      <w:fldSimple w:instr=" STYLEREF 1 \s ">
        <w:r w:rsidR="007E0E3F">
          <w:rPr>
            <w:noProof/>
          </w:rPr>
          <w:t>1</w:t>
        </w:r>
      </w:fldSimple>
      <w:r w:rsidR="005E22B3">
        <w:noBreakHyphen/>
      </w:r>
      <w:fldSimple w:instr=" SEQ Ilustración \* ARABIC \s 1 ">
        <w:r w:rsidR="007E0E3F">
          <w:rPr>
            <w:noProof/>
          </w:rPr>
          <w:t>3</w:t>
        </w:r>
      </w:fldSimple>
      <w:r>
        <w:t xml:space="preserve"> </w:t>
      </w:r>
      <w:r w:rsidRPr="007A3B4A">
        <w:t>(Arquitectura-REST)</w:t>
      </w:r>
      <w:bookmarkEnd w:id="742"/>
      <w:bookmarkEnd w:id="743"/>
    </w:p>
    <w:p w14:paraId="0D843460" w14:textId="77777777" w:rsidR="001E76BB" w:rsidRPr="003273F1" w:rsidRDefault="001E76BB" w:rsidP="005C05CC">
      <w:pPr>
        <w:pStyle w:val="Descripcin"/>
      </w:pPr>
    </w:p>
    <w:p w14:paraId="23D9F52F" w14:textId="77777777" w:rsidR="00524B2C" w:rsidRPr="003273F1" w:rsidRDefault="00524B2C" w:rsidP="00126CCD">
      <w:pPr>
        <w:pStyle w:val="Ttulo1"/>
      </w:pPr>
      <w:bookmarkStart w:id="744" w:name="_Toc487483464"/>
      <w:r w:rsidRPr="00C32774">
        <w:lastRenderedPageBreak/>
        <w:t xml:space="preserve">Diseño </w:t>
      </w:r>
      <w:r w:rsidRPr="00126CCD">
        <w:t>de</w:t>
      </w:r>
      <w:r w:rsidRPr="00C32774">
        <w:t xml:space="preserve"> datos</w:t>
      </w:r>
      <w:bookmarkEnd w:id="744"/>
      <w:del w:id="745" w:author="RAQUEL BLANCO AGUIRRE" w:date="2017-07-10T19:06:00Z">
        <w:r w:rsidRPr="00C32774" w:rsidDel="00126CCD">
          <w:delText>:</w:delText>
        </w:r>
      </w:del>
    </w:p>
    <w:p w14:paraId="7B9FC94A" w14:textId="77777777" w:rsidR="00C86063" w:rsidRPr="00C32774" w:rsidRDefault="007444EB" w:rsidP="00585847">
      <w:pPr>
        <w:pStyle w:val="Ttulo2"/>
      </w:pPr>
      <w:r>
        <w:t xml:space="preserve"> </w:t>
      </w:r>
      <w:bookmarkStart w:id="746" w:name="_Toc487483465"/>
      <w:r w:rsidR="00C86063" w:rsidRPr="00C32774">
        <w:t>Introducción</w:t>
      </w:r>
      <w:bookmarkEnd w:id="746"/>
      <w:del w:id="747" w:author="RAQUEL BLANCO AGUIRRE" w:date="2017-06-28T16:55:00Z">
        <w:r w:rsidR="00C86063" w:rsidRPr="00C32774" w:rsidDel="0074144E">
          <w:delText>:</w:delText>
        </w:r>
      </w:del>
    </w:p>
    <w:p w14:paraId="3BFA0515" w14:textId="77777777" w:rsidR="0062219C" w:rsidRPr="003273F1" w:rsidRDefault="0062219C" w:rsidP="0062219C"/>
    <w:p w14:paraId="01A1D15F" w14:textId="77777777" w:rsidR="00C86063" w:rsidRDefault="00C86063" w:rsidP="007444EB">
      <w:pPr>
        <w:ind w:firstLine="708"/>
        <w:rPr>
          <w:ins w:id="748" w:author="RAQUEL BLANCO AGUIRRE" w:date="2017-06-28T17:13:00Z"/>
          <w:b/>
        </w:rPr>
      </w:pPr>
      <w:r w:rsidRPr="003273F1">
        <w:t>El diseño de datos proporcionar</w:t>
      </w:r>
      <w:ins w:id="749" w:author="RAQUEL BLANCO AGUIRRE" w:date="2017-06-28T16:45:00Z">
        <w:r w:rsidR="0074144E">
          <w:t>á</w:t>
        </w:r>
      </w:ins>
      <w:del w:id="750" w:author="RAQUEL BLANCO AGUIRRE" w:date="2017-06-28T16:45:00Z">
        <w:r w:rsidRPr="003273F1" w:rsidDel="0074144E">
          <w:delText>a</w:delText>
        </w:r>
      </w:del>
      <w:r w:rsidRPr="003273F1">
        <w:t xml:space="preserve"> la información e indicaciones para </w:t>
      </w:r>
      <w:del w:id="751" w:author="RAQUEL BLANCO AGUIRRE" w:date="2017-06-28T16:45:00Z">
        <w:r w:rsidRPr="003273F1" w:rsidDel="0074144E">
          <w:delText xml:space="preserve">realizar </w:delText>
        </w:r>
      </w:del>
      <w:ins w:id="752" w:author="RAQUEL BLANCO AGUIRRE" w:date="2017-06-28T16:45:00Z">
        <w:r w:rsidR="0074144E">
          <w:t>implementar</w:t>
        </w:r>
        <w:r w:rsidR="0074144E" w:rsidRPr="003273F1">
          <w:t xml:space="preserve"> </w:t>
        </w:r>
      </w:ins>
      <w:r w:rsidRPr="003273F1">
        <w:t xml:space="preserve">el modelo de datos del sistema. Esto modelo será permanente y será el utilizado por la aplicación. Para </w:t>
      </w:r>
      <w:ins w:id="753" w:author="RAQUEL BLANCO AGUIRRE" w:date="2017-06-28T16:45:00Z">
        <w:r w:rsidR="0074144E">
          <w:t>el</w:t>
        </w:r>
      </w:ins>
      <w:del w:id="754" w:author="RAQUEL BLANCO AGUIRRE" w:date="2017-06-28T16:45:00Z">
        <w:r w:rsidRPr="003273F1" w:rsidDel="0074144E">
          <w:delText>la</w:delText>
        </w:r>
      </w:del>
      <w:ins w:id="755" w:author="RAQUEL BLANCO AGUIRRE" w:date="2017-06-28T16:45:00Z">
        <w:r w:rsidR="0074144E">
          <w:t xml:space="preserve"> diseño</w:t>
        </w:r>
      </w:ins>
      <w:r w:rsidRPr="003273F1">
        <w:t xml:space="preserve"> </w:t>
      </w:r>
      <w:del w:id="756" w:author="RAQUEL BLANCO AGUIRRE" w:date="2017-06-28T16:45:00Z">
        <w:r w:rsidRPr="003273F1" w:rsidDel="0074144E">
          <w:delText xml:space="preserve">realización </w:delText>
        </w:r>
      </w:del>
      <w:r w:rsidRPr="003273F1">
        <w:t xml:space="preserve">del modelo </w:t>
      </w:r>
      <w:ins w:id="757" w:author="RAQUEL BLANCO AGUIRRE" w:date="2017-06-28T16:45:00Z">
        <w:r w:rsidR="0074144E">
          <w:t xml:space="preserve">físico </w:t>
        </w:r>
      </w:ins>
      <w:r w:rsidRPr="003273F1">
        <w:t xml:space="preserve">de datos </w:t>
      </w:r>
      <w:ins w:id="758" w:author="RAQUEL BLANCO AGUIRRE" w:date="2017-06-28T16:46:00Z">
        <w:r w:rsidR="0074144E">
          <w:t xml:space="preserve">se utilizará </w:t>
        </w:r>
      </w:ins>
      <w:ins w:id="759" w:author="RAQUEL BLANCO AGUIRRE" w:date="2017-06-28T16:47:00Z">
        <w:r w:rsidR="0074144E">
          <w:t xml:space="preserve">una base de datos orientada a grafos, en concreto </w:t>
        </w:r>
      </w:ins>
      <w:del w:id="760" w:author="RAQUEL BLANCO AGUIRRE" w:date="2017-06-28T16:47:00Z">
        <w:r w:rsidRPr="003273F1" w:rsidDel="0074144E">
          <w:delText xml:space="preserve">utilizaremos una tecnología </w:delText>
        </w:r>
        <w:r w:rsidR="00DD4F75" w:rsidDel="0074144E">
          <w:rPr>
            <w:b/>
          </w:rPr>
          <w:delText xml:space="preserve">NO-SQL. </w:delText>
        </w:r>
        <w:r w:rsidRPr="003273F1" w:rsidDel="0074144E">
          <w:delText>En concreto a petición del organizador de este trabajo</w:delText>
        </w:r>
        <w:r w:rsidR="00DD4F75" w:rsidDel="0074144E">
          <w:delText>,</w:delText>
        </w:r>
        <w:r w:rsidRPr="003273F1" w:rsidDel="0074144E">
          <w:delText xml:space="preserve"> se </w:delText>
        </w:r>
        <w:r w:rsidR="007444EB" w:rsidRPr="003273F1" w:rsidDel="0074144E">
          <w:delText>utilizará</w:delText>
        </w:r>
        <w:r w:rsidRPr="003273F1" w:rsidDel="0074144E">
          <w:delText xml:space="preserve"> la base de datos </w:delText>
        </w:r>
      </w:del>
      <w:r w:rsidRPr="003273F1">
        <w:rPr>
          <w:b/>
        </w:rPr>
        <w:t>Neo4j</w:t>
      </w:r>
      <w:r w:rsidR="00412910" w:rsidRPr="003273F1">
        <w:rPr>
          <w:b/>
        </w:rPr>
        <w:t>.</w:t>
      </w:r>
    </w:p>
    <w:p w14:paraId="657A6D7B" w14:textId="05A50B1B" w:rsidR="00ED6A55" w:rsidRPr="00ED6A55" w:rsidRDefault="00ED6A55" w:rsidP="007444EB">
      <w:pPr>
        <w:ind w:firstLine="708"/>
        <w:rPr>
          <w:rPrChange w:id="761" w:author="RAQUEL BLANCO AGUIRRE" w:date="2017-06-28T17:13:00Z">
            <w:rPr>
              <w:b/>
            </w:rPr>
          </w:rPrChange>
        </w:rPr>
      </w:pPr>
      <w:ins w:id="762" w:author="RAQUEL BLANCO AGUIRRE" w:date="2017-06-28T17:13:00Z">
        <w:r>
          <w:t>Neo4j almacena la información en nodos y relaciones dirigidas entre ellos. Ta</w:t>
        </w:r>
      </w:ins>
      <w:ins w:id="763" w:author="RAQUEL BLANCO AGUIRRE" w:date="2017-06-28T17:14:00Z">
        <w:r>
          <w:t xml:space="preserve">nto nodos como relaciones pueden contener propiedades que los definen. </w:t>
        </w:r>
      </w:ins>
      <w:ins w:id="764" w:author="RAQUEL BLANCO AGUIRRE" w:date="2017-06-28T17:15:00Z">
        <w:r>
          <w:t>La siguiente figura ilustra el modelo de datos manejado por Neo4j.</w:t>
        </w:r>
      </w:ins>
    </w:p>
    <w:p w14:paraId="37E9DBB7" w14:textId="77777777" w:rsidR="00412910" w:rsidRDefault="00412910" w:rsidP="00412910">
      <w:pPr>
        <w:pStyle w:val="Prrafodelista"/>
        <w:ind w:left="1128" w:firstLine="288"/>
        <w:rPr>
          <w:ins w:id="765" w:author="RAQUEL BLANCO AGUIRRE" w:date="2017-06-28T16:58:00Z"/>
          <w:b/>
        </w:rPr>
      </w:pPr>
    </w:p>
    <w:p w14:paraId="219EC9C9" w14:textId="77777777" w:rsidR="0074144E" w:rsidRDefault="0074144E" w:rsidP="00412910">
      <w:pPr>
        <w:pStyle w:val="Prrafodelista"/>
        <w:ind w:left="1128" w:firstLine="288"/>
        <w:rPr>
          <w:ins w:id="766" w:author="RAQUEL BLANCO AGUIRRE" w:date="2017-06-28T16:58:00Z"/>
          <w:b/>
        </w:rPr>
      </w:pPr>
    </w:p>
    <w:p w14:paraId="63AFDBD7" w14:textId="77777777" w:rsidR="0074144E" w:rsidRPr="003273F1" w:rsidRDefault="008A3EBB" w:rsidP="00412910">
      <w:pPr>
        <w:pStyle w:val="Prrafodelista"/>
        <w:ind w:left="1128" w:firstLine="288"/>
        <w:rPr>
          <w:b/>
        </w:rPr>
      </w:pPr>
      <w:commentRangeStart w:id="767"/>
      <w:ins w:id="768" w:author="RAQUEL BLANCO AGUIRRE" w:date="2017-06-28T16:59:00Z">
        <w:r w:rsidRPr="008A3EBB">
          <w:rPr>
            <w:noProof/>
          </w:rPr>
          <w:drawing>
            <wp:inline distT="0" distB="0" distL="0" distR="0" wp14:anchorId="7DB9B547" wp14:editId="586C5077">
              <wp:extent cx="4024313" cy="13197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516" cy="1321082"/>
                      </a:xfrm>
                      <a:prstGeom prst="rect">
                        <a:avLst/>
                      </a:prstGeom>
                      <a:noFill/>
                      <a:ln>
                        <a:noFill/>
                      </a:ln>
                    </pic:spPr>
                  </pic:pic>
                </a:graphicData>
              </a:graphic>
            </wp:inline>
          </w:drawing>
        </w:r>
        <w:commentRangeEnd w:id="767"/>
        <w:r>
          <w:rPr>
            <w:rStyle w:val="Refdecomentario"/>
            <w:rFonts w:eastAsia="Calibri"/>
            <w:lang w:eastAsia="en-US"/>
          </w:rPr>
          <w:commentReference w:id="767"/>
        </w:r>
      </w:ins>
    </w:p>
    <w:p w14:paraId="6C91AD4E" w14:textId="4E69DA2D" w:rsidR="0062219C" w:rsidRPr="003273F1" w:rsidRDefault="007444EB" w:rsidP="00126CCD">
      <w:pPr>
        <w:pStyle w:val="Ttulo2"/>
      </w:pPr>
      <w:r>
        <w:t xml:space="preserve"> </w:t>
      </w:r>
      <w:del w:id="769" w:author="RAQUEL BLANCO AGUIRRE" w:date="2017-06-28T17:16:00Z">
        <w:r w:rsidR="00C86063" w:rsidRPr="003273F1" w:rsidDel="00997CD8">
          <w:delText>Modelo de los datos</w:delText>
        </w:r>
        <w:r w:rsidR="0025326B" w:rsidRPr="003273F1" w:rsidDel="00997CD8">
          <w:delText>-Entidades</w:delText>
        </w:r>
      </w:del>
      <w:bookmarkStart w:id="770" w:name="_Toc487483466"/>
      <w:ins w:id="771" w:author="RAQUEL BLANCO AGUIRRE" w:date="2017-06-28T17:16:00Z">
        <w:r w:rsidR="00997CD8">
          <w:t>Nodos de la base de datos</w:t>
        </w:r>
      </w:ins>
      <w:bookmarkEnd w:id="770"/>
      <w:del w:id="772" w:author="RAQUEL BLANCO AGUIRRE" w:date="2017-06-28T17:16:00Z">
        <w:r w:rsidR="00C86063" w:rsidRPr="003273F1" w:rsidDel="00997CD8">
          <w:delText>:</w:delText>
        </w:r>
      </w:del>
    </w:p>
    <w:p w14:paraId="2BB28040" w14:textId="77777777" w:rsidR="0062219C" w:rsidRDefault="0062219C" w:rsidP="0062219C">
      <w:pPr>
        <w:rPr>
          <w:ins w:id="773" w:author="RAQUEL BLANCO AGUIRRE" w:date="2017-06-28T19:07:00Z"/>
        </w:rPr>
      </w:pPr>
    </w:p>
    <w:p w14:paraId="5E08E4D2" w14:textId="28AE07B6" w:rsidR="00E0371F" w:rsidRPr="003273F1" w:rsidDel="00A54F96" w:rsidRDefault="00E0371F">
      <w:pPr>
        <w:ind w:firstLine="708"/>
        <w:rPr>
          <w:del w:id="774" w:author="Raul García Fernández" w:date="2017-06-30T19:57:00Z"/>
        </w:rPr>
        <w:pPrChange w:id="775" w:author="RAQUEL BLANCO AGUIRRE" w:date="2017-06-28T19:08:00Z">
          <w:pPr/>
        </w:pPrChange>
      </w:pPr>
      <w:ins w:id="776" w:author="RAQUEL BLANCO AGUIRRE" w:date="2017-06-28T19:07:00Z">
        <w:r>
          <w:t>Los nodos de la base de datos representarán a l</w:t>
        </w:r>
      </w:ins>
      <w:ins w:id="777" w:author="RAQUEL BLANCO AGUIRRE" w:date="2017-06-28T19:08:00Z">
        <w:r>
          <w:t>as distintas entidades del modelo de dominio.</w:t>
        </w:r>
        <w:r w:rsidR="00641294">
          <w:t xml:space="preserve"> Estos nodos</w:t>
        </w:r>
      </w:ins>
      <w:ins w:id="778" w:author="RAQUEL BLANCO AGUIRRE" w:date="2017-06-28T19:09:00Z">
        <w:r w:rsidR="00641294">
          <w:t>, junto con sus propiedades, son descritos a continuación.</w:t>
        </w:r>
      </w:ins>
      <w:ins w:id="779" w:author="Raul García Fernández" w:date="2017-06-30T20:00:00Z">
        <w:r w:rsidR="00A54F96">
          <w:br/>
        </w:r>
      </w:ins>
    </w:p>
    <w:p w14:paraId="79EED4EA" w14:textId="6AD7E312" w:rsidR="00412910" w:rsidRPr="003273F1" w:rsidRDefault="00C86063">
      <w:pPr>
        <w:ind w:firstLine="708"/>
      </w:pPr>
      <w:commentRangeStart w:id="780"/>
      <w:del w:id="781" w:author="Raul García Fernández" w:date="2017-06-30T19:57:00Z">
        <w:r w:rsidRPr="003273F1" w:rsidDel="00A54F96">
          <w:delText>En este punto se describirá las diferentes clases que contendrá e</w:delText>
        </w:r>
        <w:r w:rsidR="00DD4F75" w:rsidDel="00A54F96">
          <w:delText xml:space="preserve">l sistema </w:delText>
        </w:r>
        <w:r w:rsidR="00412910" w:rsidRPr="003273F1" w:rsidDel="00A54F96">
          <w:delText xml:space="preserve">siguiendo el </w:delText>
        </w:r>
        <w:r w:rsidRPr="003273F1" w:rsidDel="00A54F96">
          <w:delText>modelo de negocio del</w:delText>
        </w:r>
        <w:r w:rsidR="00DD4F75" w:rsidDel="00A54F96">
          <w:delText xml:space="preserve"> documento análisis del sistema y </w:delText>
        </w:r>
        <w:r w:rsidRPr="003273F1" w:rsidDel="00A54F96">
          <w:delText>describiremos de forma fina</w:delText>
        </w:r>
        <w:r w:rsidR="00DD4F75" w:rsidDel="00A54F96">
          <w:delText xml:space="preserve">l todas las clases del sistema </w:delText>
        </w:r>
        <w:r w:rsidRPr="003273F1" w:rsidDel="00A54F96">
          <w:delText>listando sus atributos y su tipo de información</w:delText>
        </w:r>
        <w:r w:rsidR="00412910" w:rsidRPr="003273F1" w:rsidDel="00A54F96">
          <w:delText xml:space="preserve"> (Utilizaremos el inglés para denominar los atributos, simplemente por gusto del </w:delText>
        </w:r>
        <w:r w:rsidR="00DD4F75" w:rsidDel="00A54F96">
          <w:delText>diseñador</w:delText>
        </w:r>
        <w:r w:rsidR="00412910" w:rsidRPr="003273F1" w:rsidDel="00A54F96">
          <w:delText>)</w:delText>
        </w:r>
        <w:r w:rsidRPr="003273F1" w:rsidDel="00A54F96">
          <w:delText>.</w:delText>
        </w:r>
      </w:del>
    </w:p>
    <w:p w14:paraId="5A6B01A7" w14:textId="5168A8FD" w:rsidR="00517A91" w:rsidRPr="00DD4F75" w:rsidDel="00A54F96" w:rsidRDefault="00C86063">
      <w:pPr>
        <w:pStyle w:val="Ttulo3"/>
        <w:rPr>
          <w:del w:id="782" w:author="Raul García Fernández" w:date="2017-06-30T20:00:00Z"/>
        </w:rPr>
        <w:pPrChange w:id="783" w:author="RAQUEL BLANCO AGUIRRE" w:date="2017-07-10T19:37:00Z">
          <w:pPr/>
        </w:pPrChange>
      </w:pPr>
      <w:del w:id="784" w:author="Raul García Fernández" w:date="2017-06-30T20:00:00Z">
        <w:r w:rsidRPr="003273F1" w:rsidDel="00A54F96">
          <w:delText xml:space="preserve"> </w:delText>
        </w:r>
        <w:r w:rsidR="007444EB" w:rsidDel="00A54F96">
          <w:delText>Dado</w:delText>
        </w:r>
        <w:r w:rsidR="00517A91" w:rsidRPr="003273F1" w:rsidDel="00A54F96">
          <w:delText xml:space="preserve"> </w:delText>
        </w:r>
        <w:r w:rsidR="00DD4F75" w:rsidDel="00A54F96">
          <w:delText xml:space="preserve">que </w:delText>
        </w:r>
        <w:r w:rsidR="00517A91" w:rsidRPr="003273F1" w:rsidDel="00A54F96">
          <w:delText>cualquier</w:delText>
        </w:r>
        <w:r w:rsidR="007444EB" w:rsidDel="00A54F96">
          <w:delText xml:space="preserve"> tipo de Bas</w:delText>
        </w:r>
        <w:r w:rsidR="00DD4F75" w:rsidDel="00A54F96">
          <w:delText xml:space="preserve">e de datos indistintamente a su implementación </w:delText>
        </w:r>
        <w:r w:rsidR="00517A91" w:rsidRPr="003273F1" w:rsidDel="00A54F96">
          <w:delText>va tener u</w:delText>
        </w:r>
        <w:r w:rsidR="00412910" w:rsidRPr="003273F1" w:rsidDel="00A54F96">
          <w:delText>nas entidades</w:delText>
        </w:r>
        <w:r w:rsidR="00DD4F75" w:rsidDel="00A54F96">
          <w:delText xml:space="preserve"> y</w:delText>
        </w:r>
        <w:r w:rsidR="00412910" w:rsidRPr="003273F1" w:rsidDel="00A54F96">
          <w:delText xml:space="preserve"> unos atributos</w:delText>
        </w:r>
        <w:r w:rsidR="00DD4F75" w:rsidDel="00A54F96">
          <w:delText xml:space="preserve"> de tipos de datos diferentes, se va a describir a continuación</w:delText>
        </w:r>
        <w:r w:rsidR="00412910" w:rsidRPr="003273F1" w:rsidDel="00A54F96">
          <w:delText xml:space="preserve"> las entidades</w:delText>
        </w:r>
        <w:r w:rsidR="007444EB" w:rsidDel="00A54F96">
          <w:delText xml:space="preserve"> básicas y</w:delText>
        </w:r>
        <w:r w:rsidR="00412910" w:rsidRPr="003273F1" w:rsidDel="00A54F96">
          <w:delText xml:space="preserve"> </w:delText>
        </w:r>
        <w:r w:rsidR="007444EB" w:rsidDel="00A54F96">
          <w:delText>después a</w:delText>
        </w:r>
        <w:r w:rsidR="00517A91" w:rsidRPr="003273F1" w:rsidDel="00A54F96">
          <w:delText>ñadiremos a estas entidades propiedades en función de la</w:delText>
        </w:r>
        <w:r w:rsidR="007444EB" w:rsidDel="00A54F96">
          <w:delText xml:space="preserve"> implementación de la</w:delText>
        </w:r>
        <w:r w:rsidR="00517A91" w:rsidRPr="003273F1" w:rsidDel="00A54F96">
          <w:delText xml:space="preserve"> base de datos. </w:delText>
        </w:r>
        <w:commentRangeEnd w:id="780"/>
        <w:r w:rsidR="0074144E" w:rsidDel="00A54F96">
          <w:rPr>
            <w:rStyle w:val="Refdecomentario"/>
          </w:rPr>
          <w:commentReference w:id="780"/>
        </w:r>
        <w:bookmarkStart w:id="785" w:name="_Toc486675928"/>
        <w:bookmarkStart w:id="786" w:name="_Toc487130090"/>
        <w:bookmarkStart w:id="787" w:name="_Toc487478683"/>
        <w:bookmarkStart w:id="788" w:name="_Toc487478883"/>
        <w:bookmarkStart w:id="789" w:name="_Toc487483467"/>
        <w:bookmarkEnd w:id="785"/>
        <w:bookmarkEnd w:id="786"/>
        <w:bookmarkEnd w:id="787"/>
        <w:bookmarkEnd w:id="788"/>
        <w:bookmarkEnd w:id="789"/>
      </w:del>
    </w:p>
    <w:p w14:paraId="1D016CCF" w14:textId="1058E592" w:rsidR="00FC0D5C" w:rsidRDefault="0025326B">
      <w:pPr>
        <w:pStyle w:val="Ttulo3"/>
        <w:rPr>
          <w:ins w:id="790" w:author="Raul García Fernández" w:date="2017-07-03T16:42:00Z"/>
        </w:rPr>
      </w:pPr>
      <w:bookmarkStart w:id="791" w:name="_Toc487483468"/>
      <w:commentRangeStart w:id="792"/>
      <w:commentRangeStart w:id="793"/>
      <w:commentRangeStart w:id="794"/>
      <w:r w:rsidRPr="003273F1">
        <w:t>MD-</w:t>
      </w:r>
      <w:ins w:id="795" w:author="Raul García Fernández" w:date="2017-06-30T20:01:00Z">
        <w:r w:rsidR="00A54F96">
          <w:t>Nodos</w:t>
        </w:r>
      </w:ins>
      <w:del w:id="796" w:author="Raul García Fernández" w:date="2017-06-30T20:01:00Z">
        <w:r w:rsidRPr="003273F1" w:rsidDel="00A54F96">
          <w:delText>Entidades</w:delText>
        </w:r>
      </w:del>
      <w:r w:rsidR="00DD4F75">
        <w:t>:</w:t>
      </w:r>
      <w:r w:rsidR="008002BA" w:rsidRPr="003273F1">
        <w:t>UserLogin</w:t>
      </w:r>
      <w:commentRangeEnd w:id="792"/>
      <w:r w:rsidR="0074144E">
        <w:rPr>
          <w:rStyle w:val="Refdecomentario"/>
          <w:rFonts w:eastAsia="Calibri" w:cs="Times New Roman"/>
          <w:b w:val="0"/>
          <w:bCs w:val="0"/>
        </w:rPr>
        <w:commentReference w:id="792"/>
      </w:r>
      <w:commentRangeEnd w:id="793"/>
      <w:ins w:id="797" w:author="Raul García Fernández" w:date="2017-07-03T16:42:00Z">
        <w:r w:rsidR="00FC0D5C">
          <w:t>:</w:t>
        </w:r>
        <w:bookmarkEnd w:id="791"/>
        <w:r w:rsidR="00FC0D5C">
          <w:t xml:space="preserve"> </w:t>
        </w:r>
      </w:ins>
      <w:ins w:id="798" w:author="Raul García Fernández" w:date="2017-07-03T16:43:00Z">
        <w:del w:id="799" w:author="RAQUEL BLANCO AGUIRRE" w:date="2017-07-10T18:55:00Z">
          <w:r w:rsidR="00FC0D5C" w:rsidDel="00126CCD">
            <w:br/>
          </w:r>
        </w:del>
      </w:ins>
    </w:p>
    <w:p w14:paraId="562B4C31" w14:textId="6C777446" w:rsidR="00B37610" w:rsidRPr="00126CCD" w:rsidRDefault="00FC0D5C">
      <w:pPr>
        <w:rPr>
          <w:szCs w:val="24"/>
        </w:rPr>
        <w:pPrChange w:id="800" w:author="Raul García Fernández" w:date="2017-07-03T16:43:00Z">
          <w:pPr>
            <w:pStyle w:val="Ttulo3"/>
          </w:pPr>
        </w:pPrChange>
      </w:pPr>
      <w:ins w:id="801" w:author="Raul García Fernández" w:date="2017-07-03T16:42:00Z">
        <w:r w:rsidRPr="00D72901">
          <w:rPr>
            <w:szCs w:val="24"/>
          </w:rPr>
          <w:t>Su objetivo es</w:t>
        </w:r>
      </w:ins>
      <w:r w:rsidR="00A54F96" w:rsidRPr="00126CCD">
        <w:rPr>
          <w:rStyle w:val="Refdecomentario"/>
          <w:sz w:val="24"/>
          <w:szCs w:val="24"/>
        </w:rPr>
        <w:commentReference w:id="793"/>
      </w:r>
      <w:commentRangeEnd w:id="794"/>
      <w:ins w:id="802" w:author="Raul García Fernández" w:date="2017-07-03T16:43:00Z">
        <w:r w:rsidRPr="00126CCD">
          <w:rPr>
            <w:szCs w:val="24"/>
          </w:rPr>
          <w:t xml:space="preserve"> </w:t>
        </w:r>
      </w:ins>
      <w:r w:rsidR="00B62736" w:rsidRPr="00126CCD">
        <w:rPr>
          <w:rStyle w:val="Refdecomentario"/>
          <w:sz w:val="24"/>
          <w:szCs w:val="24"/>
        </w:rPr>
        <w:commentReference w:id="794"/>
      </w:r>
      <w:ins w:id="803" w:author="Raul García Fernández" w:date="2017-07-03T16:43:00Z">
        <w:del w:id="804" w:author="RAQUEL BLANCO AGUIRRE" w:date="2017-07-10T18:54:00Z">
          <w:r w:rsidRPr="00126CCD" w:rsidDel="00126CCD">
            <w:rPr>
              <w:szCs w:val="24"/>
            </w:rPr>
            <w:delText>I</w:delText>
          </w:r>
        </w:del>
      </w:ins>
      <w:ins w:id="805" w:author="RAQUEL BLANCO AGUIRRE" w:date="2017-07-10T18:54:00Z">
        <w:r w:rsidR="00126CCD">
          <w:rPr>
            <w:szCs w:val="24"/>
          </w:rPr>
          <w:t>i</w:t>
        </w:r>
      </w:ins>
      <w:ins w:id="806" w:author="Raul García Fernández" w:date="2017-07-03T16:43:00Z">
        <w:r w:rsidRPr="00126CCD">
          <w:rPr>
            <w:szCs w:val="24"/>
          </w:rPr>
          <w:t>dentificar al usuario del sistema y facilitar información para su autenticación</w:t>
        </w:r>
      </w:ins>
      <w:r w:rsidR="00B45BEE" w:rsidRPr="00126CCD">
        <w:rPr>
          <w:szCs w:val="24"/>
        </w:rPr>
        <w:br/>
      </w:r>
    </w:p>
    <w:p w14:paraId="5616DC8D" w14:textId="73833DA4" w:rsidR="004A56F3" w:rsidRDefault="004A56F3" w:rsidP="004A56F3">
      <w:pPr>
        <w:pStyle w:val="Descripcin"/>
        <w:keepNext/>
      </w:pPr>
      <w:bookmarkStart w:id="807" w:name="_Toc481603466"/>
      <w:bookmarkStart w:id="808" w:name="_Toc487483562"/>
      <w:commentRangeStart w:id="809"/>
      <w:commentRangeStart w:id="810"/>
      <w:r>
        <w:t xml:space="preserve">Tabla </w:t>
      </w:r>
      <w:fldSimple w:instr=" STYLEREF 1 \s ">
        <w:r w:rsidR="007E0E3F">
          <w:rPr>
            <w:noProof/>
          </w:rPr>
          <w:t>2</w:t>
        </w:r>
      </w:fldSimple>
      <w:r>
        <w:noBreakHyphen/>
      </w:r>
      <w:fldSimple w:instr=" SEQ Tabla \* ARABIC \s 1 ">
        <w:r w:rsidR="007E0E3F">
          <w:rPr>
            <w:noProof/>
          </w:rPr>
          <w:t>1</w:t>
        </w:r>
        <w:bookmarkEnd w:id="807"/>
      </w:fldSimple>
      <w:r>
        <w:t xml:space="preserve"> (UserLogin)</w:t>
      </w:r>
      <w:commentRangeEnd w:id="809"/>
      <w:r w:rsidR="0074144E">
        <w:rPr>
          <w:rStyle w:val="Refdecomentario"/>
          <w:b w:val="0"/>
          <w:bCs w:val="0"/>
          <w:color w:val="auto"/>
        </w:rPr>
        <w:commentReference w:id="809"/>
      </w:r>
      <w:commentRangeEnd w:id="810"/>
      <w:r w:rsidR="00A54F96">
        <w:rPr>
          <w:rStyle w:val="Refdecomentario"/>
          <w:b w:val="0"/>
          <w:bCs w:val="0"/>
          <w:color w:val="auto"/>
        </w:rPr>
        <w:commentReference w:id="810"/>
      </w:r>
      <w:bookmarkEnd w:id="808"/>
    </w:p>
    <w:tbl>
      <w:tblPr>
        <w:tblStyle w:val="Tabladecuadrcula4"/>
        <w:tblW w:w="9882" w:type="dxa"/>
        <w:jc w:val="center"/>
        <w:tblLook w:val="04A0" w:firstRow="1" w:lastRow="0" w:firstColumn="1" w:lastColumn="0" w:noHBand="0" w:noVBand="1"/>
      </w:tblPr>
      <w:tblGrid>
        <w:gridCol w:w="3294"/>
        <w:gridCol w:w="3293"/>
        <w:gridCol w:w="3295"/>
      </w:tblGrid>
      <w:tr w:rsidR="008002BA" w:rsidRPr="003273F1" w14:paraId="13C5B828" w14:textId="77777777" w:rsidTr="00A05358">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3294" w:type="dxa"/>
          </w:tcPr>
          <w:p w14:paraId="4617E484" w14:textId="77777777" w:rsidR="008002BA" w:rsidRPr="003273F1" w:rsidRDefault="008002BA" w:rsidP="00B37610">
            <w:pPr>
              <w:pStyle w:val="Prrafodelista"/>
              <w:ind w:left="0"/>
              <w:jc w:val="center"/>
            </w:pPr>
            <w:r w:rsidRPr="003273F1">
              <w:t>Entidad</w:t>
            </w:r>
          </w:p>
        </w:tc>
        <w:tc>
          <w:tcPr>
            <w:tcW w:w="6588" w:type="dxa"/>
            <w:gridSpan w:val="2"/>
          </w:tcPr>
          <w:p w14:paraId="1DA666E2" w14:textId="77777777" w:rsidR="008002BA" w:rsidRPr="003273F1" w:rsidRDefault="008002BA" w:rsidP="00B37610">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UserLogin</w:t>
            </w:r>
          </w:p>
        </w:tc>
      </w:tr>
      <w:tr w:rsidR="008002BA" w:rsidRPr="003273F1" w:rsidDel="00FC0D5C" w14:paraId="4E77BBFF" w14:textId="65ECA27E" w:rsidTr="00A05358">
        <w:trPr>
          <w:cnfStyle w:val="000000100000" w:firstRow="0" w:lastRow="0" w:firstColumn="0" w:lastColumn="0" w:oddVBand="0" w:evenVBand="0" w:oddHBand="1" w:evenHBand="0" w:firstRowFirstColumn="0" w:firstRowLastColumn="0" w:lastRowFirstColumn="0" w:lastRowLastColumn="0"/>
          <w:trHeight w:val="1268"/>
          <w:jc w:val="center"/>
          <w:del w:id="811" w:author="Raul García Fernández" w:date="2017-07-03T16:43:00Z"/>
        </w:trPr>
        <w:tc>
          <w:tcPr>
            <w:cnfStyle w:val="001000000000" w:firstRow="0" w:lastRow="0" w:firstColumn="1" w:lastColumn="0" w:oddVBand="0" w:evenVBand="0" w:oddHBand="0" w:evenHBand="0" w:firstRowFirstColumn="0" w:firstRowLastColumn="0" w:lastRowFirstColumn="0" w:lastRowLastColumn="0"/>
            <w:tcW w:w="3294" w:type="dxa"/>
          </w:tcPr>
          <w:p w14:paraId="23369805" w14:textId="2E1A0DE2" w:rsidR="008002BA" w:rsidRPr="003273F1" w:rsidDel="00FC0D5C" w:rsidRDefault="008002BA" w:rsidP="00B37610">
            <w:pPr>
              <w:pStyle w:val="Prrafodelista"/>
              <w:ind w:left="0"/>
              <w:jc w:val="center"/>
              <w:rPr>
                <w:del w:id="812" w:author="Raul García Fernández" w:date="2017-07-03T16:43:00Z"/>
              </w:rPr>
            </w:pPr>
            <w:del w:id="813" w:author="Raul García Fernández" w:date="2017-07-03T16:43:00Z">
              <w:r w:rsidRPr="003273F1" w:rsidDel="00FC0D5C">
                <w:delText>Objetivo</w:delText>
              </w:r>
            </w:del>
          </w:p>
        </w:tc>
        <w:tc>
          <w:tcPr>
            <w:tcW w:w="6588" w:type="dxa"/>
            <w:gridSpan w:val="2"/>
          </w:tcPr>
          <w:p w14:paraId="0072C838" w14:textId="08F97AE7" w:rsidR="008002BA" w:rsidRPr="003273F1" w:rsidDel="00FC0D5C"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rPr>
                <w:del w:id="814" w:author="Raul García Fernández" w:date="2017-07-03T16:43:00Z"/>
              </w:rPr>
            </w:pPr>
            <w:del w:id="815" w:author="Raul García Fernández" w:date="2017-07-03T16:43:00Z">
              <w:r w:rsidRPr="003273F1" w:rsidDel="00FC0D5C">
                <w:delText>Identificar al usuario del sistema y facilitar información para su autenticación.</w:delText>
              </w:r>
            </w:del>
          </w:p>
        </w:tc>
      </w:tr>
      <w:tr w:rsidR="008002BA" w:rsidRPr="003273F1" w14:paraId="078FC899" w14:textId="77777777" w:rsidTr="00A05358">
        <w:trPr>
          <w:trHeight w:val="1030"/>
          <w:jc w:val="center"/>
        </w:trPr>
        <w:tc>
          <w:tcPr>
            <w:cnfStyle w:val="001000000000" w:firstRow="0" w:lastRow="0" w:firstColumn="1" w:lastColumn="0" w:oddVBand="0" w:evenVBand="0" w:oddHBand="0" w:evenHBand="0" w:firstRowFirstColumn="0" w:firstRowLastColumn="0" w:lastRowFirstColumn="0" w:lastRowLastColumn="0"/>
            <w:tcW w:w="3294" w:type="dxa"/>
          </w:tcPr>
          <w:p w14:paraId="6274138E" w14:textId="77777777" w:rsidR="008002BA" w:rsidRPr="003273F1" w:rsidRDefault="008002BA" w:rsidP="00B37610">
            <w:pPr>
              <w:pStyle w:val="Prrafodelista"/>
              <w:ind w:left="0"/>
              <w:jc w:val="center"/>
            </w:pPr>
            <w:r w:rsidRPr="003273F1">
              <w:t>Variable</w:t>
            </w:r>
          </w:p>
        </w:tc>
        <w:tc>
          <w:tcPr>
            <w:tcW w:w="3293" w:type="dxa"/>
          </w:tcPr>
          <w:p w14:paraId="1A1F25CD" w14:textId="77777777" w:rsidR="008002BA" w:rsidRPr="003273F1" w:rsidRDefault="008002BA"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295" w:type="dxa"/>
          </w:tcPr>
          <w:p w14:paraId="37F9DC93" w14:textId="77777777" w:rsidR="008002BA" w:rsidRPr="003273F1" w:rsidRDefault="008002BA"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8002BA" w:rsidRPr="003273F1" w14:paraId="241AA770" w14:textId="77777777" w:rsidTr="00A05358">
        <w:trPr>
          <w:cnfStyle w:val="000000100000" w:firstRow="0" w:lastRow="0" w:firstColumn="0" w:lastColumn="0" w:oddVBand="0" w:evenVBand="0" w:oddHBand="1" w:evenHBand="0" w:firstRowFirstColumn="0" w:firstRowLastColumn="0" w:lastRowFirstColumn="0" w:lastRowLastColumn="0"/>
          <w:trHeight w:val="791"/>
          <w:jc w:val="center"/>
        </w:trPr>
        <w:tc>
          <w:tcPr>
            <w:cnfStyle w:val="001000000000" w:firstRow="0" w:lastRow="0" w:firstColumn="1" w:lastColumn="0" w:oddVBand="0" w:evenVBand="0" w:oddHBand="0" w:evenHBand="0" w:firstRowFirstColumn="0" w:firstRowLastColumn="0" w:lastRowFirstColumn="0" w:lastRowLastColumn="0"/>
            <w:tcW w:w="3294" w:type="dxa"/>
          </w:tcPr>
          <w:p w14:paraId="320F5D37" w14:textId="77777777" w:rsidR="008002BA" w:rsidRPr="003273F1" w:rsidRDefault="008002BA" w:rsidP="00B37610">
            <w:pPr>
              <w:pStyle w:val="Prrafodelista"/>
              <w:ind w:left="0"/>
              <w:jc w:val="center"/>
            </w:pPr>
            <w:r w:rsidRPr="003273F1">
              <w:t>User</w:t>
            </w:r>
          </w:p>
        </w:tc>
        <w:tc>
          <w:tcPr>
            <w:tcW w:w="3293" w:type="dxa"/>
          </w:tcPr>
          <w:p w14:paraId="1277D356" w14:textId="77777777" w:rsidR="008002BA" w:rsidRPr="003273F1" w:rsidRDefault="008002BA"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 (Email)</w:t>
            </w:r>
          </w:p>
        </w:tc>
        <w:tc>
          <w:tcPr>
            <w:tcW w:w="3295" w:type="dxa"/>
          </w:tcPr>
          <w:p w14:paraId="19F3413E" w14:textId="77777777" w:rsidR="008002BA" w:rsidRPr="003273F1" w:rsidRDefault="008002BA"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Define el email de la identidad del usuario.</w:t>
            </w:r>
          </w:p>
        </w:tc>
      </w:tr>
      <w:tr w:rsidR="008002BA" w:rsidRPr="003273F1" w14:paraId="7AB58119" w14:textId="77777777" w:rsidTr="00A05358">
        <w:trPr>
          <w:trHeight w:val="2025"/>
          <w:jc w:val="center"/>
        </w:trPr>
        <w:tc>
          <w:tcPr>
            <w:cnfStyle w:val="001000000000" w:firstRow="0" w:lastRow="0" w:firstColumn="1" w:lastColumn="0" w:oddVBand="0" w:evenVBand="0" w:oddHBand="0" w:evenHBand="0" w:firstRowFirstColumn="0" w:firstRowLastColumn="0" w:lastRowFirstColumn="0" w:lastRowLastColumn="0"/>
            <w:tcW w:w="3294" w:type="dxa"/>
          </w:tcPr>
          <w:p w14:paraId="2D964B35" w14:textId="77777777" w:rsidR="008002BA" w:rsidRPr="003273F1" w:rsidRDefault="008002BA" w:rsidP="00B37610">
            <w:pPr>
              <w:pStyle w:val="Prrafodelista"/>
              <w:ind w:left="0"/>
              <w:jc w:val="center"/>
            </w:pPr>
            <w:r w:rsidRPr="003273F1">
              <w:lastRenderedPageBreak/>
              <w:t>Pass</w:t>
            </w:r>
          </w:p>
        </w:tc>
        <w:tc>
          <w:tcPr>
            <w:tcW w:w="3293" w:type="dxa"/>
          </w:tcPr>
          <w:p w14:paraId="79CFE9B9" w14:textId="77777777" w:rsidR="008002BA"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295" w:type="dxa"/>
          </w:tcPr>
          <w:p w14:paraId="38464443" w14:textId="77777777" w:rsidR="008002BA"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Define la contraseña del usuario cifrada con el algoritmo de firma SHA-1.</w:t>
            </w:r>
          </w:p>
        </w:tc>
      </w:tr>
      <w:tr w:rsidR="008002BA" w:rsidRPr="003273F1" w14:paraId="5C0FC0D0" w14:textId="77777777" w:rsidTr="00A05358">
        <w:trPr>
          <w:cnfStyle w:val="000000100000" w:firstRow="0" w:lastRow="0" w:firstColumn="0" w:lastColumn="0" w:oddVBand="0" w:evenVBand="0" w:oddHBand="1" w:evenHBand="0" w:firstRowFirstColumn="0" w:firstRowLastColumn="0" w:lastRowFirstColumn="0" w:lastRowLastColumn="0"/>
          <w:trHeight w:val="743"/>
          <w:jc w:val="center"/>
        </w:trPr>
        <w:tc>
          <w:tcPr>
            <w:cnfStyle w:val="001000000000" w:firstRow="0" w:lastRow="0" w:firstColumn="1" w:lastColumn="0" w:oddVBand="0" w:evenVBand="0" w:oddHBand="0" w:evenHBand="0" w:firstRowFirstColumn="0" w:firstRowLastColumn="0" w:lastRowFirstColumn="0" w:lastRowLastColumn="0"/>
            <w:tcW w:w="3294" w:type="dxa"/>
          </w:tcPr>
          <w:p w14:paraId="20269638" w14:textId="77777777" w:rsidR="008002BA" w:rsidRPr="003273F1" w:rsidRDefault="00B37610" w:rsidP="00B37610">
            <w:pPr>
              <w:pStyle w:val="Prrafodelista"/>
              <w:ind w:left="0"/>
              <w:jc w:val="center"/>
            </w:pPr>
            <w:r w:rsidRPr="003273F1">
              <w:t>Rol</w:t>
            </w:r>
          </w:p>
        </w:tc>
        <w:tc>
          <w:tcPr>
            <w:tcW w:w="3293" w:type="dxa"/>
          </w:tcPr>
          <w:p w14:paraId="035D98D2" w14:textId="77777777" w:rsidR="00B37610"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Enum (UserType:</w:t>
            </w:r>
          </w:p>
          <w:p w14:paraId="38BC65CA" w14:textId="77777777" w:rsidR="008002BA"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{USER,ADMIN})</w:t>
            </w:r>
          </w:p>
        </w:tc>
        <w:tc>
          <w:tcPr>
            <w:tcW w:w="3295" w:type="dxa"/>
          </w:tcPr>
          <w:p w14:paraId="2E99C462" w14:textId="77777777" w:rsidR="008002BA"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Define el rol que tiene el usuario.</w:t>
            </w:r>
          </w:p>
        </w:tc>
      </w:tr>
      <w:tr w:rsidR="00B37610" w:rsidRPr="003273F1" w14:paraId="474C4A8E" w14:textId="77777777" w:rsidTr="00A05358">
        <w:trPr>
          <w:trHeight w:val="1991"/>
          <w:jc w:val="center"/>
        </w:trPr>
        <w:tc>
          <w:tcPr>
            <w:cnfStyle w:val="001000000000" w:firstRow="0" w:lastRow="0" w:firstColumn="1" w:lastColumn="0" w:oddVBand="0" w:evenVBand="0" w:oddHBand="0" w:evenHBand="0" w:firstRowFirstColumn="0" w:firstRowLastColumn="0" w:lastRowFirstColumn="0" w:lastRowLastColumn="0"/>
            <w:tcW w:w="3294" w:type="dxa"/>
          </w:tcPr>
          <w:p w14:paraId="6364C3E7" w14:textId="77777777" w:rsidR="00B37610" w:rsidRPr="003273F1" w:rsidRDefault="00DD4F75" w:rsidP="00B37610">
            <w:pPr>
              <w:pStyle w:val="Prrafodelista"/>
              <w:ind w:left="0"/>
              <w:jc w:val="center"/>
            </w:pPr>
            <w:r w:rsidRPr="003273F1">
              <w:t>C</w:t>
            </w:r>
            <w:r w:rsidR="00B37610" w:rsidRPr="003273F1">
              <w:t>reationTime</w:t>
            </w:r>
          </w:p>
        </w:tc>
        <w:tc>
          <w:tcPr>
            <w:tcW w:w="3293" w:type="dxa"/>
          </w:tcPr>
          <w:p w14:paraId="2BBC54AE" w14:textId="77777777" w:rsidR="00B37610"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Date</w:t>
            </w:r>
          </w:p>
        </w:tc>
        <w:tc>
          <w:tcPr>
            <w:tcW w:w="3295" w:type="dxa"/>
          </w:tcPr>
          <w:p w14:paraId="73094FEE" w14:textId="77777777" w:rsidR="00B37610" w:rsidRPr="003273F1" w:rsidRDefault="00B37610" w:rsidP="00B37610">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Fecha de creación de la entidad.</w:t>
            </w:r>
          </w:p>
        </w:tc>
      </w:tr>
      <w:tr w:rsidR="00B37610" w:rsidRPr="003273F1" w14:paraId="6F65A564" w14:textId="77777777" w:rsidTr="00A05358">
        <w:trPr>
          <w:cnfStyle w:val="000000100000" w:firstRow="0" w:lastRow="0" w:firstColumn="0" w:lastColumn="0" w:oddVBand="0" w:evenVBand="0" w:oddHBand="1" w:evenHBand="0" w:firstRowFirstColumn="0" w:firstRowLastColumn="0" w:lastRowFirstColumn="0" w:lastRowLastColumn="0"/>
          <w:trHeight w:val="2147"/>
          <w:jc w:val="center"/>
        </w:trPr>
        <w:tc>
          <w:tcPr>
            <w:cnfStyle w:val="001000000000" w:firstRow="0" w:lastRow="0" w:firstColumn="1" w:lastColumn="0" w:oddVBand="0" w:evenVBand="0" w:oddHBand="0" w:evenHBand="0" w:firstRowFirstColumn="0" w:firstRowLastColumn="0" w:lastRowFirstColumn="0" w:lastRowLastColumn="0"/>
            <w:tcW w:w="3294" w:type="dxa"/>
          </w:tcPr>
          <w:p w14:paraId="54D51568" w14:textId="77777777" w:rsidR="00B37610" w:rsidRPr="003273F1" w:rsidRDefault="00B37610" w:rsidP="00B37610">
            <w:pPr>
              <w:pStyle w:val="Prrafodelista"/>
              <w:ind w:left="0"/>
              <w:jc w:val="center"/>
            </w:pPr>
            <w:r w:rsidRPr="003273F1">
              <w:t>Hashcode</w:t>
            </w:r>
          </w:p>
        </w:tc>
        <w:tc>
          <w:tcPr>
            <w:tcW w:w="3293" w:type="dxa"/>
          </w:tcPr>
          <w:p w14:paraId="0DA31F3C" w14:textId="77777777" w:rsidR="00B37610" w:rsidRPr="003273F1" w:rsidRDefault="00B37610" w:rsidP="00B37610">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 (SHA-1)</w:t>
            </w:r>
          </w:p>
        </w:tc>
        <w:tc>
          <w:tcPr>
            <w:tcW w:w="3295" w:type="dxa"/>
          </w:tcPr>
          <w:p w14:paraId="45F1FC37" w14:textId="77777777" w:rsidR="00B37610" w:rsidRPr="003273F1" w:rsidRDefault="00B37610" w:rsidP="00517A91">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sidRPr="003273F1">
              <w:t>Usando los datos no modificables de la entidad (User y creationTime) se realiza una firma única que identifica a la entidad frente a otras.</w:t>
            </w:r>
          </w:p>
        </w:tc>
      </w:tr>
    </w:tbl>
    <w:p w14:paraId="2986DE3F" w14:textId="77777777" w:rsidR="00FC579D" w:rsidRPr="003273F1" w:rsidRDefault="00FC579D" w:rsidP="00FC579D">
      <w:pPr>
        <w:tabs>
          <w:tab w:val="left" w:pos="7100"/>
        </w:tabs>
      </w:pPr>
    </w:p>
    <w:p w14:paraId="3608E689" w14:textId="5547441A" w:rsidR="00F622A8" w:rsidRPr="00126CCD" w:rsidRDefault="007444EB">
      <w:pPr>
        <w:pStyle w:val="Ttulo3"/>
        <w:rPr>
          <w:ins w:id="816" w:author="Raul García Fernández" w:date="2017-07-03T16:44:00Z"/>
        </w:rPr>
      </w:pPr>
      <w:r>
        <w:t xml:space="preserve"> </w:t>
      </w:r>
      <w:bookmarkStart w:id="817" w:name="_Toc487483469"/>
      <w:r w:rsidR="0025326B" w:rsidRPr="003273F1">
        <w:t>MD-Entidades</w:t>
      </w:r>
      <w:r w:rsidR="00517A91" w:rsidRPr="003273F1">
        <w:t>: Person</w:t>
      </w:r>
      <w:bookmarkEnd w:id="817"/>
      <w:ins w:id="818" w:author="Raul García Fernández" w:date="2017-07-03T16:44:00Z">
        <w:del w:id="819" w:author="RAQUEL BLANCO AGUIRRE" w:date="2017-07-10T18:55:00Z">
          <w:r w:rsidR="00FC0D5C" w:rsidRPr="00126CCD" w:rsidDel="00126CCD">
            <w:br/>
          </w:r>
        </w:del>
      </w:ins>
    </w:p>
    <w:p w14:paraId="5DFDBA73" w14:textId="76ADD097" w:rsidR="00FC0D5C" w:rsidRPr="00D72901" w:rsidRDefault="00FC0D5C">
      <w:pPr>
        <w:pPrChange w:id="820" w:author="Raul García Fernández" w:date="2017-07-03T16:44:00Z">
          <w:pPr>
            <w:pStyle w:val="Ttulo3"/>
          </w:pPr>
        </w:pPrChange>
      </w:pPr>
      <w:ins w:id="821" w:author="Raul García Fernández" w:date="2017-07-03T16:44:00Z">
        <w:r>
          <w:t>Su objetivo es p</w:t>
        </w:r>
        <w:r w:rsidRPr="003273F1">
          <w:t>roporcionar datos personales del usuario al sistema para su posible representación.</w:t>
        </w:r>
      </w:ins>
    </w:p>
    <w:p w14:paraId="0E80F2D5" w14:textId="77777777" w:rsidR="00517A91" w:rsidRPr="003273F1" w:rsidRDefault="00517A91" w:rsidP="00517A91"/>
    <w:tbl>
      <w:tblPr>
        <w:tblStyle w:val="Tabladecuadrcula4"/>
        <w:tblW w:w="9580" w:type="dxa"/>
        <w:jc w:val="center"/>
        <w:tblLook w:val="04A0" w:firstRow="1" w:lastRow="0" w:firstColumn="1" w:lastColumn="0" w:noHBand="0" w:noVBand="1"/>
      </w:tblPr>
      <w:tblGrid>
        <w:gridCol w:w="2890"/>
        <w:gridCol w:w="2889"/>
        <w:gridCol w:w="3801"/>
      </w:tblGrid>
      <w:tr w:rsidR="00F622A8" w:rsidRPr="003273F1" w14:paraId="3549425E" w14:textId="77777777" w:rsidTr="00A05358">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2890" w:type="dxa"/>
          </w:tcPr>
          <w:p w14:paraId="03F09FC9" w14:textId="77777777" w:rsidR="00F622A8" w:rsidRPr="003273F1" w:rsidRDefault="00F622A8" w:rsidP="00517A91">
            <w:pPr>
              <w:pStyle w:val="Prrafodelista"/>
              <w:ind w:left="0"/>
              <w:jc w:val="center"/>
            </w:pPr>
            <w:r w:rsidRPr="003273F1">
              <w:t>Entidad</w:t>
            </w:r>
          </w:p>
        </w:tc>
        <w:tc>
          <w:tcPr>
            <w:tcW w:w="6690" w:type="dxa"/>
            <w:gridSpan w:val="2"/>
          </w:tcPr>
          <w:p w14:paraId="412EA3A8" w14:textId="77777777" w:rsidR="00F622A8" w:rsidRPr="003273F1" w:rsidRDefault="00F622A8" w:rsidP="00517A91">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Person</w:t>
            </w:r>
          </w:p>
        </w:tc>
      </w:tr>
      <w:tr w:rsidR="00F622A8" w:rsidRPr="003273F1" w:rsidDel="00FC0D5C" w14:paraId="51A1751F" w14:textId="4A19046E" w:rsidTr="00A05358">
        <w:trPr>
          <w:cnfStyle w:val="000000100000" w:firstRow="0" w:lastRow="0" w:firstColumn="0" w:lastColumn="0" w:oddVBand="0" w:evenVBand="0" w:oddHBand="1" w:evenHBand="0" w:firstRowFirstColumn="0" w:firstRowLastColumn="0" w:lastRowFirstColumn="0" w:lastRowLastColumn="0"/>
          <w:trHeight w:val="264"/>
          <w:jc w:val="center"/>
          <w:del w:id="822" w:author="Raul García Fernández" w:date="2017-07-03T16:44:00Z"/>
        </w:trPr>
        <w:tc>
          <w:tcPr>
            <w:cnfStyle w:val="001000000000" w:firstRow="0" w:lastRow="0" w:firstColumn="1" w:lastColumn="0" w:oddVBand="0" w:evenVBand="0" w:oddHBand="0" w:evenHBand="0" w:firstRowFirstColumn="0" w:firstRowLastColumn="0" w:lastRowFirstColumn="0" w:lastRowLastColumn="0"/>
            <w:tcW w:w="2890" w:type="dxa"/>
          </w:tcPr>
          <w:p w14:paraId="5683DDEC" w14:textId="610AD2ED" w:rsidR="00F622A8" w:rsidRPr="003273F1" w:rsidDel="00FC0D5C" w:rsidRDefault="00F622A8" w:rsidP="00517A91">
            <w:pPr>
              <w:pStyle w:val="Prrafodelista"/>
              <w:ind w:left="0"/>
              <w:jc w:val="center"/>
              <w:rPr>
                <w:del w:id="823" w:author="Raul García Fernández" w:date="2017-07-03T16:44:00Z"/>
              </w:rPr>
            </w:pPr>
            <w:del w:id="824" w:author="Raul García Fernández" w:date="2017-07-03T16:44:00Z">
              <w:r w:rsidRPr="003273F1" w:rsidDel="00FC0D5C">
                <w:delText>Objetivo</w:delText>
              </w:r>
            </w:del>
          </w:p>
        </w:tc>
        <w:tc>
          <w:tcPr>
            <w:tcW w:w="6690" w:type="dxa"/>
            <w:gridSpan w:val="2"/>
          </w:tcPr>
          <w:p w14:paraId="1BE59568" w14:textId="46551BD1" w:rsidR="00F622A8" w:rsidRPr="003273F1" w:rsidDel="00FC0D5C"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rPr>
                <w:del w:id="825" w:author="Raul García Fernández" w:date="2017-07-03T16:44:00Z"/>
              </w:rPr>
            </w:pPr>
            <w:del w:id="826" w:author="Raul García Fernández" w:date="2017-07-03T16:44:00Z">
              <w:r w:rsidRPr="003273F1" w:rsidDel="00FC0D5C">
                <w:delText>Proporcionar datos personales del usuario al sistema para su posible representación.</w:delText>
              </w:r>
            </w:del>
          </w:p>
        </w:tc>
      </w:tr>
      <w:tr w:rsidR="00F622A8" w:rsidRPr="003273F1" w14:paraId="11369917" w14:textId="77777777" w:rsidTr="00A05358">
        <w:trPr>
          <w:trHeight w:val="221"/>
          <w:jc w:val="center"/>
        </w:trPr>
        <w:tc>
          <w:tcPr>
            <w:cnfStyle w:val="001000000000" w:firstRow="0" w:lastRow="0" w:firstColumn="1" w:lastColumn="0" w:oddVBand="0" w:evenVBand="0" w:oddHBand="0" w:evenHBand="0" w:firstRowFirstColumn="0" w:firstRowLastColumn="0" w:lastRowFirstColumn="0" w:lastRowLastColumn="0"/>
            <w:tcW w:w="2890" w:type="dxa"/>
          </w:tcPr>
          <w:p w14:paraId="3A1704E6" w14:textId="77777777" w:rsidR="00F622A8" w:rsidRPr="003273F1" w:rsidRDefault="00F622A8" w:rsidP="00517A91">
            <w:pPr>
              <w:pStyle w:val="Prrafodelista"/>
              <w:ind w:left="0"/>
              <w:jc w:val="center"/>
            </w:pPr>
            <w:r w:rsidRPr="003273F1">
              <w:t>Variable</w:t>
            </w:r>
          </w:p>
        </w:tc>
        <w:tc>
          <w:tcPr>
            <w:tcW w:w="2889" w:type="dxa"/>
          </w:tcPr>
          <w:p w14:paraId="2023AED8"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801" w:type="dxa"/>
          </w:tcPr>
          <w:p w14:paraId="13F74C4B"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F622A8" w:rsidRPr="003273F1" w14:paraId="31CC305C" w14:textId="77777777" w:rsidTr="00A05358">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2890" w:type="dxa"/>
          </w:tcPr>
          <w:p w14:paraId="769BB189" w14:textId="77777777" w:rsidR="00F622A8" w:rsidRPr="003273F1" w:rsidRDefault="00F622A8" w:rsidP="00517A91">
            <w:pPr>
              <w:pStyle w:val="Prrafodelista"/>
              <w:ind w:left="0"/>
              <w:jc w:val="center"/>
            </w:pPr>
            <w:r w:rsidRPr="003273F1">
              <w:t>Name</w:t>
            </w:r>
          </w:p>
        </w:tc>
        <w:tc>
          <w:tcPr>
            <w:tcW w:w="2889" w:type="dxa"/>
          </w:tcPr>
          <w:p w14:paraId="4DF6DF16"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String </w:t>
            </w:r>
          </w:p>
        </w:tc>
        <w:tc>
          <w:tcPr>
            <w:tcW w:w="3801" w:type="dxa"/>
          </w:tcPr>
          <w:p w14:paraId="12D934D3"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 la persona.</w:t>
            </w:r>
          </w:p>
        </w:tc>
      </w:tr>
      <w:tr w:rsidR="00F622A8" w:rsidRPr="003273F1" w14:paraId="60130ABA" w14:textId="77777777" w:rsidTr="00A05358">
        <w:trPr>
          <w:trHeight w:val="214"/>
          <w:jc w:val="center"/>
        </w:trPr>
        <w:tc>
          <w:tcPr>
            <w:cnfStyle w:val="001000000000" w:firstRow="0" w:lastRow="0" w:firstColumn="1" w:lastColumn="0" w:oddVBand="0" w:evenVBand="0" w:oddHBand="0" w:evenHBand="0" w:firstRowFirstColumn="0" w:firstRowLastColumn="0" w:lastRowFirstColumn="0" w:lastRowLastColumn="0"/>
            <w:tcW w:w="2890" w:type="dxa"/>
          </w:tcPr>
          <w:p w14:paraId="01680B9F" w14:textId="77777777" w:rsidR="00F622A8" w:rsidRPr="003273F1" w:rsidRDefault="00F622A8" w:rsidP="00517A91">
            <w:pPr>
              <w:pStyle w:val="Prrafodelista"/>
              <w:ind w:left="0"/>
              <w:jc w:val="center"/>
            </w:pPr>
            <w:r w:rsidRPr="003273F1">
              <w:t>Subname</w:t>
            </w:r>
          </w:p>
        </w:tc>
        <w:tc>
          <w:tcPr>
            <w:tcW w:w="2889" w:type="dxa"/>
          </w:tcPr>
          <w:p w14:paraId="0F929035"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801" w:type="dxa"/>
          </w:tcPr>
          <w:p w14:paraId="04B2F2A3"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Apellidos de la persona.</w:t>
            </w:r>
          </w:p>
        </w:tc>
      </w:tr>
      <w:tr w:rsidR="00F622A8" w:rsidRPr="003273F1" w14:paraId="3A40E0E8" w14:textId="77777777" w:rsidTr="00A05358">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890" w:type="dxa"/>
          </w:tcPr>
          <w:p w14:paraId="558F69E8" w14:textId="77777777" w:rsidR="00F622A8" w:rsidRPr="003273F1" w:rsidRDefault="00F622A8" w:rsidP="00517A91">
            <w:pPr>
              <w:pStyle w:val="Prrafodelista"/>
              <w:ind w:left="0"/>
              <w:jc w:val="center"/>
            </w:pPr>
            <w:r w:rsidRPr="003273F1">
              <w:t>Birthday</w:t>
            </w:r>
          </w:p>
        </w:tc>
        <w:tc>
          <w:tcPr>
            <w:tcW w:w="2889" w:type="dxa"/>
          </w:tcPr>
          <w:p w14:paraId="79DED3D3"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801" w:type="dxa"/>
          </w:tcPr>
          <w:p w14:paraId="74715117"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de nacimiento de la persona.</w:t>
            </w:r>
          </w:p>
        </w:tc>
      </w:tr>
      <w:tr w:rsidR="00F622A8" w:rsidRPr="003273F1" w14:paraId="6538D049" w14:textId="77777777" w:rsidTr="00A05358">
        <w:trPr>
          <w:trHeight w:val="181"/>
          <w:jc w:val="center"/>
        </w:trPr>
        <w:tc>
          <w:tcPr>
            <w:cnfStyle w:val="001000000000" w:firstRow="0" w:lastRow="0" w:firstColumn="1" w:lastColumn="0" w:oddVBand="0" w:evenVBand="0" w:oddHBand="0" w:evenHBand="0" w:firstRowFirstColumn="0" w:firstRowLastColumn="0" w:lastRowFirstColumn="0" w:lastRowLastColumn="0"/>
            <w:tcW w:w="2890" w:type="dxa"/>
          </w:tcPr>
          <w:p w14:paraId="6601005E" w14:textId="77777777" w:rsidR="00F622A8" w:rsidRPr="003273F1" w:rsidRDefault="00F622A8" w:rsidP="00517A91">
            <w:pPr>
              <w:pStyle w:val="Prrafodelista"/>
              <w:ind w:left="0"/>
              <w:jc w:val="center"/>
            </w:pPr>
            <w:r w:rsidRPr="003273F1">
              <w:t>Birthplace</w:t>
            </w:r>
          </w:p>
        </w:tc>
        <w:tc>
          <w:tcPr>
            <w:tcW w:w="2889" w:type="dxa"/>
          </w:tcPr>
          <w:p w14:paraId="4F77F90E"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801" w:type="dxa"/>
          </w:tcPr>
          <w:p w14:paraId="489A5EEF"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Lugar donde vive la persona.</w:t>
            </w:r>
          </w:p>
        </w:tc>
      </w:tr>
      <w:tr w:rsidR="00F622A8" w:rsidRPr="003273F1" w14:paraId="58C6DAA4" w14:textId="77777777" w:rsidTr="00A0535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890" w:type="dxa"/>
          </w:tcPr>
          <w:p w14:paraId="4F9B7C13" w14:textId="77777777" w:rsidR="00F622A8" w:rsidRPr="003273F1" w:rsidRDefault="00F622A8" w:rsidP="00517A91">
            <w:pPr>
              <w:pStyle w:val="Prrafodelista"/>
              <w:ind w:left="0"/>
              <w:jc w:val="center"/>
            </w:pPr>
            <w:r w:rsidRPr="003273F1">
              <w:t>Province</w:t>
            </w:r>
          </w:p>
        </w:tc>
        <w:tc>
          <w:tcPr>
            <w:tcW w:w="2889" w:type="dxa"/>
          </w:tcPr>
          <w:p w14:paraId="1AF3D2E6"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801" w:type="dxa"/>
          </w:tcPr>
          <w:p w14:paraId="16EE8DE9"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Provincia donde vive la persona.</w:t>
            </w:r>
          </w:p>
        </w:tc>
      </w:tr>
      <w:tr w:rsidR="00F622A8" w:rsidRPr="003273F1" w14:paraId="2E1EF25A" w14:textId="77777777" w:rsidTr="00A05358">
        <w:trPr>
          <w:trHeight w:val="179"/>
          <w:jc w:val="center"/>
        </w:trPr>
        <w:tc>
          <w:tcPr>
            <w:cnfStyle w:val="001000000000" w:firstRow="0" w:lastRow="0" w:firstColumn="1" w:lastColumn="0" w:oddVBand="0" w:evenVBand="0" w:oddHBand="0" w:evenHBand="0" w:firstRowFirstColumn="0" w:firstRowLastColumn="0" w:lastRowFirstColumn="0" w:lastRowLastColumn="0"/>
            <w:tcW w:w="2890" w:type="dxa"/>
          </w:tcPr>
          <w:p w14:paraId="5FBEABDB" w14:textId="77777777" w:rsidR="00F622A8" w:rsidRPr="003273F1" w:rsidRDefault="00F622A8" w:rsidP="00517A91">
            <w:pPr>
              <w:pStyle w:val="Prrafodelista"/>
              <w:ind w:left="0"/>
              <w:jc w:val="center"/>
            </w:pPr>
            <w:r w:rsidRPr="003273F1">
              <w:t>Country</w:t>
            </w:r>
          </w:p>
        </w:tc>
        <w:tc>
          <w:tcPr>
            <w:tcW w:w="2889" w:type="dxa"/>
          </w:tcPr>
          <w:p w14:paraId="30D3C813"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801" w:type="dxa"/>
          </w:tcPr>
          <w:p w14:paraId="47AF60BC" w14:textId="77777777" w:rsidR="00F622A8"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País</w:t>
            </w:r>
            <w:r w:rsidR="00F622A8" w:rsidRPr="003273F1">
              <w:t xml:space="preserve"> donde vive la persona.</w:t>
            </w:r>
          </w:p>
        </w:tc>
      </w:tr>
      <w:tr w:rsidR="00F622A8" w:rsidRPr="003273F1" w14:paraId="0C6F677F" w14:textId="77777777" w:rsidTr="00A05358">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90" w:type="dxa"/>
          </w:tcPr>
          <w:p w14:paraId="7444294E" w14:textId="77777777" w:rsidR="00F622A8" w:rsidRPr="003273F1" w:rsidRDefault="00F622A8" w:rsidP="00517A91">
            <w:pPr>
              <w:pStyle w:val="Prrafodelista"/>
              <w:ind w:left="0"/>
              <w:jc w:val="center"/>
            </w:pPr>
            <w:r w:rsidRPr="003273F1">
              <w:t>Biografy</w:t>
            </w:r>
          </w:p>
        </w:tc>
        <w:tc>
          <w:tcPr>
            <w:tcW w:w="2889" w:type="dxa"/>
          </w:tcPr>
          <w:p w14:paraId="75F18188"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801" w:type="dxa"/>
          </w:tcPr>
          <w:p w14:paraId="4D032356"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Pequeño texto para que la persona se pueda expresar.</w:t>
            </w:r>
          </w:p>
        </w:tc>
      </w:tr>
      <w:tr w:rsidR="00F622A8" w:rsidRPr="003273F1" w14:paraId="4A9930DA" w14:textId="77777777" w:rsidTr="00A05358">
        <w:trPr>
          <w:trHeight w:val="647"/>
          <w:jc w:val="center"/>
        </w:trPr>
        <w:tc>
          <w:tcPr>
            <w:cnfStyle w:val="001000000000" w:firstRow="0" w:lastRow="0" w:firstColumn="1" w:lastColumn="0" w:oddVBand="0" w:evenVBand="0" w:oddHBand="0" w:evenHBand="0" w:firstRowFirstColumn="0" w:firstRowLastColumn="0" w:lastRowFirstColumn="0" w:lastRowLastColumn="0"/>
            <w:tcW w:w="2890" w:type="dxa"/>
          </w:tcPr>
          <w:p w14:paraId="28E23107" w14:textId="77777777" w:rsidR="00F622A8" w:rsidRPr="003273F1" w:rsidRDefault="00F622A8" w:rsidP="00517A91">
            <w:pPr>
              <w:pStyle w:val="Prrafodelista"/>
              <w:ind w:left="0"/>
              <w:jc w:val="center"/>
            </w:pPr>
            <w:r w:rsidRPr="003273F1">
              <w:lastRenderedPageBreak/>
              <w:t>profileImageUrl</w:t>
            </w:r>
          </w:p>
        </w:tc>
        <w:tc>
          <w:tcPr>
            <w:tcW w:w="2889" w:type="dxa"/>
          </w:tcPr>
          <w:p w14:paraId="087FB4BC"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String(URL)</w:t>
            </w:r>
          </w:p>
        </w:tc>
        <w:tc>
          <w:tcPr>
            <w:tcW w:w="3801" w:type="dxa"/>
          </w:tcPr>
          <w:p w14:paraId="264545F3" w14:textId="77777777" w:rsidR="00F622A8" w:rsidRPr="003273F1" w:rsidRDefault="00DD4F75"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t>Espacio para URL para qué</w:t>
            </w:r>
            <w:r w:rsidR="00F622A8" w:rsidRPr="003273F1">
              <w:t xml:space="preserve"> la persona pueda poner una imagen representativa de cualquier repositorio de imágenes.</w:t>
            </w:r>
          </w:p>
        </w:tc>
      </w:tr>
      <w:tr w:rsidR="00F622A8" w:rsidRPr="003273F1" w14:paraId="336D8F78" w14:textId="77777777" w:rsidTr="00A05358">
        <w:trPr>
          <w:cnfStyle w:val="000000100000" w:firstRow="0" w:lastRow="0" w:firstColumn="0" w:lastColumn="0" w:oddVBand="0" w:evenVBand="0" w:oddHBand="1" w:evenHBand="0" w:firstRowFirstColumn="0" w:firstRowLastColumn="0" w:lastRowFirstColumn="0" w:lastRowLastColumn="0"/>
          <w:trHeight w:val="186"/>
          <w:jc w:val="center"/>
        </w:trPr>
        <w:tc>
          <w:tcPr>
            <w:cnfStyle w:val="001000000000" w:firstRow="0" w:lastRow="0" w:firstColumn="1" w:lastColumn="0" w:oddVBand="0" w:evenVBand="0" w:oddHBand="0" w:evenHBand="0" w:firstRowFirstColumn="0" w:firstRowLastColumn="0" w:lastRowFirstColumn="0" w:lastRowLastColumn="0"/>
            <w:tcW w:w="2890" w:type="dxa"/>
          </w:tcPr>
          <w:p w14:paraId="71F3F029" w14:textId="77777777" w:rsidR="00F622A8" w:rsidRPr="003273F1" w:rsidRDefault="00F622A8" w:rsidP="00517A91">
            <w:pPr>
              <w:pStyle w:val="Prrafodelista"/>
              <w:ind w:left="0"/>
              <w:jc w:val="center"/>
            </w:pPr>
            <w:r w:rsidRPr="003273F1">
              <w:t>dateCreation</w:t>
            </w:r>
          </w:p>
        </w:tc>
        <w:tc>
          <w:tcPr>
            <w:tcW w:w="2889" w:type="dxa"/>
          </w:tcPr>
          <w:p w14:paraId="36515459"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801" w:type="dxa"/>
          </w:tcPr>
          <w:p w14:paraId="691DB31F" w14:textId="77777777" w:rsidR="00F622A8" w:rsidRPr="003273F1" w:rsidRDefault="00F622A8"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de creación de la cuenta.</w:t>
            </w:r>
          </w:p>
        </w:tc>
      </w:tr>
      <w:tr w:rsidR="00F622A8" w:rsidRPr="003273F1" w14:paraId="2A7C6920" w14:textId="77777777" w:rsidTr="00A05358">
        <w:trPr>
          <w:trHeight w:val="2488"/>
          <w:jc w:val="center"/>
        </w:trPr>
        <w:tc>
          <w:tcPr>
            <w:cnfStyle w:val="001000000000" w:firstRow="0" w:lastRow="0" w:firstColumn="1" w:lastColumn="0" w:oddVBand="0" w:evenVBand="0" w:oddHBand="0" w:evenHBand="0" w:firstRowFirstColumn="0" w:firstRowLastColumn="0" w:lastRowFirstColumn="0" w:lastRowLastColumn="0"/>
            <w:tcW w:w="2890" w:type="dxa"/>
          </w:tcPr>
          <w:p w14:paraId="0D25B4F4" w14:textId="77777777" w:rsidR="00F622A8" w:rsidRPr="003273F1" w:rsidRDefault="00F622A8" w:rsidP="00517A91">
            <w:pPr>
              <w:pStyle w:val="Prrafodelista"/>
              <w:ind w:left="0"/>
              <w:jc w:val="center"/>
            </w:pPr>
            <w:r w:rsidRPr="003273F1">
              <w:t>hashcode</w:t>
            </w:r>
          </w:p>
        </w:tc>
        <w:tc>
          <w:tcPr>
            <w:tcW w:w="2889" w:type="dxa"/>
          </w:tcPr>
          <w:p w14:paraId="7A9BBD9E" w14:textId="77777777" w:rsidR="00F622A8" w:rsidRPr="003273F1" w:rsidRDefault="00F622A8"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801" w:type="dxa"/>
          </w:tcPr>
          <w:p w14:paraId="43C65374" w14:textId="77777777" w:rsidR="00F622A8" w:rsidRPr="003273F1" w:rsidRDefault="00F622A8" w:rsidP="00517A91">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sidRPr="003273F1">
              <w:t>Usando los datos no modificables de la entidad (dateCreation)</w:t>
            </w:r>
            <w:r w:rsidR="00DD4F75">
              <w:t xml:space="preserve"> se realiza una firma única qué </w:t>
            </w:r>
            <w:r w:rsidRPr="003273F1">
              <w:t>identifica a la entidad frente a otras.</w:t>
            </w:r>
          </w:p>
        </w:tc>
      </w:tr>
    </w:tbl>
    <w:p w14:paraId="01D9BE41" w14:textId="0E5BECDB" w:rsidR="00FC579D" w:rsidRDefault="00517A91" w:rsidP="00DD4F75">
      <w:pPr>
        <w:pStyle w:val="Descripcin"/>
      </w:pPr>
      <w:bookmarkStart w:id="827" w:name="_Toc481185461"/>
      <w:bookmarkStart w:id="828" w:name="_Toc481603467"/>
      <w:bookmarkStart w:id="829" w:name="_Toc487483563"/>
      <w:r w:rsidRPr="003273F1">
        <w:t xml:space="preserve">Tabla </w:t>
      </w:r>
      <w:fldSimple w:instr=" STYLEREF 1 \s ">
        <w:r w:rsidR="007E0E3F">
          <w:rPr>
            <w:noProof/>
          </w:rPr>
          <w:t>2</w:t>
        </w:r>
      </w:fldSimple>
      <w:r w:rsidR="004A56F3">
        <w:noBreakHyphen/>
      </w:r>
      <w:fldSimple w:instr=" SEQ Tabla \* ARABIC \s 1 ">
        <w:r w:rsidR="007E0E3F">
          <w:rPr>
            <w:noProof/>
          </w:rPr>
          <w:t>2</w:t>
        </w:r>
      </w:fldSimple>
      <w:r w:rsidRPr="003273F1">
        <w:t xml:space="preserve"> (Person)</w:t>
      </w:r>
      <w:bookmarkEnd w:id="827"/>
      <w:bookmarkEnd w:id="828"/>
      <w:bookmarkEnd w:id="829"/>
    </w:p>
    <w:p w14:paraId="19647DFC" w14:textId="77777777" w:rsidR="00FC579D" w:rsidRPr="00FC579D" w:rsidRDefault="00FC579D" w:rsidP="00FC579D"/>
    <w:p w14:paraId="3F41F322" w14:textId="25035695" w:rsidR="00BC7D72" w:rsidRDefault="0025326B">
      <w:pPr>
        <w:pStyle w:val="Ttulo3"/>
        <w:rPr>
          <w:ins w:id="830" w:author="Raul García Fernández" w:date="2017-07-03T16:45:00Z"/>
        </w:rPr>
      </w:pPr>
      <w:bookmarkStart w:id="831" w:name="_Toc487483470"/>
      <w:r w:rsidRPr="003273F1">
        <w:t>MD-</w:t>
      </w:r>
      <w:del w:id="832" w:author="Raul García Fernández" w:date="2017-06-30T20:01:00Z">
        <w:r w:rsidRPr="003273F1" w:rsidDel="00A54F96">
          <w:delText>Entidades</w:delText>
        </w:r>
      </w:del>
      <w:ins w:id="833" w:author="Raul García Fernández" w:date="2017-06-30T20:01:00Z">
        <w:r w:rsidR="00A54F96">
          <w:t>Nodos</w:t>
        </w:r>
      </w:ins>
      <w:r w:rsidR="00517A91" w:rsidRPr="003273F1">
        <w:t>: Project</w:t>
      </w:r>
      <w:bookmarkEnd w:id="831"/>
    </w:p>
    <w:p w14:paraId="0C1D5F3C" w14:textId="62D71123" w:rsidR="00FC0D5C" w:rsidRPr="00D72901" w:rsidRDefault="00FC0D5C">
      <w:pPr>
        <w:pStyle w:val="Prrafodelista"/>
        <w:ind w:left="0"/>
        <w:pPrChange w:id="834" w:author="Raul García Fernández" w:date="2017-07-03T16:45:00Z">
          <w:pPr>
            <w:pStyle w:val="Ttulo3"/>
          </w:pPr>
        </w:pPrChange>
      </w:pPr>
      <w:ins w:id="835" w:author="Raul García Fernández" w:date="2017-07-03T16:45:00Z">
        <w:r>
          <w:t>Su objetivo es almacenar</w:t>
        </w:r>
        <w:r w:rsidRPr="003273F1">
          <w:t xml:space="preserve"> los datos necesarios para la ejecución del proyecto en el sistema.</w:t>
        </w:r>
      </w:ins>
    </w:p>
    <w:p w14:paraId="60192DE0" w14:textId="77777777" w:rsidR="008C65EF" w:rsidRPr="003273F1" w:rsidRDefault="008C65EF" w:rsidP="008C65EF">
      <w:pPr>
        <w:pStyle w:val="Descripcin"/>
        <w:keepNext/>
      </w:pPr>
    </w:p>
    <w:tbl>
      <w:tblPr>
        <w:tblStyle w:val="Tabladecuadrcula4"/>
        <w:tblW w:w="9496" w:type="dxa"/>
        <w:tblLook w:val="04A0" w:firstRow="1" w:lastRow="0" w:firstColumn="1" w:lastColumn="0" w:noHBand="0" w:noVBand="1"/>
        <w:tblPrChange w:id="836" w:author="Raul García Fernández" w:date="2017-07-03T16:46:00Z">
          <w:tblPr>
            <w:tblStyle w:val="Tabladecuadrcula4"/>
            <w:tblW w:w="9496" w:type="dxa"/>
            <w:tblLook w:val="04A0" w:firstRow="1" w:lastRow="0" w:firstColumn="1" w:lastColumn="0" w:noHBand="0" w:noVBand="1"/>
          </w:tblPr>
        </w:tblPrChange>
      </w:tblPr>
      <w:tblGrid>
        <w:gridCol w:w="3166"/>
        <w:gridCol w:w="3164"/>
        <w:gridCol w:w="3166"/>
        <w:tblGridChange w:id="837">
          <w:tblGrid>
            <w:gridCol w:w="3166"/>
            <w:gridCol w:w="3164"/>
            <w:gridCol w:w="3166"/>
          </w:tblGrid>
        </w:tblGridChange>
      </w:tblGrid>
      <w:tr w:rsidR="00BC7D72" w:rsidRPr="003273F1" w14:paraId="68B952F0" w14:textId="77777777" w:rsidTr="00414FBE">
        <w:trPr>
          <w:cnfStyle w:val="100000000000" w:firstRow="1" w:lastRow="0" w:firstColumn="0" w:lastColumn="0" w:oddVBand="0" w:evenVBand="0" w:oddHBand="0" w:evenHBand="0" w:firstRowFirstColumn="0" w:firstRowLastColumn="0" w:lastRowFirstColumn="0" w:lastRowLastColumn="0"/>
          <w:trHeight w:val="110"/>
          <w:trPrChange w:id="838" w:author="Raul García Fernández" w:date="2017-07-03T16:46:00Z">
            <w:trPr>
              <w:trHeight w:val="110"/>
            </w:trPr>
          </w:trPrChange>
        </w:trPr>
        <w:tc>
          <w:tcPr>
            <w:cnfStyle w:val="001000000000" w:firstRow="0" w:lastRow="0" w:firstColumn="1" w:lastColumn="0" w:oddVBand="0" w:evenVBand="0" w:oddHBand="0" w:evenHBand="0" w:firstRowFirstColumn="0" w:firstRowLastColumn="0" w:lastRowFirstColumn="0" w:lastRowLastColumn="0"/>
            <w:tcW w:w="0" w:type="dxa"/>
            <w:tcPrChange w:id="839" w:author="Raul García Fernández" w:date="2017-07-03T16:46:00Z">
              <w:tcPr>
                <w:tcW w:w="3166" w:type="dxa"/>
              </w:tcPr>
            </w:tcPrChange>
          </w:tcPr>
          <w:p w14:paraId="4101D200" w14:textId="77777777" w:rsidR="00BC7D72" w:rsidRPr="003273F1" w:rsidRDefault="00BC7D72" w:rsidP="00517A91">
            <w:pPr>
              <w:pStyle w:val="Prrafodelista"/>
              <w:ind w:left="0"/>
              <w:jc w:val="center"/>
              <w:cnfStyle w:val="101000000000" w:firstRow="1" w:lastRow="0" w:firstColumn="1" w:lastColumn="0" w:oddVBand="0" w:evenVBand="0" w:oddHBand="0" w:evenHBand="0" w:firstRowFirstColumn="0" w:firstRowLastColumn="0" w:lastRowFirstColumn="0" w:lastRowLastColumn="0"/>
            </w:pPr>
            <w:r w:rsidRPr="003273F1">
              <w:t>Entidad</w:t>
            </w:r>
          </w:p>
        </w:tc>
        <w:tc>
          <w:tcPr>
            <w:tcW w:w="6330" w:type="dxa"/>
            <w:gridSpan w:val="2"/>
            <w:tcPrChange w:id="840" w:author="Raul García Fernández" w:date="2017-07-03T16:46:00Z">
              <w:tcPr>
                <w:tcW w:w="6329" w:type="dxa"/>
                <w:gridSpan w:val="2"/>
              </w:tcPr>
            </w:tcPrChange>
          </w:tcPr>
          <w:p w14:paraId="7DE22BDA" w14:textId="77777777" w:rsidR="00BC7D72" w:rsidRPr="003273F1" w:rsidRDefault="00BC7D72" w:rsidP="00BC7D72">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Project</w:t>
            </w:r>
          </w:p>
        </w:tc>
      </w:tr>
      <w:tr w:rsidR="00BC7D72" w:rsidRPr="003273F1" w:rsidDel="00414FBE" w14:paraId="243F809A" w14:textId="2A6004A0" w:rsidTr="00414FBE">
        <w:trPr>
          <w:cnfStyle w:val="000000100000" w:firstRow="0" w:lastRow="0" w:firstColumn="0" w:lastColumn="0" w:oddVBand="0" w:evenVBand="0" w:oddHBand="1" w:evenHBand="0" w:firstRowFirstColumn="0" w:firstRowLastColumn="0" w:lastRowFirstColumn="0" w:lastRowLastColumn="0"/>
          <w:trHeight w:val="552"/>
          <w:del w:id="841" w:author="Raul García Fernández" w:date="2017-07-03T16:46:00Z"/>
          <w:trPrChange w:id="842" w:author="Raul García Fernández" w:date="2017-07-03T16:46:00Z">
            <w:trPr>
              <w:trHeight w:val="552"/>
            </w:trPr>
          </w:trPrChange>
        </w:trPr>
        <w:tc>
          <w:tcPr>
            <w:cnfStyle w:val="001000000000" w:firstRow="0" w:lastRow="0" w:firstColumn="1" w:lastColumn="0" w:oddVBand="0" w:evenVBand="0" w:oddHBand="0" w:evenHBand="0" w:firstRowFirstColumn="0" w:firstRowLastColumn="0" w:lastRowFirstColumn="0" w:lastRowLastColumn="0"/>
            <w:tcW w:w="0" w:type="dxa"/>
            <w:tcPrChange w:id="843" w:author="Raul García Fernández" w:date="2017-07-03T16:46:00Z">
              <w:tcPr>
                <w:tcW w:w="3166" w:type="dxa"/>
              </w:tcPr>
            </w:tcPrChange>
          </w:tcPr>
          <w:p w14:paraId="28AFAE0F" w14:textId="4FF28599" w:rsidR="00BC7D72" w:rsidRPr="003273F1" w:rsidDel="00414FBE" w:rsidRDefault="00BC7D72" w:rsidP="00517A91">
            <w:pPr>
              <w:pStyle w:val="Prrafodelista"/>
              <w:ind w:left="0"/>
              <w:jc w:val="center"/>
              <w:cnfStyle w:val="001000100000" w:firstRow="0" w:lastRow="0" w:firstColumn="1" w:lastColumn="0" w:oddVBand="0" w:evenVBand="0" w:oddHBand="1" w:evenHBand="0" w:firstRowFirstColumn="0" w:firstRowLastColumn="0" w:lastRowFirstColumn="0" w:lastRowLastColumn="0"/>
              <w:rPr>
                <w:del w:id="844" w:author="Raul García Fernández" w:date="2017-07-03T16:46:00Z"/>
              </w:rPr>
            </w:pPr>
            <w:del w:id="845" w:author="Raul García Fernández" w:date="2017-07-03T16:46:00Z">
              <w:r w:rsidRPr="003273F1" w:rsidDel="00414FBE">
                <w:delText>Objetivo</w:delText>
              </w:r>
            </w:del>
          </w:p>
        </w:tc>
        <w:tc>
          <w:tcPr>
            <w:tcW w:w="6330" w:type="dxa"/>
            <w:gridSpan w:val="2"/>
            <w:tcPrChange w:id="846" w:author="Raul García Fernández" w:date="2017-07-03T16:46:00Z">
              <w:tcPr>
                <w:tcW w:w="6329" w:type="dxa"/>
                <w:gridSpan w:val="2"/>
              </w:tcPr>
            </w:tcPrChange>
          </w:tcPr>
          <w:p w14:paraId="76B54C5D" w14:textId="5128EEDA" w:rsidR="00BC7D72" w:rsidRPr="003273F1" w:rsidDel="00414FBE"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rPr>
                <w:del w:id="847" w:author="Raul García Fernández" w:date="2017-07-03T16:46:00Z"/>
              </w:rPr>
            </w:pPr>
            <w:del w:id="848" w:author="Raul García Fernández" w:date="2017-07-03T16:46:00Z">
              <w:r w:rsidRPr="003273F1" w:rsidDel="00414FBE">
                <w:delText>Almacena los datos necesarios para la ejecución de</w:delText>
              </w:r>
              <w:r w:rsidR="008C65EF" w:rsidRPr="003273F1" w:rsidDel="00414FBE">
                <w:delText>l proyecto en el sistema.</w:delText>
              </w:r>
            </w:del>
          </w:p>
        </w:tc>
      </w:tr>
      <w:tr w:rsidR="00BC7D72" w:rsidRPr="003273F1" w14:paraId="1374D35E" w14:textId="77777777" w:rsidTr="007444EB">
        <w:trPr>
          <w:trHeight w:val="291"/>
        </w:trPr>
        <w:tc>
          <w:tcPr>
            <w:cnfStyle w:val="001000000000" w:firstRow="0" w:lastRow="0" w:firstColumn="1" w:lastColumn="0" w:oddVBand="0" w:evenVBand="0" w:oddHBand="0" w:evenHBand="0" w:firstRowFirstColumn="0" w:firstRowLastColumn="0" w:lastRowFirstColumn="0" w:lastRowLastColumn="0"/>
            <w:tcW w:w="3166" w:type="dxa"/>
          </w:tcPr>
          <w:p w14:paraId="33354E51" w14:textId="77777777" w:rsidR="00BC7D72" w:rsidRPr="003273F1" w:rsidRDefault="00BC7D72" w:rsidP="00517A91">
            <w:pPr>
              <w:pStyle w:val="Prrafodelista"/>
              <w:ind w:left="0"/>
              <w:jc w:val="center"/>
            </w:pPr>
            <w:r w:rsidRPr="003273F1">
              <w:t>Variable</w:t>
            </w:r>
          </w:p>
        </w:tc>
        <w:tc>
          <w:tcPr>
            <w:tcW w:w="3164" w:type="dxa"/>
          </w:tcPr>
          <w:p w14:paraId="1F0A4003"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166" w:type="dxa"/>
          </w:tcPr>
          <w:p w14:paraId="67466A9C"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BC7D72" w:rsidRPr="003273F1" w14:paraId="79FB8230"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03DD77D2" w14:textId="77777777" w:rsidR="00BC7D72" w:rsidRPr="003273F1" w:rsidRDefault="00BC7D72" w:rsidP="00517A91">
            <w:pPr>
              <w:pStyle w:val="Prrafodelista"/>
              <w:ind w:left="0"/>
              <w:jc w:val="center"/>
            </w:pPr>
            <w:r w:rsidRPr="003273F1">
              <w:t>Name</w:t>
            </w:r>
          </w:p>
        </w:tc>
        <w:tc>
          <w:tcPr>
            <w:tcW w:w="3164" w:type="dxa"/>
          </w:tcPr>
          <w:p w14:paraId="624A6F61" w14:textId="77777777" w:rsidR="00BC7D72" w:rsidRPr="003273F1"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String </w:t>
            </w:r>
          </w:p>
        </w:tc>
        <w:tc>
          <w:tcPr>
            <w:tcW w:w="3166" w:type="dxa"/>
          </w:tcPr>
          <w:p w14:paraId="5C9FD000" w14:textId="77777777" w:rsidR="00BC7D72" w:rsidRPr="003273F1" w:rsidRDefault="00BC7D72" w:rsidP="008C65EF">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Nombre </w:t>
            </w:r>
            <w:r w:rsidR="008C65EF" w:rsidRPr="003273F1">
              <w:t>del proyecto</w:t>
            </w:r>
          </w:p>
        </w:tc>
      </w:tr>
      <w:tr w:rsidR="00BC7D72" w:rsidRPr="003273F1" w14:paraId="740AD7CE"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40BE64BF" w14:textId="77777777" w:rsidR="00BC7D72" w:rsidRPr="003273F1" w:rsidRDefault="00C46FBE" w:rsidP="00517A91">
            <w:pPr>
              <w:pStyle w:val="Prrafodelista"/>
              <w:ind w:left="0"/>
              <w:jc w:val="center"/>
            </w:pPr>
            <w:r w:rsidRPr="003273F1">
              <w:t>Type</w:t>
            </w:r>
          </w:p>
        </w:tc>
        <w:tc>
          <w:tcPr>
            <w:tcW w:w="3164" w:type="dxa"/>
          </w:tcPr>
          <w:p w14:paraId="632BD039"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Enum (ProjectType:{</w:t>
            </w:r>
          </w:p>
          <w:p w14:paraId="22DFF692"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JAVA,</w:t>
            </w:r>
          </w:p>
          <w:p w14:paraId="05030D0B" w14:textId="77777777" w:rsidR="00BC7D72" w:rsidRPr="003273F1" w:rsidRDefault="008C65EF" w:rsidP="008C65EF">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PYTHON,OCTAVE})</w:t>
            </w:r>
          </w:p>
        </w:tc>
        <w:tc>
          <w:tcPr>
            <w:tcW w:w="3166" w:type="dxa"/>
          </w:tcPr>
          <w:p w14:paraId="611815D8"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 del proyecto, definirá a que servicio del sistema debe acceder.</w:t>
            </w:r>
          </w:p>
        </w:tc>
      </w:tr>
      <w:tr w:rsidR="00BC7D72" w:rsidRPr="003273F1" w14:paraId="4BFA8198" w14:textId="77777777" w:rsidTr="007444E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166" w:type="dxa"/>
          </w:tcPr>
          <w:p w14:paraId="5F05FFF5" w14:textId="77777777" w:rsidR="00BC7D72" w:rsidRPr="003273F1" w:rsidRDefault="00C46FBE" w:rsidP="00517A91">
            <w:pPr>
              <w:pStyle w:val="Prrafodelista"/>
              <w:ind w:left="0"/>
              <w:jc w:val="center"/>
            </w:pPr>
            <w:r w:rsidRPr="003273F1">
              <w:t>Description</w:t>
            </w:r>
          </w:p>
        </w:tc>
        <w:tc>
          <w:tcPr>
            <w:tcW w:w="3164" w:type="dxa"/>
          </w:tcPr>
          <w:p w14:paraId="0439393E" w14:textId="77777777" w:rsidR="00BC7D72"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2255ADD5"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Descripción explicativa de lo que hace el proyecto.</w:t>
            </w:r>
          </w:p>
        </w:tc>
      </w:tr>
      <w:tr w:rsidR="00BC7D72" w:rsidRPr="003273F1" w14:paraId="3C96A376" w14:textId="77777777" w:rsidTr="007444EB">
        <w:trPr>
          <w:trHeight w:val="789"/>
        </w:trPr>
        <w:tc>
          <w:tcPr>
            <w:cnfStyle w:val="001000000000" w:firstRow="0" w:lastRow="0" w:firstColumn="1" w:lastColumn="0" w:oddVBand="0" w:evenVBand="0" w:oddHBand="0" w:evenHBand="0" w:firstRowFirstColumn="0" w:firstRowLastColumn="0" w:lastRowFirstColumn="0" w:lastRowLastColumn="0"/>
            <w:tcW w:w="3166" w:type="dxa"/>
          </w:tcPr>
          <w:p w14:paraId="644A8D6B" w14:textId="77777777" w:rsidR="00BC7D72" w:rsidRPr="003273F1" w:rsidRDefault="00C46FBE" w:rsidP="00517A91">
            <w:pPr>
              <w:pStyle w:val="Prrafodelista"/>
              <w:ind w:left="0"/>
              <w:jc w:val="center"/>
            </w:pPr>
            <w:r w:rsidRPr="003273F1">
              <w:t>GitRepositoryURL</w:t>
            </w:r>
          </w:p>
        </w:tc>
        <w:tc>
          <w:tcPr>
            <w:tcW w:w="3164" w:type="dxa"/>
          </w:tcPr>
          <w:p w14:paraId="1B201C9D"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r w:rsidR="00C46FBE" w:rsidRPr="003273F1">
              <w:t xml:space="preserve"> (url)</w:t>
            </w:r>
          </w:p>
        </w:tc>
        <w:tc>
          <w:tcPr>
            <w:tcW w:w="3166" w:type="dxa"/>
          </w:tcPr>
          <w:p w14:paraId="39F6653D"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Dirección URL del repositorio GIT de donde sacar el código del programa.</w:t>
            </w:r>
          </w:p>
        </w:tc>
      </w:tr>
      <w:tr w:rsidR="00517A91" w:rsidRPr="003273F1" w14:paraId="1B037EBF"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7A09B896" w14:textId="77777777" w:rsidR="00BC7D72" w:rsidRPr="003273F1" w:rsidRDefault="00C46FBE" w:rsidP="00517A91">
            <w:pPr>
              <w:pStyle w:val="Prrafodelista"/>
              <w:ind w:left="0"/>
              <w:jc w:val="center"/>
            </w:pPr>
            <w:r w:rsidRPr="003273F1">
              <w:t>User</w:t>
            </w:r>
          </w:p>
        </w:tc>
        <w:tc>
          <w:tcPr>
            <w:tcW w:w="3164" w:type="dxa"/>
          </w:tcPr>
          <w:p w14:paraId="61FB40B6" w14:textId="77777777" w:rsidR="00BC7D72" w:rsidRPr="003273F1"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r w:rsidR="008C65EF" w:rsidRPr="003273F1">
              <w:t xml:space="preserve"> (email)</w:t>
            </w:r>
          </w:p>
        </w:tc>
        <w:tc>
          <w:tcPr>
            <w:tcW w:w="3166" w:type="dxa"/>
          </w:tcPr>
          <w:p w14:paraId="7EEE6772"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Usuario del repositorio GIT, por general suelen ser email’s.</w:t>
            </w:r>
          </w:p>
        </w:tc>
      </w:tr>
      <w:tr w:rsidR="00BC7D72" w:rsidRPr="003273F1" w14:paraId="2A99399D"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70222273" w14:textId="77777777" w:rsidR="00BC7D72" w:rsidRPr="003273F1" w:rsidRDefault="00C46FBE" w:rsidP="00517A91">
            <w:pPr>
              <w:pStyle w:val="Prrafodelista"/>
              <w:ind w:left="0"/>
              <w:jc w:val="center"/>
            </w:pPr>
            <w:r w:rsidRPr="003273F1">
              <w:t>Password</w:t>
            </w:r>
          </w:p>
        </w:tc>
        <w:tc>
          <w:tcPr>
            <w:tcW w:w="3164" w:type="dxa"/>
          </w:tcPr>
          <w:p w14:paraId="68909767" w14:textId="77777777" w:rsidR="00BC7D72" w:rsidRPr="003273F1" w:rsidRDefault="00BC7D72"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166" w:type="dxa"/>
          </w:tcPr>
          <w:p w14:paraId="0E0D2D8D"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Contraseña del repositorio GIT</w:t>
            </w:r>
          </w:p>
        </w:tc>
      </w:tr>
      <w:tr w:rsidR="00BC7D72" w:rsidRPr="003273F1" w14:paraId="7E8B6694" w14:textId="77777777" w:rsidTr="007444EB">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3166" w:type="dxa"/>
          </w:tcPr>
          <w:p w14:paraId="53440923" w14:textId="77777777" w:rsidR="00BC7D72" w:rsidRPr="003273F1" w:rsidRDefault="00C46FBE" w:rsidP="00517A91">
            <w:pPr>
              <w:pStyle w:val="Prrafodelista"/>
              <w:ind w:left="0"/>
              <w:jc w:val="center"/>
            </w:pPr>
            <w:r w:rsidRPr="003273F1">
              <w:t>MainName</w:t>
            </w:r>
          </w:p>
        </w:tc>
        <w:tc>
          <w:tcPr>
            <w:tcW w:w="3164" w:type="dxa"/>
          </w:tcPr>
          <w:p w14:paraId="741F5A08" w14:textId="77777777" w:rsidR="00BC7D72" w:rsidRPr="003273F1" w:rsidRDefault="00BC7D72"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71CDC855"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del archivo main del código a ejecutar.</w:t>
            </w:r>
          </w:p>
        </w:tc>
      </w:tr>
      <w:tr w:rsidR="00BC7D72" w:rsidRPr="003273F1" w14:paraId="2110D551" w14:textId="77777777" w:rsidTr="00FC579D">
        <w:trPr>
          <w:trHeight w:val="1041"/>
        </w:trPr>
        <w:tc>
          <w:tcPr>
            <w:cnfStyle w:val="001000000000" w:firstRow="0" w:lastRow="0" w:firstColumn="1" w:lastColumn="0" w:oddVBand="0" w:evenVBand="0" w:oddHBand="0" w:evenHBand="0" w:firstRowFirstColumn="0" w:firstRowLastColumn="0" w:lastRowFirstColumn="0" w:lastRowLastColumn="0"/>
            <w:tcW w:w="3166" w:type="dxa"/>
          </w:tcPr>
          <w:p w14:paraId="44EB25CA" w14:textId="77777777" w:rsidR="00BC7D72" w:rsidRPr="003273F1" w:rsidRDefault="00C46FBE" w:rsidP="00517A91">
            <w:pPr>
              <w:pStyle w:val="Prrafodelista"/>
              <w:ind w:left="0"/>
              <w:jc w:val="center"/>
            </w:pPr>
            <w:r w:rsidRPr="003273F1">
              <w:lastRenderedPageBreak/>
              <w:t>ResponseName</w:t>
            </w:r>
          </w:p>
        </w:tc>
        <w:tc>
          <w:tcPr>
            <w:tcW w:w="3164" w:type="dxa"/>
          </w:tcPr>
          <w:p w14:paraId="0C159120" w14:textId="77777777" w:rsidR="00BC7D72" w:rsidRPr="003273F1" w:rsidRDefault="00BC7D72" w:rsidP="00C46FBE">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166" w:type="dxa"/>
          </w:tcPr>
          <w:p w14:paraId="326D2AD4"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Nombre del archivo que se espera como respuesta tras la ejecución.</w:t>
            </w:r>
          </w:p>
        </w:tc>
      </w:tr>
      <w:tr w:rsidR="00BC7D72" w:rsidRPr="003273F1" w14:paraId="7DB26FD0" w14:textId="77777777" w:rsidTr="00FC579D">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166" w:type="dxa"/>
          </w:tcPr>
          <w:p w14:paraId="1DD45726" w14:textId="77777777" w:rsidR="00BC7D72" w:rsidRPr="003273F1" w:rsidRDefault="00C46FBE" w:rsidP="00517A91">
            <w:pPr>
              <w:pStyle w:val="Prrafodelista"/>
              <w:ind w:left="0"/>
              <w:jc w:val="center"/>
            </w:pPr>
            <w:r w:rsidRPr="003273F1">
              <w:t>InputDescription</w:t>
            </w:r>
          </w:p>
        </w:tc>
        <w:tc>
          <w:tcPr>
            <w:tcW w:w="3164" w:type="dxa"/>
          </w:tcPr>
          <w:p w14:paraId="762014A8" w14:textId="77777777" w:rsidR="00BC7D72"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47C578A7" w14:textId="77777777" w:rsidR="00BC7D72"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Descripción de los argumentos de entrada que puede aceptar el proyecto.</w:t>
            </w:r>
          </w:p>
        </w:tc>
      </w:tr>
      <w:tr w:rsidR="00BC7D72" w:rsidRPr="003273F1" w14:paraId="6A703BCE"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417873E7" w14:textId="77777777" w:rsidR="00BC7D72" w:rsidRPr="003273F1" w:rsidRDefault="00C46FBE" w:rsidP="00517A91">
            <w:pPr>
              <w:pStyle w:val="Prrafodelista"/>
              <w:ind w:left="0"/>
              <w:jc w:val="center"/>
            </w:pPr>
            <w:r w:rsidRPr="003273F1">
              <w:t>OutputDescription</w:t>
            </w:r>
          </w:p>
        </w:tc>
        <w:tc>
          <w:tcPr>
            <w:tcW w:w="3164" w:type="dxa"/>
          </w:tcPr>
          <w:p w14:paraId="450329C7" w14:textId="77777777" w:rsidR="00BC7D72" w:rsidRPr="003273F1" w:rsidRDefault="00BC7D72" w:rsidP="00C46FBE">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 xml:space="preserve">String </w:t>
            </w:r>
          </w:p>
        </w:tc>
        <w:tc>
          <w:tcPr>
            <w:tcW w:w="3166" w:type="dxa"/>
          </w:tcPr>
          <w:p w14:paraId="25668E5D" w14:textId="77777777" w:rsidR="00BC7D72"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 de los datos de salida que aparecerán tras la ejecución del proyecto.</w:t>
            </w:r>
          </w:p>
        </w:tc>
      </w:tr>
      <w:tr w:rsidR="00C46FBE" w:rsidRPr="003273F1" w14:paraId="203C7DE4"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6EB34C9D" w14:textId="77777777" w:rsidR="00C46FBE" w:rsidRPr="003273F1" w:rsidRDefault="00C46FBE" w:rsidP="00517A91">
            <w:pPr>
              <w:pStyle w:val="Prrafodelista"/>
              <w:ind w:left="0"/>
              <w:jc w:val="center"/>
            </w:pPr>
            <w:r w:rsidRPr="003273F1">
              <w:t>DefaultInputs</w:t>
            </w:r>
          </w:p>
        </w:tc>
        <w:tc>
          <w:tcPr>
            <w:tcW w:w="3164" w:type="dxa"/>
          </w:tcPr>
          <w:p w14:paraId="6F8F09C2" w14:textId="77777777" w:rsidR="00C46FBE"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166" w:type="dxa"/>
          </w:tcPr>
          <w:p w14:paraId="5D7658E0" w14:textId="77777777" w:rsidR="00C46FBE"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Conjunto de argumentos por defecto en el caso de que el usuario no pueda introducir entradas.</w:t>
            </w:r>
          </w:p>
        </w:tc>
      </w:tr>
      <w:tr w:rsidR="00C46FBE" w:rsidRPr="003273F1" w14:paraId="1F97EEF7"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4BB6589D" w14:textId="77777777" w:rsidR="00C46FBE" w:rsidRPr="003273F1" w:rsidRDefault="00C46FBE" w:rsidP="00517A91">
            <w:pPr>
              <w:pStyle w:val="Prrafodelista"/>
              <w:ind w:left="0"/>
              <w:jc w:val="center"/>
            </w:pPr>
            <w:r w:rsidRPr="003273F1">
              <w:t>ModifyDate</w:t>
            </w:r>
          </w:p>
        </w:tc>
        <w:tc>
          <w:tcPr>
            <w:tcW w:w="3164" w:type="dxa"/>
          </w:tcPr>
          <w:p w14:paraId="2D724F23" w14:textId="77777777" w:rsidR="00C46FBE" w:rsidRPr="003273F1" w:rsidRDefault="00C46FBE"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Date</w:t>
            </w:r>
          </w:p>
        </w:tc>
        <w:tc>
          <w:tcPr>
            <w:tcW w:w="3166" w:type="dxa"/>
          </w:tcPr>
          <w:p w14:paraId="1552ABDD" w14:textId="77777777" w:rsidR="00C46FBE"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Fecha que determina la modificación de la entidad.</w:t>
            </w:r>
          </w:p>
        </w:tc>
      </w:tr>
      <w:tr w:rsidR="00C46FBE" w:rsidRPr="003273F1" w14:paraId="300A220B" w14:textId="77777777" w:rsidTr="007444E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3166" w:type="dxa"/>
          </w:tcPr>
          <w:p w14:paraId="22B73D9E" w14:textId="77777777" w:rsidR="00C46FBE" w:rsidRPr="003273F1" w:rsidRDefault="00C46FBE" w:rsidP="00517A91">
            <w:pPr>
              <w:pStyle w:val="Prrafodelista"/>
              <w:ind w:left="0"/>
              <w:jc w:val="center"/>
            </w:pPr>
            <w:r w:rsidRPr="003273F1">
              <w:t>CreationDate</w:t>
            </w:r>
          </w:p>
        </w:tc>
        <w:tc>
          <w:tcPr>
            <w:tcW w:w="3164" w:type="dxa"/>
          </w:tcPr>
          <w:p w14:paraId="6AC39F9A" w14:textId="77777777" w:rsidR="00C46FBE" w:rsidRPr="003273F1" w:rsidRDefault="00C46FBE"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166" w:type="dxa"/>
          </w:tcPr>
          <w:p w14:paraId="6DCEC28A" w14:textId="77777777" w:rsidR="00C46FBE"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que determina la creación de la entidad.</w:t>
            </w:r>
          </w:p>
        </w:tc>
      </w:tr>
      <w:tr w:rsidR="00C46FBE" w:rsidRPr="003273F1" w14:paraId="0B1F7C1F" w14:textId="77777777" w:rsidTr="007444EB">
        <w:trPr>
          <w:trHeight w:val="110"/>
        </w:trPr>
        <w:tc>
          <w:tcPr>
            <w:cnfStyle w:val="001000000000" w:firstRow="0" w:lastRow="0" w:firstColumn="1" w:lastColumn="0" w:oddVBand="0" w:evenVBand="0" w:oddHBand="0" w:evenHBand="0" w:firstRowFirstColumn="0" w:firstRowLastColumn="0" w:lastRowFirstColumn="0" w:lastRowLastColumn="0"/>
            <w:tcW w:w="3166" w:type="dxa"/>
          </w:tcPr>
          <w:p w14:paraId="0FC8C7DB" w14:textId="77777777" w:rsidR="00C46FBE" w:rsidRPr="003273F1" w:rsidRDefault="00C46FBE" w:rsidP="00517A91">
            <w:pPr>
              <w:pStyle w:val="Prrafodelista"/>
              <w:ind w:left="0"/>
              <w:jc w:val="center"/>
            </w:pPr>
            <w:r w:rsidRPr="003273F1">
              <w:t>HashCode</w:t>
            </w:r>
          </w:p>
        </w:tc>
        <w:tc>
          <w:tcPr>
            <w:tcW w:w="3164" w:type="dxa"/>
          </w:tcPr>
          <w:p w14:paraId="24A7D774" w14:textId="77777777" w:rsidR="00C46FBE" w:rsidRPr="003273F1" w:rsidRDefault="00C46FBE"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166" w:type="dxa"/>
          </w:tcPr>
          <w:p w14:paraId="56014E23" w14:textId="77777777" w:rsidR="00C46FBE" w:rsidRPr="003273F1" w:rsidRDefault="008C65EF" w:rsidP="00517A91">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sidRPr="003273F1">
              <w:t>Usando los datos no modificables de la entidad (Name y creationDate) conseguimos utilizando el algoritmo SHA-1 una firma única para la entidad.</w:t>
            </w:r>
          </w:p>
        </w:tc>
      </w:tr>
    </w:tbl>
    <w:p w14:paraId="51E957D9" w14:textId="6DFEABF2" w:rsidR="00B45BEE" w:rsidRPr="00B45BEE" w:rsidRDefault="00517A91" w:rsidP="00FC579D">
      <w:pPr>
        <w:pStyle w:val="Descripcin"/>
      </w:pPr>
      <w:bookmarkStart w:id="849" w:name="_Toc481185462"/>
      <w:bookmarkStart w:id="850" w:name="_Toc481603468"/>
      <w:bookmarkStart w:id="851" w:name="_Toc487483564"/>
      <w:r w:rsidRPr="003273F1">
        <w:t xml:space="preserve">Tabla </w:t>
      </w:r>
      <w:fldSimple w:instr=" STYLEREF 1 \s ">
        <w:r w:rsidR="007E0E3F">
          <w:rPr>
            <w:noProof/>
          </w:rPr>
          <w:t>2</w:t>
        </w:r>
      </w:fldSimple>
      <w:r w:rsidR="004A56F3">
        <w:noBreakHyphen/>
      </w:r>
      <w:fldSimple w:instr=" SEQ Tabla \* ARABIC \s 1 ">
        <w:r w:rsidR="007E0E3F">
          <w:rPr>
            <w:noProof/>
          </w:rPr>
          <w:t>3</w:t>
        </w:r>
      </w:fldSimple>
      <w:r w:rsidRPr="003273F1">
        <w:t xml:space="preserve"> (Project)</w:t>
      </w:r>
      <w:bookmarkEnd w:id="849"/>
      <w:bookmarkEnd w:id="850"/>
      <w:bookmarkEnd w:id="851"/>
    </w:p>
    <w:p w14:paraId="7FDC0E93" w14:textId="3A96F54B" w:rsidR="008C65EF" w:rsidDel="00414FBE" w:rsidRDefault="0025326B">
      <w:pPr>
        <w:pStyle w:val="Ttulo3"/>
        <w:rPr>
          <w:del w:id="852" w:author="Raul García Fernández" w:date="2017-07-03T16:45:00Z"/>
          <w:szCs w:val="56"/>
        </w:rPr>
        <w:pPrChange w:id="853" w:author="Raul García Fernández" w:date="2017-07-03T16:45:00Z">
          <w:pPr>
            <w:pStyle w:val="Descripcin"/>
            <w:keepNext/>
          </w:pPr>
        </w:pPrChange>
      </w:pPr>
      <w:del w:id="854" w:author="Raul García Fernández" w:date="2017-07-03T16:46:00Z">
        <w:r w:rsidRPr="003273F1" w:rsidDel="00414FBE">
          <w:rPr>
            <w:rFonts w:cs="Times New Roman"/>
            <w:szCs w:val="56"/>
          </w:rPr>
          <w:delText>MD-</w:delText>
        </w:r>
      </w:del>
      <w:del w:id="855" w:author="Raul García Fernández" w:date="2017-06-30T20:01:00Z">
        <w:r w:rsidRPr="003273F1" w:rsidDel="00A54F96">
          <w:rPr>
            <w:rFonts w:cs="Times New Roman"/>
            <w:szCs w:val="56"/>
          </w:rPr>
          <w:delText>Entidades</w:delText>
        </w:r>
      </w:del>
      <w:del w:id="856" w:author="Raul García Fernández" w:date="2017-07-03T16:46:00Z">
        <w:r w:rsidR="00517A91" w:rsidRPr="003273F1" w:rsidDel="00414FBE">
          <w:rPr>
            <w:rFonts w:cs="Times New Roman"/>
            <w:szCs w:val="56"/>
          </w:rPr>
          <w:delText>: Group</w:delText>
        </w:r>
      </w:del>
    </w:p>
    <w:p w14:paraId="7E74840A" w14:textId="77777777" w:rsidR="00414FBE" w:rsidRPr="00D72901" w:rsidRDefault="00414FBE">
      <w:pPr>
        <w:rPr>
          <w:ins w:id="857" w:author="Raul García Fernández" w:date="2017-07-03T16:46:00Z"/>
        </w:rPr>
        <w:pPrChange w:id="858" w:author="Raul García Fernández" w:date="2017-07-03T16:46:00Z">
          <w:pPr>
            <w:pStyle w:val="Ttulo3"/>
          </w:pPr>
        </w:pPrChange>
      </w:pPr>
    </w:p>
    <w:p w14:paraId="548AC28F" w14:textId="53DC47BA" w:rsidR="00414FBE" w:rsidRDefault="00414FBE">
      <w:pPr>
        <w:pStyle w:val="Ttulo3"/>
        <w:rPr>
          <w:ins w:id="859" w:author="Raul García Fernández" w:date="2017-07-03T16:46:00Z"/>
        </w:rPr>
        <w:pPrChange w:id="860" w:author="RAQUEL BLANCO AGUIRRE" w:date="2017-07-10T19:37:00Z">
          <w:pPr>
            <w:pStyle w:val="Descripcin"/>
            <w:keepNext/>
          </w:pPr>
        </w:pPrChange>
      </w:pPr>
      <w:bookmarkStart w:id="861" w:name="_Toc487483471"/>
      <w:ins w:id="862" w:author="Raul García Fernández" w:date="2017-07-03T16:46:00Z">
        <w:r w:rsidRPr="003273F1">
          <w:t>MD-</w:t>
        </w:r>
        <w:r>
          <w:t>Nodos</w:t>
        </w:r>
        <w:r w:rsidRPr="003273F1">
          <w:t>: Group</w:t>
        </w:r>
        <w:bookmarkEnd w:id="861"/>
      </w:ins>
    </w:p>
    <w:p w14:paraId="44B87DF7" w14:textId="4C13E463" w:rsidR="00414FBE" w:rsidRPr="00D72901" w:rsidRDefault="00414FBE">
      <w:pPr>
        <w:pPrChange w:id="863" w:author="Raul García Fernández" w:date="2017-07-03T16:46:00Z">
          <w:pPr>
            <w:pStyle w:val="Descripcin"/>
            <w:keepNext/>
          </w:pPr>
        </w:pPrChange>
      </w:pPr>
      <w:ins w:id="864" w:author="Raul García Fernández" w:date="2017-07-03T16:46:00Z">
        <w:r>
          <w:t>Su objetivo es almacenar</w:t>
        </w:r>
        <w:r w:rsidRPr="003273F1">
          <w:t xml:space="preserve"> los datos ne</w:t>
        </w:r>
        <w:r>
          <w:t>cesarios para crear un grupo qué</w:t>
        </w:r>
        <w:r w:rsidRPr="003273F1">
          <w:t xml:space="preserve"> almacene proyectos y grupos. Además, contendrá los permisos de las acciones.</w:t>
        </w:r>
      </w:ins>
    </w:p>
    <w:tbl>
      <w:tblPr>
        <w:tblStyle w:val="Tabladecuadrcula4"/>
        <w:tblW w:w="9635" w:type="dxa"/>
        <w:jc w:val="center"/>
        <w:tblLook w:val="04A0" w:firstRow="1" w:lastRow="0" w:firstColumn="1" w:lastColumn="0" w:noHBand="0" w:noVBand="1"/>
      </w:tblPr>
      <w:tblGrid>
        <w:gridCol w:w="3601"/>
        <w:gridCol w:w="2755"/>
        <w:gridCol w:w="3279"/>
      </w:tblGrid>
      <w:tr w:rsidR="008C65EF" w:rsidRPr="003273F1" w14:paraId="577079F6" w14:textId="77777777" w:rsidTr="00A05358">
        <w:trPr>
          <w:cnfStyle w:val="100000000000" w:firstRow="1" w:lastRow="0" w:firstColumn="0" w:lastColumn="0" w:oddVBand="0" w:evenVBand="0" w:oddHBand="0"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3601" w:type="dxa"/>
          </w:tcPr>
          <w:p w14:paraId="72F0F87D" w14:textId="77777777" w:rsidR="008C65EF" w:rsidRPr="003273F1" w:rsidRDefault="008C65EF" w:rsidP="00517A91">
            <w:pPr>
              <w:pStyle w:val="Prrafodelista"/>
              <w:ind w:left="0"/>
              <w:jc w:val="center"/>
            </w:pPr>
            <w:r w:rsidRPr="003273F1">
              <w:t>Entidad</w:t>
            </w:r>
          </w:p>
        </w:tc>
        <w:tc>
          <w:tcPr>
            <w:tcW w:w="6034" w:type="dxa"/>
            <w:gridSpan w:val="2"/>
          </w:tcPr>
          <w:p w14:paraId="2179C467" w14:textId="77777777" w:rsidR="008C65EF" w:rsidRPr="003273F1" w:rsidRDefault="008C65EF" w:rsidP="00517A91">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Group</w:t>
            </w:r>
          </w:p>
        </w:tc>
      </w:tr>
      <w:tr w:rsidR="008C65EF" w:rsidRPr="003273F1" w:rsidDel="00414FBE" w14:paraId="318374F8" w14:textId="15BC5D6B" w:rsidTr="00A05358">
        <w:trPr>
          <w:cnfStyle w:val="000000100000" w:firstRow="0" w:lastRow="0" w:firstColumn="0" w:lastColumn="0" w:oddVBand="0" w:evenVBand="0" w:oddHBand="1" w:evenHBand="0" w:firstRowFirstColumn="0" w:firstRowLastColumn="0" w:lastRowFirstColumn="0" w:lastRowLastColumn="0"/>
          <w:trHeight w:val="775"/>
          <w:jc w:val="center"/>
          <w:del w:id="865" w:author="Raul García Fernández" w:date="2017-07-03T16:46:00Z"/>
        </w:trPr>
        <w:tc>
          <w:tcPr>
            <w:cnfStyle w:val="001000000000" w:firstRow="0" w:lastRow="0" w:firstColumn="1" w:lastColumn="0" w:oddVBand="0" w:evenVBand="0" w:oddHBand="0" w:evenHBand="0" w:firstRowFirstColumn="0" w:firstRowLastColumn="0" w:lastRowFirstColumn="0" w:lastRowLastColumn="0"/>
            <w:tcW w:w="3601" w:type="dxa"/>
          </w:tcPr>
          <w:p w14:paraId="1103A458" w14:textId="3004C8C5" w:rsidR="008C65EF" w:rsidRPr="003273F1" w:rsidDel="00414FBE" w:rsidRDefault="008C65EF" w:rsidP="00517A91">
            <w:pPr>
              <w:pStyle w:val="Prrafodelista"/>
              <w:ind w:left="0"/>
              <w:jc w:val="center"/>
              <w:rPr>
                <w:del w:id="866" w:author="Raul García Fernández" w:date="2017-07-03T16:46:00Z"/>
              </w:rPr>
            </w:pPr>
            <w:del w:id="867" w:author="Raul García Fernández" w:date="2017-07-03T16:46:00Z">
              <w:r w:rsidRPr="003273F1" w:rsidDel="00414FBE">
                <w:delText>Objetivo</w:delText>
              </w:r>
            </w:del>
          </w:p>
        </w:tc>
        <w:tc>
          <w:tcPr>
            <w:tcW w:w="6034" w:type="dxa"/>
            <w:gridSpan w:val="2"/>
          </w:tcPr>
          <w:p w14:paraId="53C46C81" w14:textId="783B4B15" w:rsidR="008C65EF" w:rsidRPr="003273F1" w:rsidDel="00414FBE" w:rsidRDefault="008C65EF" w:rsidP="008C65EF">
            <w:pPr>
              <w:pStyle w:val="Prrafodelista"/>
              <w:ind w:left="0"/>
              <w:jc w:val="center"/>
              <w:cnfStyle w:val="000000100000" w:firstRow="0" w:lastRow="0" w:firstColumn="0" w:lastColumn="0" w:oddVBand="0" w:evenVBand="0" w:oddHBand="1" w:evenHBand="0" w:firstRowFirstColumn="0" w:firstRowLastColumn="0" w:lastRowFirstColumn="0" w:lastRowLastColumn="0"/>
              <w:rPr>
                <w:del w:id="868" w:author="Raul García Fernández" w:date="2017-07-03T16:46:00Z"/>
              </w:rPr>
            </w:pPr>
            <w:del w:id="869" w:author="Raul García Fernández" w:date="2017-07-03T16:46:00Z">
              <w:r w:rsidRPr="003273F1" w:rsidDel="00414FBE">
                <w:delText>Almacena los datos ne</w:delText>
              </w:r>
              <w:r w:rsidR="00DD4F75" w:rsidDel="00414FBE">
                <w:delText>cesarios para crear un grupo qué</w:delText>
              </w:r>
              <w:r w:rsidRPr="003273F1" w:rsidDel="00414FBE">
                <w:delText xml:space="preserve"> almacene proyectos y grupos. </w:delText>
              </w:r>
              <w:r w:rsidR="007444EB" w:rsidRPr="003273F1" w:rsidDel="00414FBE">
                <w:delText>Además,</w:delText>
              </w:r>
              <w:r w:rsidRPr="003273F1" w:rsidDel="00414FBE">
                <w:delText xml:space="preserve"> contendrá los permisos de las acciones.</w:delText>
              </w:r>
            </w:del>
          </w:p>
        </w:tc>
      </w:tr>
      <w:tr w:rsidR="008C65EF" w:rsidRPr="003273F1" w14:paraId="09201935" w14:textId="77777777" w:rsidTr="00A05358">
        <w:trPr>
          <w:trHeight w:val="351"/>
          <w:jc w:val="center"/>
        </w:trPr>
        <w:tc>
          <w:tcPr>
            <w:cnfStyle w:val="001000000000" w:firstRow="0" w:lastRow="0" w:firstColumn="1" w:lastColumn="0" w:oddVBand="0" w:evenVBand="0" w:oddHBand="0" w:evenHBand="0" w:firstRowFirstColumn="0" w:firstRowLastColumn="0" w:lastRowFirstColumn="0" w:lastRowLastColumn="0"/>
            <w:tcW w:w="3601" w:type="dxa"/>
          </w:tcPr>
          <w:p w14:paraId="1B2B1B59" w14:textId="77777777" w:rsidR="008C65EF" w:rsidRPr="003273F1" w:rsidRDefault="008C65EF" w:rsidP="00517A91">
            <w:pPr>
              <w:pStyle w:val="Prrafodelista"/>
              <w:ind w:left="0"/>
              <w:jc w:val="center"/>
            </w:pPr>
            <w:r w:rsidRPr="003273F1">
              <w:t>Variable</w:t>
            </w:r>
          </w:p>
        </w:tc>
        <w:tc>
          <w:tcPr>
            <w:tcW w:w="2755" w:type="dxa"/>
          </w:tcPr>
          <w:p w14:paraId="5FC4E339"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279" w:type="dxa"/>
          </w:tcPr>
          <w:p w14:paraId="1F4DDCE6"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8C65EF" w:rsidRPr="003273F1" w14:paraId="6203B9EE" w14:textId="77777777" w:rsidTr="00A05358">
        <w:trPr>
          <w:cnfStyle w:val="000000100000" w:firstRow="0" w:lastRow="0" w:firstColumn="0" w:lastColumn="0" w:oddVBand="0" w:evenVBand="0" w:oddHBand="1" w:evenHBand="0" w:firstRowFirstColumn="0" w:firstRowLastColumn="0" w:lastRowFirstColumn="0" w:lastRowLastColumn="0"/>
          <w:trHeight w:val="362"/>
          <w:jc w:val="center"/>
        </w:trPr>
        <w:tc>
          <w:tcPr>
            <w:cnfStyle w:val="001000000000" w:firstRow="0" w:lastRow="0" w:firstColumn="1" w:lastColumn="0" w:oddVBand="0" w:evenVBand="0" w:oddHBand="0" w:evenHBand="0" w:firstRowFirstColumn="0" w:firstRowLastColumn="0" w:lastRowFirstColumn="0" w:lastRowLastColumn="0"/>
            <w:tcW w:w="3601" w:type="dxa"/>
          </w:tcPr>
          <w:p w14:paraId="2F73BBD4" w14:textId="77777777" w:rsidR="008C65EF" w:rsidRPr="003273F1" w:rsidRDefault="008C65EF" w:rsidP="00517A91">
            <w:pPr>
              <w:pStyle w:val="Prrafodelista"/>
              <w:ind w:left="0"/>
              <w:jc w:val="center"/>
            </w:pPr>
            <w:r w:rsidRPr="003273F1">
              <w:t>Name</w:t>
            </w:r>
          </w:p>
        </w:tc>
        <w:tc>
          <w:tcPr>
            <w:tcW w:w="2755" w:type="dxa"/>
          </w:tcPr>
          <w:p w14:paraId="05F988FD" w14:textId="77777777" w:rsidR="008C65EF"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String </w:t>
            </w:r>
          </w:p>
        </w:tc>
        <w:tc>
          <w:tcPr>
            <w:tcW w:w="3279" w:type="dxa"/>
          </w:tcPr>
          <w:p w14:paraId="510904A3" w14:textId="77777777" w:rsidR="008C65EF" w:rsidRPr="003273F1" w:rsidRDefault="008C65EF" w:rsidP="008C65EF">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del grupo</w:t>
            </w:r>
          </w:p>
        </w:tc>
      </w:tr>
      <w:tr w:rsidR="008C65EF" w:rsidRPr="003273F1" w14:paraId="5480D430" w14:textId="77777777" w:rsidTr="00A05358">
        <w:trPr>
          <w:trHeight w:val="775"/>
          <w:jc w:val="center"/>
        </w:trPr>
        <w:tc>
          <w:tcPr>
            <w:cnfStyle w:val="001000000000" w:firstRow="0" w:lastRow="0" w:firstColumn="1" w:lastColumn="0" w:oddVBand="0" w:evenVBand="0" w:oddHBand="0" w:evenHBand="0" w:firstRowFirstColumn="0" w:firstRowLastColumn="0" w:lastRowFirstColumn="0" w:lastRowLastColumn="0"/>
            <w:tcW w:w="3601" w:type="dxa"/>
          </w:tcPr>
          <w:p w14:paraId="4400BBB3" w14:textId="77777777" w:rsidR="008C65EF" w:rsidRPr="003273F1" w:rsidRDefault="008C65EF" w:rsidP="00517A91">
            <w:pPr>
              <w:pStyle w:val="Prrafodelista"/>
              <w:ind w:left="0"/>
              <w:jc w:val="center"/>
            </w:pPr>
            <w:r w:rsidRPr="003273F1">
              <w:t>Type</w:t>
            </w:r>
          </w:p>
        </w:tc>
        <w:tc>
          <w:tcPr>
            <w:tcW w:w="2755" w:type="dxa"/>
          </w:tcPr>
          <w:p w14:paraId="6B2D8C81"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Enum (GroupType:{</w:t>
            </w:r>
          </w:p>
          <w:p w14:paraId="4D741FD5" w14:textId="77777777" w:rsidR="008C65EF" w:rsidRPr="003273F1" w:rsidRDefault="008C65EF"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PUBLIC,</w:t>
            </w:r>
          </w:p>
          <w:p w14:paraId="7AF608AA" w14:textId="77777777" w:rsidR="008C65EF" w:rsidRPr="003273F1" w:rsidRDefault="008C65EF" w:rsidP="008C65EF">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PRIVATE,MAIN})</w:t>
            </w:r>
          </w:p>
        </w:tc>
        <w:tc>
          <w:tcPr>
            <w:tcW w:w="3279" w:type="dxa"/>
          </w:tcPr>
          <w:p w14:paraId="4BB75D3D" w14:textId="77777777" w:rsidR="008C65EF" w:rsidRPr="003273F1" w:rsidRDefault="008C65EF" w:rsidP="00DA5FC3">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 xml:space="preserve">Tipo del </w:t>
            </w:r>
            <w:r w:rsidR="00DA5FC3" w:rsidRPr="003273F1">
              <w:t>grupo</w:t>
            </w:r>
            <w:r w:rsidRPr="003273F1">
              <w:t>, definirá</w:t>
            </w:r>
            <w:r w:rsidR="00DD4F75">
              <w:t xml:space="preserve"> </w:t>
            </w:r>
            <w:r w:rsidR="00DA5FC3" w:rsidRPr="003273F1">
              <w:t>que propiedades de acceso tendrá el grupo</w:t>
            </w:r>
            <w:r w:rsidRPr="003273F1">
              <w:t>.</w:t>
            </w:r>
          </w:p>
        </w:tc>
      </w:tr>
      <w:tr w:rsidR="008C65EF" w:rsidRPr="003273F1" w14:paraId="5C1EB683" w14:textId="77777777" w:rsidTr="00A05358">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601" w:type="dxa"/>
          </w:tcPr>
          <w:p w14:paraId="6D5905E8" w14:textId="77777777" w:rsidR="008C65EF" w:rsidRPr="003273F1" w:rsidRDefault="008C65EF" w:rsidP="00517A91">
            <w:pPr>
              <w:pStyle w:val="Prrafodelista"/>
              <w:ind w:left="0"/>
              <w:jc w:val="center"/>
            </w:pPr>
            <w:r w:rsidRPr="003273F1">
              <w:t>Description</w:t>
            </w:r>
          </w:p>
        </w:tc>
        <w:tc>
          <w:tcPr>
            <w:tcW w:w="2755" w:type="dxa"/>
          </w:tcPr>
          <w:p w14:paraId="0B4498A2" w14:textId="77777777" w:rsidR="008C65EF"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279" w:type="dxa"/>
          </w:tcPr>
          <w:p w14:paraId="61A0425C" w14:textId="77777777" w:rsidR="008C65EF" w:rsidRPr="003273F1" w:rsidRDefault="008C65EF" w:rsidP="00DA5FC3">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Descripción explicativa </w:t>
            </w:r>
            <w:r w:rsidR="00DA5FC3" w:rsidRPr="003273F1">
              <w:t>del grupo</w:t>
            </w:r>
          </w:p>
        </w:tc>
      </w:tr>
      <w:tr w:rsidR="008C65EF" w:rsidRPr="003273F1" w14:paraId="72342ABF" w14:textId="77777777" w:rsidTr="00A05358">
        <w:trPr>
          <w:trHeight w:val="568"/>
          <w:jc w:val="center"/>
        </w:trPr>
        <w:tc>
          <w:tcPr>
            <w:cnfStyle w:val="001000000000" w:firstRow="0" w:lastRow="0" w:firstColumn="1" w:lastColumn="0" w:oddVBand="0" w:evenVBand="0" w:oddHBand="0" w:evenHBand="0" w:firstRowFirstColumn="0" w:firstRowLastColumn="0" w:lastRowFirstColumn="0" w:lastRowLastColumn="0"/>
            <w:tcW w:w="3601" w:type="dxa"/>
          </w:tcPr>
          <w:p w14:paraId="214C996E" w14:textId="77777777" w:rsidR="008C65EF" w:rsidRPr="003273F1" w:rsidRDefault="00DA5FC3" w:rsidP="00517A91">
            <w:pPr>
              <w:pStyle w:val="Prrafodelista"/>
              <w:ind w:left="0"/>
              <w:jc w:val="center"/>
            </w:pPr>
            <w:r w:rsidRPr="003273F1">
              <w:t>CreationDate</w:t>
            </w:r>
          </w:p>
        </w:tc>
        <w:tc>
          <w:tcPr>
            <w:tcW w:w="2755" w:type="dxa"/>
          </w:tcPr>
          <w:p w14:paraId="12A6E2A3"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Date</w:t>
            </w:r>
          </w:p>
        </w:tc>
        <w:tc>
          <w:tcPr>
            <w:tcW w:w="3279" w:type="dxa"/>
          </w:tcPr>
          <w:p w14:paraId="27513A3E"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Fecha de creación del grupo.</w:t>
            </w:r>
          </w:p>
        </w:tc>
      </w:tr>
      <w:tr w:rsidR="008C65EF" w:rsidRPr="003273F1" w14:paraId="7BD81F51" w14:textId="77777777" w:rsidTr="00A05358">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3601" w:type="dxa"/>
          </w:tcPr>
          <w:p w14:paraId="5658D380" w14:textId="77777777" w:rsidR="008C65EF" w:rsidRPr="003273F1" w:rsidRDefault="00DA5FC3" w:rsidP="00517A91">
            <w:pPr>
              <w:pStyle w:val="Prrafodelista"/>
              <w:ind w:left="0"/>
              <w:jc w:val="center"/>
            </w:pPr>
            <w:r w:rsidRPr="003273F1">
              <w:lastRenderedPageBreak/>
              <w:t>SharingGroupPermissions</w:t>
            </w:r>
          </w:p>
        </w:tc>
        <w:tc>
          <w:tcPr>
            <w:tcW w:w="2755" w:type="dxa"/>
          </w:tcPr>
          <w:p w14:paraId="28B6C7EB" w14:textId="77777777" w:rsidR="008C65EF"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279" w:type="dxa"/>
          </w:tcPr>
          <w:p w14:paraId="072043DD" w14:textId="77777777" w:rsidR="008C65EF"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Conjunto de permisos “YES” o “NO” Que modifican los permisos</w:t>
            </w:r>
          </w:p>
        </w:tc>
      </w:tr>
      <w:tr w:rsidR="008C65EF" w:rsidRPr="003273F1" w14:paraId="32EA0A68" w14:textId="77777777" w:rsidTr="00A05358">
        <w:trPr>
          <w:trHeight w:val="786"/>
          <w:jc w:val="center"/>
        </w:trPr>
        <w:tc>
          <w:tcPr>
            <w:cnfStyle w:val="001000000000" w:firstRow="0" w:lastRow="0" w:firstColumn="1" w:lastColumn="0" w:oddVBand="0" w:evenVBand="0" w:oddHBand="0" w:evenHBand="0" w:firstRowFirstColumn="0" w:firstRowLastColumn="0" w:lastRowFirstColumn="0" w:lastRowLastColumn="0"/>
            <w:tcW w:w="3601" w:type="dxa"/>
          </w:tcPr>
          <w:p w14:paraId="2D3662CF" w14:textId="77777777" w:rsidR="008C65EF" w:rsidRPr="003273F1" w:rsidRDefault="00DA5FC3" w:rsidP="00517A91">
            <w:pPr>
              <w:pStyle w:val="Prrafodelista"/>
              <w:ind w:left="0"/>
              <w:jc w:val="center"/>
            </w:pPr>
            <w:r w:rsidRPr="003273F1">
              <w:t>GroupCreationPermissions</w:t>
            </w:r>
          </w:p>
        </w:tc>
        <w:tc>
          <w:tcPr>
            <w:tcW w:w="2755" w:type="dxa"/>
          </w:tcPr>
          <w:p w14:paraId="1A7966C2"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279" w:type="dxa"/>
          </w:tcPr>
          <w:p w14:paraId="3E67E5DC" w14:textId="77777777" w:rsidR="008C65EF"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permisos “YES” o “NO” Que modifican los permisos</w:t>
            </w:r>
          </w:p>
        </w:tc>
      </w:tr>
      <w:tr w:rsidR="008C65EF" w:rsidRPr="003273F1" w14:paraId="7E72D488" w14:textId="77777777" w:rsidTr="00A05358">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3601" w:type="dxa"/>
          </w:tcPr>
          <w:p w14:paraId="579DF752" w14:textId="77777777" w:rsidR="008C65EF" w:rsidRPr="003273F1" w:rsidRDefault="00DA5FC3" w:rsidP="00517A91">
            <w:pPr>
              <w:pStyle w:val="Prrafodelista"/>
              <w:ind w:left="0"/>
              <w:jc w:val="center"/>
            </w:pPr>
            <w:r w:rsidRPr="003273F1">
              <w:t>MemberGestionPermissions</w:t>
            </w:r>
          </w:p>
        </w:tc>
        <w:tc>
          <w:tcPr>
            <w:tcW w:w="2755" w:type="dxa"/>
          </w:tcPr>
          <w:p w14:paraId="6225DFD3" w14:textId="77777777" w:rsidR="008C65EF" w:rsidRPr="003273F1" w:rsidRDefault="008C65EF"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r w:rsidR="00DA5FC3" w:rsidRPr="003273F1">
              <w:t>[]</w:t>
            </w:r>
          </w:p>
        </w:tc>
        <w:tc>
          <w:tcPr>
            <w:tcW w:w="3279" w:type="dxa"/>
          </w:tcPr>
          <w:p w14:paraId="62089617" w14:textId="77777777" w:rsidR="008C65EF"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Conjunto de permisos “YES” o “NO” Que modifican los permisos</w:t>
            </w:r>
          </w:p>
        </w:tc>
      </w:tr>
      <w:tr w:rsidR="00DA5FC3" w:rsidRPr="003273F1" w14:paraId="2D599871" w14:textId="77777777" w:rsidTr="00A05358">
        <w:trPr>
          <w:trHeight w:val="99"/>
          <w:jc w:val="center"/>
        </w:trPr>
        <w:tc>
          <w:tcPr>
            <w:cnfStyle w:val="001000000000" w:firstRow="0" w:lastRow="0" w:firstColumn="1" w:lastColumn="0" w:oddVBand="0" w:evenVBand="0" w:oddHBand="0" w:evenHBand="0" w:firstRowFirstColumn="0" w:firstRowLastColumn="0" w:lastRowFirstColumn="0" w:lastRowLastColumn="0"/>
            <w:tcW w:w="3601" w:type="dxa"/>
          </w:tcPr>
          <w:p w14:paraId="16505FFE" w14:textId="77777777" w:rsidR="00DA5FC3" w:rsidRPr="003273F1" w:rsidRDefault="00DA5FC3" w:rsidP="00517A91">
            <w:pPr>
              <w:pStyle w:val="Prrafodelista"/>
              <w:ind w:left="0"/>
              <w:jc w:val="center"/>
            </w:pPr>
            <w:r w:rsidRPr="003273F1">
              <w:t>ProjectPropertiesPermissions</w:t>
            </w:r>
          </w:p>
        </w:tc>
        <w:tc>
          <w:tcPr>
            <w:tcW w:w="2755" w:type="dxa"/>
          </w:tcPr>
          <w:p w14:paraId="247F4D0C" w14:textId="77777777" w:rsidR="00DA5FC3"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279" w:type="dxa"/>
          </w:tcPr>
          <w:p w14:paraId="42BB7A8F" w14:textId="77777777" w:rsidR="00DA5FC3" w:rsidRPr="003273F1" w:rsidRDefault="00DA5FC3"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permisos “YES” o “NO” Que modifican los permisos</w:t>
            </w:r>
          </w:p>
        </w:tc>
      </w:tr>
      <w:tr w:rsidR="00DA5FC3" w:rsidRPr="003273F1" w14:paraId="4A4BFDF8" w14:textId="77777777" w:rsidTr="00A0535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3601" w:type="dxa"/>
          </w:tcPr>
          <w:p w14:paraId="6139EE61" w14:textId="77777777" w:rsidR="00DA5FC3" w:rsidRPr="003273F1" w:rsidRDefault="00DA5FC3" w:rsidP="00517A91">
            <w:pPr>
              <w:pStyle w:val="Prrafodelista"/>
              <w:ind w:left="0"/>
              <w:jc w:val="center"/>
            </w:pPr>
            <w:r w:rsidRPr="003273F1">
              <w:t>Hashcode</w:t>
            </w:r>
          </w:p>
        </w:tc>
        <w:tc>
          <w:tcPr>
            <w:tcW w:w="2755" w:type="dxa"/>
          </w:tcPr>
          <w:p w14:paraId="067AFC73" w14:textId="77777777" w:rsidR="00DA5FC3" w:rsidRPr="003273F1" w:rsidRDefault="00DA5FC3"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String(SHA-1)</w:t>
            </w:r>
          </w:p>
        </w:tc>
        <w:tc>
          <w:tcPr>
            <w:tcW w:w="3279" w:type="dxa"/>
          </w:tcPr>
          <w:p w14:paraId="373368E6" w14:textId="77777777" w:rsidR="00DA5FC3" w:rsidRPr="003273F1" w:rsidRDefault="00DA5FC3" w:rsidP="00517A91">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sidRPr="003273F1">
              <w:t>Usando los datos no modificables de la entidad (Name , creationDate y type) conseguimos utilizando el algoritmo SHA-1 una firma única para la entidad.</w:t>
            </w:r>
          </w:p>
        </w:tc>
      </w:tr>
    </w:tbl>
    <w:p w14:paraId="605AF8B2" w14:textId="739AC827" w:rsidR="00B45BEE" w:rsidRPr="00B45BEE" w:rsidRDefault="00517A91" w:rsidP="00B45BEE">
      <w:pPr>
        <w:pStyle w:val="Descripcin"/>
      </w:pPr>
      <w:bookmarkStart w:id="870" w:name="_Toc481185463"/>
      <w:bookmarkStart w:id="871" w:name="_Toc481603469"/>
      <w:bookmarkStart w:id="872" w:name="_Toc487483565"/>
      <w:r w:rsidRPr="003273F1">
        <w:t xml:space="preserve">Tabla </w:t>
      </w:r>
      <w:fldSimple w:instr=" STYLEREF 1 \s ">
        <w:r w:rsidR="007E0E3F">
          <w:rPr>
            <w:noProof/>
          </w:rPr>
          <w:t>2</w:t>
        </w:r>
      </w:fldSimple>
      <w:r w:rsidR="004A56F3">
        <w:noBreakHyphen/>
      </w:r>
      <w:fldSimple w:instr=" SEQ Tabla \* ARABIC \s 1 ">
        <w:r w:rsidR="007E0E3F">
          <w:rPr>
            <w:noProof/>
          </w:rPr>
          <w:t>4</w:t>
        </w:r>
      </w:fldSimple>
      <w:r w:rsidRPr="003273F1">
        <w:t xml:space="preserve">  (Group)</w:t>
      </w:r>
      <w:bookmarkEnd w:id="870"/>
      <w:bookmarkEnd w:id="871"/>
      <w:bookmarkEnd w:id="872"/>
    </w:p>
    <w:p w14:paraId="1D03AA32" w14:textId="6AF6B036" w:rsidR="002B5CEE" w:rsidRDefault="0025326B">
      <w:pPr>
        <w:pStyle w:val="Ttulo3"/>
        <w:rPr>
          <w:ins w:id="873" w:author="Raul García Fernández" w:date="2017-07-03T16:47:00Z"/>
        </w:rPr>
      </w:pPr>
      <w:bookmarkStart w:id="874" w:name="_Toc487483472"/>
      <w:r w:rsidRPr="003273F1">
        <w:t>MD-</w:t>
      </w:r>
      <w:del w:id="875" w:author="Raul García Fernández" w:date="2017-06-30T20:01:00Z">
        <w:r w:rsidRPr="003273F1" w:rsidDel="00A54F96">
          <w:delText>Entidades</w:delText>
        </w:r>
      </w:del>
      <w:ins w:id="876" w:author="Raul García Fernández" w:date="2017-06-30T20:01:00Z">
        <w:r w:rsidR="00A54F96">
          <w:t>Nodos</w:t>
        </w:r>
      </w:ins>
      <w:r w:rsidR="00517A91" w:rsidRPr="003273F1">
        <w:t xml:space="preserve">: </w:t>
      </w:r>
      <w:r w:rsidR="002B5CEE" w:rsidRPr="003273F1">
        <w:t>Ejecuciones</w:t>
      </w:r>
      <w:bookmarkEnd w:id="874"/>
    </w:p>
    <w:p w14:paraId="14D3092C" w14:textId="3B27471C" w:rsidR="00414FBE" w:rsidRPr="00D72901" w:rsidRDefault="00414FBE">
      <w:pPr>
        <w:pPrChange w:id="877" w:author="Raul García Fernández" w:date="2017-07-03T16:47:00Z">
          <w:pPr>
            <w:pStyle w:val="Ttulo3"/>
          </w:pPr>
        </w:pPrChange>
      </w:pPr>
      <w:ins w:id="878" w:author="Raul García Fernández" w:date="2017-07-03T16:47:00Z">
        <w:r>
          <w:t>Su objetivo es almacenar</w:t>
        </w:r>
        <w:r w:rsidRPr="003273F1">
          <w:t xml:space="preserve"> los datos de una ejecución. Para saber su estado y su resultado.</w:t>
        </w:r>
      </w:ins>
    </w:p>
    <w:p w14:paraId="30A4F85D" w14:textId="77777777" w:rsidR="00517A91" w:rsidRPr="003273F1" w:rsidRDefault="00517A91" w:rsidP="00517A91"/>
    <w:tbl>
      <w:tblPr>
        <w:tblStyle w:val="Tabladecuadrcula4"/>
        <w:tblW w:w="9649" w:type="dxa"/>
        <w:jc w:val="center"/>
        <w:tblLook w:val="04A0" w:firstRow="1" w:lastRow="0" w:firstColumn="1" w:lastColumn="0" w:noHBand="0" w:noVBand="1"/>
      </w:tblPr>
      <w:tblGrid>
        <w:gridCol w:w="3450"/>
        <w:gridCol w:w="2716"/>
        <w:gridCol w:w="3483"/>
      </w:tblGrid>
      <w:tr w:rsidR="00517A91" w:rsidRPr="003273F1" w14:paraId="77B1DA93" w14:textId="77777777" w:rsidTr="00DD4F75">
        <w:trPr>
          <w:cnfStyle w:val="100000000000" w:firstRow="1" w:lastRow="0" w:firstColumn="0" w:lastColumn="0" w:oddVBand="0" w:evenVBand="0" w:oddHBand="0"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3450" w:type="dxa"/>
          </w:tcPr>
          <w:p w14:paraId="43D8C41A" w14:textId="77777777" w:rsidR="00517A91" w:rsidRPr="003273F1" w:rsidRDefault="00517A91" w:rsidP="00517A91">
            <w:pPr>
              <w:pStyle w:val="Prrafodelista"/>
              <w:ind w:left="0"/>
              <w:jc w:val="center"/>
            </w:pPr>
            <w:r w:rsidRPr="003273F1">
              <w:t>Entidad</w:t>
            </w:r>
          </w:p>
        </w:tc>
        <w:tc>
          <w:tcPr>
            <w:tcW w:w="6199" w:type="dxa"/>
            <w:gridSpan w:val="2"/>
          </w:tcPr>
          <w:p w14:paraId="6DE7FBC0" w14:textId="77777777" w:rsidR="00517A91" w:rsidRPr="003273F1" w:rsidRDefault="00517A91" w:rsidP="00517A91">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3273F1">
              <w:t>Execution</w:t>
            </w:r>
          </w:p>
        </w:tc>
      </w:tr>
      <w:tr w:rsidR="00517A91" w:rsidRPr="003273F1" w:rsidDel="00414FBE" w14:paraId="6E7CA6D3" w14:textId="2BCD9E5A" w:rsidTr="00DD4F75">
        <w:trPr>
          <w:cnfStyle w:val="000000100000" w:firstRow="0" w:lastRow="0" w:firstColumn="0" w:lastColumn="0" w:oddVBand="0" w:evenVBand="0" w:oddHBand="1" w:evenHBand="0" w:firstRowFirstColumn="0" w:firstRowLastColumn="0" w:lastRowFirstColumn="0" w:lastRowLastColumn="0"/>
          <w:trHeight w:val="816"/>
          <w:jc w:val="center"/>
          <w:del w:id="879" w:author="Raul García Fernández" w:date="2017-07-03T16:47:00Z"/>
        </w:trPr>
        <w:tc>
          <w:tcPr>
            <w:cnfStyle w:val="001000000000" w:firstRow="0" w:lastRow="0" w:firstColumn="1" w:lastColumn="0" w:oddVBand="0" w:evenVBand="0" w:oddHBand="0" w:evenHBand="0" w:firstRowFirstColumn="0" w:firstRowLastColumn="0" w:lastRowFirstColumn="0" w:lastRowLastColumn="0"/>
            <w:tcW w:w="3450" w:type="dxa"/>
          </w:tcPr>
          <w:p w14:paraId="7D1B33E8" w14:textId="6A3C88BD" w:rsidR="00517A91" w:rsidRPr="003273F1" w:rsidDel="00414FBE" w:rsidRDefault="00517A91" w:rsidP="00517A91">
            <w:pPr>
              <w:pStyle w:val="Prrafodelista"/>
              <w:ind w:left="0"/>
              <w:jc w:val="center"/>
              <w:rPr>
                <w:del w:id="880" w:author="Raul García Fernández" w:date="2017-07-03T16:47:00Z"/>
              </w:rPr>
            </w:pPr>
            <w:del w:id="881" w:author="Raul García Fernández" w:date="2017-07-03T16:47:00Z">
              <w:r w:rsidRPr="003273F1" w:rsidDel="00414FBE">
                <w:delText>Objetivo</w:delText>
              </w:r>
            </w:del>
          </w:p>
        </w:tc>
        <w:tc>
          <w:tcPr>
            <w:tcW w:w="6199" w:type="dxa"/>
            <w:gridSpan w:val="2"/>
          </w:tcPr>
          <w:p w14:paraId="17A34AE3" w14:textId="297FEDAC" w:rsidR="00517A91" w:rsidRPr="003273F1" w:rsidDel="00414FBE" w:rsidRDefault="00517A9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rPr>
                <w:del w:id="882" w:author="Raul García Fernández" w:date="2017-07-03T16:47:00Z"/>
              </w:rPr>
            </w:pPr>
            <w:del w:id="883" w:author="Raul García Fernández" w:date="2017-07-03T16:47:00Z">
              <w:r w:rsidRPr="003273F1" w:rsidDel="00414FBE">
                <w:delText>Almacena los datos de una ejecución. Para saber su estado y su resultado.</w:delText>
              </w:r>
            </w:del>
          </w:p>
        </w:tc>
      </w:tr>
      <w:tr w:rsidR="00517A91" w:rsidRPr="003273F1" w14:paraId="153B7AB4" w14:textId="77777777" w:rsidTr="00DD4F75">
        <w:trPr>
          <w:trHeight w:val="529"/>
          <w:jc w:val="center"/>
        </w:trPr>
        <w:tc>
          <w:tcPr>
            <w:cnfStyle w:val="001000000000" w:firstRow="0" w:lastRow="0" w:firstColumn="1" w:lastColumn="0" w:oddVBand="0" w:evenVBand="0" w:oddHBand="0" w:evenHBand="0" w:firstRowFirstColumn="0" w:firstRowLastColumn="0" w:lastRowFirstColumn="0" w:lastRowLastColumn="0"/>
            <w:tcW w:w="3450" w:type="dxa"/>
          </w:tcPr>
          <w:p w14:paraId="3F18EDFB" w14:textId="77777777" w:rsidR="00517A91" w:rsidRPr="003273F1" w:rsidRDefault="00517A91" w:rsidP="00517A91">
            <w:pPr>
              <w:pStyle w:val="Prrafodelista"/>
              <w:ind w:left="0"/>
              <w:jc w:val="center"/>
            </w:pPr>
            <w:r w:rsidRPr="003273F1">
              <w:t>Variable</w:t>
            </w:r>
          </w:p>
        </w:tc>
        <w:tc>
          <w:tcPr>
            <w:tcW w:w="2716" w:type="dxa"/>
          </w:tcPr>
          <w:p w14:paraId="3A6E7D71" w14:textId="77777777" w:rsidR="00517A91"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Tipo</w:t>
            </w:r>
          </w:p>
        </w:tc>
        <w:tc>
          <w:tcPr>
            <w:tcW w:w="3483" w:type="dxa"/>
          </w:tcPr>
          <w:p w14:paraId="3BCF27ED" w14:textId="77777777" w:rsidR="00517A91"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Descripción</w:t>
            </w:r>
          </w:p>
        </w:tc>
      </w:tr>
      <w:tr w:rsidR="00517A91" w:rsidRPr="003273F1" w14:paraId="14A7D2AE" w14:textId="77777777" w:rsidTr="00DD4F75">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3450" w:type="dxa"/>
          </w:tcPr>
          <w:p w14:paraId="25DF096F" w14:textId="77777777" w:rsidR="00517A91" w:rsidRPr="003273F1" w:rsidRDefault="00412910" w:rsidP="00517A91">
            <w:pPr>
              <w:pStyle w:val="Prrafodelista"/>
              <w:ind w:left="0"/>
              <w:jc w:val="center"/>
            </w:pPr>
            <w:r w:rsidRPr="003273F1">
              <w:t>creationDate</w:t>
            </w:r>
          </w:p>
        </w:tc>
        <w:tc>
          <w:tcPr>
            <w:tcW w:w="2716" w:type="dxa"/>
          </w:tcPr>
          <w:p w14:paraId="7879AA15" w14:textId="77777777" w:rsidR="00517A91" w:rsidRPr="003273F1" w:rsidRDefault="005C4F4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r w:rsidR="00517A91" w:rsidRPr="003273F1">
              <w:t xml:space="preserve"> </w:t>
            </w:r>
          </w:p>
        </w:tc>
        <w:tc>
          <w:tcPr>
            <w:tcW w:w="3483" w:type="dxa"/>
          </w:tcPr>
          <w:p w14:paraId="6E7EE1C2" w14:textId="77777777" w:rsidR="00517A91" w:rsidRPr="003273F1" w:rsidRDefault="005C4F4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Fecha de creación de la entidad ejecución. También servirá como fecha de inicio de la ejecución.</w:t>
            </w:r>
          </w:p>
        </w:tc>
      </w:tr>
      <w:tr w:rsidR="00517A91" w:rsidRPr="003273F1" w14:paraId="61E0C5B0" w14:textId="77777777" w:rsidTr="00DD4F75">
        <w:trPr>
          <w:trHeight w:val="1134"/>
          <w:jc w:val="center"/>
        </w:trPr>
        <w:tc>
          <w:tcPr>
            <w:cnfStyle w:val="001000000000" w:firstRow="0" w:lastRow="0" w:firstColumn="1" w:lastColumn="0" w:oddVBand="0" w:evenVBand="0" w:oddHBand="0" w:evenHBand="0" w:firstRowFirstColumn="0" w:firstRowLastColumn="0" w:lastRowFirstColumn="0" w:lastRowLastColumn="0"/>
            <w:tcW w:w="3450" w:type="dxa"/>
          </w:tcPr>
          <w:p w14:paraId="054A12CA" w14:textId="77777777" w:rsidR="00517A91" w:rsidRPr="003273F1" w:rsidRDefault="00412910" w:rsidP="00517A91">
            <w:pPr>
              <w:pStyle w:val="Prrafodelista"/>
              <w:ind w:left="0"/>
              <w:jc w:val="center"/>
            </w:pPr>
            <w:r w:rsidRPr="003273F1">
              <w:t>StateOfExecution</w:t>
            </w:r>
          </w:p>
        </w:tc>
        <w:tc>
          <w:tcPr>
            <w:tcW w:w="2716" w:type="dxa"/>
          </w:tcPr>
          <w:p w14:paraId="05BF7DFE" w14:textId="77777777" w:rsidR="00517A91" w:rsidRPr="0074144E"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n-US"/>
                <w:rPrChange w:id="884" w:author="RAQUEL BLANCO AGUIRRE" w:date="2017-06-28T16:31:00Z">
                  <w:rPr/>
                </w:rPrChange>
              </w:rPr>
            </w:pPr>
            <w:r w:rsidRPr="0074144E">
              <w:rPr>
                <w:lang w:val="en-US"/>
                <w:rPrChange w:id="885" w:author="RAQUEL BLANCO AGUIRRE" w:date="2017-06-28T16:31:00Z">
                  <w:rPr/>
                </w:rPrChange>
              </w:rPr>
              <w:t>Enum (</w:t>
            </w:r>
            <w:r w:rsidR="005C4F41" w:rsidRPr="0074144E">
              <w:rPr>
                <w:lang w:val="en-US"/>
                <w:rPrChange w:id="886" w:author="RAQUEL BLANCO AGUIRRE" w:date="2017-06-28T16:31:00Z">
                  <w:rPr/>
                </w:rPrChange>
              </w:rPr>
              <w:t>Execution</w:t>
            </w:r>
            <w:r w:rsidRPr="0074144E">
              <w:rPr>
                <w:lang w:val="en-US"/>
                <w:rPrChange w:id="887" w:author="RAQUEL BLANCO AGUIRRE" w:date="2017-06-28T16:31:00Z">
                  <w:rPr/>
                </w:rPrChange>
              </w:rPr>
              <w:t>Type:{</w:t>
            </w:r>
          </w:p>
          <w:p w14:paraId="1E512C01" w14:textId="77777777" w:rsidR="00517A91" w:rsidRPr="0074144E"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n-US"/>
                <w:rPrChange w:id="888" w:author="RAQUEL BLANCO AGUIRRE" w:date="2017-06-28T16:31:00Z">
                  <w:rPr/>
                </w:rPrChange>
              </w:rPr>
            </w:pPr>
            <w:r w:rsidRPr="0074144E">
              <w:rPr>
                <w:lang w:val="en-US"/>
                <w:rPrChange w:id="889" w:author="RAQUEL BLANCO AGUIRRE" w:date="2017-06-28T16:31:00Z">
                  <w:rPr/>
                </w:rPrChange>
              </w:rPr>
              <w:t>STARTED</w:t>
            </w:r>
            <w:r w:rsidR="00517A91" w:rsidRPr="0074144E">
              <w:rPr>
                <w:lang w:val="en-US"/>
                <w:rPrChange w:id="890" w:author="RAQUEL BLANCO AGUIRRE" w:date="2017-06-28T16:31:00Z">
                  <w:rPr/>
                </w:rPrChange>
              </w:rPr>
              <w:t>,</w:t>
            </w:r>
          </w:p>
          <w:p w14:paraId="2B11D4B7" w14:textId="77777777" w:rsidR="005C4F41" w:rsidRPr="0074144E"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rPr>
                <w:lang w:val="en-US"/>
                <w:rPrChange w:id="891" w:author="RAQUEL BLANCO AGUIRRE" w:date="2017-06-28T16:31:00Z">
                  <w:rPr/>
                </w:rPrChange>
              </w:rPr>
            </w:pPr>
            <w:r w:rsidRPr="0074144E">
              <w:rPr>
                <w:lang w:val="en-US"/>
                <w:rPrChange w:id="892" w:author="RAQUEL BLANCO AGUIRRE" w:date="2017-06-28T16:31:00Z">
                  <w:rPr/>
                </w:rPrChange>
              </w:rPr>
              <w:t>FINISH_WITH_ERROR</w:t>
            </w:r>
            <w:r w:rsidR="00517A91" w:rsidRPr="0074144E">
              <w:rPr>
                <w:lang w:val="en-US"/>
                <w:rPrChange w:id="893" w:author="RAQUEL BLANCO AGUIRRE" w:date="2017-06-28T16:31:00Z">
                  <w:rPr/>
                </w:rPrChange>
              </w:rPr>
              <w:t>,</w:t>
            </w:r>
          </w:p>
          <w:p w14:paraId="661A4CB7" w14:textId="77777777" w:rsidR="005C4F41" w:rsidRPr="003273F1"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FINISH_SUCCESS,</w:t>
            </w:r>
          </w:p>
          <w:p w14:paraId="19FDF953" w14:textId="77777777" w:rsidR="00517A91" w:rsidRPr="003273F1" w:rsidRDefault="005C4F4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RUNNING</w:t>
            </w:r>
            <w:r w:rsidR="00517A91" w:rsidRPr="003273F1">
              <w:t>})</w:t>
            </w:r>
          </w:p>
        </w:tc>
        <w:tc>
          <w:tcPr>
            <w:tcW w:w="3483" w:type="dxa"/>
          </w:tcPr>
          <w:p w14:paraId="3F52ADC2" w14:textId="77777777" w:rsidR="00517A91" w:rsidRPr="003273F1" w:rsidRDefault="005C4F41" w:rsidP="005C4F4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Estado de ejecución. Representará el estado actual en el que se encuentra la ejecución.</w:t>
            </w:r>
          </w:p>
        </w:tc>
      </w:tr>
      <w:tr w:rsidR="00517A91" w:rsidRPr="003273F1" w14:paraId="03FD31AD" w14:textId="77777777" w:rsidTr="00DD4F75">
        <w:trPr>
          <w:cnfStyle w:val="000000100000" w:firstRow="0" w:lastRow="0" w:firstColumn="0" w:lastColumn="0" w:oddVBand="0" w:evenVBand="0" w:oddHBand="1" w:evenHBand="0" w:firstRowFirstColumn="0" w:firstRowLastColumn="0" w:lastRowFirstColumn="0" w:lastRowLastColumn="0"/>
          <w:trHeight w:val="832"/>
          <w:jc w:val="center"/>
        </w:trPr>
        <w:tc>
          <w:tcPr>
            <w:cnfStyle w:val="001000000000" w:firstRow="0" w:lastRow="0" w:firstColumn="1" w:lastColumn="0" w:oddVBand="0" w:evenVBand="0" w:oddHBand="0" w:evenHBand="0" w:firstRowFirstColumn="0" w:firstRowLastColumn="0" w:lastRowFirstColumn="0" w:lastRowLastColumn="0"/>
            <w:tcW w:w="3450" w:type="dxa"/>
          </w:tcPr>
          <w:p w14:paraId="070CE574" w14:textId="77777777" w:rsidR="00517A91" w:rsidRPr="003273F1" w:rsidRDefault="00412910" w:rsidP="00517A91">
            <w:pPr>
              <w:pStyle w:val="Prrafodelista"/>
              <w:ind w:left="0"/>
              <w:jc w:val="center"/>
            </w:pPr>
            <w:r w:rsidRPr="003273F1">
              <w:t>GroupOfExecution</w:t>
            </w:r>
          </w:p>
        </w:tc>
        <w:tc>
          <w:tcPr>
            <w:tcW w:w="2716" w:type="dxa"/>
          </w:tcPr>
          <w:p w14:paraId="14CB57EE" w14:textId="77777777" w:rsidR="00517A91" w:rsidRPr="003273F1" w:rsidRDefault="00517A9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483" w:type="dxa"/>
          </w:tcPr>
          <w:p w14:paraId="57F8EF32" w14:textId="77777777" w:rsidR="00517A91" w:rsidRPr="003273F1" w:rsidRDefault="005C4F4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Nombre del grupo en el que se está ejecutando el proyecto. Es mera información para el usuario.</w:t>
            </w:r>
          </w:p>
        </w:tc>
      </w:tr>
      <w:tr w:rsidR="00517A91" w:rsidRPr="003273F1" w14:paraId="04DCB15C" w14:textId="77777777" w:rsidTr="00DD4F75">
        <w:trPr>
          <w:trHeight w:val="832"/>
          <w:jc w:val="center"/>
        </w:trPr>
        <w:tc>
          <w:tcPr>
            <w:cnfStyle w:val="001000000000" w:firstRow="0" w:lastRow="0" w:firstColumn="1" w:lastColumn="0" w:oddVBand="0" w:evenVBand="0" w:oddHBand="0" w:evenHBand="0" w:firstRowFirstColumn="0" w:firstRowLastColumn="0" w:lastRowFirstColumn="0" w:lastRowLastColumn="0"/>
            <w:tcW w:w="3450" w:type="dxa"/>
          </w:tcPr>
          <w:p w14:paraId="23676B87" w14:textId="77777777" w:rsidR="00517A91" w:rsidRPr="003273F1" w:rsidRDefault="00412910" w:rsidP="00517A91">
            <w:pPr>
              <w:pStyle w:val="Prrafodelista"/>
              <w:ind w:left="0"/>
              <w:jc w:val="center"/>
            </w:pPr>
            <w:r w:rsidRPr="003273F1">
              <w:t>InputJson</w:t>
            </w:r>
          </w:p>
        </w:tc>
        <w:tc>
          <w:tcPr>
            <w:tcW w:w="2716" w:type="dxa"/>
          </w:tcPr>
          <w:p w14:paraId="5194DDED"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483" w:type="dxa"/>
          </w:tcPr>
          <w:p w14:paraId="5712BCAA"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entradas utilizadas para la ejecución del proyecto.</w:t>
            </w:r>
          </w:p>
        </w:tc>
      </w:tr>
      <w:tr w:rsidR="00517A91" w:rsidRPr="003273F1" w14:paraId="17308C10" w14:textId="77777777" w:rsidTr="00DD4F75">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3450" w:type="dxa"/>
          </w:tcPr>
          <w:p w14:paraId="218CC39B" w14:textId="77777777" w:rsidR="00517A91" w:rsidRPr="003273F1" w:rsidRDefault="00412910" w:rsidP="00517A91">
            <w:pPr>
              <w:pStyle w:val="Prrafodelista"/>
              <w:ind w:left="0"/>
              <w:jc w:val="center"/>
            </w:pPr>
            <w:r w:rsidRPr="003273F1">
              <w:lastRenderedPageBreak/>
              <w:t>Response</w:t>
            </w:r>
          </w:p>
        </w:tc>
        <w:tc>
          <w:tcPr>
            <w:tcW w:w="2716" w:type="dxa"/>
          </w:tcPr>
          <w:p w14:paraId="3038D917"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String(JSON)</w:t>
            </w:r>
          </w:p>
        </w:tc>
        <w:tc>
          <w:tcPr>
            <w:tcW w:w="3483" w:type="dxa"/>
          </w:tcPr>
          <w:p w14:paraId="0FED21A6"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Respuesta de la </w:t>
            </w:r>
            <w:r w:rsidR="0025326B" w:rsidRPr="003273F1">
              <w:t>ejecución</w:t>
            </w:r>
            <w:r w:rsidRPr="003273F1">
              <w:t xml:space="preserve"> </w:t>
            </w:r>
            <w:r w:rsidR="0025326B" w:rsidRPr="003273F1">
              <w:t>deberá</w:t>
            </w:r>
            <w:r w:rsidRPr="003273F1">
              <w:t xml:space="preserve"> estar en formato JSON Stringify.</w:t>
            </w:r>
          </w:p>
        </w:tc>
      </w:tr>
      <w:tr w:rsidR="00517A91" w:rsidRPr="003273F1" w14:paraId="34A5F9BC" w14:textId="77777777" w:rsidTr="00DD4F75">
        <w:trPr>
          <w:trHeight w:val="1149"/>
          <w:jc w:val="center"/>
        </w:trPr>
        <w:tc>
          <w:tcPr>
            <w:cnfStyle w:val="001000000000" w:firstRow="0" w:lastRow="0" w:firstColumn="1" w:lastColumn="0" w:oddVBand="0" w:evenVBand="0" w:oddHBand="0" w:evenHBand="0" w:firstRowFirstColumn="0" w:firstRowLastColumn="0" w:lastRowFirstColumn="0" w:lastRowLastColumn="0"/>
            <w:tcW w:w="3450" w:type="dxa"/>
          </w:tcPr>
          <w:p w14:paraId="3C7A027A" w14:textId="77777777" w:rsidR="00517A91" w:rsidRPr="003273F1" w:rsidRDefault="00412910" w:rsidP="00517A91">
            <w:pPr>
              <w:pStyle w:val="Prrafodelista"/>
              <w:ind w:left="0"/>
              <w:jc w:val="center"/>
            </w:pPr>
            <w:r w:rsidRPr="003273F1">
              <w:t>Console</w:t>
            </w:r>
          </w:p>
        </w:tc>
        <w:tc>
          <w:tcPr>
            <w:tcW w:w="2716" w:type="dxa"/>
          </w:tcPr>
          <w:p w14:paraId="2FBDD2CB"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w:t>
            </w:r>
          </w:p>
        </w:tc>
        <w:tc>
          <w:tcPr>
            <w:tcW w:w="3483" w:type="dxa"/>
          </w:tcPr>
          <w:p w14:paraId="204C92BC"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Respuesta interna de los servicios.</w:t>
            </w:r>
          </w:p>
        </w:tc>
      </w:tr>
      <w:tr w:rsidR="00517A91" w:rsidRPr="003273F1" w14:paraId="0C6A04F2" w14:textId="77777777" w:rsidTr="00DD4F75">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3450" w:type="dxa"/>
          </w:tcPr>
          <w:p w14:paraId="5E6A670E" w14:textId="77777777" w:rsidR="00517A91" w:rsidRPr="003273F1" w:rsidRDefault="00412910" w:rsidP="00517A91">
            <w:pPr>
              <w:pStyle w:val="Prrafodelista"/>
              <w:ind w:left="0"/>
              <w:jc w:val="center"/>
            </w:pPr>
            <w:r w:rsidRPr="003273F1">
              <w:t>FinishDate</w:t>
            </w:r>
          </w:p>
        </w:tc>
        <w:tc>
          <w:tcPr>
            <w:tcW w:w="2716" w:type="dxa"/>
          </w:tcPr>
          <w:p w14:paraId="3300620C"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Date</w:t>
            </w:r>
          </w:p>
        </w:tc>
        <w:tc>
          <w:tcPr>
            <w:tcW w:w="3483" w:type="dxa"/>
          </w:tcPr>
          <w:p w14:paraId="30BE37A8"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Fecha que indica la finalización de la </w:t>
            </w:r>
            <w:r w:rsidR="0025326B" w:rsidRPr="003273F1">
              <w:t>ejecución</w:t>
            </w:r>
            <w:r w:rsidRPr="003273F1">
              <w:t>.</w:t>
            </w:r>
          </w:p>
        </w:tc>
      </w:tr>
      <w:tr w:rsidR="00517A91" w:rsidRPr="003273F1" w14:paraId="0CC30CE4" w14:textId="77777777" w:rsidTr="00DD4F75">
        <w:trPr>
          <w:trHeight w:val="1149"/>
          <w:jc w:val="center"/>
        </w:trPr>
        <w:tc>
          <w:tcPr>
            <w:cnfStyle w:val="001000000000" w:firstRow="0" w:lastRow="0" w:firstColumn="1" w:lastColumn="0" w:oddVBand="0" w:evenVBand="0" w:oddHBand="0" w:evenHBand="0" w:firstRowFirstColumn="0" w:firstRowLastColumn="0" w:lastRowFirstColumn="0" w:lastRowLastColumn="0"/>
            <w:tcW w:w="3450" w:type="dxa"/>
          </w:tcPr>
          <w:p w14:paraId="5A4C7461" w14:textId="77777777" w:rsidR="00517A91" w:rsidRPr="003273F1" w:rsidRDefault="00412910" w:rsidP="00517A91">
            <w:pPr>
              <w:pStyle w:val="Prrafodelista"/>
              <w:ind w:left="0"/>
              <w:jc w:val="center"/>
            </w:pPr>
            <w:r w:rsidRPr="003273F1">
              <w:t>HashCode</w:t>
            </w:r>
          </w:p>
        </w:tc>
        <w:tc>
          <w:tcPr>
            <w:tcW w:w="2716" w:type="dxa"/>
          </w:tcPr>
          <w:p w14:paraId="42199D7B" w14:textId="77777777" w:rsidR="00517A91" w:rsidRPr="003273F1" w:rsidRDefault="00FE3320"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String (SHA-1)</w:t>
            </w:r>
          </w:p>
        </w:tc>
        <w:tc>
          <w:tcPr>
            <w:tcW w:w="3483" w:type="dxa"/>
          </w:tcPr>
          <w:p w14:paraId="6BBB5544" w14:textId="77777777" w:rsidR="00517A91" w:rsidRPr="003273F1" w:rsidRDefault="00517A91" w:rsidP="00517A91">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3273F1">
              <w:t>Conjunto de permisos “YES” o “NO” Que modifican los permisos</w:t>
            </w:r>
          </w:p>
        </w:tc>
      </w:tr>
      <w:tr w:rsidR="00517A91" w:rsidRPr="003273F1" w14:paraId="3CB1E762" w14:textId="77777777" w:rsidTr="00DD4F75">
        <w:trPr>
          <w:cnfStyle w:val="000000100000" w:firstRow="0" w:lastRow="0" w:firstColumn="0" w:lastColumn="0" w:oddVBand="0" w:evenVBand="0" w:oddHBand="1" w:evenHBand="0" w:firstRowFirstColumn="0" w:firstRowLastColumn="0" w:lastRowFirstColumn="0" w:lastRowLastColumn="0"/>
          <w:trHeight w:val="1557"/>
          <w:jc w:val="center"/>
        </w:trPr>
        <w:tc>
          <w:tcPr>
            <w:cnfStyle w:val="001000000000" w:firstRow="0" w:lastRow="0" w:firstColumn="1" w:lastColumn="0" w:oddVBand="0" w:evenVBand="0" w:oddHBand="0" w:evenHBand="0" w:firstRowFirstColumn="0" w:firstRowLastColumn="0" w:lastRowFirstColumn="0" w:lastRowLastColumn="0"/>
            <w:tcW w:w="3450" w:type="dxa"/>
          </w:tcPr>
          <w:p w14:paraId="31D22B9E" w14:textId="77777777" w:rsidR="00517A91" w:rsidRPr="003273F1" w:rsidRDefault="00412910" w:rsidP="00517A91">
            <w:pPr>
              <w:pStyle w:val="Prrafodelista"/>
              <w:ind w:left="0"/>
              <w:jc w:val="center"/>
            </w:pPr>
            <w:r w:rsidRPr="003273F1">
              <w:t>NameExecution</w:t>
            </w:r>
          </w:p>
        </w:tc>
        <w:tc>
          <w:tcPr>
            <w:tcW w:w="2716" w:type="dxa"/>
          </w:tcPr>
          <w:p w14:paraId="66E02D5B" w14:textId="77777777" w:rsidR="00517A91" w:rsidRPr="003273F1" w:rsidRDefault="00517A91"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String</w:t>
            </w:r>
          </w:p>
        </w:tc>
        <w:tc>
          <w:tcPr>
            <w:tcW w:w="3483" w:type="dxa"/>
          </w:tcPr>
          <w:p w14:paraId="4138D78C" w14:textId="77777777" w:rsidR="00517A91" w:rsidRPr="003273F1" w:rsidRDefault="00FE3320" w:rsidP="00517A91">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3273F1">
              <w:t xml:space="preserve">Nombre del Project que va se va a ejecutar. Este será el nombre de la </w:t>
            </w:r>
            <w:r w:rsidR="0025326B" w:rsidRPr="003273F1">
              <w:t>ejecución</w:t>
            </w:r>
            <w:r w:rsidRPr="003273F1">
              <w:t>.</w:t>
            </w:r>
          </w:p>
        </w:tc>
      </w:tr>
    </w:tbl>
    <w:p w14:paraId="1006660F" w14:textId="77777777" w:rsidR="00E0697E" w:rsidRDefault="00E0697E">
      <w:pPr>
        <w:spacing w:after="0"/>
        <w:rPr>
          <w:rFonts w:eastAsia="Times New Roman"/>
          <w:lang w:eastAsia="es-ES"/>
        </w:rPr>
      </w:pPr>
    </w:p>
    <w:p w14:paraId="6085FD8D" w14:textId="77777777" w:rsidR="007444EB" w:rsidRPr="003273F1" w:rsidRDefault="007444EB" w:rsidP="002B5CEE">
      <w:pPr>
        <w:pStyle w:val="Prrafodelista"/>
        <w:ind w:left="1776"/>
      </w:pPr>
    </w:p>
    <w:p w14:paraId="0F5CFB98" w14:textId="1927E4A0" w:rsidR="0025326B" w:rsidRPr="003273F1" w:rsidDel="00997CD8" w:rsidRDefault="00E0697E" w:rsidP="00126CCD">
      <w:pPr>
        <w:pStyle w:val="Ttulo2"/>
        <w:rPr>
          <w:del w:id="894" w:author="RAQUEL BLANCO AGUIRRE" w:date="2017-06-28T17:16:00Z"/>
        </w:rPr>
      </w:pPr>
      <w:commentRangeStart w:id="895"/>
      <w:r>
        <w:t xml:space="preserve"> </w:t>
      </w:r>
      <w:del w:id="896" w:author="RAQUEL BLANCO AGUIRRE" w:date="2017-06-28T17:16:00Z">
        <w:r w:rsidR="0025326B" w:rsidRPr="003273F1" w:rsidDel="00997CD8">
          <w:delText>Modelo de datos - Neo4j</w:delText>
        </w:r>
        <w:r w:rsidR="008F3DB2" w:rsidRPr="003273F1" w:rsidDel="00997CD8">
          <w:delText>:</w:delText>
        </w:r>
        <w:bookmarkStart w:id="897" w:name="_Toc486675934"/>
        <w:bookmarkStart w:id="898" w:name="_Toc487130096"/>
        <w:bookmarkStart w:id="899" w:name="_Toc487478689"/>
        <w:bookmarkStart w:id="900" w:name="_Toc487478889"/>
        <w:bookmarkStart w:id="901" w:name="_Toc487483473"/>
        <w:bookmarkEnd w:id="897"/>
        <w:bookmarkEnd w:id="898"/>
        <w:bookmarkEnd w:id="899"/>
        <w:bookmarkEnd w:id="900"/>
        <w:bookmarkEnd w:id="901"/>
      </w:del>
    </w:p>
    <w:p w14:paraId="7D2CA2DF" w14:textId="44D57126" w:rsidR="008F3DB2" w:rsidRPr="003273F1" w:rsidDel="00997CD8" w:rsidRDefault="008F3DB2">
      <w:pPr>
        <w:pStyle w:val="Ttulo2"/>
        <w:rPr>
          <w:del w:id="902" w:author="RAQUEL BLANCO AGUIRRE" w:date="2017-06-28T17:16:00Z"/>
        </w:rPr>
        <w:pPrChange w:id="903" w:author="RAQUEL BLANCO AGUIRRE" w:date="2017-07-10T19:01:00Z">
          <w:pPr>
            <w:pStyle w:val="Prrafodelista"/>
            <w:ind w:left="1128"/>
          </w:pPr>
        </w:pPrChange>
      </w:pPr>
      <w:bookmarkStart w:id="904" w:name="_Toc486675935"/>
      <w:bookmarkStart w:id="905" w:name="_Toc487130097"/>
      <w:bookmarkStart w:id="906" w:name="_Toc487478690"/>
      <w:bookmarkStart w:id="907" w:name="_Toc487478890"/>
      <w:bookmarkStart w:id="908" w:name="_Toc487483474"/>
      <w:bookmarkEnd w:id="904"/>
      <w:bookmarkEnd w:id="905"/>
      <w:bookmarkEnd w:id="906"/>
      <w:bookmarkEnd w:id="907"/>
      <w:bookmarkEnd w:id="908"/>
    </w:p>
    <w:p w14:paraId="34714F1B" w14:textId="4784B210" w:rsidR="008F3DB2" w:rsidRPr="003273F1" w:rsidDel="00997CD8" w:rsidRDefault="001158D5">
      <w:pPr>
        <w:pStyle w:val="Ttulo2"/>
        <w:rPr>
          <w:del w:id="909" w:author="RAQUEL BLANCO AGUIRRE" w:date="2017-06-28T17:16:00Z"/>
        </w:rPr>
        <w:pPrChange w:id="910" w:author="RAQUEL BLANCO AGUIRRE" w:date="2017-07-10T19:01:00Z">
          <w:pPr>
            <w:pStyle w:val="Ttulo3"/>
          </w:pPr>
        </w:pPrChange>
      </w:pPr>
      <w:del w:id="911" w:author="RAQUEL BLANCO AGUIRRE" w:date="2017-06-28T17:16:00Z">
        <w:r w:rsidRPr="003273F1" w:rsidDel="00997CD8">
          <w:delText>MD-</w:delText>
        </w:r>
        <w:r w:rsidR="008F3DB2" w:rsidRPr="003273F1" w:rsidDel="00997CD8">
          <w:delText>Neo4j</w:delText>
        </w:r>
        <w:r w:rsidRPr="003273F1" w:rsidDel="00997CD8">
          <w:delText xml:space="preserve"> Introducción</w:delText>
        </w:r>
        <w:r w:rsidR="008F3DB2" w:rsidRPr="003273F1" w:rsidDel="00997CD8">
          <w:delText>:</w:delText>
        </w:r>
        <w:bookmarkStart w:id="912" w:name="_Toc486675936"/>
        <w:bookmarkStart w:id="913" w:name="_Toc487130098"/>
        <w:bookmarkStart w:id="914" w:name="_Toc487478691"/>
        <w:bookmarkStart w:id="915" w:name="_Toc487478891"/>
        <w:bookmarkStart w:id="916" w:name="_Toc487483475"/>
        <w:bookmarkEnd w:id="912"/>
        <w:bookmarkEnd w:id="913"/>
        <w:bookmarkEnd w:id="914"/>
        <w:bookmarkEnd w:id="915"/>
        <w:bookmarkEnd w:id="916"/>
      </w:del>
    </w:p>
    <w:p w14:paraId="79F48FA7" w14:textId="60E7A89E" w:rsidR="001158D5" w:rsidRPr="003273F1" w:rsidDel="00997CD8" w:rsidRDefault="001158D5">
      <w:pPr>
        <w:pStyle w:val="Ttulo2"/>
        <w:rPr>
          <w:del w:id="917" w:author="RAQUEL BLANCO AGUIRRE" w:date="2017-06-28T17:16:00Z"/>
        </w:rPr>
        <w:pPrChange w:id="918" w:author="RAQUEL BLANCO AGUIRRE" w:date="2017-07-10T19:01:00Z">
          <w:pPr/>
        </w:pPrChange>
      </w:pPr>
      <w:bookmarkStart w:id="919" w:name="_Toc486675937"/>
      <w:bookmarkStart w:id="920" w:name="_Toc487130099"/>
      <w:bookmarkStart w:id="921" w:name="_Toc487478692"/>
      <w:bookmarkStart w:id="922" w:name="_Toc487478892"/>
      <w:bookmarkStart w:id="923" w:name="_Toc487483476"/>
      <w:bookmarkEnd w:id="919"/>
      <w:bookmarkEnd w:id="920"/>
      <w:bookmarkEnd w:id="921"/>
      <w:bookmarkEnd w:id="922"/>
      <w:bookmarkEnd w:id="923"/>
    </w:p>
    <w:p w14:paraId="3637F97F" w14:textId="30E7F72B" w:rsidR="008F3DB2" w:rsidDel="00997CD8" w:rsidRDefault="008F3DB2">
      <w:pPr>
        <w:pStyle w:val="Ttulo2"/>
        <w:rPr>
          <w:del w:id="924" w:author="RAQUEL BLANCO AGUIRRE" w:date="2017-06-28T17:16:00Z"/>
        </w:rPr>
        <w:pPrChange w:id="925" w:author="RAQUEL BLANCO AGUIRRE" w:date="2017-07-10T19:01:00Z">
          <w:pPr>
            <w:ind w:firstLine="708"/>
          </w:pPr>
        </w:pPrChange>
      </w:pPr>
      <w:del w:id="926" w:author="RAQUEL BLANCO AGUIRRE" w:date="2017-06-28T17:16:00Z">
        <w:r w:rsidRPr="003273F1" w:rsidDel="00997CD8">
          <w:delText>Neo4j es una base de datos N</w:delText>
        </w:r>
      </w:del>
      <w:del w:id="927" w:author="RAQUEL BLANCO AGUIRRE" w:date="2017-06-28T16:50:00Z">
        <w:r w:rsidRPr="003273F1" w:rsidDel="0074144E">
          <w:delText>O-</w:delText>
        </w:r>
      </w:del>
      <w:del w:id="928" w:author="RAQUEL BLANCO AGUIRRE" w:date="2017-06-28T17:16:00Z">
        <w:r w:rsidR="007444EB" w:rsidRPr="003273F1" w:rsidDel="00997CD8">
          <w:delText>SQL orientada</w:delText>
        </w:r>
        <w:r w:rsidRPr="003273F1" w:rsidDel="00997CD8">
          <w:delText xml:space="preserve"> a grafos.</w:delText>
        </w:r>
      </w:del>
      <w:del w:id="929" w:author="RAQUEL BLANCO AGUIRRE" w:date="2017-06-28T17:04:00Z">
        <w:r w:rsidRPr="003273F1" w:rsidDel="003840AB">
          <w:delText xml:space="preserve"> N</w:delText>
        </w:r>
      </w:del>
      <w:del w:id="930" w:author="RAQUEL BLANCO AGUIRRE" w:date="2017-06-28T17:03:00Z">
        <w:r w:rsidRPr="003273F1" w:rsidDel="00B83D62">
          <w:delText>O-</w:delText>
        </w:r>
      </w:del>
      <w:del w:id="931" w:author="RAQUEL BLANCO AGUIRRE" w:date="2017-06-28T17:04:00Z">
        <w:r w:rsidRPr="003273F1" w:rsidDel="003840AB">
          <w:delText>SQL significa que no es una base de datos basada en el motor relacional de SQL.</w:delText>
        </w:r>
      </w:del>
      <w:del w:id="932" w:author="RAQUEL BLANCO AGUIRRE" w:date="2017-06-28T17:16:00Z">
        <w:r w:rsidRPr="003273F1" w:rsidDel="00997CD8">
          <w:delText xml:space="preserve"> Neo4j </w:delText>
        </w:r>
      </w:del>
      <w:del w:id="933" w:author="RAQUEL BLANCO AGUIRRE" w:date="2017-06-28T17:04:00Z">
        <w:r w:rsidRPr="003273F1" w:rsidDel="003840AB">
          <w:delText xml:space="preserve">en vez de </w:delText>
        </w:r>
      </w:del>
      <w:del w:id="934" w:author="RAQUEL BLANCO AGUIRRE" w:date="2017-06-28T17:16:00Z">
        <w:r w:rsidRPr="003273F1" w:rsidDel="00997CD8">
          <w:delText xml:space="preserve">guardar la información </w:delText>
        </w:r>
      </w:del>
      <w:del w:id="935" w:author="RAQUEL BLANCO AGUIRRE" w:date="2017-06-28T17:05:00Z">
        <w:r w:rsidRPr="003273F1" w:rsidDel="003840AB">
          <w:delText xml:space="preserve">en disco mediante tablas como </w:delText>
        </w:r>
        <w:r w:rsidR="001158D5" w:rsidRPr="003273F1" w:rsidDel="003840AB">
          <w:delText>podría</w:delText>
        </w:r>
        <w:r w:rsidRPr="003273F1" w:rsidDel="003840AB">
          <w:delText xml:space="preserve"> hacer </w:delText>
        </w:r>
        <w:r w:rsidR="00963A30" w:rsidRPr="003273F1" w:rsidDel="003840AB">
          <w:delText>SQL</w:delText>
        </w:r>
        <w:r w:rsidR="00963A30" w:rsidDel="003840AB">
          <w:delText>,</w:delText>
        </w:r>
        <w:r w:rsidR="00963A30" w:rsidRPr="003273F1" w:rsidDel="003840AB">
          <w:delText xml:space="preserve"> lo</w:delText>
        </w:r>
      </w:del>
      <w:del w:id="936" w:author="RAQUEL BLANCO AGUIRRE" w:date="2017-06-28T17:16:00Z">
        <w:r w:rsidRPr="003273F1" w:rsidDel="00997CD8">
          <w:delText xml:space="preserve"> ha</w:delText>
        </w:r>
        <w:r w:rsidR="001158D5" w:rsidRPr="003273F1" w:rsidDel="00997CD8">
          <w:delText>ce en grafos con referencias o “flechas” que unen las entidades.  Un ejemplo de la estructura seria la siguiente:</w:delText>
        </w:r>
        <w:bookmarkStart w:id="937" w:name="_Toc486675938"/>
        <w:bookmarkStart w:id="938" w:name="_Toc487130100"/>
        <w:bookmarkStart w:id="939" w:name="_Toc487478693"/>
        <w:bookmarkStart w:id="940" w:name="_Toc487478893"/>
        <w:bookmarkStart w:id="941" w:name="_Toc487483477"/>
        <w:bookmarkEnd w:id="937"/>
        <w:bookmarkEnd w:id="938"/>
        <w:bookmarkEnd w:id="939"/>
        <w:bookmarkEnd w:id="940"/>
        <w:bookmarkEnd w:id="941"/>
      </w:del>
    </w:p>
    <w:p w14:paraId="1C6B527C" w14:textId="4E01F36E" w:rsidR="007444EB" w:rsidRPr="003273F1" w:rsidDel="00997CD8" w:rsidRDefault="007444EB">
      <w:pPr>
        <w:pStyle w:val="Ttulo2"/>
        <w:rPr>
          <w:del w:id="942" w:author="RAQUEL BLANCO AGUIRRE" w:date="2017-06-28T17:16:00Z"/>
        </w:rPr>
        <w:pPrChange w:id="943" w:author="RAQUEL BLANCO AGUIRRE" w:date="2017-07-10T19:01:00Z">
          <w:pPr>
            <w:ind w:firstLine="708"/>
          </w:pPr>
        </w:pPrChange>
      </w:pPr>
      <w:bookmarkStart w:id="944" w:name="_Toc486675939"/>
      <w:bookmarkStart w:id="945" w:name="_Toc487130101"/>
      <w:bookmarkStart w:id="946" w:name="_Toc487478694"/>
      <w:bookmarkStart w:id="947" w:name="_Toc487478894"/>
      <w:bookmarkStart w:id="948" w:name="_Toc487483478"/>
      <w:bookmarkEnd w:id="944"/>
      <w:bookmarkEnd w:id="945"/>
      <w:bookmarkEnd w:id="946"/>
      <w:bookmarkEnd w:id="947"/>
      <w:bookmarkEnd w:id="948"/>
    </w:p>
    <w:p w14:paraId="5C480E40" w14:textId="4A5DAD4B" w:rsidR="0062219C" w:rsidRPr="003273F1" w:rsidDel="00997CD8" w:rsidRDefault="001158D5">
      <w:pPr>
        <w:pStyle w:val="Ttulo2"/>
        <w:rPr>
          <w:del w:id="949" w:author="RAQUEL BLANCO AGUIRRE" w:date="2017-06-28T17:16:00Z"/>
        </w:rPr>
        <w:pPrChange w:id="950" w:author="RAQUEL BLANCO AGUIRRE" w:date="2017-07-10T19:01:00Z">
          <w:pPr>
            <w:keepNext/>
            <w:ind w:firstLine="708"/>
            <w:jc w:val="center"/>
          </w:pPr>
        </w:pPrChange>
      </w:pPr>
      <w:del w:id="951" w:author="RAQUEL BLANCO AGUIRRE" w:date="2017-06-28T17:16:00Z">
        <w:r w:rsidRPr="003273F1" w:rsidDel="00997CD8">
          <w:rPr>
            <w:noProof/>
            <w:lang w:eastAsia="es-ES"/>
          </w:rPr>
          <w:drawing>
            <wp:inline distT="0" distB="0" distL="0" distR="0" wp14:anchorId="4A28C9EB" wp14:editId="19D70CB2">
              <wp:extent cx="2609850" cy="251276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2512766"/>
                      </a:xfrm>
                      <a:prstGeom prst="rect">
                        <a:avLst/>
                      </a:prstGeom>
                      <a:noFill/>
                    </pic:spPr>
                  </pic:pic>
                </a:graphicData>
              </a:graphic>
            </wp:inline>
          </w:drawing>
        </w:r>
        <w:bookmarkStart w:id="952" w:name="_Toc486675940"/>
        <w:bookmarkStart w:id="953" w:name="_Toc487130102"/>
        <w:bookmarkStart w:id="954" w:name="_Toc487478695"/>
        <w:bookmarkStart w:id="955" w:name="_Toc487478895"/>
        <w:bookmarkStart w:id="956" w:name="_Toc487483479"/>
        <w:bookmarkEnd w:id="952"/>
        <w:bookmarkEnd w:id="953"/>
        <w:bookmarkEnd w:id="954"/>
        <w:bookmarkEnd w:id="955"/>
        <w:bookmarkEnd w:id="956"/>
      </w:del>
    </w:p>
    <w:p w14:paraId="535797B9" w14:textId="07D9B39B" w:rsidR="008F3DB2" w:rsidDel="00997CD8" w:rsidRDefault="0062219C">
      <w:pPr>
        <w:pStyle w:val="Ttulo2"/>
        <w:rPr>
          <w:del w:id="957" w:author="RAQUEL BLANCO AGUIRRE" w:date="2017-06-28T17:16:00Z"/>
        </w:rPr>
        <w:pPrChange w:id="958" w:author="RAQUEL BLANCO AGUIRRE" w:date="2017-07-10T19:01:00Z">
          <w:pPr>
            <w:pStyle w:val="Descripcin"/>
            <w:jc w:val="center"/>
          </w:pPr>
        </w:pPrChange>
      </w:pPr>
      <w:bookmarkStart w:id="959" w:name="_Toc481185451"/>
      <w:del w:id="960" w:author="RAQUEL BLANCO AGUIRRE" w:date="2017-06-28T17:16:00Z">
        <w:r w:rsidRPr="003273F1" w:rsidDel="00997CD8">
          <w:delText xml:space="preserve">Ilustración </w:delText>
        </w:r>
        <w:r w:rsidR="002077E3" w:rsidDel="00997CD8">
          <w:fldChar w:fldCharType="begin"/>
        </w:r>
        <w:r w:rsidR="002077E3" w:rsidDel="00997CD8">
          <w:delInstrText xml:space="preserve"> STYLEREF 1 \s </w:delInstrText>
        </w:r>
        <w:r w:rsidR="002077E3" w:rsidDel="00997CD8">
          <w:fldChar w:fldCharType="separate"/>
        </w:r>
        <w:r w:rsidR="005E22B3" w:rsidDel="00997CD8">
          <w:rPr>
            <w:noProof/>
          </w:rPr>
          <w:delText>3</w:delText>
        </w:r>
        <w:r w:rsidR="002077E3" w:rsidDel="00997CD8">
          <w:rPr>
            <w:noProof/>
          </w:rPr>
          <w:fldChar w:fldCharType="end"/>
        </w:r>
        <w:r w:rsidR="005E22B3" w:rsidDel="00997CD8">
          <w:noBreakHyphen/>
        </w:r>
        <w:r w:rsidR="002077E3" w:rsidDel="00997CD8">
          <w:fldChar w:fldCharType="begin"/>
        </w:r>
        <w:r w:rsidR="002077E3" w:rsidDel="00997CD8">
          <w:delInstrText xml:space="preserve"> SEQ Ilustración \* ARABIC \s 1 </w:delInstrText>
        </w:r>
        <w:r w:rsidR="002077E3" w:rsidDel="00997CD8">
          <w:fldChar w:fldCharType="separate"/>
        </w:r>
        <w:r w:rsidR="005E22B3" w:rsidDel="00997CD8">
          <w:rPr>
            <w:noProof/>
          </w:rPr>
          <w:delText>1</w:delText>
        </w:r>
        <w:r w:rsidR="002077E3" w:rsidDel="00997CD8">
          <w:rPr>
            <w:noProof/>
          </w:rPr>
          <w:fldChar w:fldCharType="end"/>
        </w:r>
        <w:r w:rsidRPr="003273F1" w:rsidDel="00997CD8">
          <w:delText xml:space="preserve"> (neo4j: Ejemplo básico estructura)</w:delText>
        </w:r>
        <w:bookmarkStart w:id="961" w:name="_Toc486675941"/>
        <w:bookmarkStart w:id="962" w:name="_Toc487130103"/>
        <w:bookmarkStart w:id="963" w:name="_Toc487478696"/>
        <w:bookmarkStart w:id="964" w:name="_Toc487478896"/>
        <w:bookmarkStart w:id="965" w:name="_Toc487483480"/>
        <w:bookmarkEnd w:id="959"/>
        <w:bookmarkEnd w:id="961"/>
        <w:bookmarkEnd w:id="962"/>
        <w:bookmarkEnd w:id="963"/>
        <w:bookmarkEnd w:id="964"/>
        <w:bookmarkEnd w:id="965"/>
      </w:del>
    </w:p>
    <w:p w14:paraId="62647251" w14:textId="2E20977B" w:rsidR="001158D5" w:rsidDel="00997CD8" w:rsidRDefault="001158D5">
      <w:pPr>
        <w:pStyle w:val="Ttulo2"/>
        <w:rPr>
          <w:del w:id="966" w:author="RAQUEL BLANCO AGUIRRE" w:date="2017-06-28T17:16:00Z"/>
        </w:rPr>
        <w:pPrChange w:id="967" w:author="RAQUEL BLANCO AGUIRRE" w:date="2017-07-10T19:01:00Z">
          <w:pPr>
            <w:spacing w:after="0"/>
          </w:pPr>
        </w:pPrChange>
      </w:pPr>
      <w:bookmarkStart w:id="968" w:name="_Toc486675942"/>
      <w:bookmarkStart w:id="969" w:name="_Toc487130104"/>
      <w:bookmarkStart w:id="970" w:name="_Toc487478697"/>
      <w:bookmarkStart w:id="971" w:name="_Toc487478897"/>
      <w:bookmarkStart w:id="972" w:name="_Toc487483481"/>
      <w:bookmarkEnd w:id="968"/>
      <w:bookmarkEnd w:id="969"/>
      <w:bookmarkEnd w:id="970"/>
      <w:bookmarkEnd w:id="971"/>
      <w:bookmarkEnd w:id="972"/>
    </w:p>
    <w:p w14:paraId="42826CA9" w14:textId="336017D6" w:rsidR="00A05358" w:rsidRPr="003273F1" w:rsidDel="00997CD8" w:rsidRDefault="00A05358">
      <w:pPr>
        <w:pStyle w:val="Ttulo2"/>
        <w:rPr>
          <w:del w:id="973" w:author="RAQUEL BLANCO AGUIRRE" w:date="2017-06-28T17:17:00Z"/>
        </w:rPr>
        <w:pPrChange w:id="974" w:author="RAQUEL BLANCO AGUIRRE" w:date="2017-07-10T19:01:00Z">
          <w:pPr>
            <w:spacing w:after="0"/>
          </w:pPr>
        </w:pPrChange>
      </w:pPr>
      <w:bookmarkStart w:id="975" w:name="_Toc486675943"/>
      <w:bookmarkStart w:id="976" w:name="_Toc487130105"/>
      <w:bookmarkStart w:id="977" w:name="_Toc487478698"/>
      <w:bookmarkStart w:id="978" w:name="_Toc487478898"/>
      <w:bookmarkStart w:id="979" w:name="_Toc487483482"/>
      <w:bookmarkEnd w:id="975"/>
      <w:bookmarkEnd w:id="976"/>
      <w:bookmarkEnd w:id="977"/>
      <w:bookmarkEnd w:id="978"/>
      <w:bookmarkEnd w:id="979"/>
    </w:p>
    <w:p w14:paraId="208F6411" w14:textId="7C84A3AA" w:rsidR="0062219C" w:rsidRPr="00963A30" w:rsidRDefault="001158D5">
      <w:pPr>
        <w:pStyle w:val="Ttulo2"/>
        <w:pPrChange w:id="980" w:author="RAQUEL BLANCO AGUIRRE" w:date="2017-07-10T19:01:00Z">
          <w:pPr>
            <w:pStyle w:val="Ttulo3"/>
          </w:pPr>
        </w:pPrChange>
      </w:pPr>
      <w:bookmarkStart w:id="981" w:name="_Toc487483483"/>
      <w:r w:rsidRPr="003273F1">
        <w:t xml:space="preserve">MD </w:t>
      </w:r>
      <w:del w:id="982" w:author="Raul García Fernández" w:date="2017-06-30T20:01:00Z">
        <w:r w:rsidRPr="003273F1" w:rsidDel="00A54F96">
          <w:delText>-</w:delText>
        </w:r>
      </w:del>
      <w:ins w:id="983" w:author="Raul García Fernández" w:date="2017-06-30T20:01:00Z">
        <w:r w:rsidR="00A54F96">
          <w:t>–</w:t>
        </w:r>
      </w:ins>
      <w:r w:rsidRPr="003273F1">
        <w:t xml:space="preserve"> </w:t>
      </w:r>
      <w:del w:id="984" w:author="Raul García Fernández" w:date="2017-06-30T20:01:00Z">
        <w:r w:rsidRPr="003273F1" w:rsidDel="00A54F96">
          <w:delText>Neo4J: Relaciones</w:delText>
        </w:r>
        <w:commentRangeEnd w:id="895"/>
        <w:r w:rsidR="00096454" w:rsidDel="00A54F96">
          <w:rPr>
            <w:rStyle w:val="Refdecomentario"/>
            <w:rFonts w:eastAsia="Calibri" w:cs="Times New Roman"/>
            <w:b w:val="0"/>
            <w:bCs w:val="0"/>
          </w:rPr>
          <w:commentReference w:id="895"/>
        </w:r>
      </w:del>
      <w:ins w:id="985" w:author="Raul García Fernández" w:date="2017-06-30T20:01:00Z">
        <w:r w:rsidR="00A54F96">
          <w:t>Relaciones de la base de datos</w:t>
        </w:r>
      </w:ins>
      <w:bookmarkEnd w:id="981"/>
    </w:p>
    <w:p w14:paraId="37FE9D65" w14:textId="7B6DB2B6" w:rsidR="001158D5" w:rsidRPr="003273F1" w:rsidDel="00A54F96" w:rsidRDefault="001158D5">
      <w:pPr>
        <w:ind w:firstLine="708"/>
        <w:rPr>
          <w:del w:id="986" w:author="Raul García Fernández" w:date="2017-06-30T20:02:00Z"/>
        </w:rPr>
      </w:pPr>
      <w:commentRangeStart w:id="987"/>
      <w:del w:id="988" w:author="Raul García Fernández" w:date="2017-06-30T20:02:00Z">
        <w:r w:rsidRPr="003273F1" w:rsidDel="00A54F96">
          <w:delText xml:space="preserve">Las relaciones son las </w:delText>
        </w:r>
        <w:commentRangeStart w:id="989"/>
        <w:r w:rsidRPr="003273F1" w:rsidDel="00A54F96">
          <w:delText>propiedades</w:delText>
        </w:r>
        <w:commentRangeEnd w:id="989"/>
        <w:r w:rsidR="00997CD8" w:rsidDel="00A54F96">
          <w:rPr>
            <w:rStyle w:val="Refdecomentario"/>
          </w:rPr>
          <w:commentReference w:id="989"/>
        </w:r>
        <w:r w:rsidRPr="003273F1" w:rsidDel="00A54F96">
          <w:delText xml:space="preserve"> especiales de las bases de dato Neo4j. Al contrario de las bases de dato</w:delText>
        </w:r>
        <w:r w:rsidR="00963A30" w:rsidDel="00A54F96">
          <w:delText>s relacionales donde se inyectan</w:delText>
        </w:r>
        <w:r w:rsidRPr="003273F1" w:rsidDel="00A54F96">
          <w:delText xml:space="preserve"> claves primarias o secundarias en las tablas</w:delText>
        </w:r>
        <w:r w:rsidR="00963A30" w:rsidDel="00A54F96">
          <w:delText xml:space="preserve"> entidades para realizar una relación. En Neo4j</w:delText>
        </w:r>
        <w:r w:rsidRPr="003273F1" w:rsidDel="00A54F96">
          <w:delText xml:space="preserve"> las claves </w:delText>
        </w:r>
        <w:r w:rsidR="007444EB" w:rsidRPr="003273F1" w:rsidDel="00A54F96">
          <w:delText>forman parte</w:delText>
        </w:r>
        <w:r w:rsidRPr="003273F1" w:rsidDel="00A54F96">
          <w:delText xml:space="preserve"> del </w:delText>
        </w:r>
        <w:r w:rsidR="00963A30" w:rsidDel="00A54F96">
          <w:delText>framework de la base de datos y</w:delText>
        </w:r>
        <w:r w:rsidRPr="003273F1" w:rsidDel="00A54F96">
          <w:delText xml:space="preserve"> las relaciones entre entidades son </w:delText>
        </w:r>
        <w:r w:rsidR="00963A30" w:rsidDel="00A54F96">
          <w:delText>independientes</w:delText>
        </w:r>
        <w:r w:rsidRPr="003273F1" w:rsidDel="00A54F96">
          <w:delText xml:space="preserve">, es </w:delText>
        </w:r>
        <w:r w:rsidR="00963A30" w:rsidRPr="003273F1" w:rsidDel="00A54F96">
          <w:delText>dec</w:delText>
        </w:r>
        <w:r w:rsidR="00963A30" w:rsidDel="00A54F96">
          <w:delText>ir,</w:delText>
        </w:r>
        <w:r w:rsidRPr="003273F1" w:rsidDel="00A54F96">
          <w:delText xml:space="preserve"> no realiza modificaciones en las </w:delText>
        </w:r>
        <w:r w:rsidR="00963A30" w:rsidDel="00A54F96">
          <w:delText>propias entidades y tienen un espacio propio</w:delText>
        </w:r>
        <w:r w:rsidRPr="003273F1" w:rsidDel="00A54F96">
          <w:delText xml:space="preserve">. </w:delText>
        </w:r>
      </w:del>
    </w:p>
    <w:p w14:paraId="3DE8EE87" w14:textId="77777777" w:rsidR="0062219C" w:rsidRPr="003273F1" w:rsidDel="00A54F96" w:rsidRDefault="0062219C">
      <w:pPr>
        <w:ind w:firstLine="708"/>
        <w:rPr>
          <w:del w:id="990" w:author="Raul García Fernández" w:date="2017-06-30T20:01:00Z"/>
        </w:rPr>
      </w:pPr>
      <w:del w:id="991" w:author="Raul García Fernández" w:date="2017-06-30T20:02:00Z">
        <w:r w:rsidRPr="003273F1" w:rsidDel="00A54F96">
          <w:delText>Podemos considerar las entidades como verbos o acciones que realiza las entidades entre ellas. La siguiente imag</w:delText>
        </w:r>
        <w:r w:rsidR="00963A30" w:rsidDel="00A54F96">
          <w:delText>en es un ejemplo de lo mostrado: D</w:delText>
        </w:r>
        <w:r w:rsidRPr="003273F1" w:rsidDel="00A54F96">
          <w:delText xml:space="preserve">os entidades persona realizan una acción que </w:delText>
        </w:r>
        <w:r w:rsidR="00963A30" w:rsidDel="00A54F96">
          <w:delText>es “Se c</w:delText>
        </w:r>
      </w:del>
      <w:del w:id="992" w:author="Raul García Fernández" w:date="2017-06-30T20:01:00Z">
        <w:r w:rsidR="00963A30" w:rsidDel="00A54F96">
          <w:delText>onocen”</w:delText>
        </w:r>
        <w:r w:rsidRPr="003273F1" w:rsidDel="00A54F96">
          <w:delText>.</w:delText>
        </w:r>
      </w:del>
    </w:p>
    <w:p w14:paraId="2C138BC8" w14:textId="3D5AF1E1" w:rsidR="0062219C" w:rsidRPr="003273F1" w:rsidDel="00A54F96" w:rsidRDefault="0062219C">
      <w:pPr>
        <w:ind w:firstLine="708"/>
        <w:rPr>
          <w:del w:id="993" w:author="Raul García Fernández" w:date="2017-06-30T20:01:00Z"/>
        </w:rPr>
        <w:pPrChange w:id="994" w:author="Raul García Fernández" w:date="2017-06-30T20:02:00Z">
          <w:pPr>
            <w:keepNext/>
            <w:ind w:firstLine="708"/>
            <w:jc w:val="center"/>
          </w:pPr>
        </w:pPrChange>
      </w:pPr>
      <w:del w:id="995" w:author="Raul García Fernández" w:date="2017-06-30T20:01:00Z">
        <w:r w:rsidRPr="003273F1" w:rsidDel="00A54F96">
          <w:rPr>
            <w:noProof/>
            <w:lang w:eastAsia="es-ES"/>
          </w:rPr>
          <w:drawing>
            <wp:inline distT="0" distB="0" distL="0" distR="0" wp14:anchorId="6A0ED7B6" wp14:editId="56765328">
              <wp:extent cx="4284581" cy="93358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84581" cy="933580"/>
                      </a:xfrm>
                      <a:prstGeom prst="rect">
                        <a:avLst/>
                      </a:prstGeom>
                    </pic:spPr>
                  </pic:pic>
                </a:graphicData>
              </a:graphic>
            </wp:inline>
          </w:drawing>
        </w:r>
      </w:del>
    </w:p>
    <w:p w14:paraId="04E6503A" w14:textId="0DA3211D" w:rsidR="0062219C" w:rsidRPr="003273F1" w:rsidDel="00A54F96" w:rsidRDefault="0062219C">
      <w:pPr>
        <w:ind w:firstLine="708"/>
        <w:rPr>
          <w:del w:id="996" w:author="Raul García Fernández" w:date="2017-06-30T20:01:00Z"/>
        </w:rPr>
        <w:pPrChange w:id="997" w:author="Raul García Fernández" w:date="2017-06-30T20:02:00Z">
          <w:pPr>
            <w:pStyle w:val="Descripcin"/>
          </w:pPr>
        </w:pPrChange>
      </w:pPr>
      <w:bookmarkStart w:id="998" w:name="_Toc481185452"/>
      <w:del w:id="999" w:author="Raul García Fernández" w:date="2017-06-30T20:01:00Z">
        <w:r w:rsidRPr="003273F1" w:rsidDel="00A54F96">
          <w:delText xml:space="preserve">Ilustración </w:delText>
        </w:r>
        <w:r w:rsidR="00552321" w:rsidDel="00A54F96">
          <w:fldChar w:fldCharType="begin"/>
        </w:r>
        <w:r w:rsidR="00552321" w:rsidDel="00A54F96">
          <w:delInstrText xml:space="preserve"> STYLEREF 1 \s </w:delInstrText>
        </w:r>
        <w:r w:rsidR="00552321" w:rsidDel="00A54F96">
          <w:fldChar w:fldCharType="separate"/>
        </w:r>
        <w:r w:rsidR="005E22B3" w:rsidDel="00A54F96">
          <w:rPr>
            <w:noProof/>
          </w:rPr>
          <w:delText>3</w:delText>
        </w:r>
        <w:r w:rsidR="00552321" w:rsidDel="00A54F96">
          <w:rPr>
            <w:noProof/>
          </w:rPr>
          <w:fldChar w:fldCharType="end"/>
        </w:r>
        <w:r w:rsidR="005E22B3" w:rsidDel="00A54F96">
          <w:noBreakHyphen/>
        </w:r>
        <w:r w:rsidR="00552321" w:rsidDel="00A54F96">
          <w:fldChar w:fldCharType="begin"/>
        </w:r>
        <w:r w:rsidR="00552321" w:rsidDel="00A54F96">
          <w:delInstrText xml:space="preserve"> SEQ Ilustración \* ARABIC \s 1 </w:delInstrText>
        </w:r>
        <w:r w:rsidR="00552321" w:rsidDel="00A54F96">
          <w:fldChar w:fldCharType="separate"/>
        </w:r>
        <w:r w:rsidR="005E22B3" w:rsidDel="00A54F96">
          <w:rPr>
            <w:noProof/>
          </w:rPr>
          <w:delText>2</w:delText>
        </w:r>
        <w:r w:rsidR="00552321" w:rsidDel="00A54F96">
          <w:rPr>
            <w:noProof/>
          </w:rPr>
          <w:fldChar w:fldCharType="end"/>
        </w:r>
        <w:r w:rsidRPr="003273F1" w:rsidDel="00A54F96">
          <w:delText xml:space="preserve"> (Neo4j: Ejemplo entidad-relación)</w:delText>
        </w:r>
        <w:bookmarkEnd w:id="998"/>
      </w:del>
    </w:p>
    <w:p w14:paraId="12A06903" w14:textId="77777777" w:rsidR="00E0697E" w:rsidDel="00A54F96" w:rsidRDefault="001D1116">
      <w:pPr>
        <w:ind w:firstLine="708"/>
        <w:rPr>
          <w:del w:id="1000" w:author="Raul García Fernández" w:date="2017-06-30T20:01:00Z"/>
        </w:rPr>
        <w:pPrChange w:id="1001" w:author="Raul García Fernández" w:date="2017-06-30T20:02:00Z">
          <w:pPr/>
        </w:pPrChange>
      </w:pPr>
      <w:del w:id="1002" w:author="Raul García Fernández" w:date="2017-06-30T20:01:00Z">
        <w:r w:rsidRPr="003273F1" w:rsidDel="00A54F96">
          <w:tab/>
        </w:r>
      </w:del>
    </w:p>
    <w:p w14:paraId="2EE94473" w14:textId="47681E2D" w:rsidR="001D1116" w:rsidRPr="003273F1" w:rsidRDefault="001D1116">
      <w:pPr>
        <w:ind w:firstLine="708"/>
        <w:pPrChange w:id="1003" w:author="Raul García Fernández" w:date="2017-06-30T20:02:00Z">
          <w:pPr/>
        </w:pPrChange>
      </w:pPr>
      <w:del w:id="1004" w:author="Raul García Fernández" w:date="2017-06-30T20:01:00Z">
        <w:r w:rsidRPr="003273F1" w:rsidDel="00A54F96">
          <w:delText xml:space="preserve">Las entidades tienen una dirección es decir una </w:delText>
        </w:r>
        <w:r w:rsidR="0024534B" w:rsidRPr="003273F1" w:rsidDel="00A54F96">
          <w:delText>flecha,</w:delText>
        </w:r>
        <w:r w:rsidR="000D29A2" w:rsidRPr="003273F1" w:rsidDel="00A54F96">
          <w:delText xml:space="preserve"> que indica que referencia a que. A </w:delText>
        </w:r>
        <w:r w:rsidR="00E0697E" w:rsidRPr="003273F1" w:rsidDel="00A54F96">
          <w:delText>continuación,</w:delText>
        </w:r>
        <w:r w:rsidR="000D29A2" w:rsidRPr="003273F1" w:rsidDel="00A54F96">
          <w:delText xml:space="preserve"> listaremos las relaciones entre entidades del modelo de datos</w:delText>
        </w:r>
        <w:r w:rsidR="00963A30" w:rsidDel="00A54F96">
          <w:delText xml:space="preserve"> que estamos realizando</w:delText>
        </w:r>
        <w:r w:rsidR="000D29A2" w:rsidRPr="003273F1" w:rsidDel="00A54F96">
          <w:delText>:</w:delText>
        </w:r>
        <w:commentRangeEnd w:id="987"/>
        <w:r w:rsidR="00997CD8" w:rsidDel="00A54F96">
          <w:rPr>
            <w:rStyle w:val="Refdecomentario"/>
          </w:rPr>
          <w:commentReference w:id="987"/>
        </w:r>
      </w:del>
    </w:p>
    <w:p w14:paraId="45F3B7A2" w14:textId="77777777" w:rsidR="0024534B" w:rsidRPr="003273F1" w:rsidRDefault="0024534B" w:rsidP="001D1116"/>
    <w:tbl>
      <w:tblPr>
        <w:tblStyle w:val="Tabladecuadrcula4"/>
        <w:tblW w:w="0" w:type="auto"/>
        <w:jc w:val="center"/>
        <w:tblLook w:val="04A0" w:firstRow="1" w:lastRow="0" w:firstColumn="1" w:lastColumn="0" w:noHBand="0" w:noVBand="1"/>
      </w:tblPr>
      <w:tblGrid>
        <w:gridCol w:w="2924"/>
        <w:gridCol w:w="1454"/>
        <w:gridCol w:w="1203"/>
        <w:gridCol w:w="1361"/>
        <w:gridCol w:w="2119"/>
      </w:tblGrid>
      <w:tr w:rsidR="000D29A2" w:rsidRPr="003273F1" w14:paraId="5813F3C1" w14:textId="77777777" w:rsidTr="00A053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1D8A31C" w14:textId="77777777" w:rsidR="000D29A2" w:rsidRPr="003273F1" w:rsidRDefault="000D29A2" w:rsidP="00E0697E">
            <w:pPr>
              <w:jc w:val="center"/>
            </w:pPr>
            <w:r w:rsidRPr="003273F1">
              <w:t>Nombre</w:t>
            </w:r>
          </w:p>
        </w:tc>
        <w:tc>
          <w:tcPr>
            <w:tcW w:w="1701" w:type="dxa"/>
          </w:tcPr>
          <w:p w14:paraId="5EF63A2B"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Entidad A</w:t>
            </w:r>
          </w:p>
        </w:tc>
        <w:tc>
          <w:tcPr>
            <w:tcW w:w="1134" w:type="dxa"/>
          </w:tcPr>
          <w:p w14:paraId="27226B06"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Dirección</w:t>
            </w:r>
          </w:p>
        </w:tc>
        <w:tc>
          <w:tcPr>
            <w:tcW w:w="1559" w:type="dxa"/>
          </w:tcPr>
          <w:p w14:paraId="6E709221"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Entidad B</w:t>
            </w:r>
          </w:p>
        </w:tc>
        <w:tc>
          <w:tcPr>
            <w:tcW w:w="2866" w:type="dxa"/>
          </w:tcPr>
          <w:p w14:paraId="6FA2EABB" w14:textId="77777777" w:rsidR="000D29A2" w:rsidRPr="003273F1" w:rsidRDefault="000D29A2" w:rsidP="00E0697E">
            <w:pPr>
              <w:jc w:val="center"/>
              <w:cnfStyle w:val="100000000000" w:firstRow="1" w:lastRow="0" w:firstColumn="0" w:lastColumn="0" w:oddVBand="0" w:evenVBand="0" w:oddHBand="0" w:evenHBand="0" w:firstRowFirstColumn="0" w:firstRowLastColumn="0" w:lastRowFirstColumn="0" w:lastRowLastColumn="0"/>
            </w:pPr>
            <w:r w:rsidRPr="003273F1">
              <w:t>Descripción</w:t>
            </w:r>
          </w:p>
        </w:tc>
      </w:tr>
      <w:tr w:rsidR="000D29A2" w:rsidRPr="003273F1" w14:paraId="29078A38" w14:textId="77777777" w:rsidTr="00A05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07B1BA4" w14:textId="77777777" w:rsidR="000D29A2" w:rsidRPr="003273F1" w:rsidRDefault="000D29A2" w:rsidP="00E0697E">
            <w:pPr>
              <w:jc w:val="center"/>
            </w:pPr>
            <w:r w:rsidRPr="003273F1">
              <w:t>MAKE_REFERENCE</w:t>
            </w:r>
          </w:p>
          <w:p w14:paraId="5DE024F7" w14:textId="77777777" w:rsidR="000D29A2" w:rsidRPr="003273F1" w:rsidRDefault="000D29A2" w:rsidP="00E0697E">
            <w:pPr>
              <w:jc w:val="center"/>
            </w:pPr>
            <w:r w:rsidRPr="003273F1">
              <w:t>(HACE_REFERENCIA)</w:t>
            </w:r>
          </w:p>
        </w:tc>
        <w:tc>
          <w:tcPr>
            <w:tcW w:w="1701" w:type="dxa"/>
          </w:tcPr>
          <w:p w14:paraId="7AF6EF05"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UserLogin</w:t>
            </w:r>
          </w:p>
        </w:tc>
        <w:tc>
          <w:tcPr>
            <w:tcW w:w="1134" w:type="dxa"/>
          </w:tcPr>
          <w:p w14:paraId="6E3C841B"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22A4F23A"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Person</w:t>
            </w:r>
          </w:p>
        </w:tc>
        <w:tc>
          <w:tcPr>
            <w:tcW w:w="2866" w:type="dxa"/>
          </w:tcPr>
          <w:p w14:paraId="2CED5CA2"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La persona a la que referencia la identidad UserLogin es suya.</w:t>
            </w:r>
          </w:p>
        </w:tc>
      </w:tr>
      <w:tr w:rsidR="000D29A2" w:rsidRPr="003273F1" w14:paraId="10740C77" w14:textId="77777777" w:rsidTr="00A05358">
        <w:trPr>
          <w:trHeight w:val="1537"/>
          <w:jc w:val="center"/>
        </w:trPr>
        <w:tc>
          <w:tcPr>
            <w:cnfStyle w:val="001000000000" w:firstRow="0" w:lastRow="0" w:firstColumn="1" w:lastColumn="0" w:oddVBand="0" w:evenVBand="0" w:oddHBand="0" w:evenHBand="0" w:firstRowFirstColumn="0" w:firstRowLastColumn="0" w:lastRowFirstColumn="0" w:lastRowLastColumn="0"/>
            <w:tcW w:w="1951" w:type="dxa"/>
          </w:tcPr>
          <w:p w14:paraId="214E583E" w14:textId="77777777" w:rsidR="000D29A2" w:rsidRPr="003273F1" w:rsidRDefault="000D29A2" w:rsidP="00E0697E">
            <w:pPr>
              <w:jc w:val="center"/>
            </w:pPr>
            <w:r w:rsidRPr="003273F1">
              <w:t>IS_OWNER</w:t>
            </w:r>
          </w:p>
          <w:p w14:paraId="559C0A74" w14:textId="77777777" w:rsidR="000D29A2" w:rsidRPr="003273F1" w:rsidRDefault="000D29A2" w:rsidP="00E0697E">
            <w:pPr>
              <w:jc w:val="center"/>
            </w:pPr>
            <w:r w:rsidRPr="003273F1">
              <w:t>(ES_PROPIETARIO)</w:t>
            </w:r>
          </w:p>
        </w:tc>
        <w:tc>
          <w:tcPr>
            <w:tcW w:w="1701" w:type="dxa"/>
          </w:tcPr>
          <w:p w14:paraId="5E49EC5D"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UserLogin</w:t>
            </w:r>
          </w:p>
        </w:tc>
        <w:tc>
          <w:tcPr>
            <w:tcW w:w="1134" w:type="dxa"/>
          </w:tcPr>
          <w:p w14:paraId="54FD9F06"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20CA90F5"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Group</w:t>
            </w:r>
          </w:p>
        </w:tc>
        <w:tc>
          <w:tcPr>
            <w:tcW w:w="2866" w:type="dxa"/>
          </w:tcPr>
          <w:p w14:paraId="1627D070"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El usuario hace referencia al grupo que le pertenece.</w:t>
            </w:r>
          </w:p>
        </w:tc>
      </w:tr>
      <w:tr w:rsidR="000D29A2" w:rsidRPr="003273F1" w14:paraId="7E74D68A" w14:textId="77777777" w:rsidTr="00A05358">
        <w:trPr>
          <w:cnfStyle w:val="000000100000" w:firstRow="0" w:lastRow="0" w:firstColumn="0" w:lastColumn="0" w:oddVBand="0" w:evenVBand="0" w:oddHBand="1" w:evenHBand="0" w:firstRowFirstColumn="0" w:firstRowLastColumn="0" w:lastRowFirstColumn="0" w:lastRowLastColumn="0"/>
          <w:trHeight w:val="1923"/>
          <w:jc w:val="center"/>
        </w:trPr>
        <w:tc>
          <w:tcPr>
            <w:cnfStyle w:val="001000000000" w:firstRow="0" w:lastRow="0" w:firstColumn="1" w:lastColumn="0" w:oddVBand="0" w:evenVBand="0" w:oddHBand="0" w:evenHBand="0" w:firstRowFirstColumn="0" w:firstRowLastColumn="0" w:lastRowFirstColumn="0" w:lastRowLastColumn="0"/>
            <w:tcW w:w="1951" w:type="dxa"/>
          </w:tcPr>
          <w:p w14:paraId="4F0EF869" w14:textId="77777777" w:rsidR="000D29A2" w:rsidRPr="003273F1" w:rsidRDefault="000D29A2" w:rsidP="00E0697E">
            <w:pPr>
              <w:jc w:val="center"/>
            </w:pPr>
            <w:r w:rsidRPr="003273F1">
              <w:t>KNOWS</w:t>
            </w:r>
          </w:p>
          <w:p w14:paraId="0C5CC36B" w14:textId="77777777" w:rsidR="000D29A2" w:rsidRPr="003273F1" w:rsidRDefault="000D29A2" w:rsidP="00E0697E">
            <w:pPr>
              <w:jc w:val="center"/>
            </w:pPr>
            <w:r w:rsidRPr="003273F1">
              <w:t>(CONOCE)</w:t>
            </w:r>
          </w:p>
        </w:tc>
        <w:tc>
          <w:tcPr>
            <w:tcW w:w="1701" w:type="dxa"/>
          </w:tcPr>
          <w:p w14:paraId="5DC1893B"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UserLogin</w:t>
            </w:r>
          </w:p>
        </w:tc>
        <w:tc>
          <w:tcPr>
            <w:tcW w:w="1134" w:type="dxa"/>
          </w:tcPr>
          <w:p w14:paraId="64BA8076"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61DF1B83"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Group</w:t>
            </w:r>
          </w:p>
        </w:tc>
        <w:tc>
          <w:tcPr>
            <w:tcW w:w="2866" w:type="dxa"/>
          </w:tcPr>
          <w:p w14:paraId="472F58F7"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El usuario que hace referencia conoce el grupo, es decir es visible.</w:t>
            </w:r>
          </w:p>
        </w:tc>
      </w:tr>
      <w:tr w:rsidR="000D29A2" w:rsidRPr="003273F1" w14:paraId="064B1CE2" w14:textId="77777777" w:rsidTr="00A05358">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3577207" w14:textId="77777777" w:rsidR="000D29A2" w:rsidRPr="003273F1" w:rsidRDefault="000D29A2" w:rsidP="00E0697E">
            <w:pPr>
              <w:jc w:val="center"/>
            </w:pPr>
            <w:r w:rsidRPr="003273F1">
              <w:lastRenderedPageBreak/>
              <w:t>IS_CREATOR</w:t>
            </w:r>
          </w:p>
        </w:tc>
        <w:tc>
          <w:tcPr>
            <w:tcW w:w="1701" w:type="dxa"/>
          </w:tcPr>
          <w:p w14:paraId="2CBE6729"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UserLogin</w:t>
            </w:r>
          </w:p>
        </w:tc>
        <w:tc>
          <w:tcPr>
            <w:tcW w:w="1134" w:type="dxa"/>
          </w:tcPr>
          <w:p w14:paraId="1F8869F6"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4F55C295"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Project</w:t>
            </w:r>
          </w:p>
        </w:tc>
        <w:tc>
          <w:tcPr>
            <w:tcW w:w="2866" w:type="dxa"/>
          </w:tcPr>
          <w:p w14:paraId="28169B28" w14:textId="77777777" w:rsidR="000D29A2" w:rsidRPr="003273F1" w:rsidRDefault="000D29A2" w:rsidP="00E0697E">
            <w:pPr>
              <w:jc w:val="center"/>
              <w:cnfStyle w:val="000000000000" w:firstRow="0" w:lastRow="0" w:firstColumn="0" w:lastColumn="0" w:oddVBand="0" w:evenVBand="0" w:oddHBand="0" w:evenHBand="0" w:firstRowFirstColumn="0" w:firstRowLastColumn="0" w:lastRowFirstColumn="0" w:lastRowLastColumn="0"/>
            </w:pPr>
            <w:r w:rsidRPr="003273F1">
              <w:t>El usuario que hace referencia es el creador del proyecto referenciado.</w:t>
            </w:r>
          </w:p>
        </w:tc>
      </w:tr>
      <w:tr w:rsidR="000D29A2" w:rsidRPr="003273F1" w14:paraId="692E27F6" w14:textId="77777777" w:rsidTr="00A05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A9FCB4B" w14:textId="77777777" w:rsidR="000D29A2" w:rsidRPr="003273F1" w:rsidRDefault="000D29A2" w:rsidP="00E0697E">
            <w:pPr>
              <w:jc w:val="center"/>
            </w:pPr>
            <w:r w:rsidRPr="003273F1">
              <w:t>IS_SUBGROUP</w:t>
            </w:r>
          </w:p>
          <w:p w14:paraId="2F46B0C6" w14:textId="77777777" w:rsidR="000D29A2" w:rsidRPr="003273F1" w:rsidRDefault="000D29A2" w:rsidP="00E0697E">
            <w:pPr>
              <w:jc w:val="center"/>
            </w:pPr>
            <w:r w:rsidRPr="003273F1">
              <w:t>(ES_SUBGRUPO)</w:t>
            </w:r>
          </w:p>
        </w:tc>
        <w:tc>
          <w:tcPr>
            <w:tcW w:w="1701" w:type="dxa"/>
          </w:tcPr>
          <w:p w14:paraId="45F85C11"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Group</w:t>
            </w:r>
          </w:p>
        </w:tc>
        <w:tc>
          <w:tcPr>
            <w:tcW w:w="1134" w:type="dxa"/>
          </w:tcPr>
          <w:p w14:paraId="63F0E498"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2B7E950E"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Group</w:t>
            </w:r>
          </w:p>
        </w:tc>
        <w:tc>
          <w:tcPr>
            <w:tcW w:w="2866" w:type="dxa"/>
          </w:tcPr>
          <w:p w14:paraId="3228FAE6" w14:textId="77777777" w:rsidR="000D29A2" w:rsidRPr="003273F1" w:rsidRDefault="000D29A2" w:rsidP="00E0697E">
            <w:pPr>
              <w:jc w:val="center"/>
              <w:cnfStyle w:val="000000100000" w:firstRow="0" w:lastRow="0" w:firstColumn="0" w:lastColumn="0" w:oddVBand="0" w:evenVBand="0" w:oddHBand="1" w:evenHBand="0" w:firstRowFirstColumn="0" w:firstRowLastColumn="0" w:lastRowFirstColumn="0" w:lastRowLastColumn="0"/>
            </w:pPr>
            <w:r w:rsidRPr="003273F1">
              <w:t>El grupo que referencia es subgrupo del grupo que es referenciado.</w:t>
            </w:r>
          </w:p>
        </w:tc>
      </w:tr>
      <w:tr w:rsidR="000D29A2" w:rsidRPr="003273F1" w14:paraId="21815688" w14:textId="77777777" w:rsidTr="00A05358">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AC0037A" w14:textId="77777777" w:rsidR="00050EC2" w:rsidRPr="003273F1" w:rsidRDefault="00050EC2" w:rsidP="00E0697E">
            <w:pPr>
              <w:jc w:val="center"/>
            </w:pPr>
            <w:r w:rsidRPr="003273F1">
              <w:t>CONTAINS(CONTIENE)</w:t>
            </w:r>
          </w:p>
        </w:tc>
        <w:tc>
          <w:tcPr>
            <w:tcW w:w="1701" w:type="dxa"/>
          </w:tcPr>
          <w:p w14:paraId="23522382"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Group</w:t>
            </w:r>
          </w:p>
        </w:tc>
        <w:tc>
          <w:tcPr>
            <w:tcW w:w="1134" w:type="dxa"/>
          </w:tcPr>
          <w:p w14:paraId="2128F0F2"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3AB028AA"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Project</w:t>
            </w:r>
          </w:p>
        </w:tc>
        <w:tc>
          <w:tcPr>
            <w:tcW w:w="2866" w:type="dxa"/>
          </w:tcPr>
          <w:p w14:paraId="1314D6CE" w14:textId="77777777" w:rsidR="000D29A2"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El grupo que referencia contiene (que no es propietario) del proyecto referenciado.</w:t>
            </w:r>
          </w:p>
        </w:tc>
      </w:tr>
      <w:tr w:rsidR="007D229A" w:rsidRPr="003273F1" w14:paraId="63FF2CE0" w14:textId="77777777" w:rsidTr="00A053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79E173FF" w14:textId="77777777" w:rsidR="007D229A" w:rsidRPr="003273F1" w:rsidRDefault="007D229A" w:rsidP="00E0697E">
            <w:pPr>
              <w:jc w:val="center"/>
            </w:pPr>
            <w:r w:rsidRPr="003273F1">
              <w:t>USE  (USA)</w:t>
            </w:r>
          </w:p>
        </w:tc>
        <w:tc>
          <w:tcPr>
            <w:tcW w:w="1701" w:type="dxa"/>
          </w:tcPr>
          <w:p w14:paraId="592C009C"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Execution</w:t>
            </w:r>
          </w:p>
        </w:tc>
        <w:tc>
          <w:tcPr>
            <w:tcW w:w="1134" w:type="dxa"/>
          </w:tcPr>
          <w:p w14:paraId="08204DFF"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-&gt;</w:t>
            </w:r>
          </w:p>
        </w:tc>
        <w:tc>
          <w:tcPr>
            <w:tcW w:w="1559" w:type="dxa"/>
          </w:tcPr>
          <w:p w14:paraId="5A5CE3A3"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Project</w:t>
            </w:r>
          </w:p>
        </w:tc>
        <w:tc>
          <w:tcPr>
            <w:tcW w:w="2866" w:type="dxa"/>
          </w:tcPr>
          <w:p w14:paraId="3895C04D" w14:textId="77777777" w:rsidR="007D229A" w:rsidRPr="003273F1" w:rsidRDefault="007D229A" w:rsidP="00E0697E">
            <w:pPr>
              <w:jc w:val="center"/>
              <w:cnfStyle w:val="000000100000" w:firstRow="0" w:lastRow="0" w:firstColumn="0" w:lastColumn="0" w:oddVBand="0" w:evenVBand="0" w:oddHBand="1" w:evenHBand="0" w:firstRowFirstColumn="0" w:firstRowLastColumn="0" w:lastRowFirstColumn="0" w:lastRowLastColumn="0"/>
            </w:pPr>
            <w:r w:rsidRPr="003273F1">
              <w:t xml:space="preserve">La ejecución referencia al proyecto que </w:t>
            </w:r>
            <w:r w:rsidR="00E0697E" w:rsidRPr="003273F1">
              <w:t>está</w:t>
            </w:r>
            <w:r w:rsidRPr="003273F1">
              <w:t xml:space="preserve"> utilizando.</w:t>
            </w:r>
          </w:p>
        </w:tc>
      </w:tr>
      <w:tr w:rsidR="007D229A" w:rsidRPr="003273F1" w14:paraId="44B55A53" w14:textId="77777777" w:rsidTr="00A05358">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F698496" w14:textId="77777777" w:rsidR="007D229A" w:rsidRPr="003273F1" w:rsidRDefault="007D229A" w:rsidP="00E0697E">
            <w:pPr>
              <w:jc w:val="center"/>
            </w:pPr>
            <w:r w:rsidRPr="003273F1">
              <w:t>GENERATE (GENERA)</w:t>
            </w:r>
          </w:p>
        </w:tc>
        <w:tc>
          <w:tcPr>
            <w:tcW w:w="1701" w:type="dxa"/>
          </w:tcPr>
          <w:p w14:paraId="1E1047F5" w14:textId="77777777" w:rsidR="007D229A"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UserLogin</w:t>
            </w:r>
          </w:p>
        </w:tc>
        <w:tc>
          <w:tcPr>
            <w:tcW w:w="1134" w:type="dxa"/>
          </w:tcPr>
          <w:p w14:paraId="71A55732" w14:textId="77777777" w:rsidR="007D229A"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-&gt;</w:t>
            </w:r>
          </w:p>
        </w:tc>
        <w:tc>
          <w:tcPr>
            <w:tcW w:w="1559" w:type="dxa"/>
          </w:tcPr>
          <w:p w14:paraId="6F0F0728" w14:textId="77777777" w:rsidR="007D229A" w:rsidRPr="003273F1" w:rsidRDefault="007D229A" w:rsidP="00E0697E">
            <w:pPr>
              <w:jc w:val="center"/>
              <w:cnfStyle w:val="000000000000" w:firstRow="0" w:lastRow="0" w:firstColumn="0" w:lastColumn="0" w:oddVBand="0" w:evenVBand="0" w:oddHBand="0" w:evenHBand="0" w:firstRowFirstColumn="0" w:firstRowLastColumn="0" w:lastRowFirstColumn="0" w:lastRowLastColumn="0"/>
            </w:pPr>
            <w:r w:rsidRPr="003273F1">
              <w:t>Execution</w:t>
            </w:r>
          </w:p>
        </w:tc>
        <w:tc>
          <w:tcPr>
            <w:tcW w:w="2866" w:type="dxa"/>
          </w:tcPr>
          <w:p w14:paraId="2E927C3F" w14:textId="77777777" w:rsidR="007D229A" w:rsidRPr="003273F1" w:rsidRDefault="00372E93" w:rsidP="00E0697E">
            <w:pPr>
              <w:jc w:val="center"/>
              <w:cnfStyle w:val="000000000000" w:firstRow="0" w:lastRow="0" w:firstColumn="0" w:lastColumn="0" w:oddVBand="0" w:evenVBand="0" w:oddHBand="0" w:evenHBand="0" w:firstRowFirstColumn="0" w:firstRowLastColumn="0" w:lastRowFirstColumn="0" w:lastRowLastColumn="0"/>
            </w:pPr>
            <w:r w:rsidRPr="003273F1">
              <w:t xml:space="preserve">El usuario que referencia genera a la ejecución que </w:t>
            </w:r>
            <w:r w:rsidR="00E0697E" w:rsidRPr="003273F1">
              <w:t>está</w:t>
            </w:r>
            <w:r w:rsidRPr="003273F1">
              <w:t xml:space="preserve"> generando.</w:t>
            </w:r>
          </w:p>
        </w:tc>
      </w:tr>
    </w:tbl>
    <w:p w14:paraId="7C56E908" w14:textId="713BEF55" w:rsidR="003273F1" w:rsidRDefault="0024534B" w:rsidP="007E0E3F">
      <w:pPr>
        <w:pStyle w:val="Descripcin"/>
        <w:tabs>
          <w:tab w:val="left" w:pos="5453"/>
        </w:tabs>
        <w:rPr>
          <w:ins w:id="1005" w:author="Raul García Fernández" w:date="2017-07-03T16:57:00Z"/>
        </w:rPr>
      </w:pPr>
      <w:bookmarkStart w:id="1006" w:name="_Toc481185464"/>
      <w:bookmarkStart w:id="1007" w:name="_Toc481603470"/>
      <w:bookmarkStart w:id="1008" w:name="_Toc487483566"/>
      <w:r w:rsidRPr="003273F1">
        <w:t xml:space="preserve">Tabla </w:t>
      </w:r>
      <w:fldSimple w:instr=" STYLEREF 1 \s ">
        <w:r w:rsidR="007E0E3F">
          <w:rPr>
            <w:noProof/>
          </w:rPr>
          <w:t>2</w:t>
        </w:r>
      </w:fldSimple>
      <w:r w:rsidR="004A56F3">
        <w:noBreakHyphen/>
      </w:r>
      <w:fldSimple w:instr=" SEQ Tabla \* ARABIC \s 1 ">
        <w:r w:rsidR="007E0E3F">
          <w:rPr>
            <w:noProof/>
          </w:rPr>
          <w:t>5</w:t>
        </w:r>
      </w:fldSimple>
      <w:r w:rsidRPr="003273F1">
        <w:t xml:space="preserve"> (Neo4j: conjunto de entidades)</w:t>
      </w:r>
      <w:bookmarkEnd w:id="1006"/>
      <w:bookmarkEnd w:id="1007"/>
      <w:bookmarkEnd w:id="1008"/>
      <w:ins w:id="1009" w:author="RAQUEL BLANCO AGUIRRE" w:date="2017-06-28T18:51:00Z">
        <w:r w:rsidR="00096454">
          <w:tab/>
        </w:r>
      </w:ins>
    </w:p>
    <w:p w14:paraId="5CB404DA" w14:textId="3A654C3A" w:rsidR="00511501" w:rsidRPr="00D72901" w:rsidRDefault="00511501">
      <w:pPr>
        <w:spacing w:after="0"/>
        <w:jc w:val="left"/>
        <w:pPrChange w:id="1010" w:author="Raul García Fernández" w:date="2017-07-03T16:57:00Z">
          <w:pPr>
            <w:pStyle w:val="Descripcin"/>
          </w:pPr>
        </w:pPrChange>
      </w:pPr>
      <w:ins w:id="1011" w:author="Raul García Fernández" w:date="2017-07-03T16:57:00Z">
        <w:r>
          <w:br w:type="page"/>
        </w:r>
      </w:ins>
    </w:p>
    <w:p w14:paraId="2D36D1AB" w14:textId="71E85491" w:rsidR="00B45BEE" w:rsidRPr="00963A30" w:rsidRDefault="0024534B">
      <w:pPr>
        <w:pStyle w:val="Ttulo2"/>
        <w:pPrChange w:id="1012" w:author="RAQUEL BLANCO AGUIRRE" w:date="2017-07-10T19:01:00Z">
          <w:pPr>
            <w:pStyle w:val="Ttulo3"/>
          </w:pPr>
        </w:pPrChange>
      </w:pPr>
      <w:bookmarkStart w:id="1013" w:name="_Toc487483484"/>
      <w:commentRangeStart w:id="1014"/>
      <w:r w:rsidRPr="003273F1">
        <w:lastRenderedPageBreak/>
        <w:t>MD –</w:t>
      </w:r>
      <w:del w:id="1015" w:author="Raul García Fernández" w:date="2017-06-30T20:03:00Z">
        <w:r w:rsidRPr="003273F1" w:rsidDel="00A54F96">
          <w:delText xml:space="preserve"> </w:delText>
        </w:r>
      </w:del>
      <w:ins w:id="1016" w:author="Raul García Fernández" w:date="2017-06-30T20:03:00Z">
        <w:r w:rsidR="00A54F96">
          <w:t xml:space="preserve"> </w:t>
        </w:r>
      </w:ins>
      <w:del w:id="1017" w:author="Raul García Fernández" w:date="2017-06-30T20:03:00Z">
        <w:r w:rsidRPr="003273F1" w:rsidDel="00A54F96">
          <w:delText xml:space="preserve">Neo4j: </w:delText>
        </w:r>
      </w:del>
      <w:r w:rsidRPr="003273F1">
        <w:t>Estructura general de</w:t>
      </w:r>
      <w:ins w:id="1018" w:author="Raul García Fernández" w:date="2017-06-30T20:02:00Z">
        <w:r w:rsidR="00A54F96">
          <w:t xml:space="preserve"> la base de</w:t>
        </w:r>
      </w:ins>
      <w:r w:rsidRPr="003273F1">
        <w:t xml:space="preserve"> datos</w:t>
      </w:r>
      <w:commentRangeEnd w:id="1014"/>
      <w:r w:rsidR="00096454">
        <w:rPr>
          <w:rStyle w:val="Refdecomentario"/>
          <w:rFonts w:eastAsia="Calibri" w:cs="Times New Roman"/>
          <w:b w:val="0"/>
          <w:bCs w:val="0"/>
        </w:rPr>
        <w:commentReference w:id="1014"/>
      </w:r>
      <w:bookmarkEnd w:id="1013"/>
    </w:p>
    <w:p w14:paraId="7D1FE697" w14:textId="607D3BA4" w:rsidR="00511501" w:rsidRDefault="0024534B">
      <w:pPr>
        <w:ind w:firstLine="708"/>
        <w:jc w:val="left"/>
        <w:rPr>
          <w:ins w:id="1019" w:author="Raul García Fernández" w:date="2017-07-03T16:57:00Z"/>
        </w:rPr>
        <w:pPrChange w:id="1020" w:author="Raul García Fernández" w:date="2017-07-03T16:57:00Z">
          <w:pPr>
            <w:keepNext/>
            <w:ind w:firstLine="708"/>
            <w:jc w:val="center"/>
          </w:pPr>
        </w:pPrChange>
      </w:pPr>
      <w:r w:rsidRPr="003273F1">
        <w:t xml:space="preserve">En la siguiente figura </w:t>
      </w:r>
      <w:ins w:id="1021" w:author="RAQUEL BLANCO AGUIRRE" w:date="2017-06-28T18:54:00Z">
        <w:r w:rsidR="00096454">
          <w:t xml:space="preserve">se </w:t>
        </w:r>
      </w:ins>
      <w:r w:rsidRPr="003273F1">
        <w:t>describ</w:t>
      </w:r>
      <w:del w:id="1022" w:author="RAQUEL BLANCO AGUIRRE" w:date="2017-06-28T18:54:00Z">
        <w:r w:rsidRPr="003273F1" w:rsidDel="00096454">
          <w:delText>ir</w:delText>
        </w:r>
      </w:del>
      <w:r w:rsidRPr="003273F1">
        <w:t>e</w:t>
      </w:r>
      <w:del w:id="1023" w:author="RAQUEL BLANCO AGUIRRE" w:date="2017-06-28T18:54:00Z">
        <w:r w:rsidRPr="003273F1" w:rsidDel="00096454">
          <w:delText>mos</w:delText>
        </w:r>
      </w:del>
      <w:r w:rsidRPr="003273F1">
        <w:t xml:space="preserve"> la estructura general de datos del sistema</w:t>
      </w:r>
      <w:ins w:id="1024" w:author="RAQUEL BLANCO AGUIRRE" w:date="2017-06-28T18:54:00Z">
        <w:r w:rsidR="00096454">
          <w:t>, dond</w:t>
        </w:r>
      </w:ins>
      <w:ins w:id="1025" w:author="RAQUEL BLANCO AGUIRRE" w:date="2017-06-28T18:55:00Z">
        <w:r w:rsidR="00096454">
          <w:t>e se</w:t>
        </w:r>
        <w:del w:id="1026" w:author="Raul García Fernández" w:date="2017-07-03T16:57:00Z">
          <w:r w:rsidR="00096454" w:rsidDel="00511501">
            <w:delText xml:space="preserve"> </w:delText>
          </w:r>
        </w:del>
        <w:r w:rsidR="00096454">
          <w:t>puede ver un ejemplo de los nodos y las relaciones entre ellos</w:t>
        </w:r>
      </w:ins>
      <w:r w:rsidRPr="003273F1">
        <w:t>.</w:t>
      </w:r>
    </w:p>
    <w:p w14:paraId="3F65F106" w14:textId="77777777" w:rsidR="00511501" w:rsidRDefault="00511501">
      <w:pPr>
        <w:ind w:firstLine="708"/>
        <w:jc w:val="left"/>
        <w:rPr>
          <w:ins w:id="1027" w:author="Raul García Fernández" w:date="2017-07-03T16:57:00Z"/>
        </w:rPr>
        <w:pPrChange w:id="1028" w:author="Raul García Fernández" w:date="2017-07-03T16:57:00Z">
          <w:pPr>
            <w:keepNext/>
            <w:ind w:firstLine="708"/>
            <w:jc w:val="center"/>
          </w:pPr>
        </w:pPrChange>
      </w:pPr>
    </w:p>
    <w:p w14:paraId="2B16470B" w14:textId="3CED77F6" w:rsidR="0024534B" w:rsidRPr="003273F1" w:rsidDel="00511501" w:rsidRDefault="0024534B" w:rsidP="00E0697E">
      <w:pPr>
        <w:ind w:firstLine="708"/>
        <w:rPr>
          <w:del w:id="1029" w:author="Raul García Fernández" w:date="2017-07-03T16:56:00Z"/>
        </w:rPr>
      </w:pPr>
      <w:del w:id="1030" w:author="RAQUEL BLANCO AGUIRRE" w:date="2017-06-28T18:55:00Z">
        <w:r w:rsidRPr="003273F1" w:rsidDel="00096454">
          <w:delText xml:space="preserve"> Veremos un ejemplo de entidades y </w:delText>
        </w:r>
        <w:r w:rsidR="00963A30" w:rsidDel="00096454">
          <w:delText xml:space="preserve">de todas las posibles </w:delText>
        </w:r>
        <w:r w:rsidRPr="003273F1" w:rsidDel="00096454">
          <w:delText xml:space="preserve">relaciones </w:delText>
        </w:r>
        <w:r w:rsidR="00190ADB" w:rsidRPr="003273F1" w:rsidDel="00096454">
          <w:delText>individuales</w:delText>
        </w:r>
        <w:r w:rsidR="00963A30" w:rsidDel="00096454">
          <w:delText xml:space="preserve"> entre ellas.</w:delText>
        </w:r>
      </w:del>
    </w:p>
    <w:p w14:paraId="10B03423" w14:textId="657C3921" w:rsidR="00303F59" w:rsidRPr="003273F1" w:rsidRDefault="00511501">
      <w:pPr>
        <w:ind w:firstLine="708"/>
        <w:jc w:val="center"/>
        <w:pPrChange w:id="1031" w:author="Raul García Fernández" w:date="2017-07-03T16:56:00Z">
          <w:pPr>
            <w:keepNext/>
            <w:ind w:firstLine="708"/>
            <w:jc w:val="center"/>
          </w:pPr>
        </w:pPrChange>
      </w:pPr>
      <w:ins w:id="1032" w:author="Raul García Fernández" w:date="2017-07-03T16:56:00Z">
        <w:r>
          <w:object w:dxaOrig="10831" w:dyaOrig="9570" w14:anchorId="5C3100D5">
            <v:shape id="_x0000_i1041" type="#_x0000_t75" style="width:452.75pt;height:399.55pt" o:ole="">
              <v:imagedata r:id="rId20" o:title=""/>
            </v:shape>
            <o:OLEObject Type="Embed" ProgID="Visio.Drawing.15" ShapeID="_x0000_i1041" DrawAspect="Content" ObjectID="_1561225566" r:id="rId21"/>
          </w:object>
        </w:r>
      </w:ins>
      <w:commentRangeStart w:id="1033"/>
      <w:del w:id="1034" w:author="Raul García Fernández" w:date="2017-07-03T16:56:00Z">
        <w:r w:rsidR="00303F59" w:rsidRPr="003273F1" w:rsidDel="00511501">
          <w:rPr>
            <w:noProof/>
            <w:lang w:eastAsia="es-ES"/>
          </w:rPr>
          <w:drawing>
            <wp:inline distT="0" distB="0" distL="0" distR="0" wp14:anchorId="146110E8" wp14:editId="7A489EE0">
              <wp:extent cx="5612130" cy="37223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722370"/>
                      </a:xfrm>
                      <a:prstGeom prst="rect">
                        <a:avLst/>
                      </a:prstGeom>
                    </pic:spPr>
                  </pic:pic>
                </a:graphicData>
              </a:graphic>
            </wp:inline>
          </w:drawing>
        </w:r>
      </w:del>
      <w:commentRangeEnd w:id="1033"/>
      <w:r w:rsidR="00096454">
        <w:rPr>
          <w:rStyle w:val="Refdecomentario"/>
        </w:rPr>
        <w:commentReference w:id="1033"/>
      </w:r>
    </w:p>
    <w:p w14:paraId="52CCCC99" w14:textId="338F6AA7" w:rsidR="00303F59" w:rsidRPr="003273F1" w:rsidRDefault="00303F59" w:rsidP="00303F59">
      <w:pPr>
        <w:pStyle w:val="Descripcin"/>
      </w:pPr>
      <w:bookmarkStart w:id="1035" w:name="_Toc481185453"/>
      <w:bookmarkStart w:id="1036" w:name="_Toc487483554"/>
      <w:r w:rsidRPr="003273F1">
        <w:t xml:space="preserve">Ilustración </w:t>
      </w:r>
      <w:fldSimple w:instr=" STYLEREF 1 \s ">
        <w:r w:rsidR="007E0E3F">
          <w:rPr>
            <w:noProof/>
          </w:rPr>
          <w:t>2</w:t>
        </w:r>
      </w:fldSimple>
      <w:r w:rsidR="005E22B3">
        <w:noBreakHyphen/>
      </w:r>
      <w:fldSimple w:instr=" SEQ Ilustración \* ARABIC \s 1 ">
        <w:ins w:id="1037" w:author="Raul García Fernández" w:date="2017-07-10T20:58:00Z">
          <w:r w:rsidR="007E0E3F">
            <w:rPr>
              <w:noProof/>
            </w:rPr>
            <w:t>1</w:t>
          </w:r>
        </w:ins>
        <w:del w:id="1038" w:author="Raul García Fernández" w:date="2017-07-10T20:58:00Z">
          <w:r w:rsidR="005E22B3" w:rsidDel="007E0E3F">
            <w:rPr>
              <w:noProof/>
            </w:rPr>
            <w:delText>3</w:delText>
          </w:r>
        </w:del>
      </w:fldSimple>
      <w:r w:rsidRPr="003273F1">
        <w:t xml:space="preserve"> (Estructura general de datos)</w:t>
      </w:r>
      <w:bookmarkEnd w:id="1035"/>
      <w:bookmarkEnd w:id="1036"/>
    </w:p>
    <w:p w14:paraId="15D1F807" w14:textId="77777777" w:rsidR="00303F59" w:rsidRPr="003273F1" w:rsidRDefault="00E0697E">
      <w:pPr>
        <w:pStyle w:val="Ttulo1"/>
        <w:pPrChange w:id="1039" w:author="RAQUEL BLANCO AGUIRRE" w:date="2017-07-10T19:05:00Z">
          <w:pPr>
            <w:pStyle w:val="Ttulo1"/>
            <w:numPr>
              <w:ilvl w:val="1"/>
            </w:numPr>
            <w:ind w:left="1128" w:hanging="420"/>
          </w:pPr>
        </w:pPrChange>
      </w:pPr>
      <w:r>
        <w:t xml:space="preserve"> </w:t>
      </w:r>
      <w:bookmarkStart w:id="1040" w:name="_Toc487483485"/>
      <w:r w:rsidR="00303F59" w:rsidRPr="003273F1">
        <w:t xml:space="preserve">Diseño de sistema: Subsistema </w:t>
      </w:r>
      <w:r w:rsidR="00303F59" w:rsidRPr="00126CCD">
        <w:t>repositorio</w:t>
      </w:r>
      <w:bookmarkEnd w:id="1040"/>
    </w:p>
    <w:p w14:paraId="3324F458" w14:textId="77777777" w:rsidR="00FC62A5" w:rsidRPr="003273F1" w:rsidRDefault="00FC62A5" w:rsidP="00FC62A5"/>
    <w:p w14:paraId="2BBE989B" w14:textId="77777777" w:rsidR="00303F59" w:rsidRPr="003273F1" w:rsidRDefault="00C3551A" w:rsidP="00C3551A">
      <w:pPr>
        <w:ind w:left="360"/>
      </w:pPr>
      <w:r w:rsidRPr="003273F1">
        <w:t>El Subsistema repositorio es un sistema con dos objetivos principales:</w:t>
      </w:r>
    </w:p>
    <w:p w14:paraId="49F13478" w14:textId="77777777" w:rsidR="00C3551A" w:rsidRPr="003273F1" w:rsidRDefault="00C3551A" w:rsidP="00E0697E">
      <w:pPr>
        <w:pStyle w:val="Prrafodelista"/>
        <w:numPr>
          <w:ilvl w:val="0"/>
          <w:numId w:val="27"/>
        </w:numPr>
      </w:pPr>
      <w:r w:rsidRPr="00690082">
        <w:rPr>
          <w:b/>
        </w:rPr>
        <w:t>Ejecut</w:t>
      </w:r>
      <w:r w:rsidR="00690082" w:rsidRPr="00690082">
        <w:rPr>
          <w:b/>
        </w:rPr>
        <w:t>ar proyectos</w:t>
      </w:r>
      <w:r w:rsidR="00690082">
        <w:t xml:space="preserve">: Ejecutar </w:t>
      </w:r>
      <w:r w:rsidRPr="003273F1">
        <w:t xml:space="preserve">proyectos de diferentes </w:t>
      </w:r>
      <w:r w:rsidR="007256B0" w:rsidRPr="003273F1">
        <w:t>índoles</w:t>
      </w:r>
      <w:r w:rsidRPr="003273F1">
        <w:t>, sincronizarlos y devolver la ejecución al usuario.</w:t>
      </w:r>
    </w:p>
    <w:p w14:paraId="4576C858" w14:textId="77777777" w:rsidR="00C3551A" w:rsidRPr="003273F1" w:rsidRDefault="00C3551A" w:rsidP="00E0697E">
      <w:pPr>
        <w:pStyle w:val="Prrafodelista"/>
        <w:numPr>
          <w:ilvl w:val="0"/>
          <w:numId w:val="27"/>
        </w:numPr>
      </w:pPr>
      <w:r w:rsidRPr="00690082">
        <w:rPr>
          <w:b/>
        </w:rPr>
        <w:t>Gesti</w:t>
      </w:r>
      <w:r w:rsidR="00690082">
        <w:rPr>
          <w:b/>
        </w:rPr>
        <w:t>onar el negocio del repositorio</w:t>
      </w:r>
      <w:r w:rsidRPr="003273F1">
        <w:t>: Gestionar todo el negocio referen</w:t>
      </w:r>
      <w:r w:rsidR="00690082">
        <w:t>te a la ejecución de proyectos, los miembros,</w:t>
      </w:r>
      <w:r w:rsidRPr="003273F1">
        <w:t xml:space="preserve"> los grupos y </w:t>
      </w:r>
      <w:r w:rsidR="00690082">
        <w:t xml:space="preserve">los </w:t>
      </w:r>
      <w:r w:rsidRPr="003273F1">
        <w:t>subgrupos que lo contienen.</w:t>
      </w:r>
    </w:p>
    <w:p w14:paraId="78F0AF42" w14:textId="77777777" w:rsidR="007256B0" w:rsidRPr="003273F1" w:rsidRDefault="00C3551A" w:rsidP="00E0697E">
      <w:r w:rsidRPr="003273F1">
        <w:lastRenderedPageBreak/>
        <w:t xml:space="preserve">El sistema repositorio </w:t>
      </w:r>
      <w:r w:rsidR="007256B0" w:rsidRPr="003273F1">
        <w:t>estará</w:t>
      </w:r>
      <w:r w:rsidRPr="003273F1">
        <w:t xml:space="preserve"> dividido en vari</w:t>
      </w:r>
      <w:r w:rsidR="00690082">
        <w:t xml:space="preserve">as capas. Las </w:t>
      </w:r>
      <w:r w:rsidRPr="003273F1">
        <w:t>capas harán funciones independientes</w:t>
      </w:r>
      <w:r w:rsidR="007256B0" w:rsidRPr="003273F1">
        <w:t xml:space="preserve"> y todas estará</w:t>
      </w:r>
      <w:r w:rsidR="00690082">
        <w:t>n implementadas en Java. Todas las</w:t>
      </w:r>
      <w:r w:rsidR="00690082" w:rsidRPr="003273F1">
        <w:t xml:space="preserve"> capas se comunicarán</w:t>
      </w:r>
      <w:r w:rsidR="007256B0" w:rsidRPr="003273F1">
        <w:t xml:space="preserve"> con la otra</w:t>
      </w:r>
      <w:r w:rsidR="00690082">
        <w:t>s</w:t>
      </w:r>
      <w:r w:rsidR="007256B0" w:rsidRPr="003273F1">
        <w:t xml:space="preserve"> mediante interfaces que </w:t>
      </w:r>
      <w:r w:rsidR="00690082" w:rsidRPr="003273F1">
        <w:t>proporcionarán</w:t>
      </w:r>
      <w:r w:rsidR="007256B0" w:rsidRPr="003273F1">
        <w:t xml:space="preserve"> servicios compatibles para cada capa.</w:t>
      </w:r>
    </w:p>
    <w:p w14:paraId="44806845" w14:textId="48B881CF" w:rsidR="00C3551A" w:rsidRPr="003273F1" w:rsidRDefault="007256B0" w:rsidP="00E0697E">
      <w:r w:rsidRPr="003273F1">
        <w:t xml:space="preserve">Algunas capas del sistema repositorio utilizaran tecnologías y frameworks que facilitaran </w:t>
      </w:r>
      <w:r w:rsidR="00690082">
        <w:t xml:space="preserve">el realizar los objetivos de las </w:t>
      </w:r>
      <w:r w:rsidRPr="003273F1">
        <w:t>capas.</w:t>
      </w:r>
      <w:r w:rsidR="00FC62A5" w:rsidRPr="003273F1">
        <w:t xml:space="preserve"> Las diferentes capas y sus objetivos son las siguientes</w:t>
      </w:r>
      <w:ins w:id="1041" w:author="RAQUEL BLANCO AGUIRRE" w:date="2017-06-28T18:57:00Z">
        <w:r w:rsidR="00253E57">
          <w:t>:</w:t>
        </w:r>
      </w:ins>
      <w:del w:id="1042" w:author="RAQUEL BLANCO AGUIRRE" w:date="2017-06-28T18:57:00Z">
        <w:r w:rsidR="00FC62A5" w:rsidRPr="003273F1" w:rsidDel="00253E57">
          <w:delText>.</w:delText>
        </w:r>
      </w:del>
    </w:p>
    <w:p w14:paraId="0D2CEB1F" w14:textId="77777777" w:rsidR="00FC62A5" w:rsidRPr="003273F1" w:rsidRDefault="00FC62A5" w:rsidP="00E0697E">
      <w:pPr>
        <w:pStyle w:val="Prrafodelista"/>
        <w:numPr>
          <w:ilvl w:val="0"/>
          <w:numId w:val="27"/>
        </w:numPr>
      </w:pPr>
      <w:r w:rsidRPr="003273F1">
        <w:t>Capa REST: Proporciona servicios de Comunicación entre el sistema y los diversos clientes.</w:t>
      </w:r>
    </w:p>
    <w:p w14:paraId="0F44C5C1" w14:textId="77777777" w:rsidR="00FC62A5" w:rsidRPr="003273F1" w:rsidRDefault="00FC62A5" w:rsidP="00E0697E">
      <w:pPr>
        <w:pStyle w:val="Prrafodelista"/>
        <w:numPr>
          <w:ilvl w:val="0"/>
          <w:numId w:val="27"/>
        </w:numPr>
      </w:pPr>
      <w:r w:rsidRPr="003273F1">
        <w:t xml:space="preserve">Capa Negocio: Proporciona servicios de </w:t>
      </w:r>
      <w:r w:rsidR="00E0697E" w:rsidRPr="003273F1">
        <w:t>Gestión</w:t>
      </w:r>
      <w:r w:rsidRPr="003273F1">
        <w:t xml:space="preserve"> de las diversas opciones del sistema.</w:t>
      </w:r>
    </w:p>
    <w:p w14:paraId="5C632726" w14:textId="77777777" w:rsidR="00FC62A5" w:rsidRPr="003273F1" w:rsidRDefault="00690082" w:rsidP="00E0697E">
      <w:pPr>
        <w:pStyle w:val="Prrafodelista"/>
        <w:numPr>
          <w:ilvl w:val="0"/>
          <w:numId w:val="27"/>
        </w:numPr>
      </w:pPr>
      <w:r>
        <w:t xml:space="preserve">Capa de Datos: Proporciona </w:t>
      </w:r>
      <w:r w:rsidR="00FC62A5" w:rsidRPr="003273F1">
        <w:t>acceso</w:t>
      </w:r>
      <w:r>
        <w:t xml:space="preserve"> a la información de la </w:t>
      </w:r>
      <w:r w:rsidR="00FC62A5" w:rsidRPr="003273F1">
        <w:t>base de datos.</w:t>
      </w:r>
    </w:p>
    <w:p w14:paraId="62E1B2D2" w14:textId="77777777" w:rsidR="00FC62A5" w:rsidRPr="003273F1" w:rsidRDefault="00FC62A5" w:rsidP="00E0697E">
      <w:pPr>
        <w:pStyle w:val="Prrafodelista"/>
        <w:numPr>
          <w:ilvl w:val="0"/>
          <w:numId w:val="27"/>
        </w:numPr>
      </w:pPr>
      <w:r w:rsidRPr="003273F1">
        <w:t xml:space="preserve">Capa de ejecución: Proporciona servicios de ejecución de </w:t>
      </w:r>
      <w:r w:rsidR="00690082">
        <w:t xml:space="preserve">los </w:t>
      </w:r>
      <w:r w:rsidRPr="003273F1">
        <w:t>códigos</w:t>
      </w:r>
      <w:r w:rsidR="00690082">
        <w:t xml:space="preserve"> de los proyectos</w:t>
      </w:r>
      <w:r w:rsidRPr="003273F1">
        <w:t>.</w:t>
      </w:r>
    </w:p>
    <w:p w14:paraId="07961036" w14:textId="77777777" w:rsidR="007256B0" w:rsidRPr="003273F1" w:rsidRDefault="007256B0" w:rsidP="00C3551A">
      <w:pPr>
        <w:ind w:left="720"/>
      </w:pPr>
    </w:p>
    <w:p w14:paraId="22F8AD01" w14:textId="24760F3E" w:rsidR="0035575C" w:rsidRDefault="00E0697E">
      <w:pPr>
        <w:pStyle w:val="Ttulo2"/>
        <w:pPrChange w:id="1043" w:author="RAQUEL BLANCO AGUIRRE" w:date="2017-07-10T19:37:00Z">
          <w:pPr>
            <w:pStyle w:val="Ttulo3"/>
          </w:pPr>
        </w:pPrChange>
      </w:pPr>
      <w:del w:id="1044" w:author="RAQUEL BLANCO AGUIRRE" w:date="2017-06-28T18:58:00Z">
        <w:r w:rsidDel="00253E57">
          <w:delText xml:space="preserve">DS-Subsistema repositorio Web: </w:delText>
        </w:r>
      </w:del>
      <w:bookmarkStart w:id="1045" w:name="_Toc487483486"/>
      <w:r w:rsidR="00FC62A5" w:rsidRPr="003273F1">
        <w:t>Capa REST</w:t>
      </w:r>
      <w:bookmarkEnd w:id="1045"/>
    </w:p>
    <w:p w14:paraId="3911BA7C" w14:textId="77777777" w:rsidR="00B45BEE" w:rsidRPr="00B45BEE" w:rsidRDefault="00B45BEE" w:rsidP="00B45BEE"/>
    <w:p w14:paraId="782BE695" w14:textId="77777777" w:rsidR="00FC62A5" w:rsidRPr="003273F1" w:rsidRDefault="00FC62A5" w:rsidP="00E0697E">
      <w:pPr>
        <w:ind w:firstLine="360"/>
      </w:pPr>
      <w:r w:rsidRPr="003273F1">
        <w:t>La capa REST proporciona</w:t>
      </w:r>
      <w:r w:rsidR="00690082">
        <w:t>ra</w:t>
      </w:r>
      <w:r w:rsidRPr="003273F1">
        <w:t xml:space="preserve"> servicios de comunicación entre el sistema y los diversos clientes del repositorio</w:t>
      </w:r>
      <w:r w:rsidR="00690082">
        <w:t xml:space="preserve"> utilizando</w:t>
      </w:r>
      <w:r w:rsidR="0035575C" w:rsidRPr="003273F1">
        <w:t xml:space="preserve"> la arquitectura REST</w:t>
      </w:r>
      <w:r w:rsidR="00690082">
        <w:t xml:space="preserve"> para ello</w:t>
      </w:r>
      <w:r w:rsidR="0035575C" w:rsidRPr="003273F1">
        <w:t xml:space="preserve">. </w:t>
      </w:r>
    </w:p>
    <w:p w14:paraId="4739E388" w14:textId="77777777" w:rsidR="00B45BEE" w:rsidRDefault="0035575C" w:rsidP="00E0697E">
      <w:r w:rsidRPr="003273F1">
        <w:rPr>
          <w:b/>
        </w:rPr>
        <w:t xml:space="preserve">El protocolo HTTP </w:t>
      </w:r>
      <w:r w:rsidRPr="003273F1">
        <w:t xml:space="preserve">es un protocolo utilizado por las tecnologías web. Este protocolo utiliza el texto como método </w:t>
      </w:r>
      <w:r w:rsidR="00E0697E" w:rsidRPr="003273F1">
        <w:t>de comunicación</w:t>
      </w:r>
      <w:r w:rsidRPr="003273F1">
        <w:t>. Aunque también permite la comunicación de bits y los cifrados…</w:t>
      </w:r>
    </w:p>
    <w:p w14:paraId="12DAA68F" w14:textId="77777777" w:rsidR="00435C60" w:rsidRPr="003273F1" w:rsidRDefault="00435C60" w:rsidP="00E0697E"/>
    <w:p w14:paraId="693480BB" w14:textId="77777777" w:rsidR="004A56F3" w:rsidRPr="004A56F3" w:rsidRDefault="0035575C">
      <w:pPr>
        <w:pStyle w:val="Ttulo3"/>
        <w:pPrChange w:id="1046" w:author="RAQUEL BLANCO AGUIRRE" w:date="2017-07-10T19:37:00Z">
          <w:pPr>
            <w:pStyle w:val="Ttulo4"/>
            <w:numPr>
              <w:ilvl w:val="3"/>
              <w:numId w:val="30"/>
            </w:numPr>
            <w:ind w:left="2124" w:hanging="720"/>
          </w:pPr>
        </w:pPrChange>
      </w:pPr>
      <w:bookmarkStart w:id="1047" w:name="_Toc487483487"/>
      <w:r w:rsidRPr="00E0697E">
        <w:t>Arquitectura REST</w:t>
      </w:r>
      <w:bookmarkEnd w:id="1047"/>
      <w:del w:id="1048" w:author="RAQUEL BLANCO AGUIRRE" w:date="2017-07-10T19:37:00Z">
        <w:r w:rsidRPr="00E0697E" w:rsidDel="00585847">
          <w:delText>:</w:delText>
        </w:r>
      </w:del>
    </w:p>
    <w:p w14:paraId="1E3B7C66" w14:textId="77777777" w:rsidR="0006462F" w:rsidRPr="003273F1" w:rsidRDefault="0006462F" w:rsidP="00A3422E">
      <w:pPr>
        <w:ind w:firstLine="360"/>
      </w:pPr>
    </w:p>
    <w:p w14:paraId="6B200F32" w14:textId="77777777" w:rsidR="006071FE" w:rsidRPr="003273F1" w:rsidRDefault="00A3422E" w:rsidP="006071FE">
      <w:pPr>
        <w:keepNext/>
        <w:ind w:firstLine="360"/>
        <w:jc w:val="center"/>
      </w:pPr>
      <w:r w:rsidRPr="003273F1">
        <w:rPr>
          <w:noProof/>
          <w:lang w:eastAsia="es-ES"/>
        </w:rPr>
        <w:drawing>
          <wp:inline distT="0" distB="0" distL="0" distR="0" wp14:anchorId="21C3FBE2" wp14:editId="76A2BFFA">
            <wp:extent cx="3724275" cy="121024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36166" cy="1214107"/>
                    </a:xfrm>
                    <a:prstGeom prst="rect">
                      <a:avLst/>
                    </a:prstGeom>
                  </pic:spPr>
                </pic:pic>
              </a:graphicData>
            </a:graphic>
          </wp:inline>
        </w:drawing>
      </w:r>
    </w:p>
    <w:p w14:paraId="47F3EF91" w14:textId="7B019CCE" w:rsidR="0006462F" w:rsidRDefault="006071FE" w:rsidP="00E0697E">
      <w:pPr>
        <w:pStyle w:val="Descripcin"/>
      </w:pPr>
      <w:bookmarkStart w:id="1049" w:name="_Toc481185454"/>
      <w:bookmarkStart w:id="1050" w:name="_Toc487483555"/>
      <w:r w:rsidRPr="003273F1">
        <w:t xml:space="preserve">Ilustración </w:t>
      </w:r>
      <w:fldSimple w:instr=" STYLEREF 1 \s ">
        <w:r w:rsidR="007E0E3F">
          <w:rPr>
            <w:noProof/>
          </w:rPr>
          <w:t>3</w:t>
        </w:r>
      </w:fldSimple>
      <w:r w:rsidR="005E22B3">
        <w:noBreakHyphen/>
      </w:r>
      <w:fldSimple w:instr=" SEQ Ilustración \* ARABIC \s 1 ">
        <w:r w:rsidR="007E0E3F">
          <w:rPr>
            <w:noProof/>
          </w:rPr>
          <w:t>1</w:t>
        </w:r>
      </w:fldSimple>
      <w:r w:rsidRPr="003273F1">
        <w:t xml:space="preserve"> (Logo Spring)</w:t>
      </w:r>
      <w:bookmarkEnd w:id="1049"/>
      <w:bookmarkEnd w:id="1050"/>
    </w:p>
    <w:p w14:paraId="743A77FF" w14:textId="5B263DF5" w:rsidR="006071FE" w:rsidRPr="003273F1" w:rsidRDefault="00435C60" w:rsidP="001B13CE">
      <w:pPr>
        <w:ind w:firstLine="360"/>
      </w:pPr>
      <w:r>
        <w:t xml:space="preserve">Para la realización del servidor REST </w:t>
      </w:r>
      <w:ins w:id="1051" w:author="RAQUEL BLANCO AGUIRRE" w:date="2017-06-28T18:59:00Z">
        <w:r w:rsidR="00253E57">
          <w:t xml:space="preserve">se </w:t>
        </w:r>
      </w:ins>
      <w:r>
        <w:t>usar</w:t>
      </w:r>
      <w:ins w:id="1052" w:author="RAQUEL BLANCO AGUIRRE" w:date="2017-06-28T18:59:00Z">
        <w:r w:rsidR="00253E57">
          <w:t>á</w:t>
        </w:r>
      </w:ins>
      <w:del w:id="1053" w:author="RAQUEL BLANCO AGUIRRE" w:date="2017-06-28T18:59:00Z">
        <w:r w:rsidDel="00253E57">
          <w:delText>emos</w:delText>
        </w:r>
      </w:del>
      <w:r>
        <w:t xml:space="preserve"> el framework </w:t>
      </w:r>
      <w:r w:rsidR="006071FE" w:rsidRPr="003273F1">
        <w:t>Spring REST</w:t>
      </w:r>
      <w:ins w:id="1054" w:author="RAQUEL BLANCO AGUIRRE" w:date="2017-06-28T18:59:00Z">
        <w:r w:rsidR="00253E57">
          <w:t>. É</w:t>
        </w:r>
      </w:ins>
      <w:del w:id="1055" w:author="RAQUEL BLANCO AGUIRRE" w:date="2017-06-28T18:59:00Z">
        <w:r w:rsidDel="00253E57">
          <w:delText>, e</w:delText>
        </w:r>
      </w:del>
      <w:r>
        <w:t>ste</w:t>
      </w:r>
      <w:r w:rsidR="006071FE" w:rsidRPr="003273F1">
        <w:t xml:space="preserve"> se ocupa del mapeado de las peticiones HTTP</w:t>
      </w:r>
      <w:ins w:id="1056" w:author="RAQUEL BLANCO AGUIRRE" w:date="2017-06-28T18:59:00Z">
        <w:r w:rsidR="00253E57">
          <w:t>,</w:t>
        </w:r>
      </w:ins>
      <w:r w:rsidR="006071FE" w:rsidRPr="003273F1">
        <w:t xml:space="preserve"> enlazando las peticiones con clases contenedoras</w:t>
      </w:r>
      <w:r>
        <w:t xml:space="preserve"> denominadas controladores</w:t>
      </w:r>
      <w:r w:rsidR="006071FE" w:rsidRPr="003273F1">
        <w:t xml:space="preserve"> que gestionan l</w:t>
      </w:r>
      <w:r>
        <w:t>os métodos HTTP de un dominio espec</w:t>
      </w:r>
      <w:ins w:id="1057" w:author="RAQUEL BLANCO AGUIRRE" w:date="2017-06-28T18:59:00Z">
        <w:r w:rsidR="00253E57">
          <w:t>í</w:t>
        </w:r>
      </w:ins>
      <w:del w:id="1058" w:author="RAQUEL BLANCO AGUIRRE" w:date="2017-06-28T18:59:00Z">
        <w:r w:rsidDel="00253E57">
          <w:delText>i</w:delText>
        </w:r>
      </w:del>
      <w:r>
        <w:t>fico</w:t>
      </w:r>
      <w:r w:rsidR="006071FE" w:rsidRPr="003273F1">
        <w:t>. También se ocupa de la obtención de los datos recibidos y del procesado de datos para ser enviados.</w:t>
      </w:r>
    </w:p>
    <w:p w14:paraId="021A682D" w14:textId="5EF12CAE" w:rsidR="00CF4F4F" w:rsidRDefault="001B13CE" w:rsidP="00E0697E">
      <w:pPr>
        <w:ind w:firstLine="360"/>
      </w:pPr>
      <w:r w:rsidRPr="003273F1">
        <w:t xml:space="preserve">Como </w:t>
      </w:r>
      <w:r w:rsidR="00435C60">
        <w:t>la arquitectura REST está basada en recursos</w:t>
      </w:r>
      <w:ins w:id="1059" w:author="RAQUEL BLANCO AGUIRRE" w:date="2017-06-28T19:00:00Z">
        <w:r w:rsidR="00253E57">
          <w:t xml:space="preserve">, se </w:t>
        </w:r>
      </w:ins>
      <w:del w:id="1060" w:author="RAQUEL BLANCO AGUIRRE" w:date="2017-06-28T19:00:00Z">
        <w:r w:rsidR="00435C60" w:rsidDel="00253E57">
          <w:delText xml:space="preserve"> </w:delText>
        </w:r>
      </w:del>
      <w:r w:rsidRPr="003273F1">
        <w:t>crear</w:t>
      </w:r>
      <w:ins w:id="1061" w:author="RAQUEL BLANCO AGUIRRE" w:date="2017-06-28T19:00:00Z">
        <w:r w:rsidR="00253E57">
          <w:t>án</w:t>
        </w:r>
      </w:ins>
      <w:del w:id="1062" w:author="RAQUEL BLANCO AGUIRRE" w:date="2017-06-28T19:00:00Z">
        <w:r w:rsidRPr="003273F1" w:rsidDel="00253E57">
          <w:delText>emos</w:delText>
        </w:r>
      </w:del>
      <w:r w:rsidRPr="003273F1">
        <w:t xml:space="preserve"> controladores para cada tipo de recurso. Cada controlador </w:t>
      </w:r>
      <w:r w:rsidR="000551D2" w:rsidRPr="003273F1">
        <w:t>tendrá</w:t>
      </w:r>
      <w:r w:rsidRPr="003273F1">
        <w:t xml:space="preserve"> los </w:t>
      </w:r>
      <w:r w:rsidR="000551D2" w:rsidRPr="003273F1">
        <w:t>métodos</w:t>
      </w:r>
      <w:r w:rsidRPr="003273F1">
        <w:t xml:space="preserve"> HTTP básicos implementados (GET</w:t>
      </w:r>
      <w:r w:rsidR="000551D2" w:rsidRPr="003273F1">
        <w:t>, PUT, DELETE…)</w:t>
      </w:r>
      <w:ins w:id="1063" w:author="RAQUEL BLANCO AGUIRRE" w:date="2017-06-28T19:00:00Z">
        <w:r w:rsidR="00253E57">
          <w:t>, p</w:t>
        </w:r>
      </w:ins>
      <w:del w:id="1064" w:author="RAQUEL BLANCO AGUIRRE" w:date="2017-06-28T19:00:00Z">
        <w:r w:rsidR="000551D2" w:rsidRPr="003273F1" w:rsidDel="00253E57">
          <w:delText xml:space="preserve">. </w:delText>
        </w:r>
        <w:r w:rsidR="00435C60" w:rsidRPr="003273F1" w:rsidDel="00253E57">
          <w:delText>P</w:delText>
        </w:r>
      </w:del>
      <w:r w:rsidR="00435C60" w:rsidRPr="003273F1">
        <w:t>udiendo,</w:t>
      </w:r>
      <w:r w:rsidRPr="003273F1">
        <w:t xml:space="preserve"> por </w:t>
      </w:r>
      <w:r w:rsidR="00435C60" w:rsidRPr="003273F1">
        <w:t>ejemplo,</w:t>
      </w:r>
      <w:r w:rsidR="00435C60">
        <w:t xml:space="preserve"> c</w:t>
      </w:r>
      <w:r w:rsidRPr="003273F1">
        <w:t>rear una entid</w:t>
      </w:r>
      <w:r w:rsidR="00435C60">
        <w:t>ad grupo, listar una ejecución,</w:t>
      </w:r>
      <w:r w:rsidRPr="003273F1">
        <w:t xml:space="preserve"> borrar un grupo</w:t>
      </w:r>
      <w:ins w:id="1065" w:author="RAQUEL BLANCO AGUIRRE" w:date="2017-06-28T19:00:00Z">
        <w:r w:rsidR="00253E57">
          <w:t>, etc</w:t>
        </w:r>
      </w:ins>
      <w:r w:rsidR="00435C60">
        <w:t>.</w:t>
      </w:r>
      <w:del w:id="1066" w:author="RAQUEL BLANCO AGUIRRE" w:date="2017-06-28T19:00:00Z">
        <w:r w:rsidR="00435C60" w:rsidDel="00253E57">
          <w:delText>.</w:delText>
        </w:r>
        <w:r w:rsidR="00E0697E" w:rsidDel="00253E57">
          <w:delText>.</w:delText>
        </w:r>
      </w:del>
      <w:r w:rsidR="00435C60">
        <w:t xml:space="preserve"> Existirá</w:t>
      </w:r>
      <w:ins w:id="1067" w:author="RAQUEL BLANCO AGUIRRE" w:date="2017-06-28T19:00:00Z">
        <w:r w:rsidR="00253E57">
          <w:t>n</w:t>
        </w:r>
      </w:ins>
      <w:r w:rsidR="00435C60">
        <w:t xml:space="preserve"> </w:t>
      </w:r>
      <w:del w:id="1068" w:author="RAQUEL BLANCO AGUIRRE" w:date="2017-06-28T19:00:00Z">
        <w:r w:rsidR="00435C60" w:rsidDel="00253E57">
          <w:delText xml:space="preserve">entonces </w:delText>
        </w:r>
      </w:del>
      <w:r w:rsidR="00435C60">
        <w:t xml:space="preserve">tantos controladores como entidades existan dentro del modelo de datos. </w:t>
      </w:r>
    </w:p>
    <w:p w14:paraId="4A1B479C" w14:textId="77777777" w:rsidR="004A56F3" w:rsidRPr="003273F1" w:rsidRDefault="004A56F3" w:rsidP="00E0697E">
      <w:pPr>
        <w:ind w:firstLine="360"/>
      </w:pPr>
    </w:p>
    <w:p w14:paraId="28F2FA8E" w14:textId="77777777" w:rsidR="00266B66" w:rsidRDefault="00CF4F4F">
      <w:pPr>
        <w:pStyle w:val="Ttulo3"/>
        <w:rPr>
          <w:ins w:id="1069" w:author="Raul García Fernández" w:date="2017-07-10T20:52:00Z"/>
        </w:rPr>
        <w:pPrChange w:id="1070" w:author="RAQUEL BLANCO AGUIRRE" w:date="2017-07-10T19:37:00Z">
          <w:pPr>
            <w:pStyle w:val="Ttulo4"/>
            <w:numPr>
              <w:ilvl w:val="3"/>
              <w:numId w:val="30"/>
            </w:numPr>
            <w:ind w:left="2124" w:hanging="720"/>
          </w:pPr>
        </w:pPrChange>
      </w:pPr>
      <w:bookmarkStart w:id="1071" w:name="_Toc487483488"/>
      <w:r w:rsidRPr="003273F1">
        <w:lastRenderedPageBreak/>
        <w:t>Autenticación y sesión</w:t>
      </w:r>
      <w:bookmarkEnd w:id="1071"/>
    </w:p>
    <w:p w14:paraId="13970D89" w14:textId="41A9C4E2" w:rsidR="004A56F3" w:rsidRPr="00435C60" w:rsidRDefault="00CF4F4F" w:rsidP="00266B66">
      <w:pPr>
        <w:pStyle w:val="Ttulo3"/>
        <w:numPr>
          <w:ilvl w:val="0"/>
          <w:numId w:val="0"/>
        </w:numPr>
        <w:ind w:left="1776"/>
        <w:pPrChange w:id="1072" w:author="Raul García Fernández" w:date="2017-07-10T20:52:00Z">
          <w:pPr>
            <w:pStyle w:val="Ttulo4"/>
            <w:numPr>
              <w:ilvl w:val="3"/>
              <w:numId w:val="30"/>
            </w:numPr>
            <w:ind w:left="2124" w:hanging="720"/>
          </w:pPr>
        </w:pPrChange>
      </w:pPr>
      <w:del w:id="1073" w:author="RAQUEL BLANCO AGUIRRE" w:date="2017-06-28T19:04:00Z">
        <w:r w:rsidRPr="003273F1" w:rsidDel="00253E57">
          <w:delText>:</w:delText>
        </w:r>
      </w:del>
    </w:p>
    <w:p w14:paraId="24EEED6E" w14:textId="650225E1" w:rsidR="00CF4F4F" w:rsidRPr="003273F1" w:rsidRDefault="00CF4F4F" w:rsidP="00E0697E">
      <w:pPr>
        <w:ind w:firstLine="708"/>
      </w:pPr>
      <w:r w:rsidRPr="003273F1">
        <w:t xml:space="preserve">Aunque la </w:t>
      </w:r>
      <w:r w:rsidR="00E0697E" w:rsidRPr="003273F1">
        <w:t>gestión</w:t>
      </w:r>
      <w:r w:rsidRPr="003273F1">
        <w:t xml:space="preserve"> de la autenticación o el acceso podría haber sido gestionado por un framework o protocolo de autenticación y sesión</w:t>
      </w:r>
      <w:r w:rsidR="009C3804">
        <w:t xml:space="preserve"> como OpenMP, OAuth o</w:t>
      </w:r>
      <w:r w:rsidR="005C3C06" w:rsidRPr="003273F1">
        <w:t xml:space="preserve"> </w:t>
      </w:r>
      <w:r w:rsidRPr="003273F1">
        <w:t xml:space="preserve">Spring </w:t>
      </w:r>
      <w:del w:id="1074" w:author="RAQUEL BLANCO AGUIRRE" w:date="2017-06-28T19:01:00Z">
        <w:r w:rsidRPr="003273F1" w:rsidDel="00253E57">
          <w:delText>session</w:delText>
        </w:r>
      </w:del>
      <w:ins w:id="1075" w:author="RAQUEL BLANCO AGUIRRE" w:date="2017-06-28T19:01:00Z">
        <w:r w:rsidR="00253E57">
          <w:t>sesión, s</w:t>
        </w:r>
      </w:ins>
      <w:del w:id="1076" w:author="RAQUEL BLANCO AGUIRRE" w:date="2017-06-28T19:01:00Z">
        <w:r w:rsidRPr="003273F1" w:rsidDel="00253E57">
          <w:delText>. S</w:delText>
        </w:r>
      </w:del>
      <w:r w:rsidRPr="003273F1">
        <w:t xml:space="preserve">e </w:t>
      </w:r>
      <w:ins w:id="1077" w:author="RAQUEL BLANCO AGUIRRE" w:date="2017-06-28T19:01:00Z">
        <w:r w:rsidR="00253E57">
          <w:t xml:space="preserve">va a </w:t>
        </w:r>
      </w:ins>
      <w:del w:id="1078" w:author="RAQUEL BLANCO AGUIRRE" w:date="2017-06-28T19:01:00Z">
        <w:r w:rsidRPr="003273F1" w:rsidDel="00253E57">
          <w:delText xml:space="preserve">ha </w:delText>
        </w:r>
      </w:del>
      <w:r w:rsidRPr="003273F1">
        <w:t>opta</w:t>
      </w:r>
      <w:ins w:id="1079" w:author="RAQUEL BLANCO AGUIRRE" w:date="2017-06-28T19:02:00Z">
        <w:r w:rsidR="00253E57">
          <w:t>r</w:t>
        </w:r>
      </w:ins>
      <w:del w:id="1080" w:author="RAQUEL BLANCO AGUIRRE" w:date="2017-06-28T19:02:00Z">
        <w:r w:rsidRPr="003273F1" w:rsidDel="00253E57">
          <w:delText>do</w:delText>
        </w:r>
      </w:del>
      <w:r w:rsidRPr="003273F1">
        <w:t xml:space="preserve"> por la implementación de un </w:t>
      </w:r>
      <w:r w:rsidR="009C3804" w:rsidRPr="003273F1">
        <w:t>sistema propio</w:t>
      </w:r>
      <w:r w:rsidRPr="003273F1">
        <w:t>, buscando la simplicidad y</w:t>
      </w:r>
      <w:r w:rsidR="009C3804">
        <w:t xml:space="preserve"> la</w:t>
      </w:r>
      <w:r w:rsidRPr="003273F1">
        <w:t xml:space="preserve"> rapidez.</w:t>
      </w:r>
    </w:p>
    <w:p w14:paraId="7D175253" w14:textId="6726EA14" w:rsidR="00CF4F4F" w:rsidRDefault="00253E57" w:rsidP="00E0697E">
      <w:ins w:id="1081" w:author="RAQUEL BLANCO AGUIRRE" w:date="2017-06-28T19:02:00Z">
        <w:r>
          <w:t>A c</w:t>
        </w:r>
      </w:ins>
      <w:del w:id="1082" w:author="RAQUEL BLANCO AGUIRRE" w:date="2017-06-28T19:02:00Z">
        <w:r w:rsidR="00CF4F4F" w:rsidRPr="003273F1" w:rsidDel="00253E57">
          <w:delText>C</w:delText>
        </w:r>
      </w:del>
      <w:r w:rsidR="00CF4F4F" w:rsidRPr="003273F1">
        <w:t xml:space="preserve">ada usuario que se conecte </w:t>
      </w:r>
      <w:r w:rsidR="00E70840" w:rsidRPr="003273F1">
        <w:t xml:space="preserve">al sistema se le </w:t>
      </w:r>
      <w:r w:rsidR="009C3804" w:rsidRPr="003273F1">
        <w:t>asociará</w:t>
      </w:r>
      <w:r w:rsidR="00E70840" w:rsidRPr="003273F1">
        <w:t xml:space="preserve"> una sesión</w:t>
      </w:r>
      <w:r w:rsidR="005C3C06" w:rsidRPr="003273F1">
        <w:t xml:space="preserve">, </w:t>
      </w:r>
      <w:ins w:id="1083" w:author="RAQUEL BLANCO AGUIRRE" w:date="2017-06-28T19:02:00Z">
        <w:r>
          <w:t>l</w:t>
        </w:r>
      </w:ins>
      <w:del w:id="1084" w:author="RAQUEL BLANCO AGUIRRE" w:date="2017-06-28T19:02:00Z">
        <w:r w:rsidR="005C3C06" w:rsidRPr="003273F1" w:rsidDel="00253E57">
          <w:delText>L</w:delText>
        </w:r>
      </w:del>
      <w:r w:rsidR="005C3C06" w:rsidRPr="003273F1">
        <w:t xml:space="preserve">a </w:t>
      </w:r>
      <w:del w:id="1085" w:author="Raul García Fernández" w:date="2017-06-30T19:52:00Z">
        <w:r w:rsidR="005C3C06" w:rsidRPr="003273F1" w:rsidDel="00552321">
          <w:delText>cual</w:delText>
        </w:r>
      </w:del>
      <w:ins w:id="1086" w:author="Raul García Fernández" w:date="2017-06-30T19:52:00Z">
        <w:r w:rsidR="00552321" w:rsidRPr="003273F1">
          <w:t>cuál</w:t>
        </w:r>
      </w:ins>
      <w:r w:rsidR="005C3C06" w:rsidRPr="003273F1">
        <w:t xml:space="preserve"> será</w:t>
      </w:r>
      <w:r w:rsidR="00367A5A">
        <w:t xml:space="preserve"> individual para cada acceso y será</w:t>
      </w:r>
      <w:r w:rsidR="005C3C06" w:rsidRPr="003273F1">
        <w:t xml:space="preserve"> </w:t>
      </w:r>
      <w:r w:rsidR="00E70840" w:rsidRPr="003273F1">
        <w:t xml:space="preserve">gestionada por la capa REST. </w:t>
      </w:r>
      <w:commentRangeStart w:id="1087"/>
      <w:r w:rsidR="00E70840" w:rsidRPr="003273F1">
        <w:t>La capa</w:t>
      </w:r>
      <w:r w:rsidR="00367A5A">
        <w:t xml:space="preserve"> de sesión</w:t>
      </w:r>
      <w:ins w:id="1088" w:author="Raul García Fernández" w:date="2017-06-30T20:03:00Z">
        <w:r w:rsidR="00A54F96">
          <w:t xml:space="preserve">, la cual está ubicada en el servidor REST, </w:t>
        </w:r>
      </w:ins>
      <w:r w:rsidR="00367A5A">
        <w:t xml:space="preserve"> </w:t>
      </w:r>
      <w:commentRangeEnd w:id="1087"/>
      <w:r>
        <w:rPr>
          <w:rStyle w:val="Refdecomentario"/>
        </w:rPr>
        <w:commentReference w:id="1087"/>
      </w:r>
      <w:r w:rsidR="00E70840" w:rsidRPr="003273F1">
        <w:t xml:space="preserve">mantendrá un conjunto de sesiones que </w:t>
      </w:r>
      <w:r w:rsidR="009C3804" w:rsidRPr="003273F1">
        <w:t>analizará</w:t>
      </w:r>
      <w:r w:rsidR="005C3C06" w:rsidRPr="003273F1">
        <w:t xml:space="preserve"> </w:t>
      </w:r>
      <w:r w:rsidR="00E70840" w:rsidRPr="003273F1">
        <w:t xml:space="preserve">y </w:t>
      </w:r>
      <w:r w:rsidR="009C3804" w:rsidRPr="003273F1">
        <w:t>borrará</w:t>
      </w:r>
      <w:r w:rsidR="00E70840" w:rsidRPr="003273F1">
        <w:t xml:space="preserve"> pasado un tiempo de inactividad. Los usuarios que deseen autenticarse deberán introducir </w:t>
      </w:r>
      <w:r w:rsidR="005C3C06" w:rsidRPr="003273F1">
        <w:t>su identidad</w:t>
      </w:r>
      <w:r w:rsidR="00E70840" w:rsidRPr="003273F1">
        <w:t xml:space="preserve"> indicada en el modelo de datos (email y contraseña)</w:t>
      </w:r>
      <w:r w:rsidR="00367A5A">
        <w:t xml:space="preserve"> para poder obtener el token asociado a su sesión</w:t>
      </w:r>
      <w:r w:rsidR="005C3C06" w:rsidRPr="003273F1">
        <w:t xml:space="preserve">. A </w:t>
      </w:r>
      <w:r w:rsidR="009C3804" w:rsidRPr="003273F1">
        <w:t>continuación,</w:t>
      </w:r>
      <w:r w:rsidR="005C3C06" w:rsidRPr="003273F1">
        <w:t xml:space="preserve"> se describe el diagrama de iteración del proceso de autenticación y sesión.</w:t>
      </w:r>
    </w:p>
    <w:p w14:paraId="02BE314B" w14:textId="77777777" w:rsidR="005E22B3" w:rsidRDefault="005E22B3" w:rsidP="00E0697E"/>
    <w:p w14:paraId="5575B687" w14:textId="77777777" w:rsidR="005E22B3" w:rsidRDefault="00435C60" w:rsidP="005E22B3">
      <w:pPr>
        <w:keepNext/>
        <w:spacing w:after="0"/>
        <w:jc w:val="center"/>
      </w:pPr>
      <w:r>
        <w:object w:dxaOrig="9976" w:dyaOrig="6885" w14:anchorId="5CABC078">
          <v:shape id="_x0000_i1042" type="#_x0000_t75" style="width:397.55pt;height:276.8pt" o:ole="">
            <v:imagedata r:id="rId24" o:title=""/>
          </v:shape>
          <o:OLEObject Type="Embed" ProgID="Visio.Drawing.15" ShapeID="_x0000_i1042" DrawAspect="Content" ObjectID="_1561225567" r:id="rId25"/>
        </w:object>
      </w:r>
    </w:p>
    <w:p w14:paraId="1FE8404C" w14:textId="0BE4EEB5" w:rsidR="005C3C06" w:rsidRDefault="005E22B3" w:rsidP="005E22B3">
      <w:pPr>
        <w:pStyle w:val="Descripcin"/>
        <w:jc w:val="center"/>
      </w:pPr>
      <w:bookmarkStart w:id="1089" w:name="_Toc487483556"/>
      <w:r>
        <w:t xml:space="preserve">Ilustración </w:t>
      </w:r>
      <w:fldSimple w:instr=" STYLEREF 1 \s ">
        <w:r w:rsidR="007E0E3F">
          <w:rPr>
            <w:noProof/>
          </w:rPr>
          <w:t>3</w:t>
        </w:r>
      </w:fldSimple>
      <w:r>
        <w:noBreakHyphen/>
      </w:r>
      <w:fldSimple w:instr=" SEQ Ilustración \* ARABIC \s 1 ">
        <w:r w:rsidR="007E0E3F">
          <w:rPr>
            <w:noProof/>
          </w:rPr>
          <w:t>2</w:t>
        </w:r>
      </w:fldSimple>
      <w:r>
        <w:t xml:space="preserve"> Diagrama secuencia loggin</w:t>
      </w:r>
      <w:bookmarkEnd w:id="1089"/>
    </w:p>
    <w:p w14:paraId="2BF779A1" w14:textId="77777777" w:rsidR="005E22B3" w:rsidRPr="003273F1" w:rsidRDefault="005E22B3" w:rsidP="005E22B3">
      <w:pPr>
        <w:spacing w:after="0"/>
        <w:jc w:val="center"/>
      </w:pPr>
    </w:p>
    <w:p w14:paraId="5001DD0B" w14:textId="3C05F4AE" w:rsidR="00A4533C" w:rsidRPr="003273F1" w:rsidRDefault="005C3C06" w:rsidP="00435C60">
      <w:pPr>
        <w:ind w:firstLine="360"/>
      </w:pPr>
      <w:r w:rsidRPr="003273F1">
        <w:t>Cuando el proceso de autenticación se termina exitosamente</w:t>
      </w:r>
      <w:ins w:id="1090" w:author="RAQUEL BLANCO AGUIRRE" w:date="2017-06-28T19:04:00Z">
        <w:r w:rsidR="00253E57">
          <w:t>, s</w:t>
        </w:r>
      </w:ins>
      <w:del w:id="1091" w:author="RAQUEL BLANCO AGUIRRE" w:date="2017-06-28T19:04:00Z">
        <w:r w:rsidRPr="003273F1" w:rsidDel="00253E57">
          <w:delText>. S</w:delText>
        </w:r>
      </w:del>
      <w:r w:rsidRPr="003273F1">
        <w:t xml:space="preserve">e genera un token de sesión que identifica a la sesión del sistema. </w:t>
      </w:r>
      <w:r w:rsidR="00367A5A">
        <w:t xml:space="preserve">Toda iteración con el sistema para la obtención de recursos </w:t>
      </w:r>
      <w:r w:rsidR="003273F1" w:rsidRPr="003273F1">
        <w:t>deberá</w:t>
      </w:r>
      <w:r w:rsidR="00A4533C" w:rsidRPr="003273F1">
        <w:t xml:space="preserve"> realizarse con el token de </w:t>
      </w:r>
      <w:r w:rsidR="00367A5A">
        <w:t>sesión, el cual, será analizado por la capa de sesión.</w:t>
      </w:r>
      <w:r w:rsidR="00A4533C" w:rsidRPr="003273F1">
        <w:t xml:space="preserve">  </w:t>
      </w:r>
    </w:p>
    <w:p w14:paraId="5656775A" w14:textId="77777777" w:rsidR="00266B66" w:rsidRDefault="00A4533C">
      <w:pPr>
        <w:pStyle w:val="Ttulo3"/>
        <w:rPr>
          <w:ins w:id="1092" w:author="Raul García Fernández" w:date="2017-07-10T20:52:00Z"/>
        </w:rPr>
        <w:pPrChange w:id="1093" w:author="RAQUEL BLANCO AGUIRRE" w:date="2017-07-10T19:38:00Z">
          <w:pPr>
            <w:pStyle w:val="Ttulo4"/>
            <w:numPr>
              <w:ilvl w:val="3"/>
              <w:numId w:val="30"/>
            </w:numPr>
            <w:ind w:left="2124" w:hanging="720"/>
          </w:pPr>
        </w:pPrChange>
      </w:pPr>
      <w:del w:id="1094" w:author="RAQUEL BLANCO AGUIRRE" w:date="2017-06-28T19:04:00Z">
        <w:r w:rsidRPr="003273F1" w:rsidDel="00253E57">
          <w:delText>Protocolo o d</w:delText>
        </w:r>
      </w:del>
      <w:bookmarkStart w:id="1095" w:name="_Toc487483489"/>
      <w:ins w:id="1096" w:author="RAQUEL BLANCO AGUIRRE" w:date="2017-06-28T19:04:00Z">
        <w:r w:rsidR="00253E57">
          <w:t>D</w:t>
        </w:r>
      </w:ins>
      <w:r w:rsidRPr="003273F1">
        <w:t>iagrama de iteración general</w:t>
      </w:r>
      <w:bookmarkEnd w:id="1095"/>
    </w:p>
    <w:p w14:paraId="7289DABD" w14:textId="00C31057" w:rsidR="004A56F3" w:rsidRPr="004A56F3" w:rsidRDefault="00A4533C" w:rsidP="00266B66">
      <w:pPr>
        <w:pStyle w:val="Ttulo3"/>
        <w:numPr>
          <w:ilvl w:val="0"/>
          <w:numId w:val="0"/>
        </w:numPr>
        <w:ind w:left="1776"/>
        <w:pPrChange w:id="1097" w:author="Raul García Fernández" w:date="2017-07-10T20:52:00Z">
          <w:pPr>
            <w:pStyle w:val="Ttulo4"/>
            <w:numPr>
              <w:ilvl w:val="3"/>
              <w:numId w:val="30"/>
            </w:numPr>
            <w:ind w:left="2124" w:hanging="720"/>
          </w:pPr>
        </w:pPrChange>
      </w:pPr>
      <w:del w:id="1098" w:author="RAQUEL BLANCO AGUIRRE" w:date="2017-06-28T19:04:00Z">
        <w:r w:rsidRPr="003273F1" w:rsidDel="00253E57">
          <w:delText>:</w:delText>
        </w:r>
      </w:del>
    </w:p>
    <w:p w14:paraId="2D998C82" w14:textId="3AEF453F" w:rsidR="00A4533C" w:rsidRPr="003273F1" w:rsidRDefault="00A4533C" w:rsidP="00F56FB7">
      <w:pPr>
        <w:ind w:firstLine="360"/>
      </w:pPr>
      <w:r w:rsidRPr="003273F1">
        <w:t>P</w:t>
      </w:r>
      <w:r w:rsidR="00367A5A">
        <w:t>ara la obtención de cualquier</w:t>
      </w:r>
      <w:r w:rsidRPr="003273F1">
        <w:t xml:space="preserve"> recurso</w:t>
      </w:r>
      <w:r w:rsidR="00367A5A">
        <w:t xml:space="preserve"> del sistema</w:t>
      </w:r>
      <w:r w:rsidRPr="003273F1">
        <w:t xml:space="preserve"> se tendrá que</w:t>
      </w:r>
      <w:r w:rsidR="00367A5A">
        <w:t xml:space="preserve"> seguir una iteración general, e</w:t>
      </w:r>
      <w:r w:rsidRPr="003273F1">
        <w:t>sta iterac</w:t>
      </w:r>
      <w:r w:rsidR="00367A5A">
        <w:t>ión siempre</w:t>
      </w:r>
      <w:r w:rsidRPr="003273F1">
        <w:t xml:space="preserve"> será la misma y no </w:t>
      </w:r>
      <w:r w:rsidR="00E0697E" w:rsidRPr="003273F1">
        <w:t>variará</w:t>
      </w:r>
      <w:r w:rsidRPr="003273F1">
        <w:t xml:space="preserve"> p</w:t>
      </w:r>
      <w:ins w:id="1099" w:author="RAQUEL BLANCO AGUIRRE" w:date="2017-06-28T19:05:00Z">
        <w:r w:rsidR="00253E57">
          <w:t>ara</w:t>
        </w:r>
      </w:ins>
      <w:del w:id="1100" w:author="RAQUEL BLANCO AGUIRRE" w:date="2017-06-28T19:05:00Z">
        <w:r w:rsidRPr="003273F1" w:rsidDel="00253E57">
          <w:delText>or</w:delText>
        </w:r>
      </w:del>
      <w:r w:rsidR="00367A5A">
        <w:t xml:space="preserve"> los</w:t>
      </w:r>
      <w:r w:rsidRPr="003273F1">
        <w:t xml:space="preserve"> diferentes recursos. </w:t>
      </w:r>
      <w:r w:rsidR="00367A5A">
        <w:t xml:space="preserve"> Todas las solicitudes de recursos serán devueltas utilizando un recurso general genérico, denominado mensaje, que será un contenedor de los recursos y los estados solicitados.</w:t>
      </w:r>
    </w:p>
    <w:p w14:paraId="76B016D6" w14:textId="77777777" w:rsidR="00F56FB7" w:rsidDel="00266B66" w:rsidRDefault="005E22B3" w:rsidP="005E22B3">
      <w:pPr>
        <w:ind w:firstLine="360"/>
        <w:jc w:val="center"/>
        <w:rPr>
          <w:del w:id="1101" w:author="Raul García Fernández" w:date="2017-07-10T20:53:00Z"/>
        </w:rPr>
      </w:pPr>
      <w:r>
        <w:object w:dxaOrig="9976" w:dyaOrig="6885" w14:anchorId="4403B61A">
          <v:shape id="_x0000_i1043" type="#_x0000_t75" style="width:451.4pt;height:311.2pt" o:ole="">
            <v:imagedata r:id="rId26" o:title=""/>
          </v:shape>
          <o:OLEObject Type="Embed" ProgID="Visio.Drawing.15" ShapeID="_x0000_i1043" DrawAspect="Content" ObjectID="_1561225568" r:id="rId27"/>
        </w:object>
      </w:r>
    </w:p>
    <w:p w14:paraId="05E6C7E7" w14:textId="6F66696B" w:rsidR="004A7A34" w:rsidRDefault="004A7A34" w:rsidP="00266B66">
      <w:pPr>
        <w:ind w:firstLine="360"/>
        <w:jc w:val="center"/>
        <w:rPr>
          <w:ins w:id="1102" w:author="Raul García Fernández" w:date="2017-07-01T12:51:00Z"/>
        </w:rPr>
        <w:pPrChange w:id="1103" w:author="Raul García Fernández" w:date="2017-07-10T20:53:00Z">
          <w:pPr>
            <w:ind w:firstLine="360"/>
            <w:jc w:val="center"/>
          </w:pPr>
        </w:pPrChange>
      </w:pPr>
    </w:p>
    <w:p w14:paraId="336C56C6" w14:textId="1BA2B6A5" w:rsidR="004A7A34" w:rsidRDefault="004A7A34">
      <w:pPr>
        <w:pStyle w:val="Ttulo3"/>
        <w:rPr>
          <w:ins w:id="1104" w:author="Raul García Fernández" w:date="2017-07-01T12:52:00Z"/>
        </w:rPr>
        <w:pPrChange w:id="1105" w:author="RAQUEL BLANCO AGUIRRE" w:date="2017-07-10T19:38:00Z">
          <w:pPr>
            <w:ind w:firstLine="360"/>
            <w:jc w:val="center"/>
          </w:pPr>
        </w:pPrChange>
      </w:pPr>
      <w:bookmarkStart w:id="1106" w:name="_Toc487483490"/>
      <w:ins w:id="1107" w:author="Raul García Fernández" w:date="2017-07-01T12:52:00Z">
        <w:r w:rsidRPr="000434B9">
          <w:t>Protocolo de comunicación</w:t>
        </w:r>
        <w:bookmarkEnd w:id="1106"/>
        <w:del w:id="1108" w:author="RAQUEL BLANCO AGUIRRE" w:date="2017-07-10T19:07:00Z">
          <w:r w:rsidRPr="000434B9" w:rsidDel="00126CCD">
            <w:delText>:</w:delText>
          </w:r>
        </w:del>
      </w:ins>
    </w:p>
    <w:p w14:paraId="4C458952" w14:textId="4DBFCD1C" w:rsidR="004A7A34" w:rsidRDefault="004A7A34">
      <w:pPr>
        <w:pStyle w:val="Prrafodelista"/>
        <w:ind w:left="1776"/>
        <w:rPr>
          <w:ins w:id="1109" w:author="Raul García Fernández" w:date="2017-07-01T12:52:00Z"/>
          <w:b/>
        </w:rPr>
        <w:pPrChange w:id="1110" w:author="Raul García Fernández" w:date="2017-07-01T12:52:00Z">
          <w:pPr>
            <w:ind w:firstLine="360"/>
            <w:jc w:val="center"/>
          </w:pPr>
        </w:pPrChange>
      </w:pPr>
    </w:p>
    <w:p w14:paraId="7524426E" w14:textId="46ED3217" w:rsidR="004A7A34" w:rsidRDefault="004A7A34" w:rsidP="004A7A34">
      <w:pPr>
        <w:ind w:firstLine="360"/>
        <w:rPr>
          <w:ins w:id="1111" w:author="Raul García Fernández" w:date="2017-07-01T12:53:00Z"/>
          <w:lang w:val="es-ES_tradnl"/>
        </w:rPr>
      </w:pPr>
      <w:ins w:id="1112" w:author="Raul García Fernández" w:date="2017-07-01T12:53:00Z">
        <w:r>
          <w:rPr>
            <w:lang w:val="es-ES_tradnl"/>
          </w:rPr>
          <w:t xml:space="preserve">El lenguaje que entiende el repositorio es el protocolo HTTP. Son </w:t>
        </w:r>
      </w:ins>
      <w:ins w:id="1113" w:author="RAQUEL BLANCO AGUIRRE" w:date="2017-07-10T19:07:00Z">
        <w:r w:rsidR="00126CCD">
          <w:rPr>
            <w:lang w:val="es-ES_tradnl"/>
          </w:rPr>
          <w:t>ó</w:t>
        </w:r>
      </w:ins>
      <w:ins w:id="1114" w:author="Raul García Fernández" w:date="2017-07-01T12:53:00Z">
        <w:del w:id="1115" w:author="RAQUEL BLANCO AGUIRRE" w:date="2017-07-10T19:07:00Z">
          <w:r w:rsidDel="00126CCD">
            <w:rPr>
              <w:lang w:val="es-ES_tradnl"/>
            </w:rPr>
            <w:delText>o</w:delText>
          </w:r>
        </w:del>
        <w:r>
          <w:rPr>
            <w:lang w:val="es-ES_tradnl"/>
          </w:rPr>
          <w:t xml:space="preserve">rdenes realizadas </w:t>
        </w:r>
        <w:r w:rsidRPr="004A7A34">
          <w:rPr>
            <w:rPrChange w:id="1116" w:author="Raul García Fernández" w:date="2017-07-01T12:53:00Z">
              <w:rPr>
                <w:lang w:val="es-ES_tradnl"/>
              </w:rPr>
            </w:rPrChange>
          </w:rPr>
          <w:t xml:space="preserve">mediante un protocolo que debe ser conocido para poder comunicarse a este nivel. En este protocolo se entiende que </w:t>
        </w:r>
        <w:del w:id="1117" w:author="RAQUEL BLANCO AGUIRRE" w:date="2017-07-10T19:07:00Z">
          <w:r w:rsidRPr="004A7A34" w:rsidDel="00126CCD">
            <w:rPr>
              <w:rPrChange w:id="1118" w:author="Raul García Fernández" w:date="2017-07-01T12:53:00Z">
                <w:rPr>
                  <w:lang w:val="es-ES_tradnl"/>
                </w:rPr>
              </w:rPrChange>
            </w:rPr>
            <w:delText>TODAS</w:delText>
          </w:r>
        </w:del>
      </w:ins>
      <w:ins w:id="1119" w:author="RAQUEL BLANCO AGUIRRE" w:date="2017-07-10T19:07:00Z">
        <w:r w:rsidR="00126CCD">
          <w:t>todas</w:t>
        </w:r>
      </w:ins>
      <w:ins w:id="1120" w:author="Raul García Fernández" w:date="2017-07-01T12:53:00Z">
        <w:r w:rsidRPr="004A7A34">
          <w:rPr>
            <w:rPrChange w:id="1121" w:author="Raul García Fernández" w:date="2017-07-01T12:53:00Z">
              <w:rPr>
                <w:lang w:val="es-ES_tradnl"/>
              </w:rPr>
            </w:rPrChange>
          </w:rPr>
          <w:t xml:space="preserve"> las entidades (proyectos, grupos, usuarios) están representadas por un ID personal que será lo que l</w:t>
        </w:r>
        <w:del w:id="1122" w:author="RAQUEL BLANCO AGUIRRE" w:date="2017-07-10T19:07:00Z">
          <w:r w:rsidRPr="004A7A34" w:rsidDel="00126CCD">
            <w:rPr>
              <w:rPrChange w:id="1123" w:author="Raul García Fernández" w:date="2017-07-01T12:53:00Z">
                <w:rPr>
                  <w:lang w:val="es-ES_tradnl"/>
                </w:rPr>
              </w:rPrChange>
            </w:rPr>
            <w:delText>o</w:delText>
          </w:r>
        </w:del>
      </w:ins>
      <w:ins w:id="1124" w:author="RAQUEL BLANCO AGUIRRE" w:date="2017-07-10T19:07:00Z">
        <w:r w:rsidR="00126CCD">
          <w:t>as</w:t>
        </w:r>
      </w:ins>
      <w:ins w:id="1125" w:author="Raul García Fernández" w:date="2017-07-01T12:53:00Z">
        <w:r w:rsidRPr="004A7A34">
          <w:rPr>
            <w:rPrChange w:id="1126" w:author="Raul García Fernández" w:date="2017-07-01T12:53:00Z">
              <w:rPr>
                <w:lang w:val="es-ES_tradnl"/>
              </w:rPr>
            </w:rPrChange>
          </w:rPr>
          <w:t xml:space="preserve"> identifique. Cuando se quiera realizar una acción se deberá saber los ID’s de los afectados.</w:t>
        </w:r>
        <w:r>
          <w:rPr>
            <w:lang w:val="es-ES_tradnl"/>
          </w:rPr>
          <w:t xml:space="preserve"> </w:t>
        </w:r>
      </w:ins>
    </w:p>
    <w:p w14:paraId="67BF9A12" w14:textId="3E3AE9B3" w:rsidR="004A7A34" w:rsidRDefault="004A7A34">
      <w:pPr>
        <w:ind w:firstLine="360"/>
        <w:jc w:val="center"/>
        <w:rPr>
          <w:ins w:id="1127" w:author="Raul García Fernández" w:date="2017-07-01T12:53:00Z"/>
          <w:lang w:val="es-ES_tradnl"/>
        </w:rPr>
        <w:pPrChange w:id="1128" w:author="Raul García Fernández" w:date="2017-07-01T12:53:00Z">
          <w:pPr>
            <w:ind w:firstLine="360"/>
          </w:pPr>
        </w:pPrChange>
      </w:pPr>
      <w:ins w:id="1129" w:author="Raul García Fernández" w:date="2017-07-01T12:53:00Z">
        <w:r>
          <w:rPr>
            <w:lang w:val="es-ES_tradnl"/>
          </w:rPr>
          <w:br/>
        </w:r>
        <w:r w:rsidRPr="00CB2C83">
          <w:rPr>
            <w:rFonts w:ascii="Consolas" w:hAnsi="Consolas"/>
            <w:color w:val="00B0F0"/>
            <w:sz w:val="36"/>
            <w:szCs w:val="36"/>
            <w:lang w:val="es-ES_tradnl"/>
          </w:rPr>
          <w:t>http://DIRECCIONIP:8080/ACCION/QUE/SE/ORDENA</w:t>
        </w:r>
      </w:ins>
    </w:p>
    <w:p w14:paraId="3C868A5E" w14:textId="65949BB2" w:rsidR="004A7A34" w:rsidRDefault="004A7A34" w:rsidP="004A7A34">
      <w:pPr>
        <w:ind w:firstLine="360"/>
        <w:rPr>
          <w:ins w:id="1130" w:author="Raul García Fernández" w:date="2017-07-01T12:53:00Z"/>
          <w:lang w:val="es-ES_tradnl"/>
        </w:rPr>
      </w:pPr>
      <w:ins w:id="1131" w:author="Raul García Fernández" w:date="2017-07-01T12:53:00Z">
        <w:r>
          <w:rPr>
            <w:lang w:val="es-ES_tradnl"/>
          </w:rPr>
          <w:t>Para poder conectar</w:t>
        </w:r>
        <w:del w:id="1132" w:author="RAQUEL BLANCO AGUIRRE" w:date="2017-07-10T19:07:00Z">
          <w:r w:rsidDel="00126CCD">
            <w:rPr>
              <w:lang w:val="es-ES_tradnl"/>
            </w:rPr>
            <w:delText>nos</w:delText>
          </w:r>
        </w:del>
      </w:ins>
      <w:ins w:id="1133" w:author="RAQUEL BLANCO AGUIRRE" w:date="2017-07-10T19:07:00Z">
        <w:r w:rsidR="00126CCD">
          <w:rPr>
            <w:lang w:val="es-ES_tradnl"/>
          </w:rPr>
          <w:t>se</w:t>
        </w:r>
      </w:ins>
      <w:ins w:id="1134" w:author="Raul García Fernández" w:date="2017-07-01T12:53:00Z">
        <w:r>
          <w:rPr>
            <w:lang w:val="es-ES_tradnl"/>
          </w:rPr>
          <w:t xml:space="preserve"> al repositorio </w:t>
        </w:r>
        <w:del w:id="1135" w:author="RAQUEL BLANCO AGUIRRE" w:date="2017-07-10T19:07:00Z">
          <w:r w:rsidDel="00126CCD">
            <w:rPr>
              <w:lang w:val="es-ES_tradnl"/>
            </w:rPr>
            <w:delText xml:space="preserve">deberemos </w:delText>
          </w:r>
        </w:del>
      </w:ins>
      <w:ins w:id="1136" w:author="RAQUEL BLANCO AGUIRRE" w:date="2017-07-10T19:07:00Z">
        <w:r w:rsidR="00126CCD">
          <w:rPr>
            <w:lang w:val="es-ES_tradnl"/>
          </w:rPr>
          <w:t xml:space="preserve">se deberá </w:t>
        </w:r>
      </w:ins>
      <w:ins w:id="1137" w:author="Raul García Fernández" w:date="2017-07-01T12:53:00Z">
        <w:r>
          <w:rPr>
            <w:lang w:val="es-ES_tradnl"/>
          </w:rPr>
          <w:t>conocer la dirección IP o el DNS donde se alberga el servidor, tras eso se tendrá que conectar al puerto :8080 donde se albergar</w:t>
        </w:r>
        <w:del w:id="1138" w:author="RAQUEL BLANCO AGUIRRE" w:date="2017-07-10T19:08:00Z">
          <w:r w:rsidDel="00126CCD">
            <w:rPr>
              <w:lang w:val="es-ES_tradnl"/>
            </w:rPr>
            <w:delText>a</w:delText>
          </w:r>
        </w:del>
      </w:ins>
      <w:ins w:id="1139" w:author="RAQUEL BLANCO AGUIRRE" w:date="2017-07-10T19:08:00Z">
        <w:r w:rsidR="00126CCD">
          <w:rPr>
            <w:lang w:val="es-ES_tradnl"/>
          </w:rPr>
          <w:t>á</w:t>
        </w:r>
      </w:ins>
      <w:ins w:id="1140" w:author="Raul García Fernández" w:date="2017-07-01T12:53:00Z">
        <w:r>
          <w:rPr>
            <w:lang w:val="es-ES_tradnl"/>
          </w:rPr>
          <w:t xml:space="preserve"> el repositorio. </w:t>
        </w:r>
        <w:del w:id="1141" w:author="RAQUEL BLANCO AGUIRRE" w:date="2017-07-10T19:08:00Z">
          <w:r w:rsidDel="00126CCD">
            <w:rPr>
              <w:lang w:val="es-ES_tradnl"/>
            </w:rPr>
            <w:delText>Luego</w:delText>
          </w:r>
        </w:del>
      </w:ins>
      <w:ins w:id="1142" w:author="RAQUEL BLANCO AGUIRRE" w:date="2017-07-10T19:08:00Z">
        <w:r w:rsidR="00126CCD">
          <w:rPr>
            <w:lang w:val="es-ES_tradnl"/>
          </w:rPr>
          <w:t>Posteriormente,</w:t>
        </w:r>
      </w:ins>
      <w:ins w:id="1143" w:author="Raul García Fernández" w:date="2017-07-01T12:53:00Z">
        <w:r>
          <w:rPr>
            <w:lang w:val="es-ES_tradnl"/>
          </w:rPr>
          <w:t xml:space="preserve"> para ordenar una acción se utiliza los dominios URL. </w:t>
        </w:r>
      </w:ins>
      <w:moveFromRangeStart w:id="1144" w:author="RAQUEL BLANCO AGUIRRE" w:date="2017-07-10T19:09:00Z" w:name="move487477083"/>
      <w:moveFrom w:id="1145" w:author="RAQUEL BLANCO AGUIRRE" w:date="2017-07-10T19:09:00Z">
        <w:ins w:id="1146" w:author="Raul García Fernández" w:date="2017-07-01T12:53:00Z">
          <w:r w:rsidDel="00126CCD">
            <w:rPr>
              <w:lang w:val="es-ES_tradnl"/>
            </w:rPr>
            <w:t xml:space="preserve">Posteriormente se ha realizado una serie de tablas para facilitar la comprensión del repositorio. </w:t>
          </w:r>
        </w:ins>
      </w:moveFrom>
      <w:moveFromRangeEnd w:id="1144"/>
    </w:p>
    <w:p w14:paraId="522C84C9" w14:textId="7DAA69DA" w:rsidR="004A7A34" w:rsidRDefault="004A7A34">
      <w:pPr>
        <w:jc w:val="center"/>
        <w:rPr>
          <w:ins w:id="1147" w:author="Raul García Fernández" w:date="2017-07-01T12:53:00Z"/>
          <w:rFonts w:ascii="Consolas" w:hAnsi="Consolas"/>
          <w:color w:val="00B0F0"/>
          <w:sz w:val="28"/>
          <w:szCs w:val="28"/>
          <w:lang w:val="es-ES_tradnl"/>
        </w:rPr>
        <w:pPrChange w:id="1148" w:author="Raul García Fernández" w:date="2017-07-01T12:53:00Z">
          <w:pPr>
            <w:ind w:firstLine="360"/>
            <w:jc w:val="center"/>
          </w:pPr>
        </w:pPrChange>
      </w:pPr>
      <w:ins w:id="1149" w:author="Raul García Fernández" w:date="2017-07-01T12:53:00Z">
        <w:r w:rsidRPr="004A7A34">
          <w:rPr>
            <w:rFonts w:ascii="Consolas" w:hAnsi="Consolas"/>
            <w:color w:val="00B0F0"/>
            <w:sz w:val="28"/>
            <w:szCs w:val="28"/>
            <w:lang w:val="es-ES_tradnl"/>
            <w:rPrChange w:id="1150" w:author="Raul García Fernández" w:date="2017-07-01T12:53:00Z">
              <w:rPr>
                <w:lang w:val="es-ES_tradnl"/>
              </w:rPr>
            </w:rPrChange>
          </w:rPr>
          <w:t>http://127.0.0.1:8080/raulgf92@gmail.com/contrasena1</w:t>
        </w:r>
      </w:ins>
    </w:p>
    <w:p w14:paraId="0DABDCD7" w14:textId="3FD70D30" w:rsidR="004A7A34" w:rsidRPr="004A7A34" w:rsidRDefault="00126CCD">
      <w:pPr>
        <w:rPr>
          <w:ins w:id="1151" w:author="Raul García Fernández" w:date="2017-07-01T12:51:00Z"/>
          <w:b/>
          <w:rPrChange w:id="1152" w:author="Raul García Fernández" w:date="2017-07-01T12:53:00Z">
            <w:rPr>
              <w:ins w:id="1153" w:author="Raul García Fernández" w:date="2017-07-01T12:51:00Z"/>
            </w:rPr>
          </w:rPrChange>
        </w:rPr>
        <w:pPrChange w:id="1154" w:author="RAQUEL BLANCO AGUIRRE" w:date="2017-07-10T19:09:00Z">
          <w:pPr>
            <w:ind w:firstLine="360"/>
            <w:jc w:val="center"/>
          </w:pPr>
        </w:pPrChange>
      </w:pPr>
      <w:moveToRangeStart w:id="1155" w:author="RAQUEL BLANCO AGUIRRE" w:date="2017-07-10T19:09:00Z" w:name="move487477083"/>
      <w:moveTo w:id="1156" w:author="RAQUEL BLANCO AGUIRRE" w:date="2017-07-10T19:09:00Z">
        <w:del w:id="1157" w:author="RAQUEL BLANCO AGUIRRE" w:date="2017-07-10T19:09:00Z">
          <w:r w:rsidDel="00126CCD">
            <w:rPr>
              <w:lang w:val="es-ES_tradnl"/>
            </w:rPr>
            <w:delText xml:space="preserve">Posteriormente </w:delText>
          </w:r>
        </w:del>
      </w:moveTo>
      <w:ins w:id="1158" w:author="RAQUEL BLANCO AGUIRRE" w:date="2017-07-10T19:09:00Z">
        <w:r>
          <w:rPr>
            <w:lang w:val="es-ES_tradnl"/>
          </w:rPr>
          <w:t xml:space="preserve">A </w:t>
        </w:r>
        <w:del w:id="1159" w:author="Raul García Fernández" w:date="2017-07-10T20:53:00Z">
          <w:r w:rsidDel="00266B66">
            <w:rPr>
              <w:lang w:val="es-ES_tradnl"/>
            </w:rPr>
            <w:delText>continuación</w:delText>
          </w:r>
        </w:del>
      </w:ins>
      <w:ins w:id="1160" w:author="Raul García Fernández" w:date="2017-07-10T20:53:00Z">
        <w:r w:rsidR="00266B66">
          <w:rPr>
            <w:lang w:val="es-ES_tradnl"/>
          </w:rPr>
          <w:t>continuación,</w:t>
        </w:r>
      </w:ins>
      <w:ins w:id="1161" w:author="RAQUEL BLANCO AGUIRRE" w:date="2017-07-10T19:09:00Z">
        <w:r>
          <w:rPr>
            <w:lang w:val="es-ES_tradnl"/>
          </w:rPr>
          <w:t xml:space="preserve"> </w:t>
        </w:r>
      </w:ins>
      <w:moveTo w:id="1162" w:author="RAQUEL BLANCO AGUIRRE" w:date="2017-07-10T19:09:00Z">
        <w:r>
          <w:rPr>
            <w:lang w:val="es-ES_tradnl"/>
          </w:rPr>
          <w:t xml:space="preserve">se </w:t>
        </w:r>
        <w:del w:id="1163" w:author="RAQUEL BLANCO AGUIRRE" w:date="2017-07-10T19:09:00Z">
          <w:r w:rsidDel="00126CCD">
            <w:rPr>
              <w:lang w:val="es-ES_tradnl"/>
            </w:rPr>
            <w:delText xml:space="preserve">ha realizado </w:delText>
          </w:r>
        </w:del>
      </w:moveTo>
      <w:ins w:id="1164" w:author="RAQUEL BLANCO AGUIRRE" w:date="2017-07-10T19:09:00Z">
        <w:r>
          <w:rPr>
            <w:lang w:val="es-ES_tradnl"/>
          </w:rPr>
          <w:t xml:space="preserve">muestran </w:t>
        </w:r>
      </w:ins>
      <w:moveTo w:id="1165" w:author="RAQUEL BLANCO AGUIRRE" w:date="2017-07-10T19:09:00Z">
        <w:r>
          <w:rPr>
            <w:lang w:val="es-ES_tradnl"/>
          </w:rPr>
          <w:t>una serie de tablas para facilitar la comprensión del repositorio.</w:t>
        </w:r>
      </w:moveTo>
      <w:moveToRangeEnd w:id="1155"/>
    </w:p>
    <w:p w14:paraId="72353B61" w14:textId="55C26FD9" w:rsidR="004A7A34" w:rsidRDefault="004A7A34" w:rsidP="005E22B3">
      <w:pPr>
        <w:ind w:firstLine="360"/>
        <w:jc w:val="center"/>
        <w:rPr>
          <w:ins w:id="1166" w:author="Raul García Fernández" w:date="2017-07-01T12:53:00Z"/>
        </w:rPr>
      </w:pPr>
    </w:p>
    <w:p w14:paraId="1F49CC7F" w14:textId="721F6F48" w:rsidR="004A7A34" w:rsidRDefault="004A7A34" w:rsidP="005E22B3">
      <w:pPr>
        <w:ind w:firstLine="360"/>
        <w:jc w:val="center"/>
        <w:rPr>
          <w:ins w:id="1167" w:author="Raul García Fernández" w:date="2017-07-10T20:53:00Z"/>
        </w:rPr>
      </w:pPr>
    </w:p>
    <w:p w14:paraId="3AFD18A4" w14:textId="77777777" w:rsidR="00266B66" w:rsidRDefault="00266B66" w:rsidP="005E22B3">
      <w:pPr>
        <w:ind w:firstLine="360"/>
        <w:jc w:val="center"/>
        <w:rPr>
          <w:ins w:id="1168" w:author="Raul García Fernández" w:date="2017-07-01T12:53:00Z"/>
        </w:rPr>
      </w:pPr>
    </w:p>
    <w:tbl>
      <w:tblPr>
        <w:tblStyle w:val="Tabladecuadrcula41"/>
        <w:tblpPr w:leftFromText="141" w:rightFromText="141" w:vertAnchor="text" w:horzAnchor="margin" w:tblpXSpec="center" w:tblpY="531"/>
        <w:tblW w:w="9889" w:type="dxa"/>
        <w:tblLook w:val="04A0" w:firstRow="1" w:lastRow="0" w:firstColumn="1" w:lastColumn="0" w:noHBand="0" w:noVBand="1"/>
        <w:tblPrChange w:id="1169" w:author="Raul García Fernández" w:date="2017-07-10T20:53:00Z">
          <w:tblPr>
            <w:tblStyle w:val="Tabladecuadrcula6concolores1"/>
            <w:tblpPr w:leftFromText="141" w:rightFromText="141" w:vertAnchor="text" w:horzAnchor="margin" w:tblpY="531"/>
            <w:tblW w:w="9889" w:type="dxa"/>
            <w:tblLook w:val="04A0" w:firstRow="1" w:lastRow="0" w:firstColumn="1" w:lastColumn="0" w:noHBand="0" w:noVBand="1"/>
          </w:tblPr>
        </w:tblPrChange>
      </w:tblPr>
      <w:tblGrid>
        <w:gridCol w:w="3629"/>
        <w:gridCol w:w="2254"/>
        <w:gridCol w:w="1752"/>
        <w:gridCol w:w="2254"/>
        <w:tblGridChange w:id="1170">
          <w:tblGrid>
            <w:gridCol w:w="2409"/>
            <w:gridCol w:w="2816"/>
            <w:gridCol w:w="1925"/>
            <w:gridCol w:w="2739"/>
          </w:tblGrid>
        </w:tblGridChange>
      </w:tblGrid>
      <w:tr w:rsidR="004A7A34" w14:paraId="4728DEC3" w14:textId="77777777" w:rsidTr="00266B66">
        <w:trPr>
          <w:cnfStyle w:val="100000000000" w:firstRow="1" w:lastRow="0" w:firstColumn="0" w:lastColumn="0" w:oddVBand="0" w:evenVBand="0" w:oddHBand="0" w:evenHBand="0" w:firstRowFirstColumn="0" w:firstRowLastColumn="0" w:lastRowFirstColumn="0" w:lastRowLastColumn="0"/>
          <w:trHeight w:val="425"/>
          <w:ins w:id="1171" w:author="Raul García Fernández" w:date="2017-07-01T12:55:00Z"/>
          <w:trPrChange w:id="1172" w:author="Raul García Fernández" w:date="2017-07-10T20:53:00Z">
            <w:trPr>
              <w:trHeight w:val="425"/>
            </w:trPr>
          </w:trPrChange>
        </w:trPr>
        <w:tc>
          <w:tcPr>
            <w:cnfStyle w:val="001000000000" w:firstRow="0" w:lastRow="0" w:firstColumn="1" w:lastColumn="0" w:oddVBand="0" w:evenVBand="0" w:oddHBand="0" w:evenHBand="0" w:firstRowFirstColumn="0" w:firstRowLastColumn="0" w:lastRowFirstColumn="0" w:lastRowLastColumn="0"/>
            <w:tcW w:w="0" w:type="dxa"/>
            <w:tcPrChange w:id="1173" w:author="Raul García Fernández" w:date="2017-07-10T20:53:00Z">
              <w:tcPr>
                <w:tcW w:w="2409" w:type="dxa"/>
              </w:tcPr>
            </w:tcPrChange>
          </w:tcPr>
          <w:p w14:paraId="77A664A4" w14:textId="77777777" w:rsidR="004A7A34" w:rsidRPr="00EB0E55" w:rsidRDefault="004A7A34" w:rsidP="004A7A34">
            <w:pPr>
              <w:jc w:val="center"/>
              <w:cnfStyle w:val="101000000000" w:firstRow="1" w:lastRow="0" w:firstColumn="1" w:lastColumn="0" w:oddVBand="0" w:evenVBand="0" w:oddHBand="0" w:evenHBand="0" w:firstRowFirstColumn="0" w:firstRowLastColumn="0" w:lastRowFirstColumn="0" w:lastRowLastColumn="0"/>
              <w:rPr>
                <w:ins w:id="1174" w:author="Raul García Fernández" w:date="2017-07-01T12:55:00Z"/>
                <w:szCs w:val="24"/>
                <w:lang w:val="es-ES_tradnl"/>
              </w:rPr>
            </w:pPr>
            <w:ins w:id="1175" w:author="Raul García Fernández" w:date="2017-07-01T12:55:00Z">
              <w:r w:rsidRPr="00EB0E55">
                <w:rPr>
                  <w:szCs w:val="24"/>
                  <w:lang w:val="es-ES_tradnl"/>
                </w:rPr>
                <w:lastRenderedPageBreak/>
                <w:t>Método</w:t>
              </w:r>
            </w:ins>
          </w:p>
        </w:tc>
        <w:tc>
          <w:tcPr>
            <w:tcW w:w="0" w:type="dxa"/>
            <w:tcPrChange w:id="1176" w:author="Raul García Fernández" w:date="2017-07-10T20:53:00Z">
              <w:tcPr>
                <w:tcW w:w="2816" w:type="dxa"/>
              </w:tcPr>
            </w:tcPrChange>
          </w:tcPr>
          <w:p w14:paraId="456FE169"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1177" w:author="Raul García Fernández" w:date="2017-07-01T12:55:00Z"/>
                <w:szCs w:val="24"/>
                <w:lang w:val="es-ES_tradnl"/>
              </w:rPr>
            </w:pPr>
            <w:ins w:id="1178" w:author="Raul García Fernández" w:date="2017-07-01T12:55:00Z">
              <w:r w:rsidRPr="00EB0E55">
                <w:rPr>
                  <w:szCs w:val="24"/>
                  <w:lang w:val="es-ES_tradnl"/>
                </w:rPr>
                <w:t>Descripción</w:t>
              </w:r>
            </w:ins>
          </w:p>
        </w:tc>
        <w:tc>
          <w:tcPr>
            <w:tcW w:w="0" w:type="dxa"/>
            <w:tcPrChange w:id="1179" w:author="Raul García Fernández" w:date="2017-07-10T20:53:00Z">
              <w:tcPr>
                <w:tcW w:w="1925" w:type="dxa"/>
              </w:tcPr>
            </w:tcPrChange>
          </w:tcPr>
          <w:p w14:paraId="70276078"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1180" w:author="Raul García Fernández" w:date="2017-07-01T12:55:00Z"/>
                <w:szCs w:val="24"/>
                <w:lang w:val="es-ES_tradnl"/>
              </w:rPr>
            </w:pPr>
            <w:ins w:id="1181" w:author="Raul García Fernández" w:date="2017-07-01T12:55:00Z">
              <w:r w:rsidRPr="00EB0E55">
                <w:rPr>
                  <w:szCs w:val="24"/>
                  <w:lang w:val="es-ES_tradnl"/>
                </w:rPr>
                <w:t>Entradas</w:t>
              </w:r>
            </w:ins>
          </w:p>
          <w:p w14:paraId="31ACC7F1"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1182" w:author="Raul García Fernández" w:date="2017-07-01T12:55:00Z"/>
                <w:szCs w:val="24"/>
                <w:lang w:val="es-ES_tradnl"/>
              </w:rPr>
            </w:pPr>
            <w:ins w:id="1183" w:author="Raul García Fernández" w:date="2017-07-01T12:55:00Z">
              <w:r w:rsidRPr="00EB0E55">
                <w:rPr>
                  <w:szCs w:val="24"/>
                  <w:lang w:val="es-ES_tradnl"/>
                </w:rPr>
                <w:t>(Body)</w:t>
              </w:r>
            </w:ins>
          </w:p>
        </w:tc>
        <w:tc>
          <w:tcPr>
            <w:tcW w:w="0" w:type="dxa"/>
            <w:tcPrChange w:id="1184" w:author="Raul García Fernández" w:date="2017-07-10T20:53:00Z">
              <w:tcPr>
                <w:tcW w:w="2739" w:type="dxa"/>
              </w:tcPr>
            </w:tcPrChange>
          </w:tcPr>
          <w:p w14:paraId="4C7F3534" w14:textId="77777777" w:rsidR="004A7A34" w:rsidRPr="00EB0E55" w:rsidRDefault="004A7A34" w:rsidP="004A7A34">
            <w:pPr>
              <w:jc w:val="center"/>
              <w:cnfStyle w:val="100000000000" w:firstRow="1" w:lastRow="0" w:firstColumn="0" w:lastColumn="0" w:oddVBand="0" w:evenVBand="0" w:oddHBand="0" w:evenHBand="0" w:firstRowFirstColumn="0" w:firstRowLastColumn="0" w:lastRowFirstColumn="0" w:lastRowLastColumn="0"/>
              <w:rPr>
                <w:ins w:id="1185" w:author="Raul García Fernández" w:date="2017-07-01T12:55:00Z"/>
                <w:szCs w:val="24"/>
                <w:lang w:val="es-ES_tradnl"/>
              </w:rPr>
            </w:pPr>
            <w:ins w:id="1186" w:author="Raul García Fernández" w:date="2017-07-01T12:55:00Z">
              <w:r w:rsidRPr="00EB0E55">
                <w:rPr>
                  <w:szCs w:val="24"/>
                  <w:lang w:val="es-ES_tradnl"/>
                </w:rPr>
                <w:t>Salidas</w:t>
              </w:r>
            </w:ins>
          </w:p>
        </w:tc>
      </w:tr>
      <w:tr w:rsidR="004A7A34" w14:paraId="01169926" w14:textId="77777777" w:rsidTr="00266B66">
        <w:trPr>
          <w:cnfStyle w:val="000000100000" w:firstRow="0" w:lastRow="0" w:firstColumn="0" w:lastColumn="0" w:oddVBand="0" w:evenVBand="0" w:oddHBand="1" w:evenHBand="0" w:firstRowFirstColumn="0" w:firstRowLastColumn="0" w:lastRowFirstColumn="0" w:lastRowLastColumn="0"/>
          <w:trHeight w:val="1206"/>
          <w:ins w:id="1187" w:author="Raul García Fernández" w:date="2017-07-01T12:55:00Z"/>
          <w:trPrChange w:id="1188" w:author="Raul García Fernández" w:date="2017-07-10T20:53:00Z">
            <w:trPr>
              <w:trHeight w:val="1206"/>
            </w:trPr>
          </w:trPrChange>
        </w:trPr>
        <w:tc>
          <w:tcPr>
            <w:cnfStyle w:val="001000000000" w:firstRow="0" w:lastRow="0" w:firstColumn="1" w:lastColumn="0" w:oddVBand="0" w:evenVBand="0" w:oddHBand="0" w:evenHBand="0" w:firstRowFirstColumn="0" w:firstRowLastColumn="0" w:lastRowFirstColumn="0" w:lastRowLastColumn="0"/>
            <w:tcW w:w="0" w:type="dxa"/>
            <w:tcPrChange w:id="1189" w:author="Raul García Fernández" w:date="2017-07-10T20:53:00Z">
              <w:tcPr>
                <w:tcW w:w="2409" w:type="dxa"/>
              </w:tcPr>
            </w:tcPrChange>
          </w:tcPr>
          <w:p w14:paraId="05F6B4A3" w14:textId="77777777" w:rsidR="004A7A34" w:rsidRPr="002A6951" w:rsidRDefault="004A7A34" w:rsidP="004A7A34">
            <w:pPr>
              <w:cnfStyle w:val="001000100000" w:firstRow="0" w:lastRow="0" w:firstColumn="1" w:lastColumn="0" w:oddVBand="0" w:evenVBand="0" w:oddHBand="1" w:evenHBand="0" w:firstRowFirstColumn="0" w:firstRowLastColumn="0" w:lastRowFirstColumn="0" w:lastRowLastColumn="0"/>
              <w:rPr>
                <w:ins w:id="1190" w:author="Raul García Fernández" w:date="2017-07-01T12:55:00Z"/>
                <w:szCs w:val="24"/>
                <w:lang w:val="en-US"/>
                <w:rPrChange w:id="1191" w:author="RAQUEL BLANCO AGUIRRE" w:date="2017-07-10T18:40:00Z">
                  <w:rPr>
                    <w:ins w:id="1192" w:author="Raul García Fernández" w:date="2017-07-01T12:55:00Z"/>
                    <w:szCs w:val="24"/>
                    <w:lang w:val="es-ES_tradnl"/>
                  </w:rPr>
                </w:rPrChange>
              </w:rPr>
            </w:pPr>
            <w:ins w:id="1193" w:author="Raul García Fernández" w:date="2017-07-01T12:55:00Z">
              <w:r w:rsidRPr="002A6951">
                <w:rPr>
                  <w:szCs w:val="24"/>
                  <w:lang w:val="en-US"/>
                  <w:rPrChange w:id="1194" w:author="RAQUEL BLANCO AGUIRRE" w:date="2017-07-10T18:40:00Z">
                    <w:rPr>
                      <w:szCs w:val="24"/>
                      <w:lang w:val="es-ES_tradnl"/>
                    </w:rPr>
                  </w:rPrChange>
                </w:rPr>
                <w:t>/{email}/{contraseña}</w:t>
              </w:r>
            </w:ins>
          </w:p>
          <w:p w14:paraId="647C83DD" w14:textId="77777777" w:rsidR="004A7A34" w:rsidRPr="002A6951" w:rsidRDefault="004A7A34" w:rsidP="004A7A34">
            <w:pPr>
              <w:cnfStyle w:val="001000100000" w:firstRow="0" w:lastRow="0" w:firstColumn="1" w:lastColumn="0" w:oddVBand="0" w:evenVBand="0" w:oddHBand="1" w:evenHBand="0" w:firstRowFirstColumn="0" w:firstRowLastColumn="0" w:lastRowFirstColumn="0" w:lastRowLastColumn="0"/>
              <w:rPr>
                <w:ins w:id="1195" w:author="Raul García Fernández" w:date="2017-07-01T12:55:00Z"/>
                <w:szCs w:val="24"/>
                <w:lang w:val="en-US"/>
                <w:rPrChange w:id="1196" w:author="RAQUEL BLANCO AGUIRRE" w:date="2017-07-10T18:40:00Z">
                  <w:rPr>
                    <w:ins w:id="1197" w:author="Raul García Fernández" w:date="2017-07-01T12:55:00Z"/>
                    <w:szCs w:val="24"/>
                    <w:lang w:val="es-ES_tradnl"/>
                  </w:rPr>
                </w:rPrChange>
              </w:rPr>
            </w:pPr>
            <w:ins w:id="1198" w:author="Raul García Fernández" w:date="2017-07-01T12:55:00Z">
              <w:r w:rsidRPr="002A6951">
                <w:rPr>
                  <w:szCs w:val="24"/>
                  <w:lang w:val="en-US"/>
                  <w:rPrChange w:id="1199" w:author="RAQUEL BLANCO AGUIRRE" w:date="2017-07-10T18:40:00Z">
                    <w:rPr>
                      <w:szCs w:val="24"/>
                      <w:lang w:val="es-ES_tradnl"/>
                    </w:rPr>
                  </w:rPrChange>
                </w:rPr>
                <w:t>(HTTP method:GET)</w:t>
              </w:r>
            </w:ins>
          </w:p>
        </w:tc>
        <w:tc>
          <w:tcPr>
            <w:tcW w:w="0" w:type="dxa"/>
            <w:tcPrChange w:id="1200" w:author="Raul García Fernández" w:date="2017-07-10T20:53:00Z">
              <w:tcPr>
                <w:tcW w:w="2816" w:type="dxa"/>
              </w:tcPr>
            </w:tcPrChange>
          </w:tcPr>
          <w:p w14:paraId="17DBAD66" w14:textId="77777777" w:rsidR="004A7A34" w:rsidRPr="00EB0E55" w:rsidRDefault="004A7A34" w:rsidP="004A7A34">
            <w:pPr>
              <w:cnfStyle w:val="000000100000" w:firstRow="0" w:lastRow="0" w:firstColumn="0" w:lastColumn="0" w:oddVBand="0" w:evenVBand="0" w:oddHBand="1" w:evenHBand="0" w:firstRowFirstColumn="0" w:firstRowLastColumn="0" w:lastRowFirstColumn="0" w:lastRowLastColumn="0"/>
              <w:rPr>
                <w:ins w:id="1201" w:author="Raul García Fernández" w:date="2017-07-01T12:55:00Z"/>
                <w:szCs w:val="24"/>
                <w:lang w:val="es-ES_tradnl"/>
              </w:rPr>
            </w:pPr>
            <w:ins w:id="1202" w:author="Raul García Fernández" w:date="2017-07-01T12:55:00Z">
              <w:r w:rsidRPr="00EB0E55">
                <w:rPr>
                  <w:szCs w:val="24"/>
                  <w:lang w:val="es-ES_tradnl"/>
                </w:rPr>
                <w:t>Acción que permite la autenticación en el sistema.</w:t>
              </w:r>
            </w:ins>
          </w:p>
        </w:tc>
        <w:tc>
          <w:tcPr>
            <w:tcW w:w="0" w:type="dxa"/>
            <w:tcPrChange w:id="1203" w:author="Raul García Fernández" w:date="2017-07-10T20:53:00Z">
              <w:tcPr>
                <w:tcW w:w="1925" w:type="dxa"/>
              </w:tcPr>
            </w:tcPrChange>
          </w:tcPr>
          <w:p w14:paraId="6197DC0C" w14:textId="77777777" w:rsidR="004A7A34" w:rsidRPr="00EB0E55" w:rsidRDefault="004A7A34" w:rsidP="004A7A34">
            <w:pPr>
              <w:jc w:val="center"/>
              <w:cnfStyle w:val="000000100000" w:firstRow="0" w:lastRow="0" w:firstColumn="0" w:lastColumn="0" w:oddVBand="0" w:evenVBand="0" w:oddHBand="1" w:evenHBand="0" w:firstRowFirstColumn="0" w:firstRowLastColumn="0" w:lastRowFirstColumn="0" w:lastRowLastColumn="0"/>
              <w:rPr>
                <w:ins w:id="1204" w:author="Raul García Fernández" w:date="2017-07-01T12:55:00Z"/>
                <w:szCs w:val="24"/>
                <w:lang w:val="es-ES_tradnl"/>
              </w:rPr>
            </w:pPr>
            <w:ins w:id="1205" w:author="Raul García Fernández" w:date="2017-07-01T12:55:00Z">
              <w:r w:rsidRPr="00EB0E55">
                <w:rPr>
                  <w:szCs w:val="24"/>
                  <w:lang w:val="es-ES_tradnl"/>
                </w:rPr>
                <w:t>Vacío</w:t>
              </w:r>
            </w:ins>
          </w:p>
        </w:tc>
        <w:tc>
          <w:tcPr>
            <w:tcW w:w="0" w:type="dxa"/>
            <w:tcPrChange w:id="1206" w:author="Raul García Fernández" w:date="2017-07-10T20:53:00Z">
              <w:tcPr>
                <w:tcW w:w="2739" w:type="dxa"/>
              </w:tcPr>
            </w:tcPrChange>
          </w:tcPr>
          <w:p w14:paraId="19E1A8D4" w14:textId="77777777" w:rsidR="004A7A34" w:rsidRPr="00EB0E55" w:rsidRDefault="004A7A34" w:rsidP="004A7A34">
            <w:pPr>
              <w:cnfStyle w:val="000000100000" w:firstRow="0" w:lastRow="0" w:firstColumn="0" w:lastColumn="0" w:oddVBand="0" w:evenVBand="0" w:oddHBand="1" w:evenHBand="0" w:firstRowFirstColumn="0" w:firstRowLastColumn="0" w:lastRowFirstColumn="0" w:lastRowLastColumn="0"/>
              <w:rPr>
                <w:ins w:id="1207" w:author="Raul García Fernández" w:date="2017-07-01T12:55:00Z"/>
                <w:szCs w:val="24"/>
                <w:lang w:val="es-ES_tradnl"/>
              </w:rPr>
            </w:pPr>
            <w:ins w:id="1208" w:author="Raul García Fernández" w:date="2017-07-01T12:55:00Z">
              <w:r w:rsidRPr="00EB0E55">
                <w:rPr>
                  <w:szCs w:val="24"/>
                  <w:lang w:val="es-ES_tradnl"/>
                </w:rPr>
                <w:t>Mensaje con el ID del usuario.</w:t>
              </w:r>
            </w:ins>
          </w:p>
        </w:tc>
      </w:tr>
      <w:tr w:rsidR="004A7A34" w14:paraId="5F2BB642" w14:textId="77777777" w:rsidTr="00266B66">
        <w:trPr>
          <w:trHeight w:val="1649"/>
          <w:ins w:id="1209" w:author="Raul García Fernández" w:date="2017-07-01T12:55:00Z"/>
          <w:trPrChange w:id="1210" w:author="Raul García Fernández" w:date="2017-07-10T20:53:00Z">
            <w:trPr>
              <w:trHeight w:val="1649"/>
            </w:trPr>
          </w:trPrChange>
        </w:trPr>
        <w:tc>
          <w:tcPr>
            <w:cnfStyle w:val="001000000000" w:firstRow="0" w:lastRow="0" w:firstColumn="1" w:lastColumn="0" w:oddVBand="0" w:evenVBand="0" w:oddHBand="0" w:evenHBand="0" w:firstRowFirstColumn="0" w:firstRowLastColumn="0" w:lastRowFirstColumn="0" w:lastRowLastColumn="0"/>
            <w:tcW w:w="0" w:type="dxa"/>
            <w:tcPrChange w:id="1211" w:author="Raul García Fernández" w:date="2017-07-10T20:53:00Z">
              <w:tcPr>
                <w:tcW w:w="2409" w:type="dxa"/>
              </w:tcPr>
            </w:tcPrChange>
          </w:tcPr>
          <w:p w14:paraId="5AFDE8E5" w14:textId="77777777" w:rsidR="004A7A34" w:rsidRPr="008A1BB7" w:rsidRDefault="004A7A34" w:rsidP="004A7A34">
            <w:pPr>
              <w:rPr>
                <w:ins w:id="1212" w:author="Raul García Fernández" w:date="2017-07-01T12:55:00Z"/>
                <w:szCs w:val="24"/>
                <w:lang w:val="en-US"/>
              </w:rPr>
            </w:pPr>
            <w:ins w:id="1213" w:author="Raul García Fernández" w:date="2017-07-01T12:55:00Z">
              <w:r w:rsidRPr="008A1BB7">
                <w:rPr>
                  <w:szCs w:val="24"/>
                  <w:lang w:val="en-US"/>
                </w:rPr>
                <w:t>/{idUser}/whoami</w:t>
              </w:r>
            </w:ins>
          </w:p>
          <w:p w14:paraId="59DC8BD5" w14:textId="77777777" w:rsidR="004A7A34" w:rsidRPr="008A1BB7" w:rsidRDefault="004A7A34" w:rsidP="004A7A34">
            <w:pPr>
              <w:rPr>
                <w:ins w:id="1214" w:author="Raul García Fernández" w:date="2017-07-01T12:55:00Z"/>
                <w:szCs w:val="24"/>
                <w:lang w:val="en-US"/>
              </w:rPr>
            </w:pPr>
            <w:ins w:id="1215" w:author="Raul García Fernández" w:date="2017-07-01T12:55:00Z">
              <w:r w:rsidRPr="008A1BB7">
                <w:rPr>
                  <w:szCs w:val="24"/>
                  <w:lang w:val="en-US"/>
                </w:rPr>
                <w:t>(HTTP method:GET)</w:t>
              </w:r>
            </w:ins>
          </w:p>
        </w:tc>
        <w:tc>
          <w:tcPr>
            <w:tcW w:w="0" w:type="dxa"/>
            <w:tcPrChange w:id="1216" w:author="Raul García Fernández" w:date="2017-07-10T20:53:00Z">
              <w:tcPr>
                <w:tcW w:w="2816" w:type="dxa"/>
              </w:tcPr>
            </w:tcPrChange>
          </w:tcPr>
          <w:p w14:paraId="7CED4C3B" w14:textId="77777777" w:rsidR="004A7A34" w:rsidRPr="00EB0E55" w:rsidRDefault="004A7A34" w:rsidP="004A7A34">
            <w:pPr>
              <w:cnfStyle w:val="000000000000" w:firstRow="0" w:lastRow="0" w:firstColumn="0" w:lastColumn="0" w:oddVBand="0" w:evenVBand="0" w:oddHBand="0" w:evenHBand="0" w:firstRowFirstColumn="0" w:firstRowLastColumn="0" w:lastRowFirstColumn="0" w:lastRowLastColumn="0"/>
              <w:rPr>
                <w:ins w:id="1217" w:author="Raul García Fernández" w:date="2017-07-01T12:55:00Z"/>
                <w:szCs w:val="24"/>
                <w:lang w:val="es-ES_tradnl"/>
              </w:rPr>
            </w:pPr>
            <w:ins w:id="1218" w:author="Raul García Fernández" w:date="2017-07-01T12:55:00Z">
              <w:r w:rsidRPr="00EB0E55">
                <w:rPr>
                  <w:szCs w:val="24"/>
                  <w:lang w:val="es-ES_tradnl"/>
                </w:rPr>
                <w:t>Acción que devuelve la entidad del usuario que usa el id</w:t>
              </w:r>
            </w:ins>
          </w:p>
        </w:tc>
        <w:tc>
          <w:tcPr>
            <w:tcW w:w="0" w:type="dxa"/>
            <w:tcPrChange w:id="1219" w:author="Raul García Fernández" w:date="2017-07-10T20:53:00Z">
              <w:tcPr>
                <w:tcW w:w="1925" w:type="dxa"/>
              </w:tcPr>
            </w:tcPrChange>
          </w:tcPr>
          <w:p w14:paraId="36927C2E" w14:textId="77777777" w:rsidR="004A7A34" w:rsidRPr="00EB0E55" w:rsidRDefault="004A7A34" w:rsidP="004A7A34">
            <w:pPr>
              <w:jc w:val="center"/>
              <w:cnfStyle w:val="000000000000" w:firstRow="0" w:lastRow="0" w:firstColumn="0" w:lastColumn="0" w:oddVBand="0" w:evenVBand="0" w:oddHBand="0" w:evenHBand="0" w:firstRowFirstColumn="0" w:firstRowLastColumn="0" w:lastRowFirstColumn="0" w:lastRowLastColumn="0"/>
              <w:rPr>
                <w:ins w:id="1220" w:author="Raul García Fernández" w:date="2017-07-01T12:55:00Z"/>
                <w:szCs w:val="24"/>
                <w:lang w:val="es-ES_tradnl"/>
              </w:rPr>
            </w:pPr>
            <w:ins w:id="1221" w:author="Raul García Fernández" w:date="2017-07-01T12:55:00Z">
              <w:r w:rsidRPr="00EB0E55">
                <w:rPr>
                  <w:szCs w:val="24"/>
                  <w:lang w:val="es-ES_tradnl"/>
                </w:rPr>
                <w:t>Vacío</w:t>
              </w:r>
            </w:ins>
          </w:p>
        </w:tc>
        <w:tc>
          <w:tcPr>
            <w:tcW w:w="0" w:type="dxa"/>
            <w:tcPrChange w:id="1222" w:author="Raul García Fernández" w:date="2017-07-10T20:53:00Z">
              <w:tcPr>
                <w:tcW w:w="2739" w:type="dxa"/>
              </w:tcPr>
            </w:tcPrChange>
          </w:tcPr>
          <w:p w14:paraId="2CB2B738" w14:textId="77777777" w:rsidR="004A7A34" w:rsidRPr="00EB0E55" w:rsidRDefault="004A7A34" w:rsidP="004A7A34">
            <w:pPr>
              <w:cnfStyle w:val="000000000000" w:firstRow="0" w:lastRow="0" w:firstColumn="0" w:lastColumn="0" w:oddVBand="0" w:evenVBand="0" w:oddHBand="0" w:evenHBand="0" w:firstRowFirstColumn="0" w:firstRowLastColumn="0" w:lastRowFirstColumn="0" w:lastRowLastColumn="0"/>
              <w:rPr>
                <w:ins w:id="1223" w:author="Raul García Fernández" w:date="2017-07-01T12:55:00Z"/>
                <w:szCs w:val="24"/>
                <w:lang w:val="es-ES_tradnl"/>
              </w:rPr>
            </w:pPr>
            <w:ins w:id="1224" w:author="Raul García Fernández" w:date="2017-07-01T12:55:00Z">
              <w:r w:rsidRPr="00EB0E55">
                <w:rPr>
                  <w:szCs w:val="24"/>
                  <w:lang w:val="es-ES_tradnl"/>
                </w:rPr>
                <w:t>Devolverá un mensaje con los datos de autenticación y personales.</w:t>
              </w:r>
            </w:ins>
          </w:p>
        </w:tc>
      </w:tr>
    </w:tbl>
    <w:p w14:paraId="5990D205" w14:textId="77777777" w:rsidR="004A7A34" w:rsidRPr="00266B66" w:rsidRDefault="004A7A34" w:rsidP="004A7A34">
      <w:pPr>
        <w:pStyle w:val="Prrafodelista"/>
        <w:numPr>
          <w:ilvl w:val="3"/>
          <w:numId w:val="30"/>
        </w:numPr>
        <w:jc w:val="left"/>
        <w:rPr>
          <w:ins w:id="1225" w:author="Raul García Fernández" w:date="2017-07-01T12:54:00Z"/>
          <w:b/>
          <w:rPrChange w:id="1226" w:author="Raul García Fernández" w:date="2017-07-10T20:53:00Z">
            <w:rPr>
              <w:ins w:id="1227" w:author="Raul García Fernández" w:date="2017-07-01T12:54:00Z"/>
            </w:rPr>
          </w:rPrChange>
        </w:rPr>
      </w:pPr>
      <w:ins w:id="1228" w:author="Raul García Fernández" w:date="2017-07-01T12:54:00Z">
        <w:r w:rsidRPr="00266B66">
          <w:rPr>
            <w:b/>
            <w:rPrChange w:id="1229" w:author="Raul García Fernández" w:date="2017-07-10T20:53:00Z">
              <w:rPr/>
            </w:rPrChange>
          </w:rPr>
          <w:t>Autenticación:</w:t>
        </w:r>
        <w:r w:rsidRPr="00266B66">
          <w:rPr>
            <w:b/>
            <w:rPrChange w:id="1230" w:author="Raul García Fernández" w:date="2017-07-10T20:53:00Z">
              <w:rPr/>
            </w:rPrChange>
          </w:rPr>
          <w:br/>
        </w:r>
        <w:r w:rsidRPr="00266B66">
          <w:rPr>
            <w:b/>
            <w:rPrChange w:id="1231" w:author="Raul García Fernández" w:date="2017-07-10T20:53:00Z">
              <w:rPr/>
            </w:rPrChange>
          </w:rPr>
          <w:br/>
        </w:r>
      </w:ins>
    </w:p>
    <w:p w14:paraId="7CC76220" w14:textId="77777777" w:rsidR="004A7A34" w:rsidRPr="00266B66" w:rsidRDefault="004A7A34">
      <w:pPr>
        <w:pStyle w:val="Prrafodelista"/>
        <w:numPr>
          <w:ilvl w:val="3"/>
          <w:numId w:val="30"/>
        </w:numPr>
        <w:jc w:val="left"/>
        <w:rPr>
          <w:ins w:id="1232" w:author="Raul García Fernández" w:date="2017-07-01T12:55:00Z"/>
          <w:b/>
          <w:rPrChange w:id="1233" w:author="Raul García Fernández" w:date="2017-07-10T20:53:00Z">
            <w:rPr>
              <w:ins w:id="1234" w:author="Raul García Fernández" w:date="2017-07-01T12:55:00Z"/>
            </w:rPr>
          </w:rPrChange>
        </w:rPr>
        <w:pPrChange w:id="1235" w:author="Raul García Fernández" w:date="2017-07-01T12:54:00Z">
          <w:pPr>
            <w:ind w:firstLine="360"/>
            <w:jc w:val="center"/>
          </w:pPr>
        </w:pPrChange>
      </w:pPr>
      <w:ins w:id="1236" w:author="Raul García Fernández" w:date="2017-07-01T12:55:00Z">
        <w:r w:rsidRPr="00266B66">
          <w:rPr>
            <w:b/>
            <w:rPrChange w:id="1237" w:author="Raul García Fernández" w:date="2017-07-10T20:53:00Z">
              <w:rPr/>
            </w:rPrChange>
          </w:rPr>
          <w:t>Grupos:</w:t>
        </w:r>
      </w:ins>
    </w:p>
    <w:p w14:paraId="7CEB79AA" w14:textId="3A590F5A" w:rsidR="004A7A34" w:rsidRPr="00126CCD" w:rsidRDefault="004A7A34">
      <w:pPr>
        <w:rPr>
          <w:ins w:id="1238" w:author="Raul García Fernández" w:date="2017-07-01T12:55:00Z"/>
          <w:lang w:val="es-ES_tradnl"/>
        </w:rPr>
        <w:pPrChange w:id="1239" w:author="Raul García Fernández" w:date="2017-07-01T12:55:00Z">
          <w:pPr>
            <w:pStyle w:val="Prrafodelista"/>
            <w:numPr>
              <w:numId w:val="30"/>
            </w:numPr>
            <w:ind w:hanging="360"/>
          </w:pPr>
        </w:pPrChange>
      </w:pPr>
      <w:ins w:id="1240" w:author="Raul García Fernández" w:date="2017-07-01T12:55:00Z">
        <w:del w:id="1241" w:author="RAQUEL BLANCO AGUIRRE" w:date="2017-07-10T19:25:00Z">
          <w:r w:rsidRPr="00D72901" w:rsidDel="00585847">
            <w:rPr>
              <w:lang w:val="es-ES_tradnl"/>
            </w:rPr>
            <w:delText xml:space="preserve">Todas estas acciones llevan </w:delText>
          </w:r>
        </w:del>
        <w:del w:id="1242" w:author="RAQUEL BLANCO AGUIRRE" w:date="2017-07-10T19:10:00Z">
          <w:r w:rsidRPr="00D72901" w:rsidDel="00126CCD">
            <w:rPr>
              <w:lang w:val="es-ES_tradnl"/>
            </w:rPr>
            <w:delText xml:space="preserve">por delante </w:delText>
          </w:r>
        </w:del>
        <w:del w:id="1243" w:author="RAQUEL BLANCO AGUIRRE" w:date="2017-07-10T19:25:00Z">
          <w:r w:rsidRPr="00D72901" w:rsidDel="00585847">
            <w:rPr>
              <w:lang w:val="es-ES_tradnl"/>
            </w:rPr>
            <w:delText xml:space="preserve">el comando </w:delText>
          </w:r>
          <w:r w:rsidRPr="00126CCD" w:rsidDel="00585847">
            <w:rPr>
              <w:b/>
              <w:lang w:val="es-ES_tradnl"/>
            </w:rPr>
            <w:delText xml:space="preserve">“/group/” </w:delText>
          </w:r>
          <w:r w:rsidRPr="00126CCD" w:rsidDel="00585847">
            <w:rPr>
              <w:lang w:val="es-ES_tradnl"/>
            </w:rPr>
            <w:delText xml:space="preserve">se deberá </w:delText>
          </w:r>
        </w:del>
        <w:del w:id="1244" w:author="RAQUEL BLANCO AGUIRRE" w:date="2017-07-10T19:10:00Z">
          <w:r w:rsidRPr="00126CCD" w:rsidDel="00126CCD">
            <w:rPr>
              <w:lang w:val="es-ES_tradnl"/>
            </w:rPr>
            <w:delText xml:space="preserve">de </w:delText>
          </w:r>
        </w:del>
        <w:del w:id="1245" w:author="RAQUEL BLANCO AGUIRRE" w:date="2017-07-10T19:25:00Z">
          <w:r w:rsidRPr="00126CCD" w:rsidDel="00585847">
            <w:rPr>
              <w:lang w:val="es-ES_tradnl"/>
            </w:rPr>
            <w:delText xml:space="preserve">concatenar </w:delText>
          </w:r>
        </w:del>
        <w:del w:id="1246" w:author="RAQUEL BLANCO AGUIRRE" w:date="2017-07-10T19:13:00Z">
          <w:r w:rsidRPr="00126CCD" w:rsidDel="00126CCD">
            <w:rPr>
              <w:lang w:val="es-ES_tradnl"/>
            </w:rPr>
            <w:delText xml:space="preserve">por delante para que </w:delText>
          </w:r>
        </w:del>
        <w:del w:id="1247" w:author="RAQUEL BLANCO AGUIRRE" w:date="2017-07-10T19:25:00Z">
          <w:r w:rsidRPr="00126CCD" w:rsidDel="00585847">
            <w:rPr>
              <w:lang w:val="es-ES_tradnl"/>
            </w:rPr>
            <w:delText xml:space="preserve">acción </w:delText>
          </w:r>
        </w:del>
        <w:del w:id="1248" w:author="RAQUEL BLANCO AGUIRRE" w:date="2017-07-10T19:13:00Z">
          <w:r w:rsidRPr="00126CCD" w:rsidDel="00585847">
            <w:rPr>
              <w:lang w:val="es-ES_tradnl"/>
            </w:rPr>
            <w:delText>funcione</w:delText>
          </w:r>
        </w:del>
      </w:ins>
      <w:ins w:id="1249" w:author="RAQUEL BLANCO AGUIRRE" w:date="2017-07-10T19:30:00Z">
        <w:r w:rsidR="00585847" w:rsidRPr="00585847">
          <w:rPr>
            <w:lang w:val="es-ES_tradnl"/>
          </w:rPr>
          <w:t xml:space="preserve"> </w:t>
        </w:r>
        <w:r w:rsidR="00585847">
          <w:rPr>
            <w:lang w:val="es-ES_tradnl"/>
          </w:rPr>
          <w:t>Estas acciones tendrán siguiente formato:</w:t>
        </w:r>
      </w:ins>
      <w:ins w:id="1250" w:author="Raul García Fernández" w:date="2017-07-01T12:55:00Z">
        <w:del w:id="1251" w:author="RAQUEL BLANCO AGUIRRE" w:date="2017-07-10T19:30:00Z">
          <w:r w:rsidRPr="00126CCD" w:rsidDel="00585847">
            <w:rPr>
              <w:lang w:val="es-ES_tradnl"/>
            </w:rPr>
            <w:delText xml:space="preserve"> </w:delText>
          </w:r>
          <w:r w:rsidRPr="00126CCD" w:rsidDel="00585847">
            <w:rPr>
              <w:b/>
              <w:lang w:val="es-ES_tradnl"/>
            </w:rPr>
            <w:delText>(</w:delText>
          </w:r>
        </w:del>
      </w:ins>
      <w:ins w:id="1252" w:author="RAQUEL BLANCO AGUIRRE" w:date="2017-07-10T19:30:00Z">
        <w:r w:rsidR="00585847">
          <w:rPr>
            <w:b/>
            <w:lang w:val="es-ES_tradnl"/>
          </w:rPr>
          <w:t xml:space="preserve"> </w:t>
        </w:r>
      </w:ins>
      <w:ins w:id="1253" w:author="Raul García Fernández" w:date="2017-07-01T12:55:00Z">
        <w:r w:rsidRPr="00126CCD">
          <w:rPr>
            <w:b/>
            <w:lang w:val="es-ES_tradnl"/>
          </w:rPr>
          <w:t>dir+/group/+accion</w:t>
        </w:r>
        <w:del w:id="1254" w:author="RAQUEL BLANCO AGUIRRE" w:date="2017-07-10T19:32:00Z">
          <w:r w:rsidRPr="00126CCD" w:rsidDel="00585847">
            <w:rPr>
              <w:b/>
              <w:lang w:val="es-ES_tradnl"/>
            </w:rPr>
            <w:delText>)</w:delText>
          </w:r>
        </w:del>
        <w:r w:rsidRPr="00126CCD">
          <w:rPr>
            <w:lang w:val="es-ES_tradnl"/>
          </w:rPr>
          <w:t>.</w:t>
        </w:r>
      </w:ins>
    </w:p>
    <w:p w14:paraId="7C81DE06" w14:textId="219C8A26" w:rsidR="004A7A34" w:rsidRDefault="004A7A34">
      <w:pPr>
        <w:pStyle w:val="Prrafodelista"/>
        <w:ind w:left="2124"/>
        <w:jc w:val="left"/>
        <w:rPr>
          <w:ins w:id="1255" w:author="Raul García Fernández" w:date="2017-07-01T12:54:00Z"/>
        </w:rPr>
        <w:pPrChange w:id="1256" w:author="Raul García Fernández" w:date="2017-07-01T12:55:00Z">
          <w:pPr>
            <w:ind w:firstLine="360"/>
            <w:jc w:val="center"/>
          </w:pPr>
        </w:pPrChange>
      </w:pPr>
    </w:p>
    <w:p w14:paraId="4BF65CCD" w14:textId="2B4C3BFA" w:rsidR="004A7A34" w:rsidRPr="00266B66" w:rsidRDefault="004A7A34">
      <w:pPr>
        <w:pStyle w:val="Prrafodelista"/>
        <w:numPr>
          <w:ilvl w:val="4"/>
          <w:numId w:val="30"/>
        </w:numPr>
        <w:jc w:val="left"/>
        <w:rPr>
          <w:ins w:id="1257" w:author="Raul García Fernández" w:date="2017-07-01T13:39:00Z"/>
          <w:b/>
          <w:rPrChange w:id="1258" w:author="Raul García Fernández" w:date="2017-07-10T20:53:00Z">
            <w:rPr>
              <w:ins w:id="1259" w:author="Raul García Fernández" w:date="2017-07-01T13:39:00Z"/>
            </w:rPr>
          </w:rPrChange>
        </w:rPr>
        <w:pPrChange w:id="1260" w:author="Raul García Fernández" w:date="2017-07-01T12:55:00Z">
          <w:pPr>
            <w:ind w:firstLine="360"/>
            <w:jc w:val="center"/>
          </w:pPr>
        </w:pPrChange>
      </w:pPr>
      <w:ins w:id="1261" w:author="Raul García Fernández" w:date="2017-07-01T12:56:00Z">
        <w:r w:rsidRPr="00266B66">
          <w:rPr>
            <w:b/>
            <w:rPrChange w:id="1262" w:author="Raul García Fernández" w:date="2017-07-10T20:53:00Z">
              <w:rPr/>
            </w:rPrChange>
          </w:rPr>
          <w:t>Grupos acciones básicas:</w:t>
        </w:r>
      </w:ins>
    </w:p>
    <w:p w14:paraId="72F65E25" w14:textId="4A77A76E" w:rsidR="009531FF" w:rsidRDefault="009531FF">
      <w:pPr>
        <w:pStyle w:val="Descripcin"/>
        <w:keepNext/>
        <w:rPr>
          <w:ins w:id="1263" w:author="Raul García Fernández" w:date="2017-07-01T13:40:00Z"/>
        </w:rPr>
        <w:pPrChange w:id="1264" w:author="Raul García Fernández" w:date="2017-07-01T13:40:00Z">
          <w:pPr>
            <w:pStyle w:val="Prrafodelista"/>
            <w:ind w:left="2832"/>
            <w:jc w:val="left"/>
          </w:pPr>
        </w:pPrChange>
      </w:pPr>
      <w:ins w:id="1265" w:author="Raul García Fernández" w:date="2017-07-01T13:39:00Z">
        <w:r>
          <w:br/>
        </w:r>
      </w:ins>
      <w:bookmarkStart w:id="1266" w:name="_Toc480479793"/>
      <w:bookmarkStart w:id="1267" w:name="_Toc481607024"/>
      <w:bookmarkStart w:id="1268" w:name="_Toc487483567"/>
      <w:ins w:id="1269" w:author="Raul García Fernández" w:date="2017-07-01T13:40:00Z">
        <w:r>
          <w:t xml:space="preserve">Tabla </w:t>
        </w:r>
        <w:r>
          <w:fldChar w:fldCharType="begin"/>
        </w:r>
        <w:r>
          <w:instrText xml:space="preserve"> STYLEREF 1 \s </w:instrText>
        </w:r>
        <w:r>
          <w:fldChar w:fldCharType="separate"/>
        </w:r>
      </w:ins>
      <w:r w:rsidR="007E0E3F">
        <w:rPr>
          <w:noProof/>
        </w:rPr>
        <w:t>3</w:t>
      </w:r>
      <w:ins w:id="1270" w:author="Raul García Fernández" w:date="2017-07-01T13:40:00Z">
        <w:r>
          <w:rPr>
            <w:noProof/>
          </w:rPr>
          <w:fldChar w:fldCharType="end"/>
        </w:r>
        <w:r>
          <w:noBreakHyphen/>
        </w:r>
        <w:r>
          <w:fldChar w:fldCharType="begin"/>
        </w:r>
        <w:r>
          <w:instrText xml:space="preserve"> SEQ Tabla \* ARABIC \s 1 </w:instrText>
        </w:r>
        <w:r>
          <w:fldChar w:fldCharType="separate"/>
        </w:r>
      </w:ins>
      <w:ins w:id="1271" w:author="Raul García Fernández" w:date="2017-07-10T20:58:00Z">
        <w:r w:rsidR="007E0E3F">
          <w:rPr>
            <w:noProof/>
          </w:rPr>
          <w:t>1</w:t>
        </w:r>
      </w:ins>
      <w:ins w:id="1272" w:author="Raul García Fernández" w:date="2017-07-01T13:40:00Z">
        <w:r>
          <w:rPr>
            <w:noProof/>
          </w:rPr>
          <w:fldChar w:fldCharType="end"/>
        </w:r>
        <w:r>
          <w:t>.Protocolo repositorio: Grupo acciones básicas</w:t>
        </w:r>
        <w:bookmarkEnd w:id="1266"/>
        <w:bookmarkEnd w:id="1267"/>
        <w:bookmarkEnd w:id="1268"/>
      </w:ins>
    </w:p>
    <w:tbl>
      <w:tblPr>
        <w:tblStyle w:val="Tabladecuadrcula41"/>
        <w:tblW w:w="9209" w:type="dxa"/>
        <w:jc w:val="center"/>
        <w:tblLook w:val="04A0" w:firstRow="1" w:lastRow="0" w:firstColumn="1" w:lastColumn="0" w:noHBand="0" w:noVBand="1"/>
        <w:tblPrChange w:id="1273" w:author="Raul García Fernández" w:date="2017-07-03T16:58:00Z">
          <w:tblPr>
            <w:tblStyle w:val="Tabladecuadrcula6concolores1"/>
            <w:tblW w:w="0" w:type="auto"/>
            <w:jc w:val="center"/>
            <w:tblLook w:val="04A0" w:firstRow="1" w:lastRow="0" w:firstColumn="1" w:lastColumn="0" w:noHBand="0" w:noVBand="1"/>
          </w:tblPr>
        </w:tblPrChange>
      </w:tblPr>
      <w:tblGrid>
        <w:gridCol w:w="2288"/>
        <w:gridCol w:w="1749"/>
        <w:gridCol w:w="1403"/>
        <w:gridCol w:w="3769"/>
        <w:tblGridChange w:id="1274">
          <w:tblGrid>
            <w:gridCol w:w="2301"/>
            <w:gridCol w:w="2271"/>
            <w:gridCol w:w="2250"/>
            <w:gridCol w:w="2239"/>
          </w:tblGrid>
        </w:tblGridChange>
      </w:tblGrid>
      <w:tr w:rsidR="009531FF" w14:paraId="01658EA7" w14:textId="77777777" w:rsidTr="005B364A">
        <w:trPr>
          <w:cnfStyle w:val="100000000000" w:firstRow="1" w:lastRow="0" w:firstColumn="0" w:lastColumn="0" w:oddVBand="0" w:evenVBand="0" w:oddHBand="0" w:evenHBand="0" w:firstRowFirstColumn="0" w:firstRowLastColumn="0" w:lastRowFirstColumn="0" w:lastRowLastColumn="0"/>
          <w:trHeight w:val="425"/>
          <w:jc w:val="center"/>
          <w:ins w:id="1275" w:author="Raul García Fernández" w:date="2017-07-01T13:40:00Z"/>
          <w:trPrChange w:id="1276" w:author="Raul García Fernández" w:date="2017-07-03T16:58: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277" w:author="Raul García Fernández" w:date="2017-07-03T16:58:00Z">
              <w:tcPr>
                <w:tcW w:w="2302" w:type="dxa"/>
              </w:tcPr>
            </w:tcPrChange>
          </w:tcPr>
          <w:p w14:paraId="7086A32E" w14:textId="77777777" w:rsidR="009531FF" w:rsidRPr="00137F39" w:rsidRDefault="009531FF" w:rsidP="005B364A">
            <w:pPr>
              <w:jc w:val="center"/>
              <w:cnfStyle w:val="101000000000" w:firstRow="1" w:lastRow="0" w:firstColumn="1" w:lastColumn="0" w:oddVBand="0" w:evenVBand="0" w:oddHBand="0" w:evenHBand="0" w:firstRowFirstColumn="0" w:firstRowLastColumn="0" w:lastRowFirstColumn="0" w:lastRowLastColumn="0"/>
              <w:rPr>
                <w:ins w:id="1278" w:author="Raul García Fernández" w:date="2017-07-01T13:40:00Z"/>
                <w:szCs w:val="24"/>
                <w:lang w:val="es-ES_tradnl"/>
              </w:rPr>
            </w:pPr>
            <w:ins w:id="1279" w:author="Raul García Fernández" w:date="2017-07-01T13:40:00Z">
              <w:r w:rsidRPr="00137F39">
                <w:rPr>
                  <w:szCs w:val="24"/>
                  <w:lang w:val="es-ES_tradnl"/>
                </w:rPr>
                <w:t>Método</w:t>
              </w:r>
            </w:ins>
          </w:p>
        </w:tc>
        <w:tc>
          <w:tcPr>
            <w:tcW w:w="1749" w:type="dxa"/>
            <w:tcPrChange w:id="1280" w:author="Raul García Fernández" w:date="2017-07-03T16:58:00Z">
              <w:tcPr>
                <w:tcW w:w="2303" w:type="dxa"/>
              </w:tcPr>
            </w:tcPrChange>
          </w:tcPr>
          <w:p w14:paraId="782F11B8"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1281" w:author="Raul García Fernández" w:date="2017-07-01T13:40:00Z"/>
                <w:szCs w:val="24"/>
                <w:lang w:val="es-ES_tradnl"/>
              </w:rPr>
            </w:pPr>
            <w:ins w:id="1282" w:author="Raul García Fernández" w:date="2017-07-01T13:40:00Z">
              <w:r w:rsidRPr="00137F39">
                <w:rPr>
                  <w:szCs w:val="24"/>
                  <w:lang w:val="es-ES_tradnl"/>
                </w:rPr>
                <w:t>Descripción</w:t>
              </w:r>
            </w:ins>
          </w:p>
        </w:tc>
        <w:tc>
          <w:tcPr>
            <w:tcW w:w="1403" w:type="dxa"/>
            <w:tcPrChange w:id="1283" w:author="Raul García Fernández" w:date="2017-07-03T16:58:00Z">
              <w:tcPr>
                <w:tcW w:w="2303" w:type="dxa"/>
              </w:tcPr>
            </w:tcPrChange>
          </w:tcPr>
          <w:p w14:paraId="40C7C358"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1284" w:author="Raul García Fernández" w:date="2017-07-01T13:40:00Z"/>
                <w:szCs w:val="24"/>
                <w:lang w:val="es-ES_tradnl"/>
              </w:rPr>
            </w:pPr>
            <w:ins w:id="1285" w:author="Raul García Fernández" w:date="2017-07-01T13:40:00Z">
              <w:r w:rsidRPr="00137F39">
                <w:rPr>
                  <w:szCs w:val="24"/>
                  <w:lang w:val="es-ES_tradnl"/>
                </w:rPr>
                <w:t>Entradas</w:t>
              </w:r>
            </w:ins>
          </w:p>
          <w:p w14:paraId="4A9DD86A"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1286" w:author="Raul García Fernández" w:date="2017-07-01T13:40:00Z"/>
                <w:szCs w:val="24"/>
                <w:lang w:val="es-ES_tradnl"/>
              </w:rPr>
            </w:pPr>
            <w:ins w:id="1287" w:author="Raul García Fernández" w:date="2017-07-01T13:40:00Z">
              <w:r w:rsidRPr="00137F39">
                <w:rPr>
                  <w:szCs w:val="24"/>
                  <w:lang w:val="es-ES_tradnl"/>
                </w:rPr>
                <w:t>(Body)</w:t>
              </w:r>
            </w:ins>
          </w:p>
        </w:tc>
        <w:tc>
          <w:tcPr>
            <w:tcW w:w="3769" w:type="dxa"/>
            <w:tcPrChange w:id="1288" w:author="Raul García Fernández" w:date="2017-07-03T16:58:00Z">
              <w:tcPr>
                <w:tcW w:w="2303" w:type="dxa"/>
              </w:tcPr>
            </w:tcPrChange>
          </w:tcPr>
          <w:p w14:paraId="2484455C" w14:textId="77777777" w:rsidR="009531FF" w:rsidRPr="00137F39" w:rsidRDefault="009531FF" w:rsidP="005B364A">
            <w:pPr>
              <w:jc w:val="center"/>
              <w:cnfStyle w:val="100000000000" w:firstRow="1" w:lastRow="0" w:firstColumn="0" w:lastColumn="0" w:oddVBand="0" w:evenVBand="0" w:oddHBand="0" w:evenHBand="0" w:firstRowFirstColumn="0" w:firstRowLastColumn="0" w:lastRowFirstColumn="0" w:lastRowLastColumn="0"/>
              <w:rPr>
                <w:ins w:id="1289" w:author="Raul García Fernández" w:date="2017-07-01T13:40:00Z"/>
                <w:szCs w:val="24"/>
                <w:lang w:val="es-ES_tradnl"/>
              </w:rPr>
            </w:pPr>
            <w:ins w:id="1290" w:author="Raul García Fernández" w:date="2017-07-01T13:40:00Z">
              <w:r w:rsidRPr="00137F39">
                <w:rPr>
                  <w:szCs w:val="24"/>
                  <w:lang w:val="es-ES_tradnl"/>
                </w:rPr>
                <w:t>Salida</w:t>
              </w:r>
            </w:ins>
          </w:p>
        </w:tc>
      </w:tr>
      <w:tr w:rsidR="009531FF" w14:paraId="5B985C60" w14:textId="77777777" w:rsidTr="005B364A">
        <w:trPr>
          <w:cnfStyle w:val="000000100000" w:firstRow="0" w:lastRow="0" w:firstColumn="0" w:lastColumn="0" w:oddVBand="0" w:evenVBand="0" w:oddHBand="1" w:evenHBand="0" w:firstRowFirstColumn="0" w:firstRowLastColumn="0" w:lastRowFirstColumn="0" w:lastRowLastColumn="0"/>
          <w:jc w:val="center"/>
          <w:ins w:id="1291" w:author="Raul García Fernández" w:date="2017-07-01T13:40:00Z"/>
          <w:trPrChange w:id="1292"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293" w:author="Raul García Fernández" w:date="2017-07-03T16:58:00Z">
              <w:tcPr>
                <w:tcW w:w="2302" w:type="dxa"/>
              </w:tcPr>
            </w:tcPrChange>
          </w:tcPr>
          <w:p w14:paraId="301E40EF"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1294" w:author="Raul García Fernández" w:date="2017-07-01T13:40:00Z"/>
                <w:szCs w:val="24"/>
                <w:lang w:val="en-US"/>
              </w:rPr>
            </w:pPr>
            <w:ins w:id="1295" w:author="Raul García Fernández" w:date="2017-07-01T13:40:00Z">
              <w:r w:rsidRPr="008A1BB7">
                <w:rPr>
                  <w:szCs w:val="24"/>
                  <w:lang w:val="en-US"/>
                </w:rPr>
                <w:t>/{idUser}/{groupID}</w:t>
              </w:r>
            </w:ins>
          </w:p>
          <w:p w14:paraId="13ADE75F"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1296" w:author="Raul García Fernández" w:date="2017-07-01T13:40:00Z"/>
                <w:szCs w:val="24"/>
                <w:lang w:val="en-US"/>
              </w:rPr>
            </w:pPr>
            <w:ins w:id="1297" w:author="Raul García Fernández" w:date="2017-07-01T13:40:00Z">
              <w:r w:rsidRPr="008A1BB7">
                <w:rPr>
                  <w:szCs w:val="24"/>
                  <w:lang w:val="en-US"/>
                </w:rPr>
                <w:t>(HTTP method:GET)</w:t>
              </w:r>
            </w:ins>
          </w:p>
        </w:tc>
        <w:tc>
          <w:tcPr>
            <w:tcW w:w="1749" w:type="dxa"/>
            <w:tcPrChange w:id="1298" w:author="Raul García Fernández" w:date="2017-07-03T16:58:00Z">
              <w:tcPr>
                <w:tcW w:w="2303" w:type="dxa"/>
              </w:tcPr>
            </w:tcPrChange>
          </w:tcPr>
          <w:p w14:paraId="1191DEA0"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299" w:author="Raul García Fernández" w:date="2017-07-01T13:40:00Z"/>
                <w:szCs w:val="24"/>
                <w:lang w:val="es-ES_tradnl"/>
              </w:rPr>
            </w:pPr>
            <w:ins w:id="1300" w:author="Raul García Fernández" w:date="2017-07-01T13:40:00Z">
              <w:r w:rsidRPr="00137F39">
                <w:rPr>
                  <w:szCs w:val="24"/>
                  <w:lang w:val="es-ES_tradnl"/>
                </w:rPr>
                <w:t>Devuelve la entidad correspondiente al id del grupo entregado</w:t>
              </w:r>
            </w:ins>
          </w:p>
        </w:tc>
        <w:tc>
          <w:tcPr>
            <w:tcW w:w="1403" w:type="dxa"/>
            <w:tcPrChange w:id="1301" w:author="Raul García Fernández" w:date="2017-07-03T16:58:00Z">
              <w:tcPr>
                <w:tcW w:w="2303" w:type="dxa"/>
              </w:tcPr>
            </w:tcPrChange>
          </w:tcPr>
          <w:p w14:paraId="24165750"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02" w:author="Raul García Fernández" w:date="2017-07-01T13:40:00Z"/>
                <w:szCs w:val="24"/>
                <w:lang w:val="es-ES_tradnl"/>
              </w:rPr>
            </w:pPr>
            <w:ins w:id="1303" w:author="Raul García Fernández" w:date="2017-07-01T13:40:00Z">
              <w:r w:rsidRPr="00137F39">
                <w:rPr>
                  <w:szCs w:val="24"/>
                  <w:lang w:val="es-ES_tradnl"/>
                </w:rPr>
                <w:t>Vacío</w:t>
              </w:r>
            </w:ins>
          </w:p>
        </w:tc>
        <w:tc>
          <w:tcPr>
            <w:tcW w:w="3769" w:type="dxa"/>
            <w:tcPrChange w:id="1304" w:author="Raul García Fernández" w:date="2017-07-03T16:58:00Z">
              <w:tcPr>
                <w:tcW w:w="2303" w:type="dxa"/>
              </w:tcPr>
            </w:tcPrChange>
          </w:tcPr>
          <w:p w14:paraId="08205638"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05" w:author="Raul García Fernández" w:date="2017-07-01T13:40:00Z"/>
                <w:szCs w:val="24"/>
                <w:lang w:val="es-ES_tradnl"/>
              </w:rPr>
            </w:pPr>
            <w:ins w:id="1306" w:author="Raul García Fernández" w:date="2017-07-01T13:40:00Z">
              <w:r w:rsidRPr="00137F39">
                <w:rPr>
                  <w:szCs w:val="24"/>
                  <w:lang w:val="es-ES_tradnl"/>
                </w:rPr>
                <w:t>Devuelve un mensaje con la entidad de grupo solicitada.</w:t>
              </w:r>
            </w:ins>
          </w:p>
        </w:tc>
      </w:tr>
      <w:tr w:rsidR="009531FF" w14:paraId="5FCF4B95" w14:textId="77777777" w:rsidTr="005B364A">
        <w:trPr>
          <w:jc w:val="center"/>
          <w:ins w:id="1307" w:author="Raul García Fernández" w:date="2017-07-01T13:40:00Z"/>
          <w:trPrChange w:id="1308"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309" w:author="Raul García Fernández" w:date="2017-07-03T16:58:00Z">
              <w:tcPr>
                <w:tcW w:w="2302" w:type="dxa"/>
              </w:tcPr>
            </w:tcPrChange>
          </w:tcPr>
          <w:p w14:paraId="7F1CAFA4" w14:textId="77777777" w:rsidR="009531FF" w:rsidRPr="008A1BB7" w:rsidRDefault="009531FF" w:rsidP="005B364A">
            <w:pPr>
              <w:jc w:val="center"/>
              <w:rPr>
                <w:ins w:id="1310" w:author="Raul García Fernández" w:date="2017-07-01T13:40:00Z"/>
                <w:szCs w:val="24"/>
                <w:lang w:val="en-US"/>
              </w:rPr>
            </w:pPr>
            <w:ins w:id="1311" w:author="Raul García Fernández" w:date="2017-07-01T13:40:00Z">
              <w:r w:rsidRPr="008A1BB7">
                <w:rPr>
                  <w:szCs w:val="24"/>
                  <w:lang w:val="en-US"/>
                </w:rPr>
                <w:t>/{idUser}/{groupID}</w:t>
              </w:r>
            </w:ins>
          </w:p>
          <w:p w14:paraId="0A8B2A28" w14:textId="77777777" w:rsidR="009531FF" w:rsidRPr="008A1BB7" w:rsidRDefault="009531FF" w:rsidP="005B364A">
            <w:pPr>
              <w:jc w:val="center"/>
              <w:rPr>
                <w:ins w:id="1312" w:author="Raul García Fernández" w:date="2017-07-01T13:40:00Z"/>
                <w:szCs w:val="24"/>
                <w:lang w:val="en-US"/>
              </w:rPr>
            </w:pPr>
            <w:ins w:id="1313" w:author="Raul García Fernández" w:date="2017-07-01T13:40:00Z">
              <w:r w:rsidRPr="008A1BB7">
                <w:rPr>
                  <w:szCs w:val="24"/>
                  <w:lang w:val="en-US"/>
                </w:rPr>
                <w:t>(HTTP method:DELETE)</w:t>
              </w:r>
            </w:ins>
          </w:p>
        </w:tc>
        <w:tc>
          <w:tcPr>
            <w:tcW w:w="1749" w:type="dxa"/>
            <w:tcPrChange w:id="1314" w:author="Raul García Fernández" w:date="2017-07-03T16:58:00Z">
              <w:tcPr>
                <w:tcW w:w="2303" w:type="dxa"/>
              </w:tcPr>
            </w:tcPrChange>
          </w:tcPr>
          <w:p w14:paraId="17DCF283"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15" w:author="Raul García Fernández" w:date="2017-07-01T13:40:00Z"/>
                <w:szCs w:val="24"/>
                <w:lang w:val="es-ES_tradnl"/>
              </w:rPr>
            </w:pPr>
            <w:ins w:id="1316" w:author="Raul García Fernández" w:date="2017-07-01T13:40:00Z">
              <w:r w:rsidRPr="00137F39">
                <w:rPr>
                  <w:szCs w:val="24"/>
                  <w:lang w:val="es-ES_tradnl"/>
                </w:rPr>
                <w:t>Elimina la entidad correspondiente al id del grupo entregado</w:t>
              </w:r>
            </w:ins>
          </w:p>
        </w:tc>
        <w:tc>
          <w:tcPr>
            <w:tcW w:w="1403" w:type="dxa"/>
            <w:tcPrChange w:id="1317" w:author="Raul García Fernández" w:date="2017-07-03T16:58:00Z">
              <w:tcPr>
                <w:tcW w:w="2303" w:type="dxa"/>
              </w:tcPr>
            </w:tcPrChange>
          </w:tcPr>
          <w:p w14:paraId="125044FD"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18" w:author="Raul García Fernández" w:date="2017-07-01T13:40:00Z"/>
                <w:szCs w:val="24"/>
                <w:lang w:val="es-ES_tradnl"/>
              </w:rPr>
            </w:pPr>
            <w:ins w:id="1319" w:author="Raul García Fernández" w:date="2017-07-01T13:40:00Z">
              <w:r w:rsidRPr="00137F39">
                <w:rPr>
                  <w:szCs w:val="24"/>
                  <w:lang w:val="es-ES_tradnl"/>
                </w:rPr>
                <w:t>Vacío</w:t>
              </w:r>
            </w:ins>
          </w:p>
        </w:tc>
        <w:tc>
          <w:tcPr>
            <w:tcW w:w="3769" w:type="dxa"/>
            <w:tcPrChange w:id="1320" w:author="Raul García Fernández" w:date="2017-07-03T16:58:00Z">
              <w:tcPr>
                <w:tcW w:w="2303" w:type="dxa"/>
              </w:tcPr>
            </w:tcPrChange>
          </w:tcPr>
          <w:p w14:paraId="2C7356A2"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21" w:author="Raul García Fernández" w:date="2017-07-01T13:40:00Z"/>
                <w:szCs w:val="24"/>
                <w:lang w:val="es-ES_tradnl"/>
              </w:rPr>
            </w:pPr>
            <w:ins w:id="1322" w:author="Raul García Fernández" w:date="2017-07-01T13:40:00Z">
              <w:r w:rsidRPr="00137F39">
                <w:rPr>
                  <w:szCs w:val="24"/>
                  <w:lang w:val="es-ES_tradnl"/>
                </w:rPr>
                <w:t>Devuelve el resultado de la acción realizada.</w:t>
              </w:r>
            </w:ins>
          </w:p>
        </w:tc>
      </w:tr>
      <w:tr w:rsidR="009531FF" w14:paraId="16931A0A" w14:textId="77777777" w:rsidTr="005B364A">
        <w:trPr>
          <w:cnfStyle w:val="000000100000" w:firstRow="0" w:lastRow="0" w:firstColumn="0" w:lastColumn="0" w:oddVBand="0" w:evenVBand="0" w:oddHBand="1" w:evenHBand="0" w:firstRowFirstColumn="0" w:firstRowLastColumn="0" w:lastRowFirstColumn="0" w:lastRowLastColumn="0"/>
          <w:jc w:val="center"/>
          <w:ins w:id="1323" w:author="Raul García Fernández" w:date="2017-07-01T13:40:00Z"/>
          <w:trPrChange w:id="1324"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325" w:author="Raul García Fernández" w:date="2017-07-03T16:58:00Z">
              <w:tcPr>
                <w:tcW w:w="2302" w:type="dxa"/>
              </w:tcPr>
            </w:tcPrChange>
          </w:tcPr>
          <w:p w14:paraId="2E937EF4"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1326" w:author="Raul García Fernández" w:date="2017-07-01T13:40:00Z"/>
                <w:szCs w:val="24"/>
                <w:lang w:val="en-US"/>
              </w:rPr>
            </w:pPr>
            <w:ins w:id="1327" w:author="Raul García Fernández" w:date="2017-07-01T13:40:00Z">
              <w:r w:rsidRPr="008A1BB7">
                <w:rPr>
                  <w:szCs w:val="24"/>
                  <w:lang w:val="en-US"/>
                </w:rPr>
                <w:t>/{idUser}/{groupID}</w:t>
              </w:r>
            </w:ins>
          </w:p>
          <w:p w14:paraId="6B7A18BA"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1328" w:author="Raul García Fernández" w:date="2017-07-01T13:40:00Z"/>
                <w:szCs w:val="24"/>
                <w:lang w:val="en-US"/>
              </w:rPr>
            </w:pPr>
            <w:ins w:id="1329" w:author="Raul García Fernández" w:date="2017-07-01T13:40:00Z">
              <w:r w:rsidRPr="008A1BB7">
                <w:rPr>
                  <w:szCs w:val="24"/>
                  <w:lang w:val="en-US"/>
                </w:rPr>
                <w:t>(HTTP method:PATH)</w:t>
              </w:r>
            </w:ins>
          </w:p>
        </w:tc>
        <w:tc>
          <w:tcPr>
            <w:tcW w:w="1749" w:type="dxa"/>
            <w:tcPrChange w:id="1330" w:author="Raul García Fernández" w:date="2017-07-03T16:58:00Z">
              <w:tcPr>
                <w:tcW w:w="2303" w:type="dxa"/>
              </w:tcPr>
            </w:tcPrChange>
          </w:tcPr>
          <w:p w14:paraId="4613795A"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31" w:author="Raul García Fernández" w:date="2017-07-01T13:40:00Z"/>
                <w:szCs w:val="24"/>
                <w:lang w:val="es-ES_tradnl"/>
              </w:rPr>
            </w:pPr>
            <w:ins w:id="1332" w:author="Raul García Fernández" w:date="2017-07-01T13:40:00Z">
              <w:r w:rsidRPr="00137F39">
                <w:rPr>
                  <w:szCs w:val="24"/>
                  <w:lang w:val="es-ES_tradnl"/>
                </w:rPr>
                <w:t>Modifica la entidad correspondiente al id del grupo entregado</w:t>
              </w:r>
            </w:ins>
          </w:p>
        </w:tc>
        <w:tc>
          <w:tcPr>
            <w:tcW w:w="1403" w:type="dxa"/>
            <w:tcPrChange w:id="1333" w:author="Raul García Fernández" w:date="2017-07-03T16:58:00Z">
              <w:tcPr>
                <w:tcW w:w="2303" w:type="dxa"/>
              </w:tcPr>
            </w:tcPrChange>
          </w:tcPr>
          <w:p w14:paraId="74234D2E"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34" w:author="Raul García Fernández" w:date="2017-07-01T13:40:00Z"/>
                <w:szCs w:val="24"/>
                <w:lang w:val="es-ES_tradnl"/>
              </w:rPr>
            </w:pPr>
            <w:ins w:id="1335" w:author="Raul García Fernández" w:date="2017-07-01T13:40:00Z">
              <w:r w:rsidRPr="00137F39">
                <w:rPr>
                  <w:szCs w:val="24"/>
                  <w:lang w:val="es-ES_tradnl"/>
                </w:rPr>
                <w:t>Entidad grupo con los datos modificados que se va a modificar</w:t>
              </w:r>
            </w:ins>
          </w:p>
        </w:tc>
        <w:tc>
          <w:tcPr>
            <w:tcW w:w="3769" w:type="dxa"/>
            <w:tcPrChange w:id="1336" w:author="Raul García Fernández" w:date="2017-07-03T16:58:00Z">
              <w:tcPr>
                <w:tcW w:w="2303" w:type="dxa"/>
              </w:tcPr>
            </w:tcPrChange>
          </w:tcPr>
          <w:p w14:paraId="0954D59A"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37" w:author="Raul García Fernández" w:date="2017-07-01T13:40:00Z"/>
                <w:szCs w:val="24"/>
                <w:lang w:val="es-ES_tradnl"/>
              </w:rPr>
            </w:pPr>
            <w:ins w:id="1338" w:author="Raul García Fernández" w:date="2017-07-01T13:40:00Z">
              <w:r w:rsidRPr="00137F39">
                <w:rPr>
                  <w:szCs w:val="24"/>
                  <w:lang w:val="es-ES_tradnl"/>
                </w:rPr>
                <w:t>Devuelve el resultado de la acción realizada</w:t>
              </w:r>
            </w:ins>
          </w:p>
        </w:tc>
      </w:tr>
      <w:tr w:rsidR="009531FF" w14:paraId="31959D23" w14:textId="77777777" w:rsidTr="005B364A">
        <w:trPr>
          <w:jc w:val="center"/>
          <w:ins w:id="1339" w:author="Raul García Fernández" w:date="2017-07-01T13:40:00Z"/>
          <w:trPrChange w:id="1340"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341" w:author="Raul García Fernández" w:date="2017-07-03T16:58:00Z">
              <w:tcPr>
                <w:tcW w:w="2302" w:type="dxa"/>
              </w:tcPr>
            </w:tcPrChange>
          </w:tcPr>
          <w:p w14:paraId="245AA1BD" w14:textId="77777777" w:rsidR="009531FF" w:rsidRPr="008A1BB7" w:rsidRDefault="009531FF" w:rsidP="005B364A">
            <w:pPr>
              <w:jc w:val="center"/>
              <w:rPr>
                <w:ins w:id="1342" w:author="Raul García Fernández" w:date="2017-07-01T13:40:00Z"/>
                <w:szCs w:val="24"/>
                <w:lang w:val="en-US"/>
              </w:rPr>
            </w:pPr>
            <w:ins w:id="1343" w:author="Raul García Fernández" w:date="2017-07-01T13:40:00Z">
              <w:r w:rsidRPr="008A1BB7">
                <w:rPr>
                  <w:szCs w:val="24"/>
                  <w:lang w:val="en-US"/>
                </w:rPr>
                <w:lastRenderedPageBreak/>
                <w:t>/{idUser}/all</w:t>
              </w:r>
            </w:ins>
          </w:p>
          <w:p w14:paraId="43FB9AAA" w14:textId="77777777" w:rsidR="009531FF" w:rsidRPr="008A1BB7" w:rsidRDefault="009531FF" w:rsidP="005B364A">
            <w:pPr>
              <w:jc w:val="center"/>
              <w:rPr>
                <w:ins w:id="1344" w:author="Raul García Fernández" w:date="2017-07-01T13:40:00Z"/>
                <w:szCs w:val="24"/>
                <w:lang w:val="en-US"/>
              </w:rPr>
            </w:pPr>
            <w:ins w:id="1345" w:author="Raul García Fernández" w:date="2017-07-01T13:40:00Z">
              <w:r w:rsidRPr="008A1BB7">
                <w:rPr>
                  <w:szCs w:val="24"/>
                  <w:lang w:val="en-US"/>
                </w:rPr>
                <w:t>(HTTP method:GET)</w:t>
              </w:r>
            </w:ins>
          </w:p>
        </w:tc>
        <w:tc>
          <w:tcPr>
            <w:tcW w:w="1749" w:type="dxa"/>
            <w:tcPrChange w:id="1346" w:author="Raul García Fernández" w:date="2017-07-03T16:58:00Z">
              <w:tcPr>
                <w:tcW w:w="2303" w:type="dxa"/>
              </w:tcPr>
            </w:tcPrChange>
          </w:tcPr>
          <w:p w14:paraId="26693EC8"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47" w:author="Raul García Fernández" w:date="2017-07-01T13:40:00Z"/>
                <w:szCs w:val="24"/>
                <w:lang w:val="es-ES_tradnl"/>
              </w:rPr>
            </w:pPr>
            <w:ins w:id="1348" w:author="Raul García Fernández" w:date="2017-07-01T13:40:00Z">
              <w:r w:rsidRPr="00137F39">
                <w:rPr>
                  <w:szCs w:val="24"/>
                  <w:lang w:val="es-ES_tradnl"/>
                </w:rPr>
                <w:t>Devuelve todos los grupos creados por el usuario</w:t>
              </w:r>
            </w:ins>
          </w:p>
        </w:tc>
        <w:tc>
          <w:tcPr>
            <w:tcW w:w="1403" w:type="dxa"/>
            <w:tcPrChange w:id="1349" w:author="Raul García Fernández" w:date="2017-07-03T16:58:00Z">
              <w:tcPr>
                <w:tcW w:w="2303" w:type="dxa"/>
              </w:tcPr>
            </w:tcPrChange>
          </w:tcPr>
          <w:p w14:paraId="2E9A3C06"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50" w:author="Raul García Fernández" w:date="2017-07-01T13:40:00Z"/>
                <w:szCs w:val="24"/>
                <w:lang w:val="es-ES_tradnl"/>
              </w:rPr>
            </w:pPr>
            <w:ins w:id="1351" w:author="Raul García Fernández" w:date="2017-07-01T13:40:00Z">
              <w:r w:rsidRPr="00137F39">
                <w:rPr>
                  <w:szCs w:val="24"/>
                  <w:lang w:val="es-ES_tradnl"/>
                </w:rPr>
                <w:t>Vacío</w:t>
              </w:r>
            </w:ins>
          </w:p>
        </w:tc>
        <w:tc>
          <w:tcPr>
            <w:tcW w:w="3769" w:type="dxa"/>
            <w:tcPrChange w:id="1352" w:author="Raul García Fernández" w:date="2017-07-03T16:58:00Z">
              <w:tcPr>
                <w:tcW w:w="2303" w:type="dxa"/>
              </w:tcPr>
            </w:tcPrChange>
          </w:tcPr>
          <w:p w14:paraId="6DFD82F3"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53" w:author="Raul García Fernández" w:date="2017-07-01T13:40:00Z"/>
                <w:szCs w:val="24"/>
                <w:lang w:val="es-ES_tradnl"/>
              </w:rPr>
            </w:pPr>
            <w:ins w:id="1354" w:author="Raul García Fernández" w:date="2017-07-01T13:40:00Z">
              <w:r w:rsidRPr="00137F39">
                <w:rPr>
                  <w:szCs w:val="24"/>
                  <w:lang w:val="es-ES_tradnl"/>
                </w:rPr>
                <w:t xml:space="preserve">Devuelve </w:t>
              </w:r>
              <w:r>
                <w:rPr>
                  <w:szCs w:val="24"/>
                  <w:lang w:val="es-ES_tradnl"/>
                </w:rPr>
                <w:t>un listado de ID’s de grupos que fueron creados por el usuario.</w:t>
              </w:r>
            </w:ins>
          </w:p>
        </w:tc>
      </w:tr>
      <w:tr w:rsidR="009531FF" w14:paraId="3B6FBC07" w14:textId="77777777" w:rsidTr="005B364A">
        <w:trPr>
          <w:cnfStyle w:val="000000100000" w:firstRow="0" w:lastRow="0" w:firstColumn="0" w:lastColumn="0" w:oddVBand="0" w:evenVBand="0" w:oddHBand="1" w:evenHBand="0" w:firstRowFirstColumn="0" w:firstRowLastColumn="0" w:lastRowFirstColumn="0" w:lastRowLastColumn="0"/>
          <w:jc w:val="center"/>
          <w:ins w:id="1355" w:author="Raul García Fernández" w:date="2017-07-01T13:40:00Z"/>
          <w:trPrChange w:id="1356"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357" w:author="Raul García Fernández" w:date="2017-07-03T16:58:00Z">
              <w:tcPr>
                <w:tcW w:w="2302" w:type="dxa"/>
              </w:tcPr>
            </w:tcPrChange>
          </w:tcPr>
          <w:p w14:paraId="53BA211A"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1358" w:author="Raul García Fernández" w:date="2017-07-01T13:40:00Z"/>
                <w:szCs w:val="24"/>
                <w:lang w:val="en-US"/>
              </w:rPr>
            </w:pPr>
            <w:ins w:id="1359" w:author="Raul García Fernández" w:date="2017-07-01T13:40:00Z">
              <w:r w:rsidRPr="008A1BB7">
                <w:rPr>
                  <w:szCs w:val="24"/>
                  <w:lang w:val="en-US"/>
                </w:rPr>
                <w:t>/{idUser}/create</w:t>
              </w:r>
            </w:ins>
          </w:p>
          <w:p w14:paraId="2694D709" w14:textId="77777777" w:rsidR="009531FF" w:rsidRPr="008A1BB7" w:rsidRDefault="009531FF" w:rsidP="005B364A">
            <w:pPr>
              <w:jc w:val="center"/>
              <w:cnfStyle w:val="001000100000" w:firstRow="0" w:lastRow="0" w:firstColumn="1" w:lastColumn="0" w:oddVBand="0" w:evenVBand="0" w:oddHBand="1" w:evenHBand="0" w:firstRowFirstColumn="0" w:firstRowLastColumn="0" w:lastRowFirstColumn="0" w:lastRowLastColumn="0"/>
              <w:rPr>
                <w:ins w:id="1360" w:author="Raul García Fernández" w:date="2017-07-01T13:40:00Z"/>
                <w:szCs w:val="24"/>
                <w:lang w:val="en-US"/>
              </w:rPr>
            </w:pPr>
            <w:ins w:id="1361" w:author="Raul García Fernández" w:date="2017-07-01T13:40:00Z">
              <w:r w:rsidRPr="008A1BB7">
                <w:rPr>
                  <w:szCs w:val="24"/>
                  <w:lang w:val="en-US"/>
                </w:rPr>
                <w:t>(HTTP method:GET)</w:t>
              </w:r>
            </w:ins>
          </w:p>
        </w:tc>
        <w:tc>
          <w:tcPr>
            <w:tcW w:w="1749" w:type="dxa"/>
            <w:tcPrChange w:id="1362" w:author="Raul García Fernández" w:date="2017-07-03T16:58:00Z">
              <w:tcPr>
                <w:tcW w:w="2303" w:type="dxa"/>
              </w:tcPr>
            </w:tcPrChange>
          </w:tcPr>
          <w:p w14:paraId="370A4006"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63" w:author="Raul García Fernández" w:date="2017-07-01T13:40:00Z"/>
                <w:szCs w:val="24"/>
                <w:lang w:val="es-ES_tradnl"/>
              </w:rPr>
            </w:pPr>
            <w:ins w:id="1364" w:author="Raul García Fernández" w:date="2017-07-01T13:40:00Z">
              <w:r w:rsidRPr="00137F39">
                <w:rPr>
                  <w:szCs w:val="24"/>
                  <w:lang w:val="es-ES_tradnl"/>
                </w:rPr>
                <w:t>Facilita la creación de los grupos mediante un ejemplo</w:t>
              </w:r>
            </w:ins>
          </w:p>
        </w:tc>
        <w:tc>
          <w:tcPr>
            <w:tcW w:w="1403" w:type="dxa"/>
            <w:tcPrChange w:id="1365" w:author="Raul García Fernández" w:date="2017-07-03T16:58:00Z">
              <w:tcPr>
                <w:tcW w:w="2303" w:type="dxa"/>
              </w:tcPr>
            </w:tcPrChange>
          </w:tcPr>
          <w:p w14:paraId="1F46F229"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66" w:author="Raul García Fernández" w:date="2017-07-01T13:40:00Z"/>
                <w:szCs w:val="24"/>
                <w:lang w:val="es-ES_tradnl"/>
              </w:rPr>
            </w:pPr>
            <w:ins w:id="1367" w:author="Raul García Fernández" w:date="2017-07-01T13:40:00Z">
              <w:r w:rsidRPr="00137F39">
                <w:rPr>
                  <w:szCs w:val="24"/>
                  <w:lang w:val="es-ES_tradnl"/>
                </w:rPr>
                <w:t>Vacío</w:t>
              </w:r>
            </w:ins>
          </w:p>
        </w:tc>
        <w:tc>
          <w:tcPr>
            <w:tcW w:w="3769" w:type="dxa"/>
            <w:tcPrChange w:id="1368" w:author="Raul García Fernández" w:date="2017-07-03T16:58:00Z">
              <w:tcPr>
                <w:tcW w:w="2303" w:type="dxa"/>
              </w:tcPr>
            </w:tcPrChange>
          </w:tcPr>
          <w:p w14:paraId="7FC4C969" w14:textId="77777777" w:rsidR="009531FF" w:rsidRPr="00137F39" w:rsidRDefault="009531FF" w:rsidP="005B364A">
            <w:pPr>
              <w:jc w:val="center"/>
              <w:cnfStyle w:val="000000100000" w:firstRow="0" w:lastRow="0" w:firstColumn="0" w:lastColumn="0" w:oddVBand="0" w:evenVBand="0" w:oddHBand="1" w:evenHBand="0" w:firstRowFirstColumn="0" w:firstRowLastColumn="0" w:lastRowFirstColumn="0" w:lastRowLastColumn="0"/>
              <w:rPr>
                <w:ins w:id="1369" w:author="Raul García Fernández" w:date="2017-07-01T13:40:00Z"/>
                <w:szCs w:val="24"/>
                <w:lang w:val="es-ES_tradnl"/>
              </w:rPr>
            </w:pPr>
            <w:ins w:id="1370" w:author="Raul García Fernández" w:date="2017-07-01T13:40:00Z">
              <w:r w:rsidRPr="00137F39">
                <w:rPr>
                  <w:szCs w:val="24"/>
                  <w:lang w:val="es-ES_tradnl"/>
                </w:rPr>
                <w:t>Devuelve una entidad grupo con datos rellenados con ejemplos para poder crear el grupo.</w:t>
              </w:r>
            </w:ins>
          </w:p>
        </w:tc>
      </w:tr>
      <w:tr w:rsidR="009531FF" w14:paraId="719A38CE" w14:textId="77777777" w:rsidTr="005B364A">
        <w:trPr>
          <w:jc w:val="center"/>
          <w:ins w:id="1371" w:author="Raul García Fernández" w:date="2017-07-01T13:40:00Z"/>
          <w:trPrChange w:id="1372"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2288" w:type="dxa"/>
            <w:tcPrChange w:id="1373" w:author="Raul García Fernández" w:date="2017-07-03T16:58:00Z">
              <w:tcPr>
                <w:tcW w:w="2302" w:type="dxa"/>
              </w:tcPr>
            </w:tcPrChange>
          </w:tcPr>
          <w:p w14:paraId="488D2E30" w14:textId="77777777" w:rsidR="009531FF" w:rsidRPr="008A1BB7" w:rsidRDefault="009531FF" w:rsidP="005B364A">
            <w:pPr>
              <w:jc w:val="center"/>
              <w:rPr>
                <w:ins w:id="1374" w:author="Raul García Fernández" w:date="2017-07-01T13:40:00Z"/>
                <w:szCs w:val="24"/>
                <w:lang w:val="en-US"/>
              </w:rPr>
            </w:pPr>
            <w:ins w:id="1375" w:author="Raul García Fernández" w:date="2017-07-01T13:40:00Z">
              <w:r w:rsidRPr="008A1BB7">
                <w:rPr>
                  <w:szCs w:val="24"/>
                  <w:lang w:val="en-US"/>
                </w:rPr>
                <w:t>/{idUser}/create</w:t>
              </w:r>
            </w:ins>
          </w:p>
          <w:p w14:paraId="6B31B283" w14:textId="77777777" w:rsidR="009531FF" w:rsidRPr="008A1BB7" w:rsidRDefault="009531FF" w:rsidP="005B364A">
            <w:pPr>
              <w:jc w:val="center"/>
              <w:rPr>
                <w:ins w:id="1376" w:author="Raul García Fernández" w:date="2017-07-01T13:40:00Z"/>
                <w:szCs w:val="24"/>
                <w:lang w:val="en-US"/>
              </w:rPr>
            </w:pPr>
            <w:ins w:id="1377" w:author="Raul García Fernández" w:date="2017-07-01T13:40:00Z">
              <w:r w:rsidRPr="008A1BB7">
                <w:rPr>
                  <w:szCs w:val="24"/>
                  <w:lang w:val="en-US"/>
                </w:rPr>
                <w:t>(HTTP method:POST)</w:t>
              </w:r>
            </w:ins>
          </w:p>
        </w:tc>
        <w:tc>
          <w:tcPr>
            <w:tcW w:w="1749" w:type="dxa"/>
            <w:tcPrChange w:id="1378" w:author="Raul García Fernández" w:date="2017-07-03T16:58:00Z">
              <w:tcPr>
                <w:tcW w:w="2303" w:type="dxa"/>
              </w:tcPr>
            </w:tcPrChange>
          </w:tcPr>
          <w:p w14:paraId="6C9A4BF1"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79" w:author="Raul García Fernández" w:date="2017-07-01T13:40:00Z"/>
                <w:szCs w:val="24"/>
                <w:lang w:val="es-ES_tradnl"/>
              </w:rPr>
            </w:pPr>
            <w:ins w:id="1380" w:author="Raul García Fernández" w:date="2017-07-01T13:40:00Z">
              <w:r w:rsidRPr="00137F39">
                <w:rPr>
                  <w:szCs w:val="24"/>
                  <w:lang w:val="es-ES_tradnl"/>
                </w:rPr>
                <w:t>Crea el grupo entregado por el usuario</w:t>
              </w:r>
            </w:ins>
          </w:p>
        </w:tc>
        <w:tc>
          <w:tcPr>
            <w:tcW w:w="1403" w:type="dxa"/>
            <w:tcPrChange w:id="1381" w:author="Raul García Fernández" w:date="2017-07-03T16:58:00Z">
              <w:tcPr>
                <w:tcW w:w="2303" w:type="dxa"/>
              </w:tcPr>
            </w:tcPrChange>
          </w:tcPr>
          <w:p w14:paraId="76603C3B"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82" w:author="Raul García Fernández" w:date="2017-07-01T13:40:00Z"/>
                <w:szCs w:val="24"/>
                <w:lang w:val="es-ES_tradnl"/>
              </w:rPr>
            </w:pPr>
            <w:ins w:id="1383" w:author="Raul García Fernández" w:date="2017-07-01T13:40:00Z">
              <w:r w:rsidRPr="00137F39">
                <w:rPr>
                  <w:szCs w:val="24"/>
                  <w:lang w:val="es-ES_tradnl"/>
                </w:rPr>
                <w:t>Entidad grupo con los datos que se quieren crear</w:t>
              </w:r>
            </w:ins>
          </w:p>
        </w:tc>
        <w:tc>
          <w:tcPr>
            <w:tcW w:w="3769" w:type="dxa"/>
            <w:tcPrChange w:id="1384" w:author="Raul García Fernández" w:date="2017-07-03T16:58:00Z">
              <w:tcPr>
                <w:tcW w:w="2303" w:type="dxa"/>
              </w:tcPr>
            </w:tcPrChange>
          </w:tcPr>
          <w:p w14:paraId="64F3A1FC" w14:textId="77777777" w:rsidR="009531FF" w:rsidRPr="00137F39" w:rsidRDefault="009531FF" w:rsidP="005B364A">
            <w:pPr>
              <w:jc w:val="center"/>
              <w:cnfStyle w:val="000000000000" w:firstRow="0" w:lastRow="0" w:firstColumn="0" w:lastColumn="0" w:oddVBand="0" w:evenVBand="0" w:oddHBand="0" w:evenHBand="0" w:firstRowFirstColumn="0" w:firstRowLastColumn="0" w:lastRowFirstColumn="0" w:lastRowLastColumn="0"/>
              <w:rPr>
                <w:ins w:id="1385" w:author="Raul García Fernández" w:date="2017-07-01T13:40:00Z"/>
                <w:szCs w:val="24"/>
                <w:lang w:val="es-ES_tradnl"/>
              </w:rPr>
            </w:pPr>
            <w:ins w:id="1386" w:author="Raul García Fernández" w:date="2017-07-01T13:40:00Z">
              <w:r w:rsidRPr="00137F39">
                <w:rPr>
                  <w:szCs w:val="24"/>
                  <w:lang w:val="es-ES_tradnl"/>
                </w:rPr>
                <w:t>Devuelve el resultado de la acción realizada</w:t>
              </w:r>
            </w:ins>
          </w:p>
        </w:tc>
      </w:tr>
    </w:tbl>
    <w:p w14:paraId="26A5A211" w14:textId="165FC432" w:rsidR="009531FF" w:rsidRDefault="009531FF">
      <w:pPr>
        <w:pStyle w:val="Prrafodelista"/>
        <w:ind w:left="2832"/>
        <w:jc w:val="left"/>
        <w:rPr>
          <w:ins w:id="1387" w:author="Raul García Fernández" w:date="2017-07-01T12:56:00Z"/>
        </w:rPr>
        <w:pPrChange w:id="1388" w:author="Raul García Fernández" w:date="2017-07-01T13:39:00Z">
          <w:pPr>
            <w:ind w:firstLine="360"/>
            <w:jc w:val="center"/>
          </w:pPr>
        </w:pPrChange>
      </w:pPr>
      <w:ins w:id="1389" w:author="Raul García Fernández" w:date="2017-07-01T13:39:00Z">
        <w:r>
          <w:br/>
        </w:r>
      </w:ins>
    </w:p>
    <w:p w14:paraId="19C6BCE9" w14:textId="14EBD202" w:rsidR="001F6FA0" w:rsidRPr="00266B66" w:rsidRDefault="004A7A34">
      <w:pPr>
        <w:pStyle w:val="Prrafodelista"/>
        <w:numPr>
          <w:ilvl w:val="4"/>
          <w:numId w:val="30"/>
        </w:numPr>
        <w:jc w:val="left"/>
        <w:rPr>
          <w:ins w:id="1390" w:author="Raul García Fernández" w:date="2017-07-01T13:39:00Z"/>
          <w:b/>
          <w:rPrChange w:id="1391" w:author="Raul García Fernández" w:date="2017-07-10T20:53:00Z">
            <w:rPr>
              <w:ins w:id="1392" w:author="Raul García Fernández" w:date="2017-07-01T13:39:00Z"/>
            </w:rPr>
          </w:rPrChange>
        </w:rPr>
        <w:pPrChange w:id="1393" w:author="Raul García Fernández" w:date="2017-07-01T12:55:00Z">
          <w:pPr>
            <w:ind w:firstLine="360"/>
            <w:jc w:val="center"/>
          </w:pPr>
        </w:pPrChange>
      </w:pPr>
      <w:ins w:id="1394" w:author="Raul García Fernández" w:date="2017-07-01T12:56:00Z">
        <w:r w:rsidRPr="00266B66">
          <w:rPr>
            <w:b/>
            <w:rPrChange w:id="1395" w:author="Raul García Fernández" w:date="2017-07-10T20:53:00Z">
              <w:rPr/>
            </w:rPrChange>
          </w:rPr>
          <w:t>Grupos miembros:</w:t>
        </w:r>
      </w:ins>
    </w:p>
    <w:p w14:paraId="3C495109" w14:textId="49DAB33E" w:rsidR="001F6FA0" w:rsidRDefault="001F6FA0">
      <w:pPr>
        <w:pStyle w:val="Descripcin"/>
        <w:keepNext/>
        <w:rPr>
          <w:ins w:id="1396" w:author="Raul García Fernández" w:date="2017-07-01T13:39:00Z"/>
        </w:rPr>
        <w:pPrChange w:id="1397" w:author="Raul García Fernández" w:date="2017-07-01T13:39:00Z">
          <w:pPr>
            <w:ind w:firstLine="360"/>
            <w:jc w:val="center"/>
          </w:pPr>
        </w:pPrChange>
      </w:pPr>
      <w:bookmarkStart w:id="1398" w:name="_Toc480479794"/>
      <w:bookmarkStart w:id="1399" w:name="_Toc481607025"/>
      <w:bookmarkStart w:id="1400" w:name="_Toc487483568"/>
      <w:ins w:id="1401" w:author="Raul García Fernández" w:date="2017-07-01T13:39:00Z">
        <w:r>
          <w:t xml:space="preserve">Tabla </w:t>
        </w:r>
        <w:r>
          <w:fldChar w:fldCharType="begin"/>
        </w:r>
        <w:r>
          <w:instrText xml:space="preserve"> STYLEREF 1 \s </w:instrText>
        </w:r>
        <w:r>
          <w:fldChar w:fldCharType="separate"/>
        </w:r>
      </w:ins>
      <w:r w:rsidR="007E0E3F">
        <w:rPr>
          <w:noProof/>
        </w:rPr>
        <w:t>3</w:t>
      </w:r>
      <w:ins w:id="1402" w:author="Raul García Fernández" w:date="2017-07-01T13:39:00Z">
        <w:r>
          <w:rPr>
            <w:noProof/>
          </w:rPr>
          <w:fldChar w:fldCharType="end"/>
        </w:r>
        <w:r>
          <w:noBreakHyphen/>
        </w:r>
        <w:r>
          <w:fldChar w:fldCharType="begin"/>
        </w:r>
        <w:r>
          <w:instrText xml:space="preserve"> SEQ Tabla \* ARABIC \s 1 </w:instrText>
        </w:r>
        <w:r>
          <w:fldChar w:fldCharType="separate"/>
        </w:r>
      </w:ins>
      <w:ins w:id="1403" w:author="Raul García Fernández" w:date="2017-07-10T20:58:00Z">
        <w:r w:rsidR="007E0E3F">
          <w:rPr>
            <w:noProof/>
          </w:rPr>
          <w:t>2</w:t>
        </w:r>
      </w:ins>
      <w:ins w:id="1404" w:author="Raul García Fernández" w:date="2017-07-01T13:39:00Z">
        <w:r>
          <w:rPr>
            <w:noProof/>
          </w:rPr>
          <w:fldChar w:fldCharType="end"/>
        </w:r>
        <w:r>
          <w:t>.Protocolo repositorio: Grupo miembros</w:t>
        </w:r>
        <w:bookmarkEnd w:id="1398"/>
        <w:bookmarkEnd w:id="1399"/>
        <w:bookmarkEnd w:id="1400"/>
      </w:ins>
    </w:p>
    <w:tbl>
      <w:tblPr>
        <w:tblStyle w:val="Tabladecuadrcula41"/>
        <w:tblW w:w="9889" w:type="dxa"/>
        <w:tblLook w:val="04A0" w:firstRow="1" w:lastRow="0" w:firstColumn="1" w:lastColumn="0" w:noHBand="0" w:noVBand="1"/>
        <w:tblPrChange w:id="1405" w:author="Raul García Fernández" w:date="2017-07-03T16:58:00Z">
          <w:tblPr>
            <w:tblStyle w:val="Tabladecuadrcula6concolores1"/>
            <w:tblW w:w="9889" w:type="dxa"/>
            <w:jc w:val="center"/>
            <w:tblLook w:val="04A0" w:firstRow="1" w:lastRow="0" w:firstColumn="1" w:lastColumn="0" w:noHBand="0" w:noVBand="1"/>
          </w:tblPr>
        </w:tblPrChange>
      </w:tblPr>
      <w:tblGrid>
        <w:gridCol w:w="4749"/>
        <w:gridCol w:w="1741"/>
        <w:gridCol w:w="1903"/>
        <w:gridCol w:w="1496"/>
        <w:tblGridChange w:id="1406">
          <w:tblGrid>
            <w:gridCol w:w="3902"/>
            <w:gridCol w:w="2181"/>
            <w:gridCol w:w="1759"/>
            <w:gridCol w:w="2047"/>
          </w:tblGrid>
        </w:tblGridChange>
      </w:tblGrid>
      <w:tr w:rsidR="001F6FA0" w14:paraId="113C2B7A" w14:textId="77777777" w:rsidTr="005B364A">
        <w:trPr>
          <w:cnfStyle w:val="100000000000" w:firstRow="1" w:lastRow="0" w:firstColumn="0" w:lastColumn="0" w:oddVBand="0" w:evenVBand="0" w:oddHBand="0" w:evenHBand="0" w:firstRowFirstColumn="0" w:firstRowLastColumn="0" w:lastRowFirstColumn="0" w:lastRowLastColumn="0"/>
          <w:trHeight w:val="425"/>
          <w:ins w:id="1407" w:author="Raul García Fernández" w:date="2017-07-01T13:39:00Z"/>
          <w:trPrChange w:id="1408" w:author="Raul García Fernández" w:date="2017-07-03T16:58: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1409" w:author="Raul García Fernández" w:date="2017-07-03T16:58:00Z">
              <w:tcPr>
                <w:tcW w:w="3902" w:type="dxa"/>
              </w:tcPr>
            </w:tcPrChange>
          </w:tcPr>
          <w:p w14:paraId="227DF992" w14:textId="77777777" w:rsidR="001F6FA0" w:rsidRPr="00EB0E55" w:rsidRDefault="001F6FA0" w:rsidP="005B364A">
            <w:pPr>
              <w:jc w:val="center"/>
              <w:cnfStyle w:val="101000000000" w:firstRow="1" w:lastRow="0" w:firstColumn="1" w:lastColumn="0" w:oddVBand="0" w:evenVBand="0" w:oddHBand="0" w:evenHBand="0" w:firstRowFirstColumn="0" w:firstRowLastColumn="0" w:lastRowFirstColumn="0" w:lastRowLastColumn="0"/>
              <w:rPr>
                <w:ins w:id="1410" w:author="Raul García Fernández" w:date="2017-07-01T13:39:00Z"/>
                <w:szCs w:val="24"/>
                <w:lang w:val="es-ES_tradnl"/>
              </w:rPr>
            </w:pPr>
            <w:ins w:id="1411" w:author="Raul García Fernández" w:date="2017-07-01T13:39:00Z">
              <w:r w:rsidRPr="00EB0E55">
                <w:rPr>
                  <w:szCs w:val="24"/>
                  <w:lang w:val="es-ES_tradnl"/>
                </w:rPr>
                <w:t>Método</w:t>
              </w:r>
            </w:ins>
          </w:p>
        </w:tc>
        <w:tc>
          <w:tcPr>
            <w:tcW w:w="1741" w:type="dxa"/>
            <w:tcPrChange w:id="1412" w:author="Raul García Fernández" w:date="2017-07-03T16:58:00Z">
              <w:tcPr>
                <w:tcW w:w="2181" w:type="dxa"/>
              </w:tcPr>
            </w:tcPrChange>
          </w:tcPr>
          <w:p w14:paraId="55DC0AF0"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1413" w:author="Raul García Fernández" w:date="2017-07-01T13:39:00Z"/>
                <w:szCs w:val="24"/>
                <w:lang w:val="es-ES_tradnl"/>
              </w:rPr>
            </w:pPr>
            <w:ins w:id="1414" w:author="Raul García Fernández" w:date="2017-07-01T13:39:00Z">
              <w:r w:rsidRPr="00EB0E55">
                <w:rPr>
                  <w:szCs w:val="24"/>
                  <w:lang w:val="es-ES_tradnl"/>
                </w:rPr>
                <w:t>Descripción</w:t>
              </w:r>
            </w:ins>
          </w:p>
        </w:tc>
        <w:tc>
          <w:tcPr>
            <w:tcW w:w="1903" w:type="dxa"/>
            <w:tcPrChange w:id="1415" w:author="Raul García Fernández" w:date="2017-07-03T16:58:00Z">
              <w:tcPr>
                <w:tcW w:w="1759" w:type="dxa"/>
              </w:tcPr>
            </w:tcPrChange>
          </w:tcPr>
          <w:p w14:paraId="759C7C2A"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1416" w:author="Raul García Fernández" w:date="2017-07-01T13:39:00Z"/>
                <w:szCs w:val="24"/>
                <w:lang w:val="es-ES_tradnl"/>
              </w:rPr>
            </w:pPr>
            <w:ins w:id="1417" w:author="Raul García Fernández" w:date="2017-07-01T13:39:00Z">
              <w:r w:rsidRPr="00EB0E55">
                <w:rPr>
                  <w:szCs w:val="24"/>
                  <w:lang w:val="es-ES_tradnl"/>
                </w:rPr>
                <w:t>Entradas</w:t>
              </w:r>
            </w:ins>
          </w:p>
          <w:p w14:paraId="0F545571"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1418" w:author="Raul García Fernández" w:date="2017-07-01T13:39:00Z"/>
                <w:szCs w:val="24"/>
                <w:lang w:val="es-ES_tradnl"/>
              </w:rPr>
            </w:pPr>
            <w:ins w:id="1419" w:author="Raul García Fernández" w:date="2017-07-01T13:39:00Z">
              <w:r w:rsidRPr="00EB0E55">
                <w:rPr>
                  <w:szCs w:val="24"/>
                  <w:lang w:val="es-ES_tradnl"/>
                </w:rPr>
                <w:t>(Body)</w:t>
              </w:r>
            </w:ins>
          </w:p>
        </w:tc>
        <w:tc>
          <w:tcPr>
            <w:tcW w:w="1496" w:type="dxa"/>
            <w:tcPrChange w:id="1420" w:author="Raul García Fernández" w:date="2017-07-03T16:58:00Z">
              <w:tcPr>
                <w:tcW w:w="2047" w:type="dxa"/>
              </w:tcPr>
            </w:tcPrChange>
          </w:tcPr>
          <w:p w14:paraId="315E7F08" w14:textId="77777777" w:rsidR="001F6FA0" w:rsidRPr="00EB0E55" w:rsidRDefault="001F6FA0" w:rsidP="005B364A">
            <w:pPr>
              <w:jc w:val="center"/>
              <w:cnfStyle w:val="100000000000" w:firstRow="1" w:lastRow="0" w:firstColumn="0" w:lastColumn="0" w:oddVBand="0" w:evenVBand="0" w:oddHBand="0" w:evenHBand="0" w:firstRowFirstColumn="0" w:firstRowLastColumn="0" w:lastRowFirstColumn="0" w:lastRowLastColumn="0"/>
              <w:rPr>
                <w:ins w:id="1421" w:author="Raul García Fernández" w:date="2017-07-01T13:39:00Z"/>
                <w:szCs w:val="24"/>
                <w:lang w:val="es-ES_tradnl"/>
              </w:rPr>
            </w:pPr>
            <w:ins w:id="1422" w:author="Raul García Fernández" w:date="2017-07-01T13:39:00Z">
              <w:r w:rsidRPr="00EB0E55">
                <w:rPr>
                  <w:szCs w:val="24"/>
                  <w:lang w:val="es-ES_tradnl"/>
                </w:rPr>
                <w:t>Salidas</w:t>
              </w:r>
            </w:ins>
          </w:p>
        </w:tc>
      </w:tr>
      <w:tr w:rsidR="001F6FA0" w14:paraId="5C1B1918" w14:textId="77777777" w:rsidTr="005B364A">
        <w:trPr>
          <w:cnfStyle w:val="000000100000" w:firstRow="0" w:lastRow="0" w:firstColumn="0" w:lastColumn="0" w:oddVBand="0" w:evenVBand="0" w:oddHBand="1" w:evenHBand="0" w:firstRowFirstColumn="0" w:firstRowLastColumn="0" w:lastRowFirstColumn="0" w:lastRowLastColumn="0"/>
          <w:ins w:id="1423" w:author="Raul García Fernández" w:date="2017-07-01T13:39:00Z"/>
          <w:trPrChange w:id="1424"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1425" w:author="Raul García Fernández" w:date="2017-07-03T16:58:00Z">
              <w:tcPr>
                <w:tcW w:w="3902" w:type="dxa"/>
              </w:tcPr>
            </w:tcPrChange>
          </w:tcPr>
          <w:p w14:paraId="4C5CAB6E" w14:textId="77777777" w:rsidR="001F6FA0" w:rsidRPr="00EB0E55" w:rsidRDefault="001F6FA0" w:rsidP="005B364A">
            <w:pPr>
              <w:jc w:val="center"/>
              <w:cnfStyle w:val="001000100000" w:firstRow="0" w:lastRow="0" w:firstColumn="1" w:lastColumn="0" w:oddVBand="0" w:evenVBand="0" w:oddHBand="1" w:evenHBand="0" w:firstRowFirstColumn="0" w:firstRowLastColumn="0" w:lastRowFirstColumn="0" w:lastRowLastColumn="0"/>
              <w:rPr>
                <w:ins w:id="1426" w:author="Raul García Fernández" w:date="2017-07-01T13:39:00Z"/>
                <w:szCs w:val="24"/>
                <w:lang w:val="es-ES_tradnl"/>
              </w:rPr>
            </w:pPr>
            <w:ins w:id="1427" w:author="Raul García Fernández" w:date="2017-07-01T13:39:00Z">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w:t>
              </w:r>
            </w:ins>
          </w:p>
          <w:p w14:paraId="1A297913" w14:textId="77777777" w:rsidR="001F6FA0" w:rsidRPr="00EB0E55" w:rsidRDefault="001F6FA0" w:rsidP="005B364A">
            <w:pPr>
              <w:jc w:val="center"/>
              <w:cnfStyle w:val="001000100000" w:firstRow="0" w:lastRow="0" w:firstColumn="1" w:lastColumn="0" w:oddVBand="0" w:evenVBand="0" w:oddHBand="1" w:evenHBand="0" w:firstRowFirstColumn="0" w:firstRowLastColumn="0" w:lastRowFirstColumn="0" w:lastRowLastColumn="0"/>
              <w:rPr>
                <w:ins w:id="1428" w:author="Raul García Fernández" w:date="2017-07-01T13:39:00Z"/>
                <w:szCs w:val="24"/>
                <w:lang w:val="es-ES_tradnl"/>
              </w:rPr>
            </w:pPr>
            <w:ins w:id="1429" w:author="Raul García Fernández" w:date="2017-07-01T13:39:00Z">
              <w:r w:rsidRPr="00EB0E55">
                <w:rPr>
                  <w:szCs w:val="24"/>
                  <w:lang w:val="es-ES_tradnl"/>
                </w:rPr>
                <w:t>(HTTP method:GET)</w:t>
              </w:r>
            </w:ins>
          </w:p>
        </w:tc>
        <w:tc>
          <w:tcPr>
            <w:tcW w:w="1741" w:type="dxa"/>
            <w:tcPrChange w:id="1430" w:author="Raul García Fernández" w:date="2017-07-03T16:58:00Z">
              <w:tcPr>
                <w:tcW w:w="2181" w:type="dxa"/>
              </w:tcPr>
            </w:tcPrChange>
          </w:tcPr>
          <w:p w14:paraId="441686C6"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1431" w:author="Raul García Fernández" w:date="2017-07-01T13:39:00Z"/>
                <w:szCs w:val="24"/>
                <w:lang w:val="es-ES_tradnl"/>
              </w:rPr>
            </w:pPr>
            <w:ins w:id="1432" w:author="Raul García Fernández" w:date="2017-07-01T13:39:00Z">
              <w:r>
                <w:rPr>
                  <w:szCs w:val="24"/>
                  <w:lang w:val="es-ES_tradnl"/>
                </w:rPr>
                <w:t>Acción que permite visualizar todos los miembros de un grupo</w:t>
              </w:r>
            </w:ins>
          </w:p>
        </w:tc>
        <w:tc>
          <w:tcPr>
            <w:tcW w:w="1903" w:type="dxa"/>
            <w:tcPrChange w:id="1433" w:author="Raul García Fernández" w:date="2017-07-03T16:58:00Z">
              <w:tcPr>
                <w:tcW w:w="1759" w:type="dxa"/>
              </w:tcPr>
            </w:tcPrChange>
          </w:tcPr>
          <w:p w14:paraId="2F3D2E9A"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1434" w:author="Raul García Fernández" w:date="2017-07-01T13:39:00Z"/>
                <w:szCs w:val="24"/>
                <w:lang w:val="es-ES_tradnl"/>
              </w:rPr>
            </w:pPr>
            <w:ins w:id="1435" w:author="Raul García Fernández" w:date="2017-07-01T13:39:00Z">
              <w:r w:rsidRPr="00EB0E55">
                <w:rPr>
                  <w:szCs w:val="24"/>
                  <w:lang w:val="es-ES_tradnl"/>
                </w:rPr>
                <w:t>Vacío</w:t>
              </w:r>
            </w:ins>
          </w:p>
        </w:tc>
        <w:tc>
          <w:tcPr>
            <w:tcW w:w="1496" w:type="dxa"/>
            <w:tcPrChange w:id="1436" w:author="Raul García Fernández" w:date="2017-07-03T16:58:00Z">
              <w:tcPr>
                <w:tcW w:w="2047" w:type="dxa"/>
              </w:tcPr>
            </w:tcPrChange>
          </w:tcPr>
          <w:p w14:paraId="59318729"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1437" w:author="Raul García Fernández" w:date="2017-07-01T13:39:00Z"/>
                <w:szCs w:val="24"/>
                <w:lang w:val="es-ES_tradnl"/>
              </w:rPr>
            </w:pPr>
            <w:ins w:id="1438" w:author="Raul García Fernández" w:date="2017-07-01T13:39:00Z">
              <w:r>
                <w:rPr>
                  <w:szCs w:val="24"/>
                  <w:lang w:val="es-ES_tradnl"/>
                </w:rPr>
                <w:t>Devuelve un conjunto de ID’s de usuarios.</w:t>
              </w:r>
            </w:ins>
          </w:p>
        </w:tc>
      </w:tr>
      <w:tr w:rsidR="001F6FA0" w14:paraId="10A99B46" w14:textId="77777777" w:rsidTr="005B364A">
        <w:trPr>
          <w:ins w:id="1439" w:author="Raul García Fernández" w:date="2017-07-01T13:39:00Z"/>
          <w:trPrChange w:id="1440"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1441" w:author="Raul García Fernández" w:date="2017-07-03T16:58:00Z">
              <w:tcPr>
                <w:tcW w:w="3902" w:type="dxa"/>
              </w:tcPr>
            </w:tcPrChange>
          </w:tcPr>
          <w:p w14:paraId="169E8876" w14:textId="77777777" w:rsidR="001F6FA0" w:rsidRPr="008A1BB7" w:rsidRDefault="001F6FA0" w:rsidP="005B364A">
            <w:pPr>
              <w:jc w:val="center"/>
              <w:rPr>
                <w:ins w:id="1442" w:author="Raul García Fernández" w:date="2017-07-01T13:39:00Z"/>
                <w:szCs w:val="24"/>
                <w:lang w:val="en-US"/>
              </w:rPr>
            </w:pPr>
            <w:ins w:id="1443" w:author="Raul García Fernández" w:date="2017-07-01T13:39:00Z">
              <w:r w:rsidRPr="008A1BB7">
                <w:rPr>
                  <w:szCs w:val="24"/>
                  <w:lang w:val="en-US"/>
                </w:rPr>
                <w:t>/{idUser}/{groupID}/member/create</w:t>
              </w:r>
            </w:ins>
          </w:p>
          <w:p w14:paraId="5AE5C911" w14:textId="77777777" w:rsidR="001F6FA0" w:rsidRPr="008A1BB7" w:rsidRDefault="001F6FA0" w:rsidP="005B364A">
            <w:pPr>
              <w:jc w:val="center"/>
              <w:rPr>
                <w:ins w:id="1444" w:author="Raul García Fernández" w:date="2017-07-01T13:39:00Z"/>
                <w:szCs w:val="24"/>
                <w:lang w:val="en-US"/>
              </w:rPr>
            </w:pPr>
            <w:ins w:id="1445" w:author="Raul García Fernández" w:date="2017-07-01T13:39:00Z">
              <w:r w:rsidRPr="008A1BB7">
                <w:rPr>
                  <w:szCs w:val="24"/>
                  <w:lang w:val="en-US"/>
                </w:rPr>
                <w:t>(HTTP method:GET)</w:t>
              </w:r>
            </w:ins>
          </w:p>
        </w:tc>
        <w:tc>
          <w:tcPr>
            <w:tcW w:w="1741" w:type="dxa"/>
            <w:tcPrChange w:id="1446" w:author="Raul García Fernández" w:date="2017-07-03T16:58:00Z">
              <w:tcPr>
                <w:tcW w:w="2181" w:type="dxa"/>
              </w:tcPr>
            </w:tcPrChange>
          </w:tcPr>
          <w:p w14:paraId="3C5F85D7" w14:textId="77777777" w:rsidR="001F6FA0" w:rsidRPr="00EB0E55" w:rsidRDefault="001F6FA0" w:rsidP="005B364A">
            <w:pPr>
              <w:jc w:val="center"/>
              <w:cnfStyle w:val="000000000000" w:firstRow="0" w:lastRow="0" w:firstColumn="0" w:lastColumn="0" w:oddVBand="0" w:evenVBand="0" w:oddHBand="0" w:evenHBand="0" w:firstRowFirstColumn="0" w:firstRowLastColumn="0" w:lastRowFirstColumn="0" w:lastRowLastColumn="0"/>
              <w:rPr>
                <w:ins w:id="1447" w:author="Raul García Fernández" w:date="2017-07-01T13:39:00Z"/>
                <w:szCs w:val="24"/>
                <w:lang w:val="es-ES_tradnl"/>
              </w:rPr>
            </w:pPr>
            <w:ins w:id="1448" w:author="Raul García Fernández" w:date="2017-07-01T13:39:00Z">
              <w:r>
                <w:rPr>
                  <w:szCs w:val="24"/>
                  <w:lang w:val="es-ES_tradnl"/>
                </w:rPr>
                <w:t>Acción que permite conseguir un ejemplo de método de entrada para crear miembros de grupos</w:t>
              </w:r>
            </w:ins>
          </w:p>
        </w:tc>
        <w:tc>
          <w:tcPr>
            <w:tcW w:w="1903" w:type="dxa"/>
            <w:tcPrChange w:id="1449" w:author="Raul García Fernández" w:date="2017-07-03T16:58:00Z">
              <w:tcPr>
                <w:tcW w:w="1759" w:type="dxa"/>
              </w:tcPr>
            </w:tcPrChange>
          </w:tcPr>
          <w:p w14:paraId="379E5BD4" w14:textId="77777777" w:rsidR="001F6FA0" w:rsidRPr="00EB0E55" w:rsidRDefault="001F6FA0" w:rsidP="005B364A">
            <w:pPr>
              <w:jc w:val="center"/>
              <w:cnfStyle w:val="000000000000" w:firstRow="0" w:lastRow="0" w:firstColumn="0" w:lastColumn="0" w:oddVBand="0" w:evenVBand="0" w:oddHBand="0" w:evenHBand="0" w:firstRowFirstColumn="0" w:firstRowLastColumn="0" w:lastRowFirstColumn="0" w:lastRowLastColumn="0"/>
              <w:rPr>
                <w:ins w:id="1450" w:author="Raul García Fernández" w:date="2017-07-01T13:39:00Z"/>
                <w:szCs w:val="24"/>
                <w:lang w:val="es-ES_tradnl"/>
              </w:rPr>
            </w:pPr>
            <w:ins w:id="1451" w:author="Raul García Fernández" w:date="2017-07-01T13:39:00Z">
              <w:r w:rsidRPr="00EB0E55">
                <w:rPr>
                  <w:szCs w:val="24"/>
                  <w:lang w:val="es-ES_tradnl"/>
                </w:rPr>
                <w:t>Vacío</w:t>
              </w:r>
            </w:ins>
          </w:p>
        </w:tc>
        <w:tc>
          <w:tcPr>
            <w:tcW w:w="1496" w:type="dxa"/>
            <w:tcPrChange w:id="1452" w:author="Raul García Fernández" w:date="2017-07-03T16:58:00Z">
              <w:tcPr>
                <w:tcW w:w="2047" w:type="dxa"/>
              </w:tcPr>
            </w:tcPrChange>
          </w:tcPr>
          <w:p w14:paraId="51359BDF" w14:textId="77777777" w:rsidR="001F6FA0" w:rsidRPr="00EB0E55" w:rsidRDefault="001F6FA0" w:rsidP="005B364A">
            <w:pPr>
              <w:jc w:val="center"/>
              <w:cnfStyle w:val="000000000000" w:firstRow="0" w:lastRow="0" w:firstColumn="0" w:lastColumn="0" w:oddVBand="0" w:evenVBand="0" w:oddHBand="0" w:evenHBand="0" w:firstRowFirstColumn="0" w:firstRowLastColumn="0" w:lastRowFirstColumn="0" w:lastRowLastColumn="0"/>
              <w:rPr>
                <w:ins w:id="1453" w:author="Raul García Fernández" w:date="2017-07-01T13:39:00Z"/>
                <w:szCs w:val="24"/>
                <w:lang w:val="es-ES_tradnl"/>
              </w:rPr>
            </w:pPr>
            <w:ins w:id="1454" w:author="Raul García Fernández" w:date="2017-07-01T13:39:00Z">
              <w:r>
                <w:rPr>
                  <w:szCs w:val="24"/>
                  <w:lang w:val="es-ES_tradnl"/>
                </w:rPr>
                <w:t>Devuelve una entidad mensaje que se podrá usar para comunicar con el sistema.</w:t>
              </w:r>
            </w:ins>
          </w:p>
        </w:tc>
      </w:tr>
      <w:tr w:rsidR="001F6FA0" w14:paraId="35CBF637" w14:textId="77777777" w:rsidTr="005B364A">
        <w:trPr>
          <w:cnfStyle w:val="000000100000" w:firstRow="0" w:lastRow="0" w:firstColumn="0" w:lastColumn="0" w:oddVBand="0" w:evenVBand="0" w:oddHBand="1" w:evenHBand="0" w:firstRowFirstColumn="0" w:firstRowLastColumn="0" w:lastRowFirstColumn="0" w:lastRowLastColumn="0"/>
          <w:ins w:id="1455" w:author="Raul García Fernández" w:date="2017-07-01T13:39:00Z"/>
          <w:trPrChange w:id="1456"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1457" w:author="Raul García Fernández" w:date="2017-07-03T16:58:00Z">
              <w:tcPr>
                <w:tcW w:w="3902" w:type="dxa"/>
              </w:tcPr>
            </w:tcPrChange>
          </w:tcPr>
          <w:p w14:paraId="55B67710"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458" w:author="Raul García Fernández" w:date="2017-07-01T13:39:00Z"/>
                <w:szCs w:val="24"/>
                <w:lang w:val="en-US"/>
              </w:rPr>
            </w:pPr>
            <w:ins w:id="1459" w:author="Raul García Fernández" w:date="2017-07-01T13:39:00Z">
              <w:r w:rsidRPr="008A1BB7">
                <w:rPr>
                  <w:szCs w:val="24"/>
                  <w:lang w:val="en-US"/>
                </w:rPr>
                <w:t>/{idUser}/{groupID}/member/create</w:t>
              </w:r>
            </w:ins>
          </w:p>
          <w:p w14:paraId="54028836"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460" w:author="Raul García Fernández" w:date="2017-07-01T13:39:00Z"/>
                <w:szCs w:val="24"/>
                <w:lang w:val="en-US"/>
              </w:rPr>
            </w:pPr>
            <w:ins w:id="1461" w:author="Raul García Fernández" w:date="2017-07-01T13:39:00Z">
              <w:r w:rsidRPr="008A1BB7">
                <w:rPr>
                  <w:szCs w:val="24"/>
                  <w:lang w:val="en-US"/>
                </w:rPr>
                <w:t>(HTTP method:POST)</w:t>
              </w:r>
            </w:ins>
          </w:p>
        </w:tc>
        <w:tc>
          <w:tcPr>
            <w:tcW w:w="1741" w:type="dxa"/>
            <w:tcPrChange w:id="1462" w:author="Raul García Fernández" w:date="2017-07-03T16:58:00Z">
              <w:tcPr>
                <w:tcW w:w="2181" w:type="dxa"/>
              </w:tcPr>
            </w:tcPrChange>
          </w:tcPr>
          <w:p w14:paraId="003072F0"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1463" w:author="Raul García Fernández" w:date="2017-07-01T13:39:00Z"/>
                <w:szCs w:val="24"/>
                <w:lang w:val="es-ES_tradnl"/>
              </w:rPr>
            </w:pPr>
            <w:ins w:id="1464" w:author="Raul García Fernández" w:date="2017-07-01T13:39:00Z">
              <w:r>
                <w:rPr>
                  <w:szCs w:val="24"/>
                  <w:lang w:val="es-ES_tradnl"/>
                </w:rPr>
                <w:t>Acción que permite crear miembros para un grupo.</w:t>
              </w:r>
            </w:ins>
          </w:p>
        </w:tc>
        <w:tc>
          <w:tcPr>
            <w:tcW w:w="1903" w:type="dxa"/>
            <w:tcPrChange w:id="1465" w:author="Raul García Fernández" w:date="2017-07-03T16:58:00Z">
              <w:tcPr>
                <w:tcW w:w="1759" w:type="dxa"/>
              </w:tcPr>
            </w:tcPrChange>
          </w:tcPr>
          <w:p w14:paraId="5DB60334"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1466" w:author="Raul García Fernández" w:date="2017-07-01T13:39:00Z"/>
                <w:szCs w:val="24"/>
                <w:lang w:val="es-ES_tradnl"/>
              </w:rPr>
            </w:pPr>
            <w:ins w:id="1467" w:author="Raul García Fernández" w:date="2017-07-01T13:39:00Z">
              <w:r>
                <w:rPr>
                  <w:szCs w:val="24"/>
                  <w:lang w:val="es-ES_tradnl"/>
                </w:rPr>
                <w:t>Mensaje de comunicación para generar un miembro</w:t>
              </w:r>
            </w:ins>
          </w:p>
        </w:tc>
        <w:tc>
          <w:tcPr>
            <w:tcW w:w="1496" w:type="dxa"/>
            <w:tcPrChange w:id="1468" w:author="Raul García Fernández" w:date="2017-07-03T16:58:00Z">
              <w:tcPr>
                <w:tcW w:w="2047" w:type="dxa"/>
              </w:tcPr>
            </w:tcPrChange>
          </w:tcPr>
          <w:p w14:paraId="2AA5CD91" w14:textId="77777777" w:rsidR="001F6FA0" w:rsidRPr="00EB0E55" w:rsidRDefault="001F6FA0" w:rsidP="005B364A">
            <w:pPr>
              <w:jc w:val="center"/>
              <w:cnfStyle w:val="000000100000" w:firstRow="0" w:lastRow="0" w:firstColumn="0" w:lastColumn="0" w:oddVBand="0" w:evenVBand="0" w:oddHBand="1" w:evenHBand="0" w:firstRowFirstColumn="0" w:firstRowLastColumn="0" w:lastRowFirstColumn="0" w:lastRowLastColumn="0"/>
              <w:rPr>
                <w:ins w:id="1469" w:author="Raul García Fernández" w:date="2017-07-01T13:39:00Z"/>
                <w:szCs w:val="24"/>
                <w:lang w:val="es-ES_tradnl"/>
              </w:rPr>
            </w:pPr>
            <w:ins w:id="1470" w:author="Raul García Fernández" w:date="2017-07-01T13:39:00Z">
              <w:r>
                <w:rPr>
                  <w:szCs w:val="24"/>
                  <w:lang w:val="es-ES_tradnl"/>
                </w:rPr>
                <w:t>Devolverá el resultado sobre la ejecución de la acción.</w:t>
              </w:r>
            </w:ins>
          </w:p>
        </w:tc>
      </w:tr>
      <w:tr w:rsidR="001F6FA0" w14:paraId="025BF118" w14:textId="77777777" w:rsidTr="005B364A">
        <w:trPr>
          <w:ins w:id="1471" w:author="Raul García Fernández" w:date="2017-07-01T13:39:00Z"/>
          <w:trPrChange w:id="1472" w:author="Raul García Fernández" w:date="2017-07-03T16:58:00Z">
            <w:trPr>
              <w:jc w:val="center"/>
            </w:trPr>
          </w:trPrChange>
        </w:trPr>
        <w:tc>
          <w:tcPr>
            <w:cnfStyle w:val="001000000000" w:firstRow="0" w:lastRow="0" w:firstColumn="1" w:lastColumn="0" w:oddVBand="0" w:evenVBand="0" w:oddHBand="0" w:evenHBand="0" w:firstRowFirstColumn="0" w:firstRowLastColumn="0" w:lastRowFirstColumn="0" w:lastRowLastColumn="0"/>
            <w:tcW w:w="4749" w:type="dxa"/>
            <w:tcPrChange w:id="1473" w:author="Raul García Fernández" w:date="2017-07-03T16:58:00Z">
              <w:tcPr>
                <w:tcW w:w="3902" w:type="dxa"/>
              </w:tcPr>
            </w:tcPrChange>
          </w:tcPr>
          <w:p w14:paraId="6CB15AD8" w14:textId="77777777" w:rsidR="001F6FA0" w:rsidRPr="008A1BB7" w:rsidRDefault="001F6FA0" w:rsidP="005B364A">
            <w:pPr>
              <w:jc w:val="center"/>
              <w:rPr>
                <w:ins w:id="1474" w:author="Raul García Fernández" w:date="2017-07-01T13:39:00Z"/>
                <w:szCs w:val="24"/>
                <w:lang w:val="en-US"/>
              </w:rPr>
            </w:pPr>
            <w:ins w:id="1475" w:author="Raul García Fernández" w:date="2017-07-01T13:39:00Z">
              <w:r w:rsidRPr="008A1BB7">
                <w:rPr>
                  <w:szCs w:val="24"/>
                  <w:lang w:val="en-US"/>
                </w:rPr>
                <w:t>/{idUser}/{groupID}/</w:t>
              </w:r>
            </w:ins>
          </w:p>
          <w:p w14:paraId="6AF6F984" w14:textId="77777777" w:rsidR="001F6FA0" w:rsidRPr="008A1BB7" w:rsidRDefault="001F6FA0" w:rsidP="005B364A">
            <w:pPr>
              <w:jc w:val="center"/>
              <w:rPr>
                <w:ins w:id="1476" w:author="Raul García Fernández" w:date="2017-07-01T13:39:00Z"/>
                <w:szCs w:val="24"/>
                <w:lang w:val="en-US"/>
              </w:rPr>
            </w:pPr>
            <w:ins w:id="1477" w:author="Raul García Fernández" w:date="2017-07-01T13:39:00Z">
              <w:r w:rsidRPr="008A1BB7">
                <w:rPr>
                  <w:szCs w:val="24"/>
                  <w:lang w:val="en-US"/>
                </w:rPr>
                <w:t>member/{memberID}</w:t>
              </w:r>
            </w:ins>
          </w:p>
          <w:p w14:paraId="1FCF3045" w14:textId="77777777" w:rsidR="001F6FA0" w:rsidRPr="008A1BB7" w:rsidRDefault="001F6FA0" w:rsidP="005B364A">
            <w:pPr>
              <w:jc w:val="center"/>
              <w:rPr>
                <w:ins w:id="1478" w:author="Raul García Fernández" w:date="2017-07-01T13:39:00Z"/>
                <w:szCs w:val="24"/>
                <w:lang w:val="en-US"/>
              </w:rPr>
            </w:pPr>
            <w:ins w:id="1479" w:author="Raul García Fernández" w:date="2017-07-01T13:39:00Z">
              <w:r w:rsidRPr="008A1BB7">
                <w:rPr>
                  <w:szCs w:val="24"/>
                  <w:lang w:val="en-US"/>
                </w:rPr>
                <w:lastRenderedPageBreak/>
                <w:t>(HTTP method:DELETE)</w:t>
              </w:r>
            </w:ins>
          </w:p>
        </w:tc>
        <w:tc>
          <w:tcPr>
            <w:tcW w:w="1741" w:type="dxa"/>
            <w:tcPrChange w:id="1480" w:author="Raul García Fernández" w:date="2017-07-03T16:58:00Z">
              <w:tcPr>
                <w:tcW w:w="2181" w:type="dxa"/>
              </w:tcPr>
            </w:tcPrChange>
          </w:tcPr>
          <w:p w14:paraId="6A7B8F85" w14:textId="77777777" w:rsidR="001F6FA0" w:rsidRDefault="001F6FA0" w:rsidP="005B364A">
            <w:pPr>
              <w:jc w:val="center"/>
              <w:cnfStyle w:val="000000000000" w:firstRow="0" w:lastRow="0" w:firstColumn="0" w:lastColumn="0" w:oddVBand="0" w:evenVBand="0" w:oddHBand="0" w:evenHBand="0" w:firstRowFirstColumn="0" w:firstRowLastColumn="0" w:lastRowFirstColumn="0" w:lastRowLastColumn="0"/>
              <w:rPr>
                <w:ins w:id="1481" w:author="Raul García Fernández" w:date="2017-07-01T13:39:00Z"/>
                <w:szCs w:val="24"/>
                <w:lang w:val="es-ES_tradnl"/>
              </w:rPr>
            </w:pPr>
            <w:ins w:id="1482" w:author="Raul García Fernández" w:date="2017-07-01T13:39:00Z">
              <w:r>
                <w:rPr>
                  <w:szCs w:val="24"/>
                  <w:lang w:val="es-ES_tradnl"/>
                </w:rPr>
                <w:lastRenderedPageBreak/>
                <w:t xml:space="preserve">Acción que permite borrar </w:t>
              </w:r>
              <w:r>
                <w:rPr>
                  <w:szCs w:val="24"/>
                  <w:lang w:val="es-ES_tradnl"/>
                </w:rPr>
                <w:lastRenderedPageBreak/>
                <w:t>un miembro de un grupo</w:t>
              </w:r>
            </w:ins>
          </w:p>
        </w:tc>
        <w:tc>
          <w:tcPr>
            <w:tcW w:w="1903" w:type="dxa"/>
            <w:tcPrChange w:id="1483" w:author="Raul García Fernández" w:date="2017-07-03T16:58:00Z">
              <w:tcPr>
                <w:tcW w:w="1759" w:type="dxa"/>
              </w:tcPr>
            </w:tcPrChange>
          </w:tcPr>
          <w:p w14:paraId="213DD3F5" w14:textId="77777777" w:rsidR="001F6FA0" w:rsidRDefault="001F6FA0" w:rsidP="005B364A">
            <w:pPr>
              <w:jc w:val="center"/>
              <w:cnfStyle w:val="000000000000" w:firstRow="0" w:lastRow="0" w:firstColumn="0" w:lastColumn="0" w:oddVBand="0" w:evenVBand="0" w:oddHBand="0" w:evenHBand="0" w:firstRowFirstColumn="0" w:firstRowLastColumn="0" w:lastRowFirstColumn="0" w:lastRowLastColumn="0"/>
              <w:rPr>
                <w:ins w:id="1484" w:author="Raul García Fernández" w:date="2017-07-01T13:39:00Z"/>
                <w:szCs w:val="24"/>
                <w:lang w:val="es-ES_tradnl"/>
              </w:rPr>
            </w:pPr>
            <w:ins w:id="1485" w:author="Raul García Fernández" w:date="2017-07-01T13:39:00Z">
              <w:r>
                <w:rPr>
                  <w:szCs w:val="24"/>
                  <w:lang w:val="es-ES_tradnl"/>
                </w:rPr>
                <w:lastRenderedPageBreak/>
                <w:t>Vacío</w:t>
              </w:r>
            </w:ins>
          </w:p>
        </w:tc>
        <w:tc>
          <w:tcPr>
            <w:tcW w:w="1496" w:type="dxa"/>
            <w:tcPrChange w:id="1486" w:author="Raul García Fernández" w:date="2017-07-03T16:58:00Z">
              <w:tcPr>
                <w:tcW w:w="2047" w:type="dxa"/>
              </w:tcPr>
            </w:tcPrChange>
          </w:tcPr>
          <w:p w14:paraId="5BF93465" w14:textId="77777777" w:rsidR="001F6FA0" w:rsidRDefault="001F6FA0" w:rsidP="005B364A">
            <w:pPr>
              <w:jc w:val="center"/>
              <w:cnfStyle w:val="000000000000" w:firstRow="0" w:lastRow="0" w:firstColumn="0" w:lastColumn="0" w:oddVBand="0" w:evenVBand="0" w:oddHBand="0" w:evenHBand="0" w:firstRowFirstColumn="0" w:firstRowLastColumn="0" w:lastRowFirstColumn="0" w:lastRowLastColumn="0"/>
              <w:rPr>
                <w:ins w:id="1487" w:author="Raul García Fernández" w:date="2017-07-01T13:39:00Z"/>
                <w:szCs w:val="24"/>
                <w:lang w:val="es-ES_tradnl"/>
              </w:rPr>
            </w:pPr>
            <w:ins w:id="1488" w:author="Raul García Fernández" w:date="2017-07-01T13:39:00Z">
              <w:r>
                <w:rPr>
                  <w:szCs w:val="24"/>
                  <w:lang w:val="es-ES_tradnl"/>
                </w:rPr>
                <w:t xml:space="preserve">Devolverá el resultado sobre la </w:t>
              </w:r>
              <w:r>
                <w:rPr>
                  <w:szCs w:val="24"/>
                  <w:lang w:val="es-ES_tradnl"/>
                </w:rPr>
                <w:lastRenderedPageBreak/>
                <w:t>ejecución de la acción</w:t>
              </w:r>
            </w:ins>
          </w:p>
        </w:tc>
      </w:tr>
    </w:tbl>
    <w:p w14:paraId="7D849552" w14:textId="17F12936" w:rsidR="004A7A34" w:rsidRDefault="001F6FA0">
      <w:pPr>
        <w:pStyle w:val="Prrafodelista"/>
        <w:ind w:left="2832"/>
        <w:jc w:val="left"/>
        <w:rPr>
          <w:ins w:id="1489" w:author="Raul García Fernández" w:date="2017-07-01T12:56:00Z"/>
        </w:rPr>
        <w:pPrChange w:id="1490" w:author="Raul García Fernández" w:date="2017-07-01T13:39:00Z">
          <w:pPr>
            <w:ind w:firstLine="360"/>
            <w:jc w:val="center"/>
          </w:pPr>
        </w:pPrChange>
      </w:pPr>
      <w:ins w:id="1491" w:author="Raul García Fernández" w:date="2017-07-01T13:39:00Z">
        <w:r>
          <w:lastRenderedPageBreak/>
          <w:br/>
        </w:r>
      </w:ins>
    </w:p>
    <w:p w14:paraId="6CDC7336" w14:textId="77777777" w:rsidR="001F6FA0" w:rsidRPr="00266B66" w:rsidRDefault="004A7A34">
      <w:pPr>
        <w:pStyle w:val="Prrafodelista"/>
        <w:numPr>
          <w:ilvl w:val="4"/>
          <w:numId w:val="30"/>
        </w:numPr>
        <w:jc w:val="left"/>
        <w:rPr>
          <w:ins w:id="1492" w:author="Raul García Fernández" w:date="2017-07-01T13:38:00Z"/>
          <w:b/>
          <w:rPrChange w:id="1493" w:author="Raul García Fernández" w:date="2017-07-10T20:53:00Z">
            <w:rPr>
              <w:ins w:id="1494" w:author="Raul García Fernández" w:date="2017-07-01T13:38:00Z"/>
            </w:rPr>
          </w:rPrChange>
        </w:rPr>
        <w:pPrChange w:id="1495" w:author="Raul García Fernández" w:date="2017-07-01T12:55:00Z">
          <w:pPr>
            <w:ind w:firstLine="360"/>
            <w:jc w:val="center"/>
          </w:pPr>
        </w:pPrChange>
      </w:pPr>
      <w:ins w:id="1496" w:author="Raul García Fernández" w:date="2017-07-01T12:56:00Z">
        <w:r w:rsidRPr="00266B66">
          <w:rPr>
            <w:b/>
            <w:rPrChange w:id="1497" w:author="Raul García Fernández" w:date="2017-07-10T20:53:00Z">
              <w:rPr/>
            </w:rPrChange>
          </w:rPr>
          <w:t>Grupos subgrupos:</w:t>
        </w:r>
      </w:ins>
    </w:p>
    <w:p w14:paraId="5BE14097" w14:textId="5C9AA16E" w:rsidR="004A7A34" w:rsidRDefault="001F6FA0">
      <w:pPr>
        <w:pStyle w:val="Descripcin"/>
        <w:keepNext/>
        <w:jc w:val="left"/>
        <w:rPr>
          <w:ins w:id="1498" w:author="Raul García Fernández" w:date="2017-07-01T13:38:00Z"/>
        </w:rPr>
        <w:pPrChange w:id="1499" w:author="Raul García Fernández" w:date="2017-07-01T13:38:00Z">
          <w:pPr>
            <w:ind w:firstLine="360"/>
            <w:jc w:val="center"/>
          </w:pPr>
        </w:pPrChange>
      </w:pPr>
      <w:bookmarkStart w:id="1500" w:name="_Toc480479795"/>
      <w:bookmarkStart w:id="1501" w:name="_Toc481607026"/>
      <w:bookmarkStart w:id="1502" w:name="_Toc487483569"/>
      <w:ins w:id="1503" w:author="Raul García Fernández" w:date="2017-07-01T13:38:00Z">
        <w:r>
          <w:t xml:space="preserve">Tabla </w:t>
        </w:r>
        <w:r>
          <w:fldChar w:fldCharType="begin"/>
        </w:r>
        <w:r>
          <w:instrText xml:space="preserve"> STYLEREF 1 \s </w:instrText>
        </w:r>
        <w:r>
          <w:fldChar w:fldCharType="separate"/>
        </w:r>
      </w:ins>
      <w:r w:rsidR="007E0E3F">
        <w:rPr>
          <w:noProof/>
        </w:rPr>
        <w:t>3</w:t>
      </w:r>
      <w:ins w:id="1504" w:author="Raul García Fernández" w:date="2017-07-01T13:38:00Z">
        <w:r>
          <w:rPr>
            <w:noProof/>
          </w:rPr>
          <w:fldChar w:fldCharType="end"/>
        </w:r>
        <w:r>
          <w:noBreakHyphen/>
        </w:r>
        <w:r>
          <w:fldChar w:fldCharType="begin"/>
        </w:r>
        <w:r>
          <w:instrText xml:space="preserve"> SEQ Tabla \* ARABIC \s 1 </w:instrText>
        </w:r>
        <w:r>
          <w:fldChar w:fldCharType="separate"/>
        </w:r>
      </w:ins>
      <w:ins w:id="1505" w:author="Raul García Fernández" w:date="2017-07-10T20:58:00Z">
        <w:r w:rsidR="007E0E3F">
          <w:rPr>
            <w:noProof/>
          </w:rPr>
          <w:t>3</w:t>
        </w:r>
      </w:ins>
      <w:ins w:id="1506" w:author="Raul García Fernández" w:date="2017-07-01T13:38:00Z">
        <w:r>
          <w:rPr>
            <w:noProof/>
          </w:rPr>
          <w:fldChar w:fldCharType="end"/>
        </w:r>
        <w:r>
          <w:t>.</w:t>
        </w:r>
        <w:r w:rsidRPr="009741EA">
          <w:t xml:space="preserve">Protocolo repositorio: Grupo </w:t>
        </w:r>
        <w:r>
          <w:t>subgrupos</w:t>
        </w:r>
        <w:bookmarkEnd w:id="1500"/>
        <w:bookmarkEnd w:id="1501"/>
        <w:bookmarkEnd w:id="1502"/>
        <w:r>
          <w:br/>
        </w:r>
      </w:ins>
    </w:p>
    <w:tbl>
      <w:tblPr>
        <w:tblStyle w:val="Tabladecuadrcula41"/>
        <w:tblW w:w="9889" w:type="dxa"/>
        <w:tblLook w:val="04A0" w:firstRow="1" w:lastRow="0" w:firstColumn="1" w:lastColumn="0" w:noHBand="0" w:noVBand="1"/>
        <w:tblPrChange w:id="1507" w:author="Raul García Fernández" w:date="2017-07-01T13:38:00Z">
          <w:tblPr>
            <w:tblStyle w:val="Tabladecuadrcula6concolores1"/>
            <w:tblW w:w="9889" w:type="dxa"/>
            <w:jc w:val="center"/>
            <w:tblLook w:val="04A0" w:firstRow="1" w:lastRow="0" w:firstColumn="1" w:lastColumn="0" w:noHBand="0" w:noVBand="1"/>
          </w:tblPr>
        </w:tblPrChange>
      </w:tblPr>
      <w:tblGrid>
        <w:gridCol w:w="5411"/>
        <w:gridCol w:w="1608"/>
        <w:gridCol w:w="1308"/>
        <w:gridCol w:w="1562"/>
        <w:tblGridChange w:id="1508">
          <w:tblGrid>
            <w:gridCol w:w="4813"/>
            <w:gridCol w:w="1840"/>
            <w:gridCol w:w="1488"/>
            <w:gridCol w:w="1748"/>
          </w:tblGrid>
        </w:tblGridChange>
      </w:tblGrid>
      <w:tr w:rsidR="001F6FA0" w14:paraId="11A68003" w14:textId="77777777" w:rsidTr="001F6FA0">
        <w:trPr>
          <w:cnfStyle w:val="100000000000" w:firstRow="1" w:lastRow="0" w:firstColumn="0" w:lastColumn="0" w:oddVBand="0" w:evenVBand="0" w:oddHBand="0" w:evenHBand="0" w:firstRowFirstColumn="0" w:firstRowLastColumn="0" w:lastRowFirstColumn="0" w:lastRowLastColumn="0"/>
          <w:trHeight w:val="425"/>
          <w:ins w:id="1509" w:author="Raul García Fernández" w:date="2017-07-01T13:38:00Z"/>
          <w:trPrChange w:id="1510" w:author="Raul García Fernández" w:date="2017-07-01T13:38: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511" w:author="Raul García Fernández" w:date="2017-07-01T13:38:00Z">
              <w:tcPr>
                <w:tcW w:w="4725" w:type="dxa"/>
              </w:tcPr>
            </w:tcPrChange>
          </w:tcPr>
          <w:p w14:paraId="65F9A604" w14:textId="77777777" w:rsidR="001F6FA0" w:rsidRPr="008500CC" w:rsidRDefault="001F6FA0" w:rsidP="005B364A">
            <w:pPr>
              <w:jc w:val="center"/>
              <w:cnfStyle w:val="101000000000" w:firstRow="1" w:lastRow="0" w:firstColumn="1" w:lastColumn="0" w:oddVBand="0" w:evenVBand="0" w:oddHBand="0" w:evenHBand="0" w:firstRowFirstColumn="0" w:firstRowLastColumn="0" w:lastRowFirstColumn="0" w:lastRowLastColumn="0"/>
              <w:rPr>
                <w:ins w:id="1512" w:author="Raul García Fernández" w:date="2017-07-01T13:38:00Z"/>
                <w:szCs w:val="24"/>
                <w:lang w:val="es-ES_tradnl"/>
              </w:rPr>
            </w:pPr>
            <w:ins w:id="1513" w:author="Raul García Fernández" w:date="2017-07-01T13:38:00Z">
              <w:r w:rsidRPr="008500CC">
                <w:rPr>
                  <w:szCs w:val="24"/>
                  <w:lang w:val="es-ES_tradnl"/>
                </w:rPr>
                <w:t>Método</w:t>
              </w:r>
            </w:ins>
          </w:p>
        </w:tc>
        <w:tc>
          <w:tcPr>
            <w:tcW w:w="0" w:type="dxa"/>
            <w:tcPrChange w:id="1514" w:author="Raul García Fernández" w:date="2017-07-01T13:38:00Z">
              <w:tcPr>
                <w:tcW w:w="1873" w:type="dxa"/>
              </w:tcPr>
            </w:tcPrChange>
          </w:tcPr>
          <w:p w14:paraId="3562D945"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515" w:author="Raul García Fernández" w:date="2017-07-01T13:38:00Z"/>
                <w:szCs w:val="24"/>
                <w:lang w:val="es-ES_tradnl"/>
              </w:rPr>
            </w:pPr>
            <w:ins w:id="1516" w:author="Raul García Fernández" w:date="2017-07-01T13:38:00Z">
              <w:r w:rsidRPr="008500CC">
                <w:rPr>
                  <w:szCs w:val="24"/>
                  <w:lang w:val="es-ES_tradnl"/>
                </w:rPr>
                <w:t>Descripción</w:t>
              </w:r>
            </w:ins>
          </w:p>
        </w:tc>
        <w:tc>
          <w:tcPr>
            <w:tcW w:w="0" w:type="dxa"/>
            <w:tcPrChange w:id="1517" w:author="Raul García Fernández" w:date="2017-07-01T13:38:00Z">
              <w:tcPr>
                <w:tcW w:w="1514" w:type="dxa"/>
              </w:tcPr>
            </w:tcPrChange>
          </w:tcPr>
          <w:p w14:paraId="2C360289"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518" w:author="Raul García Fernández" w:date="2017-07-01T13:38:00Z"/>
                <w:szCs w:val="24"/>
                <w:lang w:val="es-ES_tradnl"/>
              </w:rPr>
            </w:pPr>
            <w:ins w:id="1519" w:author="Raul García Fernández" w:date="2017-07-01T13:38:00Z">
              <w:r w:rsidRPr="008500CC">
                <w:rPr>
                  <w:szCs w:val="24"/>
                  <w:lang w:val="es-ES_tradnl"/>
                </w:rPr>
                <w:t>Entradas</w:t>
              </w:r>
            </w:ins>
          </w:p>
          <w:p w14:paraId="2F0C0CC6"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520" w:author="Raul García Fernández" w:date="2017-07-01T13:38:00Z"/>
                <w:szCs w:val="24"/>
                <w:lang w:val="es-ES_tradnl"/>
              </w:rPr>
            </w:pPr>
            <w:ins w:id="1521" w:author="Raul García Fernández" w:date="2017-07-01T13:38:00Z">
              <w:r w:rsidRPr="008500CC">
                <w:rPr>
                  <w:szCs w:val="24"/>
                  <w:lang w:val="es-ES_tradnl"/>
                </w:rPr>
                <w:t>(Body)</w:t>
              </w:r>
            </w:ins>
          </w:p>
        </w:tc>
        <w:tc>
          <w:tcPr>
            <w:tcW w:w="0" w:type="dxa"/>
            <w:tcPrChange w:id="1522" w:author="Raul García Fernández" w:date="2017-07-01T13:38:00Z">
              <w:tcPr>
                <w:tcW w:w="1777" w:type="dxa"/>
              </w:tcPr>
            </w:tcPrChange>
          </w:tcPr>
          <w:p w14:paraId="7C52DAF2"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523" w:author="Raul García Fernández" w:date="2017-07-01T13:38:00Z"/>
                <w:szCs w:val="24"/>
                <w:lang w:val="es-ES_tradnl"/>
              </w:rPr>
            </w:pPr>
            <w:ins w:id="1524" w:author="Raul García Fernández" w:date="2017-07-01T13:38:00Z">
              <w:r w:rsidRPr="008500CC">
                <w:rPr>
                  <w:szCs w:val="24"/>
                  <w:lang w:val="es-ES_tradnl"/>
                </w:rPr>
                <w:t>Salidas</w:t>
              </w:r>
            </w:ins>
          </w:p>
        </w:tc>
      </w:tr>
      <w:tr w:rsidR="001F6FA0" w14:paraId="29BC4879" w14:textId="77777777" w:rsidTr="001F6FA0">
        <w:trPr>
          <w:cnfStyle w:val="000000100000" w:firstRow="0" w:lastRow="0" w:firstColumn="0" w:lastColumn="0" w:oddVBand="0" w:evenVBand="0" w:oddHBand="1" w:evenHBand="0" w:firstRowFirstColumn="0" w:firstRowLastColumn="0" w:lastRowFirstColumn="0" w:lastRowLastColumn="0"/>
          <w:ins w:id="1525" w:author="Raul García Fernández" w:date="2017-07-01T13:38:00Z"/>
          <w:trPrChange w:id="1526" w:author="Raul García Fernández" w:date="2017-07-01T13:38: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527" w:author="Raul García Fernández" w:date="2017-07-01T13:38:00Z">
              <w:tcPr>
                <w:tcW w:w="4725" w:type="dxa"/>
              </w:tcPr>
            </w:tcPrChange>
          </w:tcPr>
          <w:p w14:paraId="3B899D93" w14:textId="77777777" w:rsidR="001F6FA0" w:rsidRPr="002A6951" w:rsidRDefault="001F6FA0" w:rsidP="005B364A">
            <w:pPr>
              <w:jc w:val="center"/>
              <w:cnfStyle w:val="001000100000" w:firstRow="0" w:lastRow="0" w:firstColumn="1" w:lastColumn="0" w:oddVBand="0" w:evenVBand="0" w:oddHBand="1" w:evenHBand="0" w:firstRowFirstColumn="0" w:firstRowLastColumn="0" w:lastRowFirstColumn="0" w:lastRowLastColumn="0"/>
              <w:rPr>
                <w:ins w:id="1528" w:author="Raul García Fernández" w:date="2017-07-01T13:38:00Z"/>
                <w:szCs w:val="24"/>
                <w:lang w:val="en-US"/>
                <w:rPrChange w:id="1529" w:author="RAQUEL BLANCO AGUIRRE" w:date="2017-07-10T18:40:00Z">
                  <w:rPr>
                    <w:ins w:id="1530" w:author="Raul García Fernández" w:date="2017-07-01T13:38:00Z"/>
                    <w:szCs w:val="24"/>
                    <w:lang w:val="es-ES_tradnl"/>
                  </w:rPr>
                </w:rPrChange>
              </w:rPr>
            </w:pPr>
            <w:ins w:id="1531" w:author="Raul García Fernández" w:date="2017-07-01T13:38:00Z">
              <w:r w:rsidRPr="002A6951">
                <w:rPr>
                  <w:szCs w:val="24"/>
                  <w:lang w:val="en-US"/>
                  <w:rPrChange w:id="1532" w:author="RAQUEL BLANCO AGUIRRE" w:date="2017-07-10T18:40:00Z">
                    <w:rPr>
                      <w:szCs w:val="24"/>
                    </w:rPr>
                  </w:rPrChange>
                </w:rPr>
                <w:t>/{token}/{groupID}/subgroups</w:t>
              </w:r>
            </w:ins>
          </w:p>
          <w:p w14:paraId="296EE9DE" w14:textId="77777777" w:rsidR="001F6FA0" w:rsidRPr="002A6951" w:rsidRDefault="001F6FA0" w:rsidP="005B364A">
            <w:pPr>
              <w:jc w:val="center"/>
              <w:cnfStyle w:val="001000100000" w:firstRow="0" w:lastRow="0" w:firstColumn="1" w:lastColumn="0" w:oddVBand="0" w:evenVBand="0" w:oddHBand="1" w:evenHBand="0" w:firstRowFirstColumn="0" w:firstRowLastColumn="0" w:lastRowFirstColumn="0" w:lastRowLastColumn="0"/>
              <w:rPr>
                <w:ins w:id="1533" w:author="Raul García Fernández" w:date="2017-07-01T13:38:00Z"/>
                <w:szCs w:val="24"/>
                <w:lang w:val="en-US"/>
                <w:rPrChange w:id="1534" w:author="RAQUEL BLANCO AGUIRRE" w:date="2017-07-10T18:40:00Z">
                  <w:rPr>
                    <w:ins w:id="1535" w:author="Raul García Fernández" w:date="2017-07-01T13:38:00Z"/>
                    <w:szCs w:val="24"/>
                    <w:lang w:val="es-ES_tradnl"/>
                  </w:rPr>
                </w:rPrChange>
              </w:rPr>
            </w:pPr>
            <w:ins w:id="1536" w:author="Raul García Fernández" w:date="2017-07-01T13:38:00Z">
              <w:r w:rsidRPr="002A6951">
                <w:rPr>
                  <w:szCs w:val="24"/>
                  <w:lang w:val="en-US"/>
                  <w:rPrChange w:id="1537" w:author="RAQUEL BLANCO AGUIRRE" w:date="2017-07-10T18:40:00Z">
                    <w:rPr>
                      <w:szCs w:val="24"/>
                      <w:lang w:val="es-ES_tradnl"/>
                    </w:rPr>
                  </w:rPrChange>
                </w:rPr>
                <w:t>(HTTP method:GET)</w:t>
              </w:r>
            </w:ins>
          </w:p>
        </w:tc>
        <w:tc>
          <w:tcPr>
            <w:tcW w:w="0" w:type="dxa"/>
            <w:tcPrChange w:id="1538" w:author="Raul García Fernández" w:date="2017-07-01T13:38:00Z">
              <w:tcPr>
                <w:tcW w:w="1873" w:type="dxa"/>
              </w:tcPr>
            </w:tcPrChange>
          </w:tcPr>
          <w:p w14:paraId="1F0EBED8"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539" w:author="Raul García Fernández" w:date="2017-07-01T13:38:00Z"/>
                <w:szCs w:val="24"/>
                <w:lang w:val="es-ES_tradnl"/>
              </w:rPr>
            </w:pPr>
            <w:ins w:id="1540" w:author="Raul García Fernández" w:date="2017-07-01T13:38:00Z">
              <w:r w:rsidRPr="008500CC">
                <w:rPr>
                  <w:szCs w:val="24"/>
                  <w:lang w:val="es-ES_tradnl"/>
                </w:rPr>
                <w:t>Accion que devuelve todos los subgrupos de un grupo</w:t>
              </w:r>
            </w:ins>
          </w:p>
        </w:tc>
        <w:tc>
          <w:tcPr>
            <w:tcW w:w="0" w:type="dxa"/>
            <w:tcPrChange w:id="1541" w:author="Raul García Fernández" w:date="2017-07-01T13:38:00Z">
              <w:tcPr>
                <w:tcW w:w="1514" w:type="dxa"/>
              </w:tcPr>
            </w:tcPrChange>
          </w:tcPr>
          <w:p w14:paraId="13BC2C1A"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542" w:author="Raul García Fernández" w:date="2017-07-01T13:38:00Z"/>
                <w:szCs w:val="24"/>
                <w:lang w:val="es-ES_tradnl"/>
              </w:rPr>
            </w:pPr>
            <w:ins w:id="1543" w:author="Raul García Fernández" w:date="2017-07-01T13:38:00Z">
              <w:r w:rsidRPr="008500CC">
                <w:rPr>
                  <w:szCs w:val="24"/>
                  <w:lang w:val="es-ES_tradnl"/>
                </w:rPr>
                <w:t>Vacío</w:t>
              </w:r>
            </w:ins>
          </w:p>
        </w:tc>
        <w:tc>
          <w:tcPr>
            <w:tcW w:w="0" w:type="dxa"/>
            <w:tcPrChange w:id="1544" w:author="Raul García Fernández" w:date="2017-07-01T13:38:00Z">
              <w:tcPr>
                <w:tcW w:w="1777" w:type="dxa"/>
              </w:tcPr>
            </w:tcPrChange>
          </w:tcPr>
          <w:p w14:paraId="34F4ADCC"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545" w:author="Raul García Fernández" w:date="2017-07-01T13:38:00Z"/>
                <w:szCs w:val="24"/>
                <w:lang w:val="es-ES_tradnl"/>
              </w:rPr>
            </w:pPr>
            <w:ins w:id="1546" w:author="Raul García Fernández" w:date="2017-07-01T13:38:00Z">
              <w:r w:rsidRPr="008500CC">
                <w:rPr>
                  <w:szCs w:val="24"/>
                  <w:lang w:val="es-ES_tradnl"/>
                </w:rPr>
                <w:t>Devuelve un conjunto de ID’s de grupos</w:t>
              </w:r>
            </w:ins>
          </w:p>
        </w:tc>
      </w:tr>
      <w:tr w:rsidR="001F6FA0" w14:paraId="1E3A8693" w14:textId="77777777" w:rsidTr="001F6FA0">
        <w:trPr>
          <w:trHeight w:val="2507"/>
          <w:ins w:id="1547" w:author="Raul García Fernández" w:date="2017-07-01T13:38:00Z"/>
          <w:trPrChange w:id="1548" w:author="Raul García Fernández" w:date="2017-07-01T13:38:00Z">
            <w:trPr>
              <w:trHeight w:val="2507"/>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549" w:author="Raul García Fernández" w:date="2017-07-01T13:38:00Z">
              <w:tcPr>
                <w:tcW w:w="4725" w:type="dxa"/>
              </w:tcPr>
            </w:tcPrChange>
          </w:tcPr>
          <w:p w14:paraId="373509DF" w14:textId="77777777" w:rsidR="001F6FA0" w:rsidRPr="008A1BB7" w:rsidRDefault="001F6FA0" w:rsidP="005B364A">
            <w:pPr>
              <w:jc w:val="center"/>
              <w:rPr>
                <w:ins w:id="1550" w:author="Raul García Fernández" w:date="2017-07-01T13:38:00Z"/>
                <w:szCs w:val="24"/>
                <w:lang w:val="en-US"/>
              </w:rPr>
            </w:pPr>
            <w:ins w:id="1551" w:author="Raul García Fernández" w:date="2017-07-01T13:38:00Z">
              <w:r w:rsidRPr="008A1BB7">
                <w:rPr>
                  <w:szCs w:val="24"/>
                  <w:lang w:val="en-US"/>
                </w:rPr>
                <w:t>/{token}/{groupID}/subgroups/{subgroupID} (HTTP method:GET)</w:t>
              </w:r>
            </w:ins>
          </w:p>
        </w:tc>
        <w:tc>
          <w:tcPr>
            <w:tcW w:w="0" w:type="dxa"/>
            <w:tcPrChange w:id="1552" w:author="Raul García Fernández" w:date="2017-07-01T13:38:00Z">
              <w:tcPr>
                <w:tcW w:w="1873" w:type="dxa"/>
              </w:tcPr>
            </w:tcPrChange>
          </w:tcPr>
          <w:p w14:paraId="08C88788"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553" w:author="Raul García Fernández" w:date="2017-07-01T13:38:00Z"/>
                <w:szCs w:val="24"/>
                <w:lang w:val="es-ES_tradnl"/>
              </w:rPr>
            </w:pPr>
            <w:ins w:id="1554" w:author="Raul García Fernández" w:date="2017-07-01T13:38:00Z">
              <w:r w:rsidRPr="008500CC">
                <w:rPr>
                  <w:szCs w:val="24"/>
                  <w:lang w:val="es-ES_tradnl"/>
                </w:rPr>
                <w:t>Acción que permite conseguir la información de que un grupo es subgrupo de otro</w:t>
              </w:r>
            </w:ins>
          </w:p>
        </w:tc>
        <w:tc>
          <w:tcPr>
            <w:tcW w:w="0" w:type="dxa"/>
            <w:tcPrChange w:id="1555" w:author="Raul García Fernández" w:date="2017-07-01T13:38:00Z">
              <w:tcPr>
                <w:tcW w:w="1514" w:type="dxa"/>
              </w:tcPr>
            </w:tcPrChange>
          </w:tcPr>
          <w:p w14:paraId="100425E1"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556" w:author="Raul García Fernández" w:date="2017-07-01T13:38:00Z"/>
                <w:szCs w:val="24"/>
                <w:lang w:val="es-ES_tradnl"/>
              </w:rPr>
            </w:pPr>
            <w:ins w:id="1557" w:author="Raul García Fernández" w:date="2017-07-01T13:38:00Z">
              <w:r w:rsidRPr="008500CC">
                <w:rPr>
                  <w:szCs w:val="24"/>
                  <w:lang w:val="es-ES_tradnl"/>
                </w:rPr>
                <w:t>Vacío</w:t>
              </w:r>
            </w:ins>
          </w:p>
        </w:tc>
        <w:tc>
          <w:tcPr>
            <w:tcW w:w="0" w:type="dxa"/>
            <w:tcPrChange w:id="1558" w:author="Raul García Fernández" w:date="2017-07-01T13:38:00Z">
              <w:tcPr>
                <w:tcW w:w="1777" w:type="dxa"/>
              </w:tcPr>
            </w:tcPrChange>
          </w:tcPr>
          <w:p w14:paraId="0A2DE86E"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559" w:author="Raul García Fernández" w:date="2017-07-01T13:38:00Z"/>
                <w:szCs w:val="24"/>
                <w:lang w:val="es-ES_tradnl"/>
              </w:rPr>
            </w:pPr>
            <w:ins w:id="1560" w:author="Raul García Fernández" w:date="2017-07-01T13:38:00Z">
              <w:r w:rsidRPr="008500CC">
                <w:rPr>
                  <w:szCs w:val="24"/>
                  <w:lang w:val="es-ES_tradnl"/>
                </w:rPr>
                <w:t>Devuelve una entidad mensaje que contiene la información de la orden</w:t>
              </w:r>
            </w:ins>
          </w:p>
        </w:tc>
      </w:tr>
      <w:tr w:rsidR="001F6FA0" w14:paraId="0C235163" w14:textId="77777777" w:rsidTr="001F6FA0">
        <w:trPr>
          <w:cnfStyle w:val="000000100000" w:firstRow="0" w:lastRow="0" w:firstColumn="0" w:lastColumn="0" w:oddVBand="0" w:evenVBand="0" w:oddHBand="1" w:evenHBand="0" w:firstRowFirstColumn="0" w:firstRowLastColumn="0" w:lastRowFirstColumn="0" w:lastRowLastColumn="0"/>
          <w:ins w:id="1561" w:author="Raul García Fernández" w:date="2017-07-01T13:38:00Z"/>
          <w:trPrChange w:id="1562" w:author="Raul García Fernández" w:date="2017-07-01T13:38: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563" w:author="Raul García Fernández" w:date="2017-07-01T13:38:00Z">
              <w:tcPr>
                <w:tcW w:w="4725" w:type="dxa"/>
              </w:tcPr>
            </w:tcPrChange>
          </w:tcPr>
          <w:p w14:paraId="46497B3C"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564" w:author="Raul García Fernández" w:date="2017-07-01T13:38:00Z"/>
                <w:szCs w:val="24"/>
                <w:lang w:val="en-US"/>
              </w:rPr>
            </w:pPr>
            <w:ins w:id="1565" w:author="Raul García Fernández" w:date="2017-07-01T13:38:00Z">
              <w:r w:rsidRPr="008A1BB7">
                <w:rPr>
                  <w:szCs w:val="24"/>
                  <w:lang w:val="en-US"/>
                </w:rPr>
                <w:t>/{token}/{groupID}/subgroups/{subgroupID}</w:t>
              </w:r>
            </w:ins>
          </w:p>
          <w:p w14:paraId="0C0991B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566" w:author="Raul García Fernández" w:date="2017-07-01T13:38:00Z"/>
                <w:szCs w:val="24"/>
                <w:lang w:val="en-US"/>
              </w:rPr>
            </w:pPr>
            <w:ins w:id="1567" w:author="Raul García Fernández" w:date="2017-07-01T13:38:00Z">
              <w:r w:rsidRPr="008A1BB7">
                <w:rPr>
                  <w:szCs w:val="24"/>
                  <w:lang w:val="en-US"/>
                </w:rPr>
                <w:t>(HTTP method:POST)</w:t>
              </w:r>
            </w:ins>
          </w:p>
        </w:tc>
        <w:tc>
          <w:tcPr>
            <w:tcW w:w="0" w:type="dxa"/>
            <w:tcPrChange w:id="1568" w:author="Raul García Fernández" w:date="2017-07-01T13:38:00Z">
              <w:tcPr>
                <w:tcW w:w="1873" w:type="dxa"/>
              </w:tcPr>
            </w:tcPrChange>
          </w:tcPr>
          <w:p w14:paraId="662859BF"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569" w:author="Raul García Fernández" w:date="2017-07-01T13:38:00Z"/>
                <w:szCs w:val="24"/>
                <w:lang w:val="es-ES_tradnl"/>
              </w:rPr>
            </w:pPr>
            <w:ins w:id="1570" w:author="Raul García Fernández" w:date="2017-07-01T13:38:00Z">
              <w:r w:rsidRPr="008500CC">
                <w:rPr>
                  <w:szCs w:val="24"/>
                  <w:lang w:val="es-ES_tradnl"/>
                </w:rPr>
                <w:t>Acción que permite hacer que un grupo sea subgrupo de otro grupo</w:t>
              </w:r>
            </w:ins>
          </w:p>
        </w:tc>
        <w:tc>
          <w:tcPr>
            <w:tcW w:w="0" w:type="dxa"/>
            <w:tcPrChange w:id="1571" w:author="Raul García Fernández" w:date="2017-07-01T13:38:00Z">
              <w:tcPr>
                <w:tcW w:w="1514" w:type="dxa"/>
              </w:tcPr>
            </w:tcPrChange>
          </w:tcPr>
          <w:p w14:paraId="3507D1AC"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572" w:author="Raul García Fernández" w:date="2017-07-01T13:38:00Z"/>
                <w:szCs w:val="24"/>
                <w:lang w:val="es-ES_tradnl"/>
              </w:rPr>
            </w:pPr>
            <w:ins w:id="1573" w:author="Raul García Fernández" w:date="2017-07-01T13:38:00Z">
              <w:r w:rsidRPr="008500CC">
                <w:rPr>
                  <w:szCs w:val="24"/>
                  <w:lang w:val="es-ES_tradnl"/>
                </w:rPr>
                <w:t>Vacío</w:t>
              </w:r>
            </w:ins>
          </w:p>
        </w:tc>
        <w:tc>
          <w:tcPr>
            <w:tcW w:w="0" w:type="dxa"/>
            <w:tcPrChange w:id="1574" w:author="Raul García Fernández" w:date="2017-07-01T13:38:00Z">
              <w:tcPr>
                <w:tcW w:w="1777" w:type="dxa"/>
              </w:tcPr>
            </w:tcPrChange>
          </w:tcPr>
          <w:p w14:paraId="080392CC"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575" w:author="Raul García Fernández" w:date="2017-07-01T13:38:00Z"/>
                <w:szCs w:val="24"/>
                <w:lang w:val="es-ES_tradnl"/>
              </w:rPr>
            </w:pPr>
            <w:ins w:id="1576" w:author="Raul García Fernández" w:date="2017-07-01T13:38:00Z">
              <w:r w:rsidRPr="008500CC">
                <w:rPr>
                  <w:szCs w:val="24"/>
                  <w:lang w:val="es-ES_tradnl"/>
                </w:rPr>
                <w:t>Devolverá el resultado sobre la ejecución de la acción.</w:t>
              </w:r>
            </w:ins>
          </w:p>
        </w:tc>
      </w:tr>
      <w:tr w:rsidR="001F6FA0" w14:paraId="000910A1" w14:textId="77777777" w:rsidTr="001F6FA0">
        <w:trPr>
          <w:ins w:id="1577" w:author="Raul García Fernández" w:date="2017-07-01T13:38:00Z"/>
          <w:trPrChange w:id="1578" w:author="Raul García Fernández" w:date="2017-07-01T13:38: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579" w:author="Raul García Fernández" w:date="2017-07-01T13:38:00Z">
              <w:tcPr>
                <w:tcW w:w="4725" w:type="dxa"/>
              </w:tcPr>
            </w:tcPrChange>
          </w:tcPr>
          <w:p w14:paraId="41F5FC0F" w14:textId="77777777" w:rsidR="001F6FA0" w:rsidRPr="008500CC" w:rsidRDefault="001F6FA0" w:rsidP="005B364A">
            <w:pPr>
              <w:jc w:val="center"/>
              <w:rPr>
                <w:ins w:id="1580" w:author="Raul García Fernández" w:date="2017-07-01T13:38:00Z"/>
                <w:szCs w:val="24"/>
                <w:lang w:val="es-ES_tradnl"/>
              </w:rPr>
            </w:pPr>
            <w:ins w:id="1581" w:author="Raul García Fernández" w:date="2017-07-01T13:38:00Z">
              <w:r w:rsidRPr="008500CC">
                <w:rPr>
                  <w:szCs w:val="24"/>
                </w:rPr>
                <w:t>/{token}/{groupID}/subgroups/{subgroupID}</w:t>
              </w:r>
              <w:r w:rsidRPr="008500CC">
                <w:rPr>
                  <w:szCs w:val="24"/>
                  <w:lang w:val="es-ES_tradnl"/>
                </w:rPr>
                <w:t xml:space="preserve"> (HTTP method:DELETE)</w:t>
              </w:r>
            </w:ins>
          </w:p>
        </w:tc>
        <w:tc>
          <w:tcPr>
            <w:tcW w:w="0" w:type="dxa"/>
            <w:tcPrChange w:id="1582" w:author="Raul García Fernández" w:date="2017-07-01T13:38:00Z">
              <w:tcPr>
                <w:tcW w:w="1873" w:type="dxa"/>
              </w:tcPr>
            </w:tcPrChange>
          </w:tcPr>
          <w:p w14:paraId="14D3B507"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583" w:author="Raul García Fernández" w:date="2017-07-01T13:38:00Z"/>
                <w:szCs w:val="24"/>
                <w:lang w:val="es-ES_tradnl"/>
              </w:rPr>
            </w:pPr>
            <w:ins w:id="1584" w:author="Raul García Fernández" w:date="2017-07-01T13:38:00Z">
              <w:r w:rsidRPr="008500CC">
                <w:rPr>
                  <w:szCs w:val="24"/>
                  <w:lang w:val="es-ES_tradnl"/>
                </w:rPr>
                <w:t>Acción que permite revertir que un grupo sea subgrupo de otro</w:t>
              </w:r>
            </w:ins>
          </w:p>
        </w:tc>
        <w:tc>
          <w:tcPr>
            <w:tcW w:w="0" w:type="dxa"/>
            <w:tcPrChange w:id="1585" w:author="Raul García Fernández" w:date="2017-07-01T13:38:00Z">
              <w:tcPr>
                <w:tcW w:w="1514" w:type="dxa"/>
              </w:tcPr>
            </w:tcPrChange>
          </w:tcPr>
          <w:p w14:paraId="18D47E66"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586" w:author="Raul García Fernández" w:date="2017-07-01T13:38:00Z"/>
                <w:szCs w:val="24"/>
                <w:lang w:val="es-ES_tradnl"/>
              </w:rPr>
            </w:pPr>
            <w:ins w:id="1587" w:author="Raul García Fernández" w:date="2017-07-01T13:38:00Z">
              <w:r w:rsidRPr="008500CC">
                <w:rPr>
                  <w:szCs w:val="24"/>
                  <w:lang w:val="es-ES_tradnl"/>
                </w:rPr>
                <w:t>Vacío</w:t>
              </w:r>
            </w:ins>
          </w:p>
        </w:tc>
        <w:tc>
          <w:tcPr>
            <w:tcW w:w="0" w:type="dxa"/>
            <w:tcPrChange w:id="1588" w:author="Raul García Fernández" w:date="2017-07-01T13:38:00Z">
              <w:tcPr>
                <w:tcW w:w="1777" w:type="dxa"/>
              </w:tcPr>
            </w:tcPrChange>
          </w:tcPr>
          <w:p w14:paraId="2B01D304"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589" w:author="Raul García Fernández" w:date="2017-07-01T13:38:00Z"/>
                <w:szCs w:val="24"/>
                <w:lang w:val="es-ES_tradnl"/>
              </w:rPr>
            </w:pPr>
            <w:ins w:id="1590" w:author="Raul García Fernández" w:date="2017-07-01T13:38:00Z">
              <w:r w:rsidRPr="008500CC">
                <w:rPr>
                  <w:szCs w:val="24"/>
                  <w:lang w:val="es-ES_tradnl"/>
                </w:rPr>
                <w:t>Devolverá el resultado sobre la ejecución de la acción</w:t>
              </w:r>
            </w:ins>
          </w:p>
        </w:tc>
      </w:tr>
    </w:tbl>
    <w:p w14:paraId="3DDEE13E" w14:textId="4AA31F1F" w:rsidR="001F6FA0" w:rsidRDefault="001F6FA0">
      <w:pPr>
        <w:pStyle w:val="Prrafodelista"/>
        <w:ind w:left="2832"/>
        <w:jc w:val="left"/>
        <w:rPr>
          <w:ins w:id="1591" w:author="Raul García Fernández" w:date="2017-07-01T12:56:00Z"/>
        </w:rPr>
        <w:pPrChange w:id="1592" w:author="Raul García Fernández" w:date="2017-07-01T13:38:00Z">
          <w:pPr>
            <w:ind w:firstLine="360"/>
            <w:jc w:val="center"/>
          </w:pPr>
        </w:pPrChange>
      </w:pPr>
      <w:ins w:id="1593" w:author="Raul García Fernández" w:date="2017-07-01T13:38:00Z">
        <w:r>
          <w:br/>
        </w:r>
      </w:ins>
    </w:p>
    <w:p w14:paraId="0B73D55D" w14:textId="43D2E077" w:rsidR="004A7A34" w:rsidRPr="00266B66" w:rsidRDefault="004A7A34">
      <w:pPr>
        <w:pStyle w:val="Prrafodelista"/>
        <w:numPr>
          <w:ilvl w:val="4"/>
          <w:numId w:val="30"/>
        </w:numPr>
        <w:jc w:val="left"/>
        <w:rPr>
          <w:ins w:id="1594" w:author="Raul García Fernández" w:date="2017-07-01T13:38:00Z"/>
          <w:b/>
          <w:rPrChange w:id="1595" w:author="Raul García Fernández" w:date="2017-07-10T20:53:00Z">
            <w:rPr>
              <w:ins w:id="1596" w:author="Raul García Fernández" w:date="2017-07-01T13:38:00Z"/>
            </w:rPr>
          </w:rPrChange>
        </w:rPr>
        <w:pPrChange w:id="1597" w:author="Raul García Fernández" w:date="2017-07-01T12:55:00Z">
          <w:pPr>
            <w:ind w:firstLine="360"/>
            <w:jc w:val="center"/>
          </w:pPr>
        </w:pPrChange>
      </w:pPr>
      <w:ins w:id="1598" w:author="Raul García Fernández" w:date="2017-07-01T12:56:00Z">
        <w:r w:rsidRPr="00266B66">
          <w:rPr>
            <w:b/>
            <w:rPrChange w:id="1599" w:author="Raul García Fernández" w:date="2017-07-10T20:53:00Z">
              <w:rPr/>
            </w:rPrChange>
          </w:rPr>
          <w:t>Grupos proyectos:</w:t>
        </w:r>
      </w:ins>
    </w:p>
    <w:p w14:paraId="7240AF09" w14:textId="38A9E77E" w:rsidR="001F6FA0" w:rsidRDefault="001F6FA0">
      <w:pPr>
        <w:pStyle w:val="Descripcin"/>
        <w:keepNext/>
        <w:rPr>
          <w:ins w:id="1600" w:author="Raul García Fernández" w:date="2017-07-01T13:37:00Z"/>
        </w:rPr>
        <w:pPrChange w:id="1601" w:author="Raul García Fernández" w:date="2017-07-01T13:38:00Z">
          <w:pPr>
            <w:ind w:firstLine="360"/>
            <w:jc w:val="center"/>
          </w:pPr>
        </w:pPrChange>
      </w:pPr>
      <w:bookmarkStart w:id="1602" w:name="_Toc480479796"/>
      <w:bookmarkStart w:id="1603" w:name="_Toc481607027"/>
      <w:bookmarkStart w:id="1604" w:name="_Toc487483570"/>
      <w:ins w:id="1605" w:author="Raul García Fernández" w:date="2017-07-01T13:38:00Z">
        <w:r>
          <w:t xml:space="preserve">Tabla </w:t>
        </w:r>
        <w:r>
          <w:fldChar w:fldCharType="begin"/>
        </w:r>
        <w:r>
          <w:instrText xml:space="preserve"> STYLEREF 1 \s </w:instrText>
        </w:r>
        <w:r>
          <w:fldChar w:fldCharType="separate"/>
        </w:r>
      </w:ins>
      <w:r w:rsidR="007E0E3F">
        <w:rPr>
          <w:noProof/>
        </w:rPr>
        <w:t>3</w:t>
      </w:r>
      <w:ins w:id="1606" w:author="Raul García Fernández" w:date="2017-07-01T13:38:00Z">
        <w:r>
          <w:rPr>
            <w:noProof/>
          </w:rPr>
          <w:fldChar w:fldCharType="end"/>
        </w:r>
        <w:r>
          <w:noBreakHyphen/>
        </w:r>
        <w:r>
          <w:fldChar w:fldCharType="begin"/>
        </w:r>
        <w:r>
          <w:instrText xml:space="preserve"> SEQ Tabla \* ARABIC \s 1 </w:instrText>
        </w:r>
        <w:r>
          <w:fldChar w:fldCharType="separate"/>
        </w:r>
      </w:ins>
      <w:ins w:id="1607" w:author="Raul García Fernández" w:date="2017-07-10T20:58:00Z">
        <w:r w:rsidR="007E0E3F">
          <w:rPr>
            <w:noProof/>
          </w:rPr>
          <w:t>4</w:t>
        </w:r>
      </w:ins>
      <w:ins w:id="1608" w:author="Raul García Fernández" w:date="2017-07-01T13:38:00Z">
        <w:r>
          <w:rPr>
            <w:noProof/>
          </w:rPr>
          <w:fldChar w:fldCharType="end"/>
        </w:r>
        <w:r>
          <w:t>.</w:t>
        </w:r>
        <w:r w:rsidRPr="00886A26">
          <w:t>Proto</w:t>
        </w:r>
        <w:r>
          <w:t>colo repositorio: Grupo proyectos</w:t>
        </w:r>
      </w:ins>
      <w:bookmarkEnd w:id="1602"/>
      <w:bookmarkEnd w:id="1603"/>
      <w:bookmarkEnd w:id="1604"/>
    </w:p>
    <w:tbl>
      <w:tblPr>
        <w:tblStyle w:val="Tabladecuadrcula41"/>
        <w:tblW w:w="9889" w:type="dxa"/>
        <w:tblLook w:val="04A0" w:firstRow="1" w:lastRow="0" w:firstColumn="1" w:lastColumn="0" w:noHBand="0" w:noVBand="1"/>
        <w:tblPrChange w:id="1609" w:author="Raul García Fernández" w:date="2017-07-01T13:37:00Z">
          <w:tblPr>
            <w:tblStyle w:val="Tabladecuadrcula6concolores1"/>
            <w:tblW w:w="9889" w:type="dxa"/>
            <w:jc w:val="center"/>
            <w:tblLook w:val="04A0" w:firstRow="1" w:lastRow="0" w:firstColumn="1" w:lastColumn="0" w:noHBand="0" w:noVBand="1"/>
          </w:tblPr>
        </w:tblPrChange>
      </w:tblPr>
      <w:tblGrid>
        <w:gridCol w:w="5586"/>
        <w:gridCol w:w="1545"/>
        <w:gridCol w:w="1257"/>
        <w:gridCol w:w="1501"/>
        <w:tblGridChange w:id="1610">
          <w:tblGrid>
            <w:gridCol w:w="5171"/>
            <w:gridCol w:w="1641"/>
            <w:gridCol w:w="1618"/>
            <w:gridCol w:w="1459"/>
          </w:tblGrid>
        </w:tblGridChange>
      </w:tblGrid>
      <w:tr w:rsidR="001F6FA0" w14:paraId="5F311DD8" w14:textId="77777777" w:rsidTr="001F6FA0">
        <w:trPr>
          <w:cnfStyle w:val="100000000000" w:firstRow="1" w:lastRow="0" w:firstColumn="0" w:lastColumn="0" w:oddVBand="0" w:evenVBand="0" w:oddHBand="0" w:evenHBand="0" w:firstRowFirstColumn="0" w:firstRowLastColumn="0" w:lastRowFirstColumn="0" w:lastRowLastColumn="0"/>
          <w:trHeight w:val="425"/>
          <w:ins w:id="1611" w:author="Raul García Fernández" w:date="2017-07-01T13:37:00Z"/>
          <w:trPrChange w:id="1612" w:author="Raul García Fernández" w:date="2017-07-01T13:37: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613" w:author="Raul García Fernández" w:date="2017-07-01T13:37:00Z">
              <w:tcPr>
                <w:tcW w:w="5171" w:type="dxa"/>
              </w:tcPr>
            </w:tcPrChange>
          </w:tcPr>
          <w:p w14:paraId="5DB65E96" w14:textId="77777777" w:rsidR="001F6FA0" w:rsidRPr="008500CC" w:rsidRDefault="001F6FA0" w:rsidP="005B364A">
            <w:pPr>
              <w:jc w:val="center"/>
              <w:cnfStyle w:val="101000000000" w:firstRow="1" w:lastRow="0" w:firstColumn="1" w:lastColumn="0" w:oddVBand="0" w:evenVBand="0" w:oddHBand="0" w:evenHBand="0" w:firstRowFirstColumn="0" w:firstRowLastColumn="0" w:lastRowFirstColumn="0" w:lastRowLastColumn="0"/>
              <w:rPr>
                <w:ins w:id="1614" w:author="Raul García Fernández" w:date="2017-07-01T13:37:00Z"/>
                <w:szCs w:val="24"/>
                <w:lang w:val="es-ES_tradnl"/>
              </w:rPr>
            </w:pPr>
            <w:ins w:id="1615" w:author="Raul García Fernández" w:date="2017-07-01T13:37:00Z">
              <w:r w:rsidRPr="008500CC">
                <w:rPr>
                  <w:szCs w:val="24"/>
                  <w:lang w:val="es-ES_tradnl"/>
                </w:rPr>
                <w:t>Método</w:t>
              </w:r>
            </w:ins>
          </w:p>
        </w:tc>
        <w:tc>
          <w:tcPr>
            <w:tcW w:w="0" w:type="dxa"/>
            <w:tcPrChange w:id="1616" w:author="Raul García Fernández" w:date="2017-07-01T13:37:00Z">
              <w:tcPr>
                <w:tcW w:w="1641" w:type="dxa"/>
              </w:tcPr>
            </w:tcPrChange>
          </w:tcPr>
          <w:p w14:paraId="38579BFA"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617" w:author="Raul García Fernández" w:date="2017-07-01T13:37:00Z"/>
                <w:szCs w:val="24"/>
                <w:lang w:val="es-ES_tradnl"/>
              </w:rPr>
            </w:pPr>
            <w:ins w:id="1618" w:author="Raul García Fernández" w:date="2017-07-01T13:37:00Z">
              <w:r w:rsidRPr="008500CC">
                <w:rPr>
                  <w:szCs w:val="24"/>
                  <w:lang w:val="es-ES_tradnl"/>
                </w:rPr>
                <w:t>Descripción</w:t>
              </w:r>
            </w:ins>
          </w:p>
        </w:tc>
        <w:tc>
          <w:tcPr>
            <w:tcW w:w="0" w:type="dxa"/>
            <w:tcPrChange w:id="1619" w:author="Raul García Fernández" w:date="2017-07-01T13:37:00Z">
              <w:tcPr>
                <w:tcW w:w="1618" w:type="dxa"/>
              </w:tcPr>
            </w:tcPrChange>
          </w:tcPr>
          <w:p w14:paraId="1407867D"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620" w:author="Raul García Fernández" w:date="2017-07-01T13:37:00Z"/>
                <w:szCs w:val="24"/>
                <w:lang w:val="es-ES_tradnl"/>
              </w:rPr>
            </w:pPr>
            <w:ins w:id="1621" w:author="Raul García Fernández" w:date="2017-07-01T13:37:00Z">
              <w:r w:rsidRPr="008500CC">
                <w:rPr>
                  <w:szCs w:val="24"/>
                  <w:lang w:val="es-ES_tradnl"/>
                </w:rPr>
                <w:t>Entradas</w:t>
              </w:r>
            </w:ins>
          </w:p>
          <w:p w14:paraId="7FBF1384"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622" w:author="Raul García Fernández" w:date="2017-07-01T13:37:00Z"/>
                <w:szCs w:val="24"/>
                <w:lang w:val="es-ES_tradnl"/>
              </w:rPr>
            </w:pPr>
            <w:ins w:id="1623" w:author="Raul García Fernández" w:date="2017-07-01T13:37:00Z">
              <w:r w:rsidRPr="008500CC">
                <w:rPr>
                  <w:szCs w:val="24"/>
                  <w:lang w:val="es-ES_tradnl"/>
                </w:rPr>
                <w:t>(Body)</w:t>
              </w:r>
            </w:ins>
          </w:p>
        </w:tc>
        <w:tc>
          <w:tcPr>
            <w:tcW w:w="0" w:type="dxa"/>
            <w:tcPrChange w:id="1624" w:author="Raul García Fernández" w:date="2017-07-01T13:37:00Z">
              <w:tcPr>
                <w:tcW w:w="1459" w:type="dxa"/>
              </w:tcPr>
            </w:tcPrChange>
          </w:tcPr>
          <w:p w14:paraId="605CB24D" w14:textId="77777777" w:rsidR="001F6FA0" w:rsidRPr="008500CC" w:rsidRDefault="001F6FA0" w:rsidP="005B364A">
            <w:pPr>
              <w:jc w:val="center"/>
              <w:cnfStyle w:val="100000000000" w:firstRow="1" w:lastRow="0" w:firstColumn="0" w:lastColumn="0" w:oddVBand="0" w:evenVBand="0" w:oddHBand="0" w:evenHBand="0" w:firstRowFirstColumn="0" w:firstRowLastColumn="0" w:lastRowFirstColumn="0" w:lastRowLastColumn="0"/>
              <w:rPr>
                <w:ins w:id="1625" w:author="Raul García Fernández" w:date="2017-07-01T13:37:00Z"/>
                <w:szCs w:val="24"/>
                <w:lang w:val="es-ES_tradnl"/>
              </w:rPr>
            </w:pPr>
            <w:ins w:id="1626" w:author="Raul García Fernández" w:date="2017-07-01T13:37:00Z">
              <w:r w:rsidRPr="008500CC">
                <w:rPr>
                  <w:szCs w:val="24"/>
                  <w:lang w:val="es-ES_tradnl"/>
                </w:rPr>
                <w:t>Salidas</w:t>
              </w:r>
            </w:ins>
          </w:p>
        </w:tc>
      </w:tr>
      <w:tr w:rsidR="001F6FA0" w14:paraId="268B52D1" w14:textId="77777777" w:rsidTr="001F6FA0">
        <w:trPr>
          <w:cnfStyle w:val="000000100000" w:firstRow="0" w:lastRow="0" w:firstColumn="0" w:lastColumn="0" w:oddVBand="0" w:evenVBand="0" w:oddHBand="1" w:evenHBand="0" w:firstRowFirstColumn="0" w:firstRowLastColumn="0" w:lastRowFirstColumn="0" w:lastRowLastColumn="0"/>
          <w:ins w:id="1627" w:author="Raul García Fernández" w:date="2017-07-01T13:37:00Z"/>
          <w:trPrChange w:id="1628"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629" w:author="Raul García Fernández" w:date="2017-07-01T13:37:00Z">
              <w:tcPr>
                <w:tcW w:w="5171" w:type="dxa"/>
              </w:tcPr>
            </w:tcPrChange>
          </w:tcPr>
          <w:p w14:paraId="7A52DA8E" w14:textId="77777777" w:rsidR="001F6FA0" w:rsidRPr="008500CC" w:rsidRDefault="001F6FA0" w:rsidP="005B364A">
            <w:pPr>
              <w:jc w:val="center"/>
              <w:cnfStyle w:val="001000100000" w:firstRow="0" w:lastRow="0" w:firstColumn="1" w:lastColumn="0" w:oddVBand="0" w:evenVBand="0" w:oddHBand="1" w:evenHBand="0" w:firstRowFirstColumn="0" w:firstRowLastColumn="0" w:lastRowFirstColumn="0" w:lastRowLastColumn="0"/>
              <w:rPr>
                <w:ins w:id="1630" w:author="Raul García Fernández" w:date="2017-07-01T13:37:00Z"/>
                <w:szCs w:val="24"/>
                <w:lang w:val="es-ES_tradnl"/>
              </w:rPr>
            </w:pPr>
            <w:ins w:id="1631" w:author="Raul García Fernández" w:date="2017-07-01T13:37:00Z">
              <w:r w:rsidRPr="008500CC">
                <w:rPr>
                  <w:szCs w:val="24"/>
                </w:rPr>
                <w:t>/{idUser}/{groupID}/contain/project</w:t>
              </w:r>
            </w:ins>
          </w:p>
          <w:p w14:paraId="579779CA" w14:textId="77777777" w:rsidR="001F6FA0" w:rsidRPr="008500CC" w:rsidRDefault="001F6FA0" w:rsidP="005B364A">
            <w:pPr>
              <w:jc w:val="center"/>
              <w:cnfStyle w:val="001000100000" w:firstRow="0" w:lastRow="0" w:firstColumn="1" w:lastColumn="0" w:oddVBand="0" w:evenVBand="0" w:oddHBand="1" w:evenHBand="0" w:firstRowFirstColumn="0" w:firstRowLastColumn="0" w:lastRowFirstColumn="0" w:lastRowLastColumn="0"/>
              <w:rPr>
                <w:ins w:id="1632" w:author="Raul García Fernández" w:date="2017-07-01T13:37:00Z"/>
                <w:szCs w:val="24"/>
                <w:lang w:val="es-ES_tradnl"/>
              </w:rPr>
            </w:pPr>
            <w:ins w:id="1633" w:author="Raul García Fernández" w:date="2017-07-01T13:37:00Z">
              <w:r w:rsidRPr="008500CC">
                <w:rPr>
                  <w:szCs w:val="24"/>
                  <w:lang w:val="es-ES_tradnl"/>
                </w:rPr>
                <w:lastRenderedPageBreak/>
                <w:t>(HTTP method:GET)</w:t>
              </w:r>
            </w:ins>
          </w:p>
        </w:tc>
        <w:tc>
          <w:tcPr>
            <w:tcW w:w="0" w:type="dxa"/>
            <w:tcPrChange w:id="1634" w:author="Raul García Fernández" w:date="2017-07-01T13:37:00Z">
              <w:tcPr>
                <w:tcW w:w="1641" w:type="dxa"/>
              </w:tcPr>
            </w:tcPrChange>
          </w:tcPr>
          <w:p w14:paraId="69280C21"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635" w:author="Raul García Fernández" w:date="2017-07-01T13:37:00Z"/>
                <w:szCs w:val="24"/>
                <w:lang w:val="es-ES_tradnl"/>
              </w:rPr>
            </w:pPr>
            <w:ins w:id="1636" w:author="Raul García Fernández" w:date="2017-07-01T13:37:00Z">
              <w:r>
                <w:rPr>
                  <w:szCs w:val="24"/>
                  <w:lang w:val="es-ES_tradnl"/>
                </w:rPr>
                <w:lastRenderedPageBreak/>
                <w:t xml:space="preserve">Acción que permite ver </w:t>
              </w:r>
              <w:r>
                <w:rPr>
                  <w:szCs w:val="24"/>
                  <w:lang w:val="es-ES_tradnl"/>
                </w:rPr>
                <w:lastRenderedPageBreak/>
                <w:t>todos los proyectos contenidos en un grupo.</w:t>
              </w:r>
            </w:ins>
          </w:p>
        </w:tc>
        <w:tc>
          <w:tcPr>
            <w:tcW w:w="0" w:type="dxa"/>
            <w:tcPrChange w:id="1637" w:author="Raul García Fernández" w:date="2017-07-01T13:37:00Z">
              <w:tcPr>
                <w:tcW w:w="1618" w:type="dxa"/>
              </w:tcPr>
            </w:tcPrChange>
          </w:tcPr>
          <w:p w14:paraId="40662E59"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638" w:author="Raul García Fernández" w:date="2017-07-01T13:37:00Z"/>
                <w:szCs w:val="24"/>
                <w:lang w:val="es-ES_tradnl"/>
              </w:rPr>
            </w:pPr>
            <w:ins w:id="1639" w:author="Raul García Fernández" w:date="2017-07-01T13:37:00Z">
              <w:r w:rsidRPr="008500CC">
                <w:rPr>
                  <w:szCs w:val="24"/>
                  <w:lang w:val="es-ES_tradnl"/>
                </w:rPr>
                <w:lastRenderedPageBreak/>
                <w:t>Vacío</w:t>
              </w:r>
            </w:ins>
          </w:p>
        </w:tc>
        <w:tc>
          <w:tcPr>
            <w:tcW w:w="0" w:type="dxa"/>
            <w:tcPrChange w:id="1640" w:author="Raul García Fernández" w:date="2017-07-01T13:37:00Z">
              <w:tcPr>
                <w:tcW w:w="1459" w:type="dxa"/>
              </w:tcPr>
            </w:tcPrChange>
          </w:tcPr>
          <w:p w14:paraId="2B0CD670"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641" w:author="Raul García Fernández" w:date="2017-07-01T13:37:00Z"/>
                <w:szCs w:val="24"/>
                <w:lang w:val="es-ES_tradnl"/>
              </w:rPr>
            </w:pPr>
            <w:ins w:id="1642" w:author="Raul García Fernández" w:date="2017-07-01T13:37:00Z">
              <w:r>
                <w:rPr>
                  <w:szCs w:val="24"/>
                  <w:lang w:val="es-ES_tradnl"/>
                </w:rPr>
                <w:t xml:space="preserve">Devuelve un mensaje con </w:t>
              </w:r>
              <w:r>
                <w:rPr>
                  <w:szCs w:val="24"/>
                  <w:lang w:val="es-ES_tradnl"/>
                </w:rPr>
                <w:lastRenderedPageBreak/>
                <w:t>un conjunto de ID’s de proyectos contenidos en un grupo</w:t>
              </w:r>
            </w:ins>
          </w:p>
        </w:tc>
      </w:tr>
      <w:tr w:rsidR="001F6FA0" w14:paraId="6C2AE02A" w14:textId="77777777" w:rsidTr="001F6FA0">
        <w:trPr>
          <w:ins w:id="1643" w:author="Raul García Fernández" w:date="2017-07-01T13:37:00Z"/>
          <w:trPrChange w:id="1644"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645" w:author="Raul García Fernández" w:date="2017-07-01T13:37:00Z">
              <w:tcPr>
                <w:tcW w:w="5171" w:type="dxa"/>
              </w:tcPr>
            </w:tcPrChange>
          </w:tcPr>
          <w:p w14:paraId="49F4E462" w14:textId="77777777" w:rsidR="001F6FA0" w:rsidRPr="008A1BB7" w:rsidRDefault="001F6FA0" w:rsidP="005B364A">
            <w:pPr>
              <w:jc w:val="center"/>
              <w:rPr>
                <w:ins w:id="1646" w:author="Raul García Fernández" w:date="2017-07-01T13:37:00Z"/>
                <w:szCs w:val="24"/>
                <w:lang w:val="en-US"/>
              </w:rPr>
            </w:pPr>
            <w:ins w:id="1647" w:author="Raul García Fernández" w:date="2017-07-01T13:37:00Z">
              <w:r w:rsidRPr="008A1BB7">
                <w:rPr>
                  <w:szCs w:val="24"/>
                  <w:lang w:val="en-US"/>
                </w:rPr>
                <w:lastRenderedPageBreak/>
                <w:t>/{idUser}/{groupID}/contain/project/{projectID}</w:t>
              </w:r>
            </w:ins>
          </w:p>
          <w:p w14:paraId="52EA4FE1" w14:textId="77777777" w:rsidR="001F6FA0" w:rsidRPr="008A1BB7" w:rsidRDefault="001F6FA0" w:rsidP="005B364A">
            <w:pPr>
              <w:jc w:val="center"/>
              <w:rPr>
                <w:ins w:id="1648" w:author="Raul García Fernández" w:date="2017-07-01T13:37:00Z"/>
                <w:szCs w:val="24"/>
                <w:lang w:val="en-US"/>
              </w:rPr>
            </w:pPr>
            <w:ins w:id="1649" w:author="Raul García Fernández" w:date="2017-07-01T13:37:00Z">
              <w:r w:rsidRPr="008A1BB7">
                <w:rPr>
                  <w:szCs w:val="24"/>
                  <w:lang w:val="en-US"/>
                </w:rPr>
                <w:t xml:space="preserve"> (HTTP method:GET)</w:t>
              </w:r>
            </w:ins>
          </w:p>
        </w:tc>
        <w:tc>
          <w:tcPr>
            <w:tcW w:w="0" w:type="dxa"/>
            <w:tcPrChange w:id="1650" w:author="Raul García Fernández" w:date="2017-07-01T13:37:00Z">
              <w:tcPr>
                <w:tcW w:w="1641" w:type="dxa"/>
              </w:tcPr>
            </w:tcPrChange>
          </w:tcPr>
          <w:p w14:paraId="02074122"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651" w:author="Raul García Fernández" w:date="2017-07-01T13:37:00Z"/>
                <w:szCs w:val="24"/>
                <w:lang w:val="es-ES_tradnl"/>
              </w:rPr>
            </w:pPr>
            <w:ins w:id="1652" w:author="Raul García Fernández" w:date="2017-07-01T13:37:00Z">
              <w:r w:rsidRPr="008500CC">
                <w:rPr>
                  <w:szCs w:val="24"/>
                  <w:lang w:val="es-ES_tradnl"/>
                </w:rPr>
                <w:t xml:space="preserve">Acción que permite visualizar </w:t>
              </w:r>
              <w:r>
                <w:rPr>
                  <w:szCs w:val="24"/>
                  <w:lang w:val="es-ES_tradnl"/>
                </w:rPr>
                <w:t>la información de cuando un proyecto es contenido en un grupo</w:t>
              </w:r>
            </w:ins>
          </w:p>
        </w:tc>
        <w:tc>
          <w:tcPr>
            <w:tcW w:w="0" w:type="dxa"/>
            <w:tcPrChange w:id="1653" w:author="Raul García Fernández" w:date="2017-07-01T13:37:00Z">
              <w:tcPr>
                <w:tcW w:w="1618" w:type="dxa"/>
              </w:tcPr>
            </w:tcPrChange>
          </w:tcPr>
          <w:p w14:paraId="6B5A7962"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654" w:author="Raul García Fernández" w:date="2017-07-01T13:37:00Z"/>
                <w:szCs w:val="24"/>
                <w:lang w:val="es-ES_tradnl"/>
              </w:rPr>
            </w:pPr>
            <w:ins w:id="1655" w:author="Raul García Fernández" w:date="2017-07-01T13:37:00Z">
              <w:r w:rsidRPr="008500CC">
                <w:rPr>
                  <w:szCs w:val="24"/>
                  <w:lang w:val="es-ES_tradnl"/>
                </w:rPr>
                <w:t>Vacío</w:t>
              </w:r>
            </w:ins>
          </w:p>
        </w:tc>
        <w:tc>
          <w:tcPr>
            <w:tcW w:w="0" w:type="dxa"/>
            <w:tcPrChange w:id="1656" w:author="Raul García Fernández" w:date="2017-07-01T13:37:00Z">
              <w:tcPr>
                <w:tcW w:w="1459" w:type="dxa"/>
              </w:tcPr>
            </w:tcPrChange>
          </w:tcPr>
          <w:p w14:paraId="08EFA21D"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657" w:author="Raul García Fernández" w:date="2017-07-01T13:37:00Z"/>
                <w:szCs w:val="24"/>
                <w:lang w:val="es-ES_tradnl"/>
              </w:rPr>
            </w:pPr>
            <w:ins w:id="1658" w:author="Raul García Fernández" w:date="2017-07-01T13:37:00Z">
              <w:r w:rsidRPr="008500CC">
                <w:rPr>
                  <w:szCs w:val="24"/>
                  <w:lang w:val="es-ES_tradnl"/>
                </w:rPr>
                <w:t xml:space="preserve">Devuelve un </w:t>
              </w:r>
              <w:r>
                <w:rPr>
                  <w:szCs w:val="24"/>
                  <w:lang w:val="es-ES_tradnl"/>
                </w:rPr>
                <w:t>mensaje con la información de la acción</w:t>
              </w:r>
            </w:ins>
          </w:p>
        </w:tc>
      </w:tr>
      <w:tr w:rsidR="001F6FA0" w14:paraId="7BDB9E99" w14:textId="77777777" w:rsidTr="001F6FA0">
        <w:trPr>
          <w:cnfStyle w:val="000000100000" w:firstRow="0" w:lastRow="0" w:firstColumn="0" w:lastColumn="0" w:oddVBand="0" w:evenVBand="0" w:oddHBand="1" w:evenHBand="0" w:firstRowFirstColumn="0" w:firstRowLastColumn="0" w:lastRowFirstColumn="0" w:lastRowLastColumn="0"/>
          <w:ins w:id="1659" w:author="Raul García Fernández" w:date="2017-07-01T13:37:00Z"/>
          <w:trPrChange w:id="1660"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661" w:author="Raul García Fernández" w:date="2017-07-01T13:37:00Z">
              <w:tcPr>
                <w:tcW w:w="5171" w:type="dxa"/>
              </w:tcPr>
            </w:tcPrChange>
          </w:tcPr>
          <w:p w14:paraId="43E69CD9"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662" w:author="Raul García Fernández" w:date="2017-07-01T13:37:00Z"/>
                <w:szCs w:val="24"/>
                <w:lang w:val="en-US"/>
              </w:rPr>
            </w:pPr>
            <w:ins w:id="1663" w:author="Raul García Fernández" w:date="2017-07-01T13:37:00Z">
              <w:r w:rsidRPr="008A1BB7">
                <w:rPr>
                  <w:szCs w:val="24"/>
                  <w:lang w:val="en-US"/>
                </w:rPr>
                <w:t>/{idUser}/{groupID}/contain/project/{projectID}</w:t>
              </w:r>
            </w:ins>
          </w:p>
          <w:p w14:paraId="011C18C3"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664" w:author="Raul García Fernández" w:date="2017-07-01T13:37:00Z"/>
                <w:szCs w:val="24"/>
                <w:lang w:val="en-US"/>
              </w:rPr>
            </w:pPr>
            <w:ins w:id="1665" w:author="Raul García Fernández" w:date="2017-07-01T13:37:00Z">
              <w:r w:rsidRPr="008A1BB7">
                <w:rPr>
                  <w:szCs w:val="24"/>
                  <w:lang w:val="en-US"/>
                </w:rPr>
                <w:t xml:space="preserve"> (HTTP method:POST)</w:t>
              </w:r>
            </w:ins>
          </w:p>
        </w:tc>
        <w:tc>
          <w:tcPr>
            <w:tcW w:w="0" w:type="dxa"/>
            <w:tcPrChange w:id="1666" w:author="Raul García Fernández" w:date="2017-07-01T13:37:00Z">
              <w:tcPr>
                <w:tcW w:w="1641" w:type="dxa"/>
              </w:tcPr>
            </w:tcPrChange>
          </w:tcPr>
          <w:p w14:paraId="2DEEA1D8"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667" w:author="Raul García Fernández" w:date="2017-07-01T13:37:00Z"/>
                <w:szCs w:val="24"/>
                <w:lang w:val="es-ES_tradnl"/>
              </w:rPr>
            </w:pPr>
            <w:ins w:id="1668" w:author="Raul García Fernández" w:date="2017-07-01T13:37:00Z">
              <w:r w:rsidRPr="008500CC">
                <w:rPr>
                  <w:szCs w:val="24"/>
                  <w:lang w:val="es-ES_tradnl"/>
                </w:rPr>
                <w:t>Acción</w:t>
              </w:r>
              <w:r>
                <w:rPr>
                  <w:szCs w:val="24"/>
                  <w:lang w:val="es-ES_tradnl"/>
                </w:rPr>
                <w:t xml:space="preserve"> que permite introducir proyectos en el grupo</w:t>
              </w:r>
            </w:ins>
          </w:p>
        </w:tc>
        <w:tc>
          <w:tcPr>
            <w:tcW w:w="0" w:type="dxa"/>
            <w:tcPrChange w:id="1669" w:author="Raul García Fernández" w:date="2017-07-01T13:37:00Z">
              <w:tcPr>
                <w:tcW w:w="1618" w:type="dxa"/>
              </w:tcPr>
            </w:tcPrChange>
          </w:tcPr>
          <w:p w14:paraId="36C3AD5E"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670" w:author="Raul García Fernández" w:date="2017-07-01T13:37:00Z"/>
                <w:szCs w:val="24"/>
                <w:lang w:val="es-ES_tradnl"/>
              </w:rPr>
            </w:pPr>
            <w:ins w:id="1671" w:author="Raul García Fernández" w:date="2017-07-01T13:37:00Z">
              <w:r>
                <w:rPr>
                  <w:szCs w:val="24"/>
                  <w:lang w:val="es-ES_tradnl"/>
                </w:rPr>
                <w:t>Vacío</w:t>
              </w:r>
            </w:ins>
          </w:p>
        </w:tc>
        <w:tc>
          <w:tcPr>
            <w:tcW w:w="0" w:type="dxa"/>
            <w:tcPrChange w:id="1672" w:author="Raul García Fernández" w:date="2017-07-01T13:37:00Z">
              <w:tcPr>
                <w:tcW w:w="1459" w:type="dxa"/>
              </w:tcPr>
            </w:tcPrChange>
          </w:tcPr>
          <w:p w14:paraId="0BDEC296" w14:textId="77777777" w:rsidR="001F6FA0" w:rsidRPr="008500CC" w:rsidRDefault="001F6FA0" w:rsidP="005B364A">
            <w:pPr>
              <w:jc w:val="center"/>
              <w:cnfStyle w:val="000000100000" w:firstRow="0" w:lastRow="0" w:firstColumn="0" w:lastColumn="0" w:oddVBand="0" w:evenVBand="0" w:oddHBand="1" w:evenHBand="0" w:firstRowFirstColumn="0" w:firstRowLastColumn="0" w:lastRowFirstColumn="0" w:lastRowLastColumn="0"/>
              <w:rPr>
                <w:ins w:id="1673" w:author="Raul García Fernández" w:date="2017-07-01T13:37:00Z"/>
                <w:szCs w:val="24"/>
                <w:lang w:val="es-ES_tradnl"/>
              </w:rPr>
            </w:pPr>
            <w:ins w:id="1674" w:author="Raul García Fernández" w:date="2017-07-01T13:37:00Z">
              <w:r w:rsidRPr="008500CC">
                <w:rPr>
                  <w:szCs w:val="24"/>
                  <w:lang w:val="es-ES_tradnl"/>
                </w:rPr>
                <w:t>Devolverá el resultado sobre la ejecución de la acción.</w:t>
              </w:r>
            </w:ins>
          </w:p>
        </w:tc>
      </w:tr>
      <w:tr w:rsidR="001F6FA0" w14:paraId="0E16F388" w14:textId="77777777" w:rsidTr="001F6FA0">
        <w:trPr>
          <w:ins w:id="1675" w:author="Raul García Fernández" w:date="2017-07-01T13:37:00Z"/>
          <w:trPrChange w:id="1676" w:author="Raul García Fernández" w:date="2017-07-01T13:37:00Z">
            <w:trPr>
              <w:jc w:val="center"/>
            </w:trPr>
          </w:trPrChange>
        </w:trPr>
        <w:tc>
          <w:tcPr>
            <w:cnfStyle w:val="001000000000" w:firstRow="0" w:lastRow="0" w:firstColumn="1" w:lastColumn="0" w:oddVBand="0" w:evenVBand="0" w:oddHBand="0" w:evenHBand="0" w:firstRowFirstColumn="0" w:firstRowLastColumn="0" w:lastRowFirstColumn="0" w:lastRowLastColumn="0"/>
            <w:tcW w:w="0" w:type="dxa"/>
            <w:tcPrChange w:id="1677" w:author="Raul García Fernández" w:date="2017-07-01T13:37:00Z">
              <w:tcPr>
                <w:tcW w:w="5171" w:type="dxa"/>
              </w:tcPr>
            </w:tcPrChange>
          </w:tcPr>
          <w:p w14:paraId="336056EF" w14:textId="77777777" w:rsidR="001F6FA0" w:rsidRPr="008A1BB7" w:rsidRDefault="001F6FA0" w:rsidP="005B364A">
            <w:pPr>
              <w:jc w:val="center"/>
              <w:rPr>
                <w:ins w:id="1678" w:author="Raul García Fernández" w:date="2017-07-01T13:37:00Z"/>
                <w:szCs w:val="24"/>
                <w:lang w:val="en-US"/>
              </w:rPr>
            </w:pPr>
            <w:ins w:id="1679" w:author="Raul García Fernández" w:date="2017-07-01T13:37:00Z">
              <w:r w:rsidRPr="008A1BB7">
                <w:rPr>
                  <w:szCs w:val="24"/>
                  <w:lang w:val="en-US"/>
                </w:rPr>
                <w:t>/{idUser}/{groupID}/contain/project/{projectID}</w:t>
              </w:r>
            </w:ins>
          </w:p>
          <w:p w14:paraId="11F3D256" w14:textId="77777777" w:rsidR="001F6FA0" w:rsidRPr="008A1BB7" w:rsidRDefault="001F6FA0" w:rsidP="005B364A">
            <w:pPr>
              <w:jc w:val="center"/>
              <w:rPr>
                <w:ins w:id="1680" w:author="Raul García Fernández" w:date="2017-07-01T13:37:00Z"/>
                <w:szCs w:val="24"/>
                <w:lang w:val="en-US"/>
              </w:rPr>
            </w:pPr>
            <w:ins w:id="1681" w:author="Raul García Fernández" w:date="2017-07-01T13:37:00Z">
              <w:r w:rsidRPr="008A1BB7">
                <w:rPr>
                  <w:szCs w:val="24"/>
                  <w:lang w:val="en-US"/>
                </w:rPr>
                <w:t xml:space="preserve"> (HTTP method:DELETE)</w:t>
              </w:r>
            </w:ins>
          </w:p>
        </w:tc>
        <w:tc>
          <w:tcPr>
            <w:tcW w:w="0" w:type="dxa"/>
            <w:tcPrChange w:id="1682" w:author="Raul García Fernández" w:date="2017-07-01T13:37:00Z">
              <w:tcPr>
                <w:tcW w:w="1641" w:type="dxa"/>
              </w:tcPr>
            </w:tcPrChange>
          </w:tcPr>
          <w:p w14:paraId="51D8F9F8"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683" w:author="Raul García Fernández" w:date="2017-07-01T13:37:00Z"/>
                <w:szCs w:val="24"/>
                <w:lang w:val="es-ES_tradnl"/>
              </w:rPr>
            </w:pPr>
            <w:ins w:id="1684" w:author="Raul García Fernández" w:date="2017-07-01T13:37:00Z">
              <w:r w:rsidRPr="008500CC">
                <w:rPr>
                  <w:szCs w:val="24"/>
                  <w:lang w:val="es-ES_tradnl"/>
                </w:rPr>
                <w:t xml:space="preserve">Acción que permite borrar un </w:t>
              </w:r>
              <w:r>
                <w:rPr>
                  <w:szCs w:val="24"/>
                  <w:lang w:val="es-ES_tradnl"/>
                </w:rPr>
                <w:t>proyecto de un grupo</w:t>
              </w:r>
            </w:ins>
          </w:p>
        </w:tc>
        <w:tc>
          <w:tcPr>
            <w:tcW w:w="0" w:type="dxa"/>
            <w:tcPrChange w:id="1685" w:author="Raul García Fernández" w:date="2017-07-01T13:37:00Z">
              <w:tcPr>
                <w:tcW w:w="1618" w:type="dxa"/>
              </w:tcPr>
            </w:tcPrChange>
          </w:tcPr>
          <w:p w14:paraId="0BFA78F0"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686" w:author="Raul García Fernández" w:date="2017-07-01T13:37:00Z"/>
                <w:szCs w:val="24"/>
                <w:lang w:val="es-ES_tradnl"/>
              </w:rPr>
            </w:pPr>
            <w:ins w:id="1687" w:author="Raul García Fernández" w:date="2017-07-01T13:37:00Z">
              <w:r w:rsidRPr="008500CC">
                <w:rPr>
                  <w:szCs w:val="24"/>
                  <w:lang w:val="es-ES_tradnl"/>
                </w:rPr>
                <w:t>Vacío</w:t>
              </w:r>
            </w:ins>
          </w:p>
        </w:tc>
        <w:tc>
          <w:tcPr>
            <w:tcW w:w="0" w:type="dxa"/>
            <w:tcPrChange w:id="1688" w:author="Raul García Fernández" w:date="2017-07-01T13:37:00Z">
              <w:tcPr>
                <w:tcW w:w="1459" w:type="dxa"/>
              </w:tcPr>
            </w:tcPrChange>
          </w:tcPr>
          <w:p w14:paraId="22FE3A80" w14:textId="77777777" w:rsidR="001F6FA0" w:rsidRPr="008500CC" w:rsidRDefault="001F6FA0" w:rsidP="005B364A">
            <w:pPr>
              <w:jc w:val="center"/>
              <w:cnfStyle w:val="000000000000" w:firstRow="0" w:lastRow="0" w:firstColumn="0" w:lastColumn="0" w:oddVBand="0" w:evenVBand="0" w:oddHBand="0" w:evenHBand="0" w:firstRowFirstColumn="0" w:firstRowLastColumn="0" w:lastRowFirstColumn="0" w:lastRowLastColumn="0"/>
              <w:rPr>
                <w:ins w:id="1689" w:author="Raul García Fernández" w:date="2017-07-01T13:37:00Z"/>
                <w:szCs w:val="24"/>
                <w:lang w:val="es-ES_tradnl"/>
              </w:rPr>
            </w:pPr>
            <w:ins w:id="1690" w:author="Raul García Fernández" w:date="2017-07-01T13:37:00Z">
              <w:r w:rsidRPr="008500CC">
                <w:rPr>
                  <w:szCs w:val="24"/>
                  <w:lang w:val="es-ES_tradnl"/>
                </w:rPr>
                <w:t>Devolverá el resultado sobre la ejecución de la acción</w:t>
              </w:r>
            </w:ins>
          </w:p>
        </w:tc>
      </w:tr>
    </w:tbl>
    <w:p w14:paraId="557372B3" w14:textId="0DAB94A6" w:rsidR="001F6FA0" w:rsidRDefault="001F6FA0">
      <w:pPr>
        <w:pStyle w:val="Prrafodelista"/>
        <w:ind w:left="2832"/>
        <w:jc w:val="left"/>
        <w:rPr>
          <w:ins w:id="1691" w:author="Raul García Fernández" w:date="2017-07-01T12:56:00Z"/>
        </w:rPr>
        <w:pPrChange w:id="1692" w:author="Raul García Fernández" w:date="2017-07-01T13:37:00Z">
          <w:pPr>
            <w:ind w:firstLine="360"/>
            <w:jc w:val="center"/>
          </w:pPr>
        </w:pPrChange>
      </w:pPr>
      <w:ins w:id="1693" w:author="Raul García Fernández" w:date="2017-07-01T13:37:00Z">
        <w:r>
          <w:br/>
        </w:r>
      </w:ins>
    </w:p>
    <w:p w14:paraId="32F985F0" w14:textId="1A6948A9" w:rsidR="004A7A34" w:rsidRPr="00266B66" w:rsidRDefault="004A7A34">
      <w:pPr>
        <w:pStyle w:val="Prrafodelista"/>
        <w:numPr>
          <w:ilvl w:val="3"/>
          <w:numId w:val="30"/>
        </w:numPr>
        <w:jc w:val="left"/>
        <w:rPr>
          <w:ins w:id="1694" w:author="Raul García Fernández" w:date="2017-07-01T13:36:00Z"/>
          <w:b/>
          <w:rPrChange w:id="1695" w:author="Raul García Fernández" w:date="2017-07-10T20:54:00Z">
            <w:rPr>
              <w:ins w:id="1696" w:author="Raul García Fernández" w:date="2017-07-01T13:36:00Z"/>
            </w:rPr>
          </w:rPrChange>
        </w:rPr>
        <w:pPrChange w:id="1697" w:author="Raul García Fernández" w:date="2017-07-01T12:56:00Z">
          <w:pPr>
            <w:ind w:firstLine="360"/>
            <w:jc w:val="center"/>
          </w:pPr>
        </w:pPrChange>
      </w:pPr>
      <w:ins w:id="1698" w:author="Raul García Fernández" w:date="2017-07-01T12:56:00Z">
        <w:r w:rsidRPr="00266B66">
          <w:rPr>
            <w:b/>
            <w:rPrChange w:id="1699" w:author="Raul García Fernández" w:date="2017-07-10T20:54:00Z">
              <w:rPr/>
            </w:rPrChange>
          </w:rPr>
          <w:t>Proyectos:</w:t>
        </w:r>
      </w:ins>
      <w:ins w:id="1700" w:author="Raul García Fernández" w:date="2017-07-01T13:36:00Z">
        <w:r w:rsidR="001F6FA0" w:rsidRPr="00266B66">
          <w:rPr>
            <w:b/>
            <w:rPrChange w:id="1701" w:author="Raul García Fernández" w:date="2017-07-10T20:54:00Z">
              <w:rPr/>
            </w:rPrChange>
          </w:rPr>
          <w:br/>
        </w:r>
      </w:ins>
    </w:p>
    <w:p w14:paraId="608EB954" w14:textId="29E591B5" w:rsidR="001F6FA0" w:rsidRDefault="00585847">
      <w:pPr>
        <w:pStyle w:val="Prrafodelista"/>
        <w:rPr>
          <w:ins w:id="1702" w:author="Raul García Fernández" w:date="2017-07-03T16:59:00Z"/>
          <w:b/>
          <w:lang w:val="es-ES_tradnl"/>
        </w:rPr>
        <w:pPrChange w:id="1703" w:author="Raul García Fernández" w:date="2017-07-01T13:36:00Z">
          <w:pPr>
            <w:pStyle w:val="Prrafodelista"/>
            <w:numPr>
              <w:numId w:val="30"/>
            </w:numPr>
            <w:ind w:hanging="360"/>
          </w:pPr>
        </w:pPrChange>
      </w:pPr>
      <w:ins w:id="1704" w:author="RAQUEL BLANCO AGUIRRE" w:date="2017-07-10T19:32:00Z">
        <w:r>
          <w:rPr>
            <w:lang w:val="es-ES_tradnl"/>
          </w:rPr>
          <w:t>Estas acciones tendrán siguiente formato:</w:t>
        </w:r>
        <w:r>
          <w:rPr>
            <w:b/>
            <w:lang w:val="es-ES_tradnl"/>
          </w:rPr>
          <w:t xml:space="preserve"> </w:t>
        </w:r>
      </w:ins>
      <w:ins w:id="1705" w:author="Raul García Fernández" w:date="2017-07-01T13:36:00Z">
        <w:del w:id="1706" w:author="RAQUEL BLANCO AGUIRRE" w:date="2017-07-10T19:32:00Z">
          <w:r w:rsidR="001F6FA0" w:rsidRPr="001F6FA0" w:rsidDel="00585847">
            <w:rPr>
              <w:lang w:val="es-ES_tradnl"/>
            </w:rPr>
            <w:delText xml:space="preserve">Todas estas acciones llevan por delante el comando </w:delText>
          </w:r>
          <w:r w:rsidR="001F6FA0" w:rsidRPr="001F6FA0" w:rsidDel="00585847">
            <w:rPr>
              <w:b/>
              <w:lang w:val="es-ES_tradnl"/>
            </w:rPr>
            <w:delText>“/project/”</w:delText>
          </w:r>
          <w:r w:rsidR="001F6FA0" w:rsidRPr="001F6FA0" w:rsidDel="00585847">
            <w:rPr>
              <w:lang w:val="es-ES_tradnl"/>
            </w:rPr>
            <w:delText xml:space="preserve"> se deberá de concatenar por delante para que acción funcione </w:delText>
          </w:r>
          <w:r w:rsidR="001F6FA0" w:rsidRPr="001F6FA0" w:rsidDel="00585847">
            <w:rPr>
              <w:b/>
              <w:lang w:val="es-ES_tradnl"/>
            </w:rPr>
            <w:delText>(</w:delText>
          </w:r>
        </w:del>
        <w:r w:rsidR="001F6FA0" w:rsidRPr="001F6FA0">
          <w:rPr>
            <w:b/>
            <w:lang w:val="es-ES_tradnl"/>
          </w:rPr>
          <w:t>dir+/project/+accion</w:t>
        </w:r>
        <w:del w:id="1707" w:author="RAQUEL BLANCO AGUIRRE" w:date="2017-07-10T19:32:00Z">
          <w:r w:rsidR="001F6FA0" w:rsidRPr="001F6FA0" w:rsidDel="00585847">
            <w:rPr>
              <w:b/>
              <w:lang w:val="es-ES_tradnl"/>
            </w:rPr>
            <w:delText>)</w:delText>
          </w:r>
        </w:del>
        <w:r w:rsidR="001F6FA0" w:rsidRPr="001F6FA0">
          <w:rPr>
            <w:b/>
            <w:lang w:val="es-ES_tradnl"/>
          </w:rPr>
          <w:t>.</w:t>
        </w:r>
      </w:ins>
    </w:p>
    <w:p w14:paraId="2E31C557" w14:textId="77777777" w:rsidR="008E5B9B" w:rsidRPr="001F6FA0" w:rsidRDefault="008E5B9B">
      <w:pPr>
        <w:pStyle w:val="Prrafodelista"/>
        <w:rPr>
          <w:ins w:id="1708" w:author="Raul García Fernández" w:date="2017-07-01T13:36:00Z"/>
          <w:lang w:val="es-ES_tradnl"/>
        </w:rPr>
        <w:pPrChange w:id="1709" w:author="Raul García Fernández" w:date="2017-07-01T13:36:00Z">
          <w:pPr>
            <w:pStyle w:val="Prrafodelista"/>
            <w:numPr>
              <w:numId w:val="30"/>
            </w:numPr>
            <w:ind w:hanging="360"/>
          </w:pPr>
        </w:pPrChange>
      </w:pPr>
    </w:p>
    <w:p w14:paraId="5E68A461" w14:textId="50198994" w:rsidR="001F6FA0" w:rsidRDefault="001F6FA0">
      <w:pPr>
        <w:pStyle w:val="Descripcin"/>
        <w:keepNext/>
        <w:ind w:left="720"/>
        <w:rPr>
          <w:ins w:id="1710" w:author="Raul García Fernández" w:date="2017-07-01T13:36:00Z"/>
        </w:rPr>
        <w:pPrChange w:id="1711" w:author="Raul García Fernández" w:date="2017-07-01T13:37:00Z">
          <w:pPr>
            <w:pStyle w:val="Descripcin"/>
            <w:keepNext/>
            <w:numPr>
              <w:numId w:val="30"/>
            </w:numPr>
            <w:ind w:left="720" w:hanging="360"/>
          </w:pPr>
        </w:pPrChange>
      </w:pPr>
      <w:bookmarkStart w:id="1712" w:name="_Toc480479797"/>
      <w:bookmarkStart w:id="1713" w:name="_Toc481607028"/>
      <w:bookmarkStart w:id="1714" w:name="_Toc487483571"/>
      <w:ins w:id="1715" w:author="Raul García Fernández" w:date="2017-07-01T13:36:00Z">
        <w:r>
          <w:t xml:space="preserve">Tabla </w:t>
        </w:r>
        <w:r>
          <w:fldChar w:fldCharType="begin"/>
        </w:r>
        <w:r>
          <w:instrText xml:space="preserve"> STYLEREF 1 \s </w:instrText>
        </w:r>
        <w:r>
          <w:fldChar w:fldCharType="separate"/>
        </w:r>
      </w:ins>
      <w:r w:rsidR="007E0E3F">
        <w:rPr>
          <w:noProof/>
        </w:rPr>
        <w:t>3</w:t>
      </w:r>
      <w:ins w:id="1716" w:author="Raul García Fernández" w:date="2017-07-01T13:36:00Z">
        <w:r>
          <w:rPr>
            <w:noProof/>
          </w:rPr>
          <w:fldChar w:fldCharType="end"/>
        </w:r>
        <w:r>
          <w:noBreakHyphen/>
        </w:r>
        <w:r>
          <w:fldChar w:fldCharType="begin"/>
        </w:r>
        <w:r>
          <w:instrText xml:space="preserve"> SEQ Tabla \* ARABIC \s 1 </w:instrText>
        </w:r>
        <w:r>
          <w:fldChar w:fldCharType="separate"/>
        </w:r>
      </w:ins>
      <w:ins w:id="1717" w:author="Raul García Fernández" w:date="2017-07-10T20:58:00Z">
        <w:r w:rsidR="007E0E3F">
          <w:rPr>
            <w:noProof/>
          </w:rPr>
          <w:t>5</w:t>
        </w:r>
      </w:ins>
      <w:ins w:id="1718" w:author="Raul García Fernández" w:date="2017-07-01T13:36:00Z">
        <w:r>
          <w:rPr>
            <w:noProof/>
          </w:rPr>
          <w:fldChar w:fldCharType="end"/>
        </w:r>
        <w:r>
          <w:t xml:space="preserve"> .</w:t>
        </w:r>
        <w:r w:rsidRPr="006754A7">
          <w:t xml:space="preserve">Protocolo repositorio: </w:t>
        </w:r>
        <w:r>
          <w:t>Proyectos</w:t>
        </w:r>
        <w:bookmarkEnd w:id="1712"/>
        <w:bookmarkEnd w:id="1713"/>
        <w:bookmarkEnd w:id="1714"/>
      </w:ins>
    </w:p>
    <w:tbl>
      <w:tblPr>
        <w:tblStyle w:val="Tabladecuadrcula41"/>
        <w:tblW w:w="9209" w:type="dxa"/>
        <w:jc w:val="center"/>
        <w:tblLook w:val="04A0" w:firstRow="1" w:lastRow="0" w:firstColumn="1" w:lastColumn="0" w:noHBand="0" w:noVBand="1"/>
        <w:tblPrChange w:id="1719" w:author="Raul García Fernández" w:date="2017-07-03T17:07:00Z">
          <w:tblPr>
            <w:tblStyle w:val="Tabladecuadrcula6concolores1"/>
            <w:tblW w:w="0" w:type="auto"/>
            <w:jc w:val="center"/>
            <w:tblLook w:val="04A0" w:firstRow="1" w:lastRow="0" w:firstColumn="1" w:lastColumn="0" w:noHBand="0" w:noVBand="1"/>
          </w:tblPr>
        </w:tblPrChange>
      </w:tblPr>
      <w:tblGrid>
        <w:gridCol w:w="3027"/>
        <w:gridCol w:w="1749"/>
        <w:gridCol w:w="1403"/>
        <w:gridCol w:w="3030"/>
        <w:tblGridChange w:id="1720">
          <w:tblGrid>
            <w:gridCol w:w="2409"/>
            <w:gridCol w:w="2247"/>
            <w:gridCol w:w="2212"/>
            <w:gridCol w:w="2193"/>
          </w:tblGrid>
        </w:tblGridChange>
      </w:tblGrid>
      <w:tr w:rsidR="001F6FA0" w14:paraId="169E5C21" w14:textId="77777777" w:rsidTr="008E5B9B">
        <w:trPr>
          <w:cnfStyle w:val="100000000000" w:firstRow="1" w:lastRow="0" w:firstColumn="0" w:lastColumn="0" w:oddVBand="0" w:evenVBand="0" w:oddHBand="0" w:evenHBand="0" w:firstRowFirstColumn="0" w:firstRowLastColumn="0" w:lastRowFirstColumn="0" w:lastRowLastColumn="0"/>
          <w:trHeight w:val="425"/>
          <w:jc w:val="center"/>
          <w:ins w:id="1721" w:author="Raul García Fernández" w:date="2017-07-01T13:36:00Z"/>
          <w:trPrChange w:id="1722" w:author="Raul García Fernández" w:date="2017-07-03T17:07: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723" w:author="Raul García Fernández" w:date="2017-07-03T17:07:00Z">
              <w:tcPr>
                <w:tcW w:w="2409" w:type="dxa"/>
              </w:tcPr>
            </w:tcPrChange>
          </w:tcPr>
          <w:p w14:paraId="6F770769" w14:textId="77777777" w:rsidR="001F6FA0" w:rsidRPr="00137F39" w:rsidRDefault="001F6FA0" w:rsidP="005B364A">
            <w:pPr>
              <w:jc w:val="center"/>
              <w:cnfStyle w:val="101000000000" w:firstRow="1" w:lastRow="0" w:firstColumn="1" w:lastColumn="0" w:oddVBand="0" w:evenVBand="0" w:oddHBand="0" w:evenHBand="0" w:firstRowFirstColumn="0" w:firstRowLastColumn="0" w:lastRowFirstColumn="0" w:lastRowLastColumn="0"/>
              <w:rPr>
                <w:ins w:id="1724" w:author="Raul García Fernández" w:date="2017-07-01T13:36:00Z"/>
                <w:szCs w:val="24"/>
                <w:lang w:val="es-ES_tradnl"/>
              </w:rPr>
            </w:pPr>
            <w:ins w:id="1725" w:author="Raul García Fernández" w:date="2017-07-01T13:36:00Z">
              <w:r w:rsidRPr="00137F39">
                <w:rPr>
                  <w:szCs w:val="24"/>
                  <w:lang w:val="es-ES_tradnl"/>
                </w:rPr>
                <w:t>Método</w:t>
              </w:r>
            </w:ins>
          </w:p>
        </w:tc>
        <w:tc>
          <w:tcPr>
            <w:tcW w:w="1403" w:type="dxa"/>
            <w:tcPrChange w:id="1726" w:author="Raul García Fernández" w:date="2017-07-03T17:07:00Z">
              <w:tcPr>
                <w:tcW w:w="2296" w:type="dxa"/>
              </w:tcPr>
            </w:tcPrChange>
          </w:tcPr>
          <w:p w14:paraId="44642FBF"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727" w:author="Raul García Fernández" w:date="2017-07-01T13:36:00Z"/>
                <w:szCs w:val="24"/>
                <w:lang w:val="es-ES_tradnl"/>
              </w:rPr>
            </w:pPr>
            <w:ins w:id="1728" w:author="Raul García Fernández" w:date="2017-07-01T13:36:00Z">
              <w:r w:rsidRPr="00137F39">
                <w:rPr>
                  <w:szCs w:val="24"/>
                  <w:lang w:val="es-ES_tradnl"/>
                </w:rPr>
                <w:t>Descripción</w:t>
              </w:r>
            </w:ins>
          </w:p>
        </w:tc>
        <w:tc>
          <w:tcPr>
            <w:tcW w:w="1403" w:type="dxa"/>
            <w:tcPrChange w:id="1729" w:author="Raul García Fernández" w:date="2017-07-03T17:07:00Z">
              <w:tcPr>
                <w:tcW w:w="2292" w:type="dxa"/>
              </w:tcPr>
            </w:tcPrChange>
          </w:tcPr>
          <w:p w14:paraId="52887BBE"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730" w:author="Raul García Fernández" w:date="2017-07-01T13:36:00Z"/>
                <w:szCs w:val="24"/>
                <w:lang w:val="es-ES_tradnl"/>
              </w:rPr>
            </w:pPr>
            <w:ins w:id="1731" w:author="Raul García Fernández" w:date="2017-07-01T13:36:00Z">
              <w:r w:rsidRPr="00137F39">
                <w:rPr>
                  <w:szCs w:val="24"/>
                  <w:lang w:val="es-ES_tradnl"/>
                </w:rPr>
                <w:t>Entradas</w:t>
              </w:r>
            </w:ins>
          </w:p>
          <w:p w14:paraId="58FFFB31"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732" w:author="Raul García Fernández" w:date="2017-07-01T13:36:00Z"/>
                <w:szCs w:val="24"/>
                <w:lang w:val="es-ES_tradnl"/>
              </w:rPr>
            </w:pPr>
            <w:ins w:id="1733" w:author="Raul García Fernández" w:date="2017-07-01T13:36:00Z">
              <w:r w:rsidRPr="00137F39">
                <w:rPr>
                  <w:szCs w:val="24"/>
                  <w:lang w:val="es-ES_tradnl"/>
                </w:rPr>
                <w:t>(Body)</w:t>
              </w:r>
            </w:ins>
          </w:p>
        </w:tc>
        <w:tc>
          <w:tcPr>
            <w:tcW w:w="3289" w:type="dxa"/>
            <w:tcPrChange w:id="1734" w:author="Raul García Fernández" w:date="2017-07-03T17:07:00Z">
              <w:tcPr>
                <w:tcW w:w="2290" w:type="dxa"/>
              </w:tcPr>
            </w:tcPrChange>
          </w:tcPr>
          <w:p w14:paraId="6F547877" w14:textId="77777777" w:rsidR="001F6FA0" w:rsidRPr="00137F39" w:rsidRDefault="001F6FA0" w:rsidP="005B364A">
            <w:pPr>
              <w:jc w:val="center"/>
              <w:cnfStyle w:val="100000000000" w:firstRow="1" w:lastRow="0" w:firstColumn="0" w:lastColumn="0" w:oddVBand="0" w:evenVBand="0" w:oddHBand="0" w:evenHBand="0" w:firstRowFirstColumn="0" w:firstRowLastColumn="0" w:lastRowFirstColumn="0" w:lastRowLastColumn="0"/>
              <w:rPr>
                <w:ins w:id="1735" w:author="Raul García Fernández" w:date="2017-07-01T13:36:00Z"/>
                <w:szCs w:val="24"/>
                <w:lang w:val="es-ES_tradnl"/>
              </w:rPr>
            </w:pPr>
            <w:ins w:id="1736" w:author="Raul García Fernández" w:date="2017-07-01T13:36:00Z">
              <w:r w:rsidRPr="00137F39">
                <w:rPr>
                  <w:szCs w:val="24"/>
                  <w:lang w:val="es-ES_tradnl"/>
                </w:rPr>
                <w:t>Salida</w:t>
              </w:r>
            </w:ins>
          </w:p>
        </w:tc>
      </w:tr>
      <w:tr w:rsidR="001F6FA0" w14:paraId="59278468" w14:textId="77777777" w:rsidTr="008E5B9B">
        <w:trPr>
          <w:cnfStyle w:val="000000100000" w:firstRow="0" w:lastRow="0" w:firstColumn="0" w:lastColumn="0" w:oddVBand="0" w:evenVBand="0" w:oddHBand="1" w:evenHBand="0" w:firstRowFirstColumn="0" w:firstRowLastColumn="0" w:lastRowFirstColumn="0" w:lastRowLastColumn="0"/>
          <w:jc w:val="center"/>
          <w:ins w:id="1737" w:author="Raul García Fernández" w:date="2017-07-01T13:36:00Z"/>
          <w:trPrChange w:id="1738"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739" w:author="Raul García Fernández" w:date="2017-07-03T17:07:00Z">
              <w:tcPr>
                <w:tcW w:w="2409" w:type="dxa"/>
              </w:tcPr>
            </w:tcPrChange>
          </w:tcPr>
          <w:p w14:paraId="54410ADF"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740" w:author="Raul García Fernández" w:date="2017-07-01T13:36:00Z"/>
                <w:szCs w:val="24"/>
                <w:lang w:val="en-US"/>
              </w:rPr>
            </w:pPr>
            <w:ins w:id="1741" w:author="Raul García Fernández" w:date="2017-07-01T13:36:00Z">
              <w:r w:rsidRPr="008A1BB7">
                <w:rPr>
                  <w:szCs w:val="24"/>
                  <w:lang w:val="en-US"/>
                </w:rPr>
                <w:t>/{idUser}/{projectID}</w:t>
              </w:r>
            </w:ins>
          </w:p>
          <w:p w14:paraId="5E4ADF48"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742" w:author="Raul García Fernández" w:date="2017-07-01T13:36:00Z"/>
                <w:szCs w:val="24"/>
                <w:lang w:val="en-US"/>
              </w:rPr>
            </w:pPr>
            <w:ins w:id="1743" w:author="Raul García Fernández" w:date="2017-07-01T13:36:00Z">
              <w:r w:rsidRPr="008A1BB7">
                <w:rPr>
                  <w:szCs w:val="24"/>
                  <w:lang w:val="en-US"/>
                </w:rPr>
                <w:t>(HTTP method:GET)</w:t>
              </w:r>
            </w:ins>
          </w:p>
        </w:tc>
        <w:tc>
          <w:tcPr>
            <w:tcW w:w="1403" w:type="dxa"/>
            <w:tcPrChange w:id="1744" w:author="Raul García Fernández" w:date="2017-07-03T17:07:00Z">
              <w:tcPr>
                <w:tcW w:w="2296" w:type="dxa"/>
              </w:tcPr>
            </w:tcPrChange>
          </w:tcPr>
          <w:p w14:paraId="7964B7ED"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745" w:author="Raul García Fernández" w:date="2017-07-01T13:36:00Z"/>
                <w:szCs w:val="24"/>
                <w:lang w:val="es-ES_tradnl"/>
              </w:rPr>
            </w:pPr>
            <w:ins w:id="1746" w:author="Raul García Fernández" w:date="2017-07-01T13:36:00Z">
              <w:r w:rsidRPr="00137F39">
                <w:rPr>
                  <w:szCs w:val="24"/>
                  <w:lang w:val="es-ES_tradnl"/>
                </w:rPr>
                <w:t xml:space="preserve">Devuelve la entidad correspondiente al id del </w:t>
              </w:r>
              <w:r>
                <w:rPr>
                  <w:szCs w:val="24"/>
                  <w:lang w:val="es-ES_tradnl"/>
                </w:rPr>
                <w:t>proyecto</w:t>
              </w:r>
              <w:r w:rsidRPr="00137F39">
                <w:rPr>
                  <w:szCs w:val="24"/>
                  <w:lang w:val="es-ES_tradnl"/>
                </w:rPr>
                <w:t xml:space="preserve"> entregado</w:t>
              </w:r>
            </w:ins>
          </w:p>
        </w:tc>
        <w:tc>
          <w:tcPr>
            <w:tcW w:w="1403" w:type="dxa"/>
            <w:tcPrChange w:id="1747" w:author="Raul García Fernández" w:date="2017-07-03T17:07:00Z">
              <w:tcPr>
                <w:tcW w:w="2292" w:type="dxa"/>
              </w:tcPr>
            </w:tcPrChange>
          </w:tcPr>
          <w:p w14:paraId="27F0F915"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748" w:author="Raul García Fernández" w:date="2017-07-01T13:36:00Z"/>
                <w:szCs w:val="24"/>
                <w:lang w:val="es-ES_tradnl"/>
              </w:rPr>
            </w:pPr>
            <w:ins w:id="1749" w:author="Raul García Fernández" w:date="2017-07-01T13:36:00Z">
              <w:r w:rsidRPr="00137F39">
                <w:rPr>
                  <w:szCs w:val="24"/>
                  <w:lang w:val="es-ES_tradnl"/>
                </w:rPr>
                <w:t>Vacío</w:t>
              </w:r>
            </w:ins>
          </w:p>
        </w:tc>
        <w:tc>
          <w:tcPr>
            <w:tcW w:w="3289" w:type="dxa"/>
            <w:tcPrChange w:id="1750" w:author="Raul García Fernández" w:date="2017-07-03T17:07:00Z">
              <w:tcPr>
                <w:tcW w:w="2290" w:type="dxa"/>
              </w:tcPr>
            </w:tcPrChange>
          </w:tcPr>
          <w:p w14:paraId="62906960"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751" w:author="Raul García Fernández" w:date="2017-07-01T13:36:00Z"/>
                <w:szCs w:val="24"/>
                <w:lang w:val="es-ES_tradnl"/>
              </w:rPr>
            </w:pPr>
            <w:ins w:id="1752" w:author="Raul García Fernández" w:date="2017-07-01T13:36:00Z">
              <w:r w:rsidRPr="00137F39">
                <w:rPr>
                  <w:szCs w:val="24"/>
                  <w:lang w:val="es-ES_tradnl"/>
                </w:rPr>
                <w:t xml:space="preserve">Devuelve un mensaje con la entidad de </w:t>
              </w:r>
              <w:r>
                <w:rPr>
                  <w:szCs w:val="24"/>
                  <w:lang w:val="es-ES_tradnl"/>
                </w:rPr>
                <w:t>proyecto</w:t>
              </w:r>
              <w:r w:rsidRPr="00137F39">
                <w:rPr>
                  <w:szCs w:val="24"/>
                  <w:lang w:val="es-ES_tradnl"/>
                </w:rPr>
                <w:t xml:space="preserve"> solicitada.</w:t>
              </w:r>
            </w:ins>
          </w:p>
        </w:tc>
      </w:tr>
      <w:tr w:rsidR="001F6FA0" w14:paraId="12B08A73" w14:textId="77777777" w:rsidTr="008E5B9B">
        <w:trPr>
          <w:jc w:val="center"/>
          <w:ins w:id="1753" w:author="Raul García Fernández" w:date="2017-07-01T13:36:00Z"/>
          <w:trPrChange w:id="1754"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755" w:author="Raul García Fernández" w:date="2017-07-03T17:07:00Z">
              <w:tcPr>
                <w:tcW w:w="2409" w:type="dxa"/>
              </w:tcPr>
            </w:tcPrChange>
          </w:tcPr>
          <w:p w14:paraId="5C0F5F46" w14:textId="77777777" w:rsidR="001F6FA0" w:rsidRPr="008A1BB7" w:rsidRDefault="001F6FA0" w:rsidP="005B364A">
            <w:pPr>
              <w:rPr>
                <w:ins w:id="1756" w:author="Raul García Fernández" w:date="2017-07-01T13:36:00Z"/>
                <w:szCs w:val="24"/>
                <w:lang w:val="en-US"/>
              </w:rPr>
            </w:pPr>
            <w:ins w:id="1757" w:author="Raul García Fernández" w:date="2017-07-01T13:36:00Z">
              <w:r w:rsidRPr="008A1BB7">
                <w:rPr>
                  <w:szCs w:val="24"/>
                  <w:lang w:val="en-US"/>
                </w:rPr>
                <w:t>/{idUser}/{projectID}</w:t>
              </w:r>
            </w:ins>
          </w:p>
          <w:p w14:paraId="54C6E3EF" w14:textId="77777777" w:rsidR="001F6FA0" w:rsidRPr="008A1BB7" w:rsidRDefault="001F6FA0" w:rsidP="005B364A">
            <w:pPr>
              <w:jc w:val="center"/>
              <w:rPr>
                <w:ins w:id="1758" w:author="Raul García Fernández" w:date="2017-07-01T13:36:00Z"/>
                <w:szCs w:val="24"/>
                <w:lang w:val="en-US"/>
              </w:rPr>
            </w:pPr>
            <w:ins w:id="1759" w:author="Raul García Fernández" w:date="2017-07-01T13:36:00Z">
              <w:r w:rsidRPr="008A1BB7">
                <w:rPr>
                  <w:szCs w:val="24"/>
                  <w:lang w:val="en-US"/>
                </w:rPr>
                <w:t>(HTTP method:DELETE)</w:t>
              </w:r>
            </w:ins>
          </w:p>
        </w:tc>
        <w:tc>
          <w:tcPr>
            <w:tcW w:w="1403" w:type="dxa"/>
            <w:tcPrChange w:id="1760" w:author="Raul García Fernández" w:date="2017-07-03T17:07:00Z">
              <w:tcPr>
                <w:tcW w:w="2296" w:type="dxa"/>
              </w:tcPr>
            </w:tcPrChange>
          </w:tcPr>
          <w:p w14:paraId="6D232A0E"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761" w:author="Raul García Fernández" w:date="2017-07-01T13:36:00Z"/>
                <w:szCs w:val="24"/>
                <w:lang w:val="es-ES_tradnl"/>
              </w:rPr>
            </w:pPr>
            <w:ins w:id="1762" w:author="Raul García Fernández" w:date="2017-07-01T13:36:00Z">
              <w:r w:rsidRPr="00137F39">
                <w:rPr>
                  <w:szCs w:val="24"/>
                  <w:lang w:val="es-ES_tradnl"/>
                </w:rPr>
                <w:t xml:space="preserve">Elimina la entidad correspondiente al id del </w:t>
              </w:r>
              <w:r>
                <w:rPr>
                  <w:szCs w:val="24"/>
                  <w:lang w:val="es-ES_tradnl"/>
                </w:rPr>
                <w:lastRenderedPageBreak/>
                <w:t>proyecto</w:t>
              </w:r>
              <w:r w:rsidRPr="00137F39">
                <w:rPr>
                  <w:szCs w:val="24"/>
                  <w:lang w:val="es-ES_tradnl"/>
                </w:rPr>
                <w:t xml:space="preserve"> entregado</w:t>
              </w:r>
            </w:ins>
          </w:p>
        </w:tc>
        <w:tc>
          <w:tcPr>
            <w:tcW w:w="1403" w:type="dxa"/>
            <w:tcPrChange w:id="1763" w:author="Raul García Fernández" w:date="2017-07-03T17:07:00Z">
              <w:tcPr>
                <w:tcW w:w="2292" w:type="dxa"/>
              </w:tcPr>
            </w:tcPrChange>
          </w:tcPr>
          <w:p w14:paraId="791139F1"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764" w:author="Raul García Fernández" w:date="2017-07-01T13:36:00Z"/>
                <w:szCs w:val="24"/>
                <w:lang w:val="es-ES_tradnl"/>
              </w:rPr>
            </w:pPr>
            <w:ins w:id="1765" w:author="Raul García Fernández" w:date="2017-07-01T13:36:00Z">
              <w:r w:rsidRPr="00137F39">
                <w:rPr>
                  <w:szCs w:val="24"/>
                  <w:lang w:val="es-ES_tradnl"/>
                </w:rPr>
                <w:lastRenderedPageBreak/>
                <w:t>Vacío</w:t>
              </w:r>
            </w:ins>
          </w:p>
        </w:tc>
        <w:tc>
          <w:tcPr>
            <w:tcW w:w="3289" w:type="dxa"/>
            <w:tcPrChange w:id="1766" w:author="Raul García Fernández" w:date="2017-07-03T17:07:00Z">
              <w:tcPr>
                <w:tcW w:w="2290" w:type="dxa"/>
              </w:tcPr>
            </w:tcPrChange>
          </w:tcPr>
          <w:p w14:paraId="24E8D142"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767" w:author="Raul García Fernández" w:date="2017-07-01T13:36:00Z"/>
                <w:szCs w:val="24"/>
                <w:lang w:val="es-ES_tradnl"/>
              </w:rPr>
            </w:pPr>
            <w:ins w:id="1768" w:author="Raul García Fernández" w:date="2017-07-01T13:36:00Z">
              <w:r w:rsidRPr="00137F39">
                <w:rPr>
                  <w:szCs w:val="24"/>
                  <w:lang w:val="es-ES_tradnl"/>
                </w:rPr>
                <w:t>Devuelve el resultado de la acción realizada.</w:t>
              </w:r>
            </w:ins>
          </w:p>
        </w:tc>
      </w:tr>
      <w:tr w:rsidR="001F6FA0" w14:paraId="216E43EF" w14:textId="77777777" w:rsidTr="008E5B9B">
        <w:trPr>
          <w:cnfStyle w:val="000000100000" w:firstRow="0" w:lastRow="0" w:firstColumn="0" w:lastColumn="0" w:oddVBand="0" w:evenVBand="0" w:oddHBand="1" w:evenHBand="0" w:firstRowFirstColumn="0" w:firstRowLastColumn="0" w:lastRowFirstColumn="0" w:lastRowLastColumn="0"/>
          <w:jc w:val="center"/>
          <w:ins w:id="1769" w:author="Raul García Fernández" w:date="2017-07-01T13:36:00Z"/>
          <w:trPrChange w:id="1770"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771" w:author="Raul García Fernández" w:date="2017-07-03T17:07:00Z">
              <w:tcPr>
                <w:tcW w:w="2409" w:type="dxa"/>
              </w:tcPr>
            </w:tcPrChange>
          </w:tcPr>
          <w:p w14:paraId="19BC1D78"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772" w:author="Raul García Fernández" w:date="2017-07-01T13:36:00Z"/>
                <w:szCs w:val="24"/>
                <w:lang w:val="en-US"/>
              </w:rPr>
            </w:pPr>
            <w:ins w:id="1773" w:author="Raul García Fernández" w:date="2017-07-01T13:36:00Z">
              <w:r w:rsidRPr="008A1BB7">
                <w:rPr>
                  <w:szCs w:val="24"/>
                  <w:lang w:val="en-US"/>
                </w:rPr>
                <w:t>/{idUser}/{projectID}</w:t>
              </w:r>
            </w:ins>
          </w:p>
          <w:p w14:paraId="60C34734"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774" w:author="Raul García Fernández" w:date="2017-07-01T13:36:00Z"/>
                <w:szCs w:val="24"/>
                <w:lang w:val="en-US"/>
              </w:rPr>
            </w:pPr>
            <w:ins w:id="1775" w:author="Raul García Fernández" w:date="2017-07-01T13:36:00Z">
              <w:r w:rsidRPr="008A1BB7">
                <w:rPr>
                  <w:szCs w:val="24"/>
                  <w:lang w:val="en-US"/>
                </w:rPr>
                <w:t>(HTTP method:PATH)</w:t>
              </w:r>
            </w:ins>
          </w:p>
        </w:tc>
        <w:tc>
          <w:tcPr>
            <w:tcW w:w="1403" w:type="dxa"/>
            <w:tcPrChange w:id="1776" w:author="Raul García Fernández" w:date="2017-07-03T17:07:00Z">
              <w:tcPr>
                <w:tcW w:w="2296" w:type="dxa"/>
              </w:tcPr>
            </w:tcPrChange>
          </w:tcPr>
          <w:p w14:paraId="3E8F8216"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777" w:author="Raul García Fernández" w:date="2017-07-01T13:36:00Z"/>
                <w:szCs w:val="24"/>
                <w:lang w:val="es-ES_tradnl"/>
              </w:rPr>
            </w:pPr>
            <w:ins w:id="1778" w:author="Raul García Fernández" w:date="2017-07-01T13:36:00Z">
              <w:r w:rsidRPr="00137F39">
                <w:rPr>
                  <w:szCs w:val="24"/>
                  <w:lang w:val="es-ES_tradnl"/>
                </w:rPr>
                <w:t xml:space="preserve">Modifica la entidad correspondiente al id del </w:t>
              </w:r>
              <w:r>
                <w:rPr>
                  <w:szCs w:val="24"/>
                  <w:lang w:val="es-ES_tradnl"/>
                </w:rPr>
                <w:t>proyecto</w:t>
              </w:r>
              <w:r w:rsidRPr="00137F39">
                <w:rPr>
                  <w:szCs w:val="24"/>
                  <w:lang w:val="es-ES_tradnl"/>
                </w:rPr>
                <w:t xml:space="preserve"> entregado</w:t>
              </w:r>
            </w:ins>
          </w:p>
        </w:tc>
        <w:tc>
          <w:tcPr>
            <w:tcW w:w="1403" w:type="dxa"/>
            <w:tcPrChange w:id="1779" w:author="Raul García Fernández" w:date="2017-07-03T17:07:00Z">
              <w:tcPr>
                <w:tcW w:w="2292" w:type="dxa"/>
              </w:tcPr>
            </w:tcPrChange>
          </w:tcPr>
          <w:p w14:paraId="227E6AEC"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780" w:author="Raul García Fernández" w:date="2017-07-01T13:36:00Z"/>
                <w:szCs w:val="24"/>
                <w:lang w:val="es-ES_tradnl"/>
              </w:rPr>
            </w:pPr>
            <w:ins w:id="1781" w:author="Raul García Fernández" w:date="2017-07-01T13:36:00Z">
              <w:r w:rsidRPr="00137F39">
                <w:rPr>
                  <w:szCs w:val="24"/>
                  <w:lang w:val="es-ES_tradnl"/>
                </w:rPr>
                <w:t xml:space="preserve">Entidad </w:t>
              </w:r>
              <w:r>
                <w:rPr>
                  <w:szCs w:val="24"/>
                  <w:lang w:val="es-ES_tradnl"/>
                </w:rPr>
                <w:t>proyecto</w:t>
              </w:r>
              <w:r w:rsidRPr="00137F39">
                <w:rPr>
                  <w:szCs w:val="24"/>
                  <w:lang w:val="es-ES_tradnl"/>
                </w:rPr>
                <w:t xml:space="preserve"> con los datos modificados que se va a modificar</w:t>
              </w:r>
            </w:ins>
          </w:p>
        </w:tc>
        <w:tc>
          <w:tcPr>
            <w:tcW w:w="3289" w:type="dxa"/>
            <w:tcPrChange w:id="1782" w:author="Raul García Fernández" w:date="2017-07-03T17:07:00Z">
              <w:tcPr>
                <w:tcW w:w="2290" w:type="dxa"/>
              </w:tcPr>
            </w:tcPrChange>
          </w:tcPr>
          <w:p w14:paraId="66D8ACE9"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783" w:author="Raul García Fernández" w:date="2017-07-01T13:36:00Z"/>
                <w:szCs w:val="24"/>
                <w:lang w:val="es-ES_tradnl"/>
              </w:rPr>
            </w:pPr>
            <w:ins w:id="1784" w:author="Raul García Fernández" w:date="2017-07-01T13:36:00Z">
              <w:r w:rsidRPr="00137F39">
                <w:rPr>
                  <w:szCs w:val="24"/>
                  <w:lang w:val="es-ES_tradnl"/>
                </w:rPr>
                <w:t>Devuelve el resultado de la acción realizada</w:t>
              </w:r>
            </w:ins>
          </w:p>
        </w:tc>
      </w:tr>
      <w:tr w:rsidR="001F6FA0" w14:paraId="72229B75" w14:textId="77777777" w:rsidTr="008E5B9B">
        <w:trPr>
          <w:jc w:val="center"/>
          <w:ins w:id="1785" w:author="Raul García Fernández" w:date="2017-07-01T13:36:00Z"/>
          <w:trPrChange w:id="1786"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787" w:author="Raul García Fernández" w:date="2017-07-03T17:07:00Z">
              <w:tcPr>
                <w:tcW w:w="2409" w:type="dxa"/>
              </w:tcPr>
            </w:tcPrChange>
          </w:tcPr>
          <w:p w14:paraId="1E30E0C6" w14:textId="77777777" w:rsidR="001F6FA0" w:rsidRPr="008A1BB7" w:rsidRDefault="001F6FA0" w:rsidP="005B364A">
            <w:pPr>
              <w:jc w:val="center"/>
              <w:rPr>
                <w:ins w:id="1788" w:author="Raul García Fernández" w:date="2017-07-01T13:36:00Z"/>
                <w:szCs w:val="24"/>
                <w:lang w:val="en-US"/>
              </w:rPr>
            </w:pPr>
            <w:ins w:id="1789" w:author="Raul García Fernández" w:date="2017-07-01T13:36:00Z">
              <w:r w:rsidRPr="008A1BB7">
                <w:rPr>
                  <w:szCs w:val="24"/>
                  <w:lang w:val="en-US"/>
                </w:rPr>
                <w:t>/{idUser}/all</w:t>
              </w:r>
            </w:ins>
          </w:p>
          <w:p w14:paraId="542BC134" w14:textId="77777777" w:rsidR="001F6FA0" w:rsidRPr="008A1BB7" w:rsidRDefault="001F6FA0" w:rsidP="005B364A">
            <w:pPr>
              <w:jc w:val="center"/>
              <w:rPr>
                <w:ins w:id="1790" w:author="Raul García Fernández" w:date="2017-07-01T13:36:00Z"/>
                <w:szCs w:val="24"/>
                <w:lang w:val="en-US"/>
              </w:rPr>
            </w:pPr>
            <w:ins w:id="1791" w:author="Raul García Fernández" w:date="2017-07-01T13:36:00Z">
              <w:r w:rsidRPr="008A1BB7">
                <w:rPr>
                  <w:szCs w:val="24"/>
                  <w:lang w:val="en-US"/>
                </w:rPr>
                <w:t>(HTTP method:GET)</w:t>
              </w:r>
            </w:ins>
          </w:p>
        </w:tc>
        <w:tc>
          <w:tcPr>
            <w:tcW w:w="1403" w:type="dxa"/>
            <w:tcPrChange w:id="1792" w:author="Raul García Fernández" w:date="2017-07-03T17:07:00Z">
              <w:tcPr>
                <w:tcW w:w="2296" w:type="dxa"/>
              </w:tcPr>
            </w:tcPrChange>
          </w:tcPr>
          <w:p w14:paraId="2D9FC75A"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793" w:author="Raul García Fernández" w:date="2017-07-01T13:36:00Z"/>
                <w:szCs w:val="24"/>
                <w:lang w:val="es-ES_tradnl"/>
              </w:rPr>
            </w:pPr>
            <w:ins w:id="1794" w:author="Raul García Fernández" w:date="2017-07-01T13:36:00Z">
              <w:r w:rsidRPr="00137F39">
                <w:rPr>
                  <w:szCs w:val="24"/>
                  <w:lang w:val="es-ES_tradnl"/>
                </w:rPr>
                <w:t xml:space="preserve">Devuelve todos los </w:t>
              </w:r>
              <w:r>
                <w:rPr>
                  <w:szCs w:val="24"/>
                  <w:lang w:val="es-ES_tradnl"/>
                </w:rPr>
                <w:t>proyectos</w:t>
              </w:r>
              <w:r w:rsidRPr="00137F39">
                <w:rPr>
                  <w:szCs w:val="24"/>
                  <w:lang w:val="es-ES_tradnl"/>
                </w:rPr>
                <w:t xml:space="preserve"> creados por el usuario</w:t>
              </w:r>
            </w:ins>
          </w:p>
        </w:tc>
        <w:tc>
          <w:tcPr>
            <w:tcW w:w="1403" w:type="dxa"/>
            <w:tcPrChange w:id="1795" w:author="Raul García Fernández" w:date="2017-07-03T17:07:00Z">
              <w:tcPr>
                <w:tcW w:w="2292" w:type="dxa"/>
              </w:tcPr>
            </w:tcPrChange>
          </w:tcPr>
          <w:p w14:paraId="65AF8AE7"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796" w:author="Raul García Fernández" w:date="2017-07-01T13:36:00Z"/>
                <w:szCs w:val="24"/>
                <w:lang w:val="es-ES_tradnl"/>
              </w:rPr>
            </w:pPr>
            <w:ins w:id="1797" w:author="Raul García Fernández" w:date="2017-07-01T13:36:00Z">
              <w:r w:rsidRPr="00137F39">
                <w:rPr>
                  <w:szCs w:val="24"/>
                  <w:lang w:val="es-ES_tradnl"/>
                </w:rPr>
                <w:t>Vacío</w:t>
              </w:r>
            </w:ins>
          </w:p>
        </w:tc>
        <w:tc>
          <w:tcPr>
            <w:tcW w:w="3289" w:type="dxa"/>
            <w:tcPrChange w:id="1798" w:author="Raul García Fernández" w:date="2017-07-03T17:07:00Z">
              <w:tcPr>
                <w:tcW w:w="2290" w:type="dxa"/>
              </w:tcPr>
            </w:tcPrChange>
          </w:tcPr>
          <w:p w14:paraId="1A70BD80"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799" w:author="Raul García Fernández" w:date="2017-07-01T13:36:00Z"/>
                <w:szCs w:val="24"/>
                <w:lang w:val="es-ES_tradnl"/>
              </w:rPr>
            </w:pPr>
            <w:ins w:id="1800" w:author="Raul García Fernández" w:date="2017-07-01T13:36:00Z">
              <w:r w:rsidRPr="00137F39">
                <w:rPr>
                  <w:szCs w:val="24"/>
                  <w:lang w:val="es-ES_tradnl"/>
                </w:rPr>
                <w:t xml:space="preserve">Devuelve </w:t>
              </w:r>
              <w:r>
                <w:rPr>
                  <w:szCs w:val="24"/>
                  <w:lang w:val="es-ES_tradnl"/>
                </w:rPr>
                <w:t>un listado de ID’s de proyecto que fueron creados por el usuario.</w:t>
              </w:r>
            </w:ins>
          </w:p>
        </w:tc>
      </w:tr>
      <w:tr w:rsidR="001F6FA0" w14:paraId="21168B61" w14:textId="77777777" w:rsidTr="008E5B9B">
        <w:trPr>
          <w:cnfStyle w:val="000000100000" w:firstRow="0" w:lastRow="0" w:firstColumn="0" w:lastColumn="0" w:oddVBand="0" w:evenVBand="0" w:oddHBand="1" w:evenHBand="0" w:firstRowFirstColumn="0" w:firstRowLastColumn="0" w:lastRowFirstColumn="0" w:lastRowLastColumn="0"/>
          <w:jc w:val="center"/>
          <w:ins w:id="1801" w:author="Raul García Fernández" w:date="2017-07-01T13:36:00Z"/>
          <w:trPrChange w:id="1802"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803" w:author="Raul García Fernández" w:date="2017-07-03T17:07:00Z">
              <w:tcPr>
                <w:tcW w:w="2409" w:type="dxa"/>
              </w:tcPr>
            </w:tcPrChange>
          </w:tcPr>
          <w:p w14:paraId="34B2CE0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804" w:author="Raul García Fernández" w:date="2017-07-01T13:36:00Z"/>
                <w:szCs w:val="24"/>
                <w:lang w:val="en-US"/>
              </w:rPr>
            </w:pPr>
            <w:ins w:id="1805" w:author="Raul García Fernández" w:date="2017-07-01T13:36:00Z">
              <w:r w:rsidRPr="008A1BB7">
                <w:rPr>
                  <w:szCs w:val="24"/>
                  <w:lang w:val="en-US"/>
                </w:rPr>
                <w:t>/{idUser}/create</w:t>
              </w:r>
            </w:ins>
          </w:p>
          <w:p w14:paraId="4A973D4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806" w:author="Raul García Fernández" w:date="2017-07-01T13:36:00Z"/>
                <w:szCs w:val="24"/>
                <w:lang w:val="en-US"/>
              </w:rPr>
            </w:pPr>
            <w:ins w:id="1807" w:author="Raul García Fernández" w:date="2017-07-01T13:36:00Z">
              <w:r w:rsidRPr="008A1BB7">
                <w:rPr>
                  <w:szCs w:val="24"/>
                  <w:lang w:val="en-US"/>
                </w:rPr>
                <w:t>(HTTP method:GET)</w:t>
              </w:r>
            </w:ins>
          </w:p>
        </w:tc>
        <w:tc>
          <w:tcPr>
            <w:tcW w:w="1403" w:type="dxa"/>
            <w:tcPrChange w:id="1808" w:author="Raul García Fernández" w:date="2017-07-03T17:07:00Z">
              <w:tcPr>
                <w:tcW w:w="2296" w:type="dxa"/>
              </w:tcPr>
            </w:tcPrChange>
          </w:tcPr>
          <w:p w14:paraId="2715EED6"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809" w:author="Raul García Fernández" w:date="2017-07-01T13:36:00Z"/>
                <w:szCs w:val="24"/>
                <w:lang w:val="es-ES_tradnl"/>
              </w:rPr>
            </w:pPr>
            <w:ins w:id="1810" w:author="Raul García Fernández" w:date="2017-07-01T13:36:00Z">
              <w:r w:rsidRPr="00137F39">
                <w:rPr>
                  <w:szCs w:val="24"/>
                  <w:lang w:val="es-ES_tradnl"/>
                </w:rPr>
                <w:t>Fa</w:t>
              </w:r>
              <w:r>
                <w:rPr>
                  <w:szCs w:val="24"/>
                  <w:lang w:val="es-ES_tradnl"/>
                </w:rPr>
                <w:t>cilita la creación de los proyectos</w:t>
              </w:r>
              <w:r w:rsidRPr="00137F39">
                <w:rPr>
                  <w:szCs w:val="24"/>
                  <w:lang w:val="es-ES_tradnl"/>
                </w:rPr>
                <w:t xml:space="preserve"> mediante un ejemplo</w:t>
              </w:r>
            </w:ins>
          </w:p>
        </w:tc>
        <w:tc>
          <w:tcPr>
            <w:tcW w:w="1403" w:type="dxa"/>
            <w:tcPrChange w:id="1811" w:author="Raul García Fernández" w:date="2017-07-03T17:07:00Z">
              <w:tcPr>
                <w:tcW w:w="2292" w:type="dxa"/>
              </w:tcPr>
            </w:tcPrChange>
          </w:tcPr>
          <w:p w14:paraId="0F7843C3"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812" w:author="Raul García Fernández" w:date="2017-07-01T13:36:00Z"/>
                <w:szCs w:val="24"/>
                <w:lang w:val="es-ES_tradnl"/>
              </w:rPr>
            </w:pPr>
            <w:ins w:id="1813" w:author="Raul García Fernández" w:date="2017-07-01T13:36:00Z">
              <w:r w:rsidRPr="00137F39">
                <w:rPr>
                  <w:szCs w:val="24"/>
                  <w:lang w:val="es-ES_tradnl"/>
                </w:rPr>
                <w:t>Vacío</w:t>
              </w:r>
            </w:ins>
          </w:p>
        </w:tc>
        <w:tc>
          <w:tcPr>
            <w:tcW w:w="3289" w:type="dxa"/>
            <w:tcPrChange w:id="1814" w:author="Raul García Fernández" w:date="2017-07-03T17:07:00Z">
              <w:tcPr>
                <w:tcW w:w="2290" w:type="dxa"/>
              </w:tcPr>
            </w:tcPrChange>
          </w:tcPr>
          <w:p w14:paraId="13CC5647" w14:textId="77777777" w:rsidR="001F6FA0" w:rsidRPr="00137F39" w:rsidRDefault="001F6FA0" w:rsidP="005B364A">
            <w:pPr>
              <w:jc w:val="center"/>
              <w:cnfStyle w:val="000000100000" w:firstRow="0" w:lastRow="0" w:firstColumn="0" w:lastColumn="0" w:oddVBand="0" w:evenVBand="0" w:oddHBand="1" w:evenHBand="0" w:firstRowFirstColumn="0" w:firstRowLastColumn="0" w:lastRowFirstColumn="0" w:lastRowLastColumn="0"/>
              <w:rPr>
                <w:ins w:id="1815" w:author="Raul García Fernández" w:date="2017-07-01T13:36:00Z"/>
                <w:szCs w:val="24"/>
                <w:lang w:val="es-ES_tradnl"/>
              </w:rPr>
            </w:pPr>
            <w:ins w:id="1816" w:author="Raul García Fernández" w:date="2017-07-01T13:36:00Z">
              <w:r>
                <w:rPr>
                  <w:szCs w:val="24"/>
                  <w:lang w:val="es-ES_tradnl"/>
                </w:rPr>
                <w:t>Devuelve una entidad proyectos</w:t>
              </w:r>
              <w:r w:rsidRPr="00137F39">
                <w:rPr>
                  <w:szCs w:val="24"/>
                  <w:lang w:val="es-ES_tradnl"/>
                </w:rPr>
                <w:t xml:space="preserve"> con datos rellenados con ejemplos para poder crear el </w:t>
              </w:r>
              <w:r>
                <w:rPr>
                  <w:szCs w:val="24"/>
                  <w:lang w:val="es-ES_tradnl"/>
                </w:rPr>
                <w:t>proyecto</w:t>
              </w:r>
              <w:r w:rsidRPr="00137F39">
                <w:rPr>
                  <w:szCs w:val="24"/>
                  <w:lang w:val="es-ES_tradnl"/>
                </w:rPr>
                <w:t>.</w:t>
              </w:r>
            </w:ins>
          </w:p>
        </w:tc>
      </w:tr>
      <w:tr w:rsidR="001F6FA0" w14:paraId="55C1E7CC" w14:textId="77777777" w:rsidTr="008E5B9B">
        <w:trPr>
          <w:jc w:val="center"/>
          <w:ins w:id="1817" w:author="Raul García Fernández" w:date="2017-07-01T13:36:00Z"/>
          <w:trPrChange w:id="1818"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114" w:type="dxa"/>
            <w:tcPrChange w:id="1819" w:author="Raul García Fernández" w:date="2017-07-03T17:07:00Z">
              <w:tcPr>
                <w:tcW w:w="2409" w:type="dxa"/>
              </w:tcPr>
            </w:tcPrChange>
          </w:tcPr>
          <w:p w14:paraId="78EDDACE" w14:textId="77777777" w:rsidR="001F6FA0" w:rsidRPr="008A1BB7" w:rsidRDefault="001F6FA0" w:rsidP="005B364A">
            <w:pPr>
              <w:jc w:val="center"/>
              <w:rPr>
                <w:ins w:id="1820" w:author="Raul García Fernández" w:date="2017-07-01T13:36:00Z"/>
                <w:szCs w:val="24"/>
                <w:lang w:val="en-US"/>
              </w:rPr>
            </w:pPr>
            <w:ins w:id="1821" w:author="Raul García Fernández" w:date="2017-07-01T13:36:00Z">
              <w:r w:rsidRPr="008A1BB7">
                <w:rPr>
                  <w:szCs w:val="24"/>
                  <w:lang w:val="en-US"/>
                </w:rPr>
                <w:t>/{idUser}/create</w:t>
              </w:r>
            </w:ins>
          </w:p>
          <w:p w14:paraId="57F0177B" w14:textId="77777777" w:rsidR="001F6FA0" w:rsidRPr="008A1BB7" w:rsidRDefault="001F6FA0" w:rsidP="005B364A">
            <w:pPr>
              <w:jc w:val="center"/>
              <w:rPr>
                <w:ins w:id="1822" w:author="Raul García Fernández" w:date="2017-07-01T13:36:00Z"/>
                <w:szCs w:val="24"/>
                <w:lang w:val="en-US"/>
              </w:rPr>
            </w:pPr>
            <w:ins w:id="1823" w:author="Raul García Fernández" w:date="2017-07-01T13:36:00Z">
              <w:r w:rsidRPr="008A1BB7">
                <w:rPr>
                  <w:szCs w:val="24"/>
                  <w:lang w:val="en-US"/>
                </w:rPr>
                <w:t>(HTTP method:POST)</w:t>
              </w:r>
            </w:ins>
          </w:p>
        </w:tc>
        <w:tc>
          <w:tcPr>
            <w:tcW w:w="1403" w:type="dxa"/>
            <w:tcPrChange w:id="1824" w:author="Raul García Fernández" w:date="2017-07-03T17:07:00Z">
              <w:tcPr>
                <w:tcW w:w="2296" w:type="dxa"/>
              </w:tcPr>
            </w:tcPrChange>
          </w:tcPr>
          <w:p w14:paraId="30C1B342"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825" w:author="Raul García Fernández" w:date="2017-07-01T13:36:00Z"/>
                <w:szCs w:val="24"/>
                <w:lang w:val="es-ES_tradnl"/>
              </w:rPr>
            </w:pPr>
            <w:ins w:id="1826" w:author="Raul García Fernández" w:date="2017-07-01T13:36:00Z">
              <w:r>
                <w:rPr>
                  <w:szCs w:val="24"/>
                  <w:lang w:val="es-ES_tradnl"/>
                </w:rPr>
                <w:t>Crea el proyecto</w:t>
              </w:r>
              <w:r w:rsidRPr="00137F39">
                <w:rPr>
                  <w:szCs w:val="24"/>
                  <w:lang w:val="es-ES_tradnl"/>
                </w:rPr>
                <w:t xml:space="preserve"> entregado por el usuario</w:t>
              </w:r>
            </w:ins>
          </w:p>
        </w:tc>
        <w:tc>
          <w:tcPr>
            <w:tcW w:w="1403" w:type="dxa"/>
            <w:tcPrChange w:id="1827" w:author="Raul García Fernández" w:date="2017-07-03T17:07:00Z">
              <w:tcPr>
                <w:tcW w:w="2292" w:type="dxa"/>
              </w:tcPr>
            </w:tcPrChange>
          </w:tcPr>
          <w:p w14:paraId="1206C232"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828" w:author="Raul García Fernández" w:date="2017-07-01T13:36:00Z"/>
                <w:szCs w:val="24"/>
                <w:lang w:val="es-ES_tradnl"/>
              </w:rPr>
            </w:pPr>
            <w:ins w:id="1829" w:author="Raul García Fernández" w:date="2017-07-01T13:36:00Z">
              <w:r w:rsidRPr="00137F39">
                <w:rPr>
                  <w:szCs w:val="24"/>
                  <w:lang w:val="es-ES_tradnl"/>
                </w:rPr>
                <w:t xml:space="preserve">Entidad </w:t>
              </w:r>
              <w:r>
                <w:rPr>
                  <w:szCs w:val="24"/>
                  <w:lang w:val="es-ES_tradnl"/>
                </w:rPr>
                <w:t>proyecto</w:t>
              </w:r>
              <w:r w:rsidRPr="00137F39">
                <w:rPr>
                  <w:szCs w:val="24"/>
                  <w:lang w:val="es-ES_tradnl"/>
                </w:rPr>
                <w:t xml:space="preserve"> con los datos que se quieren crear</w:t>
              </w:r>
            </w:ins>
          </w:p>
        </w:tc>
        <w:tc>
          <w:tcPr>
            <w:tcW w:w="3289" w:type="dxa"/>
            <w:tcPrChange w:id="1830" w:author="Raul García Fernández" w:date="2017-07-03T17:07:00Z">
              <w:tcPr>
                <w:tcW w:w="2290" w:type="dxa"/>
              </w:tcPr>
            </w:tcPrChange>
          </w:tcPr>
          <w:p w14:paraId="2854BC20" w14:textId="77777777" w:rsidR="001F6FA0" w:rsidRPr="00137F39" w:rsidRDefault="001F6FA0" w:rsidP="005B364A">
            <w:pPr>
              <w:jc w:val="center"/>
              <w:cnfStyle w:val="000000000000" w:firstRow="0" w:lastRow="0" w:firstColumn="0" w:lastColumn="0" w:oddVBand="0" w:evenVBand="0" w:oddHBand="0" w:evenHBand="0" w:firstRowFirstColumn="0" w:firstRowLastColumn="0" w:lastRowFirstColumn="0" w:lastRowLastColumn="0"/>
              <w:rPr>
                <w:ins w:id="1831" w:author="Raul García Fernández" w:date="2017-07-01T13:36:00Z"/>
                <w:szCs w:val="24"/>
                <w:lang w:val="es-ES_tradnl"/>
              </w:rPr>
            </w:pPr>
            <w:ins w:id="1832" w:author="Raul García Fernández" w:date="2017-07-01T13:36:00Z">
              <w:r w:rsidRPr="00137F39">
                <w:rPr>
                  <w:szCs w:val="24"/>
                  <w:lang w:val="es-ES_tradnl"/>
                </w:rPr>
                <w:t>Devuelve el resultado de la acción realizada</w:t>
              </w:r>
            </w:ins>
          </w:p>
        </w:tc>
      </w:tr>
    </w:tbl>
    <w:p w14:paraId="54153683" w14:textId="4DF5E742" w:rsidR="001F6FA0" w:rsidRPr="008E5B9B" w:rsidRDefault="001F6FA0">
      <w:pPr>
        <w:pStyle w:val="Prrafodelista"/>
        <w:rPr>
          <w:ins w:id="1833" w:author="Raul García Fernández" w:date="2017-07-01T12:56:00Z"/>
          <w:lang w:val="es-ES_tradnl"/>
          <w:rPrChange w:id="1834" w:author="Raul García Fernández" w:date="2017-07-03T16:59:00Z">
            <w:rPr>
              <w:ins w:id="1835" w:author="Raul García Fernández" w:date="2017-07-01T12:56:00Z"/>
            </w:rPr>
          </w:rPrChange>
        </w:rPr>
        <w:pPrChange w:id="1836" w:author="Raul García Fernández" w:date="2017-07-03T16:59:00Z">
          <w:pPr>
            <w:ind w:firstLine="360"/>
            <w:jc w:val="center"/>
          </w:pPr>
        </w:pPrChange>
      </w:pPr>
      <w:ins w:id="1837" w:author="Raul García Fernández" w:date="2017-07-01T13:36:00Z">
        <w:r>
          <w:br/>
        </w:r>
      </w:ins>
    </w:p>
    <w:p w14:paraId="3CFB6CE2" w14:textId="09BDBAC5" w:rsidR="004A7A34" w:rsidRPr="00266B66" w:rsidRDefault="004A7A34">
      <w:pPr>
        <w:pStyle w:val="Prrafodelista"/>
        <w:numPr>
          <w:ilvl w:val="3"/>
          <w:numId w:val="30"/>
        </w:numPr>
        <w:jc w:val="left"/>
        <w:rPr>
          <w:ins w:id="1838" w:author="Raul García Fernández" w:date="2017-07-01T13:35:00Z"/>
          <w:b/>
          <w:rPrChange w:id="1839" w:author="Raul García Fernández" w:date="2017-07-10T20:54:00Z">
            <w:rPr>
              <w:ins w:id="1840" w:author="Raul García Fernández" w:date="2017-07-01T13:35:00Z"/>
            </w:rPr>
          </w:rPrChange>
        </w:rPr>
        <w:pPrChange w:id="1841" w:author="Raul García Fernández" w:date="2017-07-01T12:56:00Z">
          <w:pPr>
            <w:ind w:firstLine="360"/>
            <w:jc w:val="center"/>
          </w:pPr>
        </w:pPrChange>
      </w:pPr>
      <w:ins w:id="1842" w:author="Raul García Fernández" w:date="2017-07-01T12:57:00Z">
        <w:r w:rsidRPr="00266B66">
          <w:rPr>
            <w:b/>
            <w:rPrChange w:id="1843" w:author="Raul García Fernández" w:date="2017-07-10T20:54:00Z">
              <w:rPr/>
            </w:rPrChange>
          </w:rPr>
          <w:t>Ejecuciones:</w:t>
        </w:r>
      </w:ins>
      <w:ins w:id="1844" w:author="Raul García Fernández" w:date="2017-07-01T13:35:00Z">
        <w:r w:rsidR="001F6FA0" w:rsidRPr="00266B66">
          <w:rPr>
            <w:b/>
            <w:rPrChange w:id="1845" w:author="Raul García Fernández" w:date="2017-07-10T20:54:00Z">
              <w:rPr/>
            </w:rPrChange>
          </w:rPr>
          <w:br/>
        </w:r>
      </w:ins>
    </w:p>
    <w:p w14:paraId="7175476E" w14:textId="62D1A2E6" w:rsidR="001F6FA0" w:rsidRDefault="00585847">
      <w:pPr>
        <w:pStyle w:val="Prrafodelista"/>
        <w:rPr>
          <w:ins w:id="1846" w:author="Raul García Fernández" w:date="2017-07-03T17:00:00Z"/>
          <w:lang w:val="es-ES_tradnl"/>
        </w:rPr>
        <w:pPrChange w:id="1847" w:author="Raul García Fernández" w:date="2017-07-01T13:36:00Z">
          <w:pPr>
            <w:pStyle w:val="Prrafodelista"/>
            <w:numPr>
              <w:numId w:val="30"/>
            </w:numPr>
            <w:ind w:hanging="360"/>
          </w:pPr>
        </w:pPrChange>
      </w:pPr>
      <w:ins w:id="1848" w:author="RAQUEL BLANCO AGUIRRE" w:date="2017-07-10T19:32:00Z">
        <w:r>
          <w:rPr>
            <w:lang w:val="es-ES_tradnl"/>
          </w:rPr>
          <w:t>Estas acciones tendrán siguiente formato:</w:t>
        </w:r>
        <w:r>
          <w:rPr>
            <w:b/>
            <w:lang w:val="es-ES_tradnl"/>
          </w:rPr>
          <w:t xml:space="preserve"> </w:t>
        </w:r>
      </w:ins>
      <w:ins w:id="1849" w:author="Raul García Fernández" w:date="2017-07-01T13:36:00Z">
        <w:del w:id="1850" w:author="RAQUEL BLANCO AGUIRRE" w:date="2017-07-10T19:32:00Z">
          <w:r w:rsidR="001F6FA0" w:rsidRPr="001F6FA0" w:rsidDel="00585847">
            <w:rPr>
              <w:lang w:val="es-ES_tradnl"/>
            </w:rPr>
            <w:delText xml:space="preserve">Todas estas acciones llevan por delante el comando </w:delText>
          </w:r>
          <w:r w:rsidR="001F6FA0" w:rsidRPr="001F6FA0" w:rsidDel="00585847">
            <w:rPr>
              <w:b/>
              <w:lang w:val="es-ES_tradnl"/>
            </w:rPr>
            <w:delText>“/execution/”</w:delText>
          </w:r>
          <w:r w:rsidR="001F6FA0" w:rsidRPr="001F6FA0" w:rsidDel="00585847">
            <w:rPr>
              <w:lang w:val="es-ES_tradnl"/>
            </w:rPr>
            <w:delText xml:space="preserve"> se deberá de concatenar por delante para que acción funcione </w:delText>
          </w:r>
          <w:r w:rsidR="001F6FA0" w:rsidRPr="001F6FA0" w:rsidDel="00585847">
            <w:rPr>
              <w:b/>
              <w:lang w:val="es-ES_tradnl"/>
            </w:rPr>
            <w:delText>(</w:delText>
          </w:r>
        </w:del>
        <w:r w:rsidR="001F6FA0" w:rsidRPr="001F6FA0">
          <w:rPr>
            <w:b/>
            <w:lang w:val="es-ES_tradnl"/>
          </w:rPr>
          <w:t>dir+/execution/+accion</w:t>
        </w:r>
        <w:del w:id="1851" w:author="RAQUEL BLANCO AGUIRRE" w:date="2017-07-10T19:32:00Z">
          <w:r w:rsidR="001F6FA0" w:rsidRPr="001F6FA0" w:rsidDel="00585847">
            <w:rPr>
              <w:b/>
              <w:lang w:val="es-ES_tradnl"/>
            </w:rPr>
            <w:delText>)</w:delText>
          </w:r>
        </w:del>
        <w:r w:rsidR="001F6FA0" w:rsidRPr="001F6FA0">
          <w:rPr>
            <w:lang w:val="es-ES_tradnl"/>
          </w:rPr>
          <w:t>.</w:t>
        </w:r>
      </w:ins>
    </w:p>
    <w:p w14:paraId="50A71BCF" w14:textId="77777777" w:rsidR="008E5B9B" w:rsidRPr="001F6FA0" w:rsidRDefault="008E5B9B">
      <w:pPr>
        <w:pStyle w:val="Prrafodelista"/>
        <w:rPr>
          <w:ins w:id="1852" w:author="Raul García Fernández" w:date="2017-07-01T13:36:00Z"/>
          <w:lang w:val="es-ES_tradnl"/>
        </w:rPr>
        <w:pPrChange w:id="1853" w:author="Raul García Fernández" w:date="2017-07-01T13:36:00Z">
          <w:pPr>
            <w:pStyle w:val="Prrafodelista"/>
            <w:numPr>
              <w:numId w:val="30"/>
            </w:numPr>
            <w:ind w:hanging="360"/>
          </w:pPr>
        </w:pPrChange>
      </w:pPr>
    </w:p>
    <w:p w14:paraId="3B4236FB" w14:textId="11C34158" w:rsidR="001F6FA0" w:rsidRDefault="001F6FA0">
      <w:pPr>
        <w:pStyle w:val="Descripcin"/>
        <w:keepNext/>
        <w:ind w:left="720"/>
        <w:rPr>
          <w:ins w:id="1854" w:author="Raul García Fernández" w:date="2017-07-01T13:36:00Z"/>
        </w:rPr>
        <w:pPrChange w:id="1855" w:author="Raul García Fernández" w:date="2017-07-01T13:36:00Z">
          <w:pPr>
            <w:pStyle w:val="Descripcin"/>
            <w:keepNext/>
            <w:numPr>
              <w:numId w:val="30"/>
            </w:numPr>
            <w:ind w:left="720" w:hanging="360"/>
          </w:pPr>
        </w:pPrChange>
      </w:pPr>
      <w:bookmarkStart w:id="1856" w:name="_Toc480479798"/>
      <w:bookmarkStart w:id="1857" w:name="_Toc481607029"/>
      <w:bookmarkStart w:id="1858" w:name="_Toc487483572"/>
      <w:ins w:id="1859" w:author="Raul García Fernández" w:date="2017-07-01T13:36:00Z">
        <w:r>
          <w:t xml:space="preserve">Tabla </w:t>
        </w:r>
        <w:r>
          <w:fldChar w:fldCharType="begin"/>
        </w:r>
        <w:r>
          <w:instrText xml:space="preserve"> STYLEREF 1 \s </w:instrText>
        </w:r>
        <w:r>
          <w:fldChar w:fldCharType="separate"/>
        </w:r>
      </w:ins>
      <w:r w:rsidR="007E0E3F">
        <w:rPr>
          <w:noProof/>
        </w:rPr>
        <w:t>3</w:t>
      </w:r>
      <w:ins w:id="1860" w:author="Raul García Fernández" w:date="2017-07-01T13:36:00Z">
        <w:r>
          <w:rPr>
            <w:noProof/>
          </w:rPr>
          <w:fldChar w:fldCharType="end"/>
        </w:r>
        <w:r>
          <w:noBreakHyphen/>
        </w:r>
        <w:r>
          <w:fldChar w:fldCharType="begin"/>
        </w:r>
        <w:r>
          <w:instrText xml:space="preserve"> SEQ Tabla \* ARABIC \s 1 </w:instrText>
        </w:r>
        <w:r>
          <w:fldChar w:fldCharType="separate"/>
        </w:r>
      </w:ins>
      <w:ins w:id="1861" w:author="Raul García Fernández" w:date="2017-07-10T20:58:00Z">
        <w:r w:rsidR="007E0E3F">
          <w:rPr>
            <w:noProof/>
          </w:rPr>
          <w:t>6</w:t>
        </w:r>
      </w:ins>
      <w:ins w:id="1862" w:author="Raul García Fernández" w:date="2017-07-01T13:36:00Z">
        <w:r>
          <w:rPr>
            <w:noProof/>
          </w:rPr>
          <w:fldChar w:fldCharType="end"/>
        </w:r>
        <w:r>
          <w:t>.</w:t>
        </w:r>
        <w:r w:rsidRPr="009135EE">
          <w:t>Protocolo repositorio</w:t>
        </w:r>
        <w:r>
          <w:t>: Ejecuciones</w:t>
        </w:r>
        <w:bookmarkEnd w:id="1856"/>
        <w:bookmarkEnd w:id="1857"/>
        <w:bookmarkEnd w:id="1858"/>
      </w:ins>
    </w:p>
    <w:tbl>
      <w:tblPr>
        <w:tblStyle w:val="Tabladecuadrcula41"/>
        <w:tblW w:w="9493" w:type="dxa"/>
        <w:jc w:val="center"/>
        <w:tblLook w:val="04A0" w:firstRow="1" w:lastRow="0" w:firstColumn="1" w:lastColumn="0" w:noHBand="0" w:noVBand="1"/>
        <w:tblPrChange w:id="1863" w:author="Raul García Fernández" w:date="2017-07-03T17:00:00Z">
          <w:tblPr>
            <w:tblStyle w:val="Tabladecuadrcula6concolores1"/>
            <w:tblW w:w="0" w:type="auto"/>
            <w:jc w:val="center"/>
            <w:tblLook w:val="04A0" w:firstRow="1" w:lastRow="0" w:firstColumn="1" w:lastColumn="0" w:noHBand="0" w:noVBand="1"/>
          </w:tblPr>
        </w:tblPrChange>
      </w:tblPr>
      <w:tblGrid>
        <w:gridCol w:w="3544"/>
        <w:gridCol w:w="1749"/>
        <w:gridCol w:w="1163"/>
        <w:gridCol w:w="3037"/>
        <w:tblGridChange w:id="1864">
          <w:tblGrid>
            <w:gridCol w:w="3545"/>
            <w:gridCol w:w="1992"/>
            <w:gridCol w:w="1717"/>
            <w:gridCol w:w="1807"/>
          </w:tblGrid>
        </w:tblGridChange>
      </w:tblGrid>
      <w:tr w:rsidR="001F6FA0" w14:paraId="356CDD4D" w14:textId="77777777" w:rsidTr="008E5B9B">
        <w:trPr>
          <w:cnfStyle w:val="100000000000" w:firstRow="1" w:lastRow="0" w:firstColumn="0" w:lastColumn="0" w:oddVBand="0" w:evenVBand="0" w:oddHBand="0" w:evenHBand="0" w:firstRowFirstColumn="0" w:firstRowLastColumn="0" w:lastRowFirstColumn="0" w:lastRowLastColumn="0"/>
          <w:trHeight w:val="425"/>
          <w:jc w:val="center"/>
          <w:ins w:id="1865" w:author="Raul García Fernández" w:date="2017-07-01T13:36:00Z"/>
          <w:trPrChange w:id="1866" w:author="Raul García Fernández" w:date="2017-07-03T17:00: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867" w:author="Raul García Fernández" w:date="2017-07-03T17:00:00Z">
              <w:tcPr>
                <w:tcW w:w="3545" w:type="dxa"/>
              </w:tcPr>
            </w:tcPrChange>
          </w:tcPr>
          <w:p w14:paraId="764403F0" w14:textId="77777777" w:rsidR="001F6FA0" w:rsidRDefault="001F6FA0" w:rsidP="005B364A">
            <w:pPr>
              <w:jc w:val="center"/>
              <w:cnfStyle w:val="101000000000" w:firstRow="1" w:lastRow="0" w:firstColumn="1" w:lastColumn="0" w:oddVBand="0" w:evenVBand="0" w:oddHBand="0" w:evenHBand="0" w:firstRowFirstColumn="0" w:firstRowLastColumn="0" w:lastRowFirstColumn="0" w:lastRowLastColumn="0"/>
              <w:rPr>
                <w:ins w:id="1868" w:author="Raul García Fernández" w:date="2017-07-01T13:36:00Z"/>
                <w:lang w:val="es-ES_tradnl"/>
              </w:rPr>
            </w:pPr>
            <w:ins w:id="1869" w:author="Raul García Fernández" w:date="2017-07-01T13:36:00Z">
              <w:r>
                <w:rPr>
                  <w:lang w:val="es-ES_tradnl"/>
                </w:rPr>
                <w:t>Método</w:t>
              </w:r>
            </w:ins>
          </w:p>
        </w:tc>
        <w:tc>
          <w:tcPr>
            <w:tcW w:w="1749" w:type="dxa"/>
            <w:tcPrChange w:id="1870" w:author="Raul García Fernández" w:date="2017-07-03T17:00:00Z">
              <w:tcPr>
                <w:tcW w:w="2035" w:type="dxa"/>
              </w:tcPr>
            </w:tcPrChange>
          </w:tcPr>
          <w:p w14:paraId="2A57F657"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871" w:author="Raul García Fernández" w:date="2017-07-01T13:36:00Z"/>
                <w:lang w:val="es-ES_tradnl"/>
              </w:rPr>
            </w:pPr>
            <w:ins w:id="1872" w:author="Raul García Fernández" w:date="2017-07-01T13:36:00Z">
              <w:r>
                <w:rPr>
                  <w:lang w:val="es-ES_tradnl"/>
                </w:rPr>
                <w:t>Descripción</w:t>
              </w:r>
            </w:ins>
          </w:p>
        </w:tc>
        <w:tc>
          <w:tcPr>
            <w:tcW w:w="1163" w:type="dxa"/>
            <w:tcPrChange w:id="1873" w:author="Raul García Fernández" w:date="2017-07-03T17:00:00Z">
              <w:tcPr>
                <w:tcW w:w="1816" w:type="dxa"/>
              </w:tcPr>
            </w:tcPrChange>
          </w:tcPr>
          <w:p w14:paraId="0B922DAB"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874" w:author="Raul García Fernández" w:date="2017-07-01T13:36:00Z"/>
                <w:lang w:val="es-ES_tradnl"/>
              </w:rPr>
            </w:pPr>
            <w:ins w:id="1875" w:author="Raul García Fernández" w:date="2017-07-01T13:36:00Z">
              <w:r>
                <w:rPr>
                  <w:lang w:val="es-ES_tradnl"/>
                </w:rPr>
                <w:t>Entradas</w:t>
              </w:r>
            </w:ins>
          </w:p>
          <w:p w14:paraId="01EEA63B"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876" w:author="Raul García Fernández" w:date="2017-07-01T13:36:00Z"/>
                <w:lang w:val="es-ES_tradnl"/>
              </w:rPr>
            </w:pPr>
            <w:ins w:id="1877" w:author="Raul García Fernández" w:date="2017-07-01T13:36:00Z">
              <w:r>
                <w:rPr>
                  <w:lang w:val="es-ES_tradnl"/>
                </w:rPr>
                <w:t>(Body)</w:t>
              </w:r>
            </w:ins>
          </w:p>
        </w:tc>
        <w:tc>
          <w:tcPr>
            <w:tcW w:w="3037" w:type="dxa"/>
            <w:tcPrChange w:id="1878" w:author="Raul García Fernández" w:date="2017-07-03T17:00:00Z">
              <w:tcPr>
                <w:tcW w:w="1891" w:type="dxa"/>
              </w:tcPr>
            </w:tcPrChange>
          </w:tcPr>
          <w:p w14:paraId="3B6BE63F" w14:textId="77777777" w:rsidR="001F6FA0" w:rsidRDefault="001F6FA0" w:rsidP="005B364A">
            <w:pPr>
              <w:jc w:val="center"/>
              <w:cnfStyle w:val="100000000000" w:firstRow="1" w:lastRow="0" w:firstColumn="0" w:lastColumn="0" w:oddVBand="0" w:evenVBand="0" w:oddHBand="0" w:evenHBand="0" w:firstRowFirstColumn="0" w:firstRowLastColumn="0" w:lastRowFirstColumn="0" w:lastRowLastColumn="0"/>
              <w:rPr>
                <w:ins w:id="1879" w:author="Raul García Fernández" w:date="2017-07-01T13:36:00Z"/>
                <w:lang w:val="es-ES_tradnl"/>
              </w:rPr>
            </w:pPr>
            <w:ins w:id="1880" w:author="Raul García Fernández" w:date="2017-07-01T13:36:00Z">
              <w:r>
                <w:rPr>
                  <w:lang w:val="es-ES_tradnl"/>
                </w:rPr>
                <w:t>Salida</w:t>
              </w:r>
            </w:ins>
          </w:p>
        </w:tc>
      </w:tr>
      <w:tr w:rsidR="001F6FA0" w14:paraId="4AC15842" w14:textId="77777777" w:rsidTr="008E5B9B">
        <w:trPr>
          <w:cnfStyle w:val="000000100000" w:firstRow="0" w:lastRow="0" w:firstColumn="0" w:lastColumn="0" w:oddVBand="0" w:evenVBand="0" w:oddHBand="1" w:evenHBand="0" w:firstRowFirstColumn="0" w:firstRowLastColumn="0" w:lastRowFirstColumn="0" w:lastRowLastColumn="0"/>
          <w:jc w:val="center"/>
          <w:ins w:id="1881" w:author="Raul García Fernández" w:date="2017-07-01T13:36:00Z"/>
          <w:trPrChange w:id="1882"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883" w:author="Raul García Fernández" w:date="2017-07-03T17:00:00Z">
              <w:tcPr>
                <w:tcW w:w="3545" w:type="dxa"/>
              </w:tcPr>
            </w:tcPrChange>
          </w:tcPr>
          <w:p w14:paraId="2C72985C"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884" w:author="Raul García Fernández" w:date="2017-07-01T13:36:00Z"/>
                <w:szCs w:val="24"/>
                <w:lang w:val="en-US"/>
              </w:rPr>
            </w:pPr>
            <w:ins w:id="1885" w:author="Raul García Fernández" w:date="2017-07-01T13:36:00Z">
              <w:r w:rsidRPr="008A1BB7">
                <w:rPr>
                  <w:szCs w:val="24"/>
                  <w:lang w:val="en-US"/>
                </w:rPr>
                <w:t>/{idUser}/{groupID}/{projectID}</w:t>
              </w:r>
            </w:ins>
          </w:p>
          <w:p w14:paraId="434BBC8A"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886" w:author="Raul García Fernández" w:date="2017-07-01T13:36:00Z"/>
                <w:szCs w:val="24"/>
                <w:lang w:val="en-US"/>
              </w:rPr>
            </w:pPr>
            <w:ins w:id="1887" w:author="Raul García Fernández" w:date="2017-07-01T13:36:00Z">
              <w:r w:rsidRPr="008A1BB7">
                <w:rPr>
                  <w:szCs w:val="24"/>
                  <w:lang w:val="en-US"/>
                </w:rPr>
                <w:t>(HTTP method:POST)</w:t>
              </w:r>
            </w:ins>
          </w:p>
        </w:tc>
        <w:tc>
          <w:tcPr>
            <w:tcW w:w="1749" w:type="dxa"/>
            <w:tcPrChange w:id="1888" w:author="Raul García Fernández" w:date="2017-07-03T17:00:00Z">
              <w:tcPr>
                <w:tcW w:w="2035" w:type="dxa"/>
              </w:tcPr>
            </w:tcPrChange>
          </w:tcPr>
          <w:p w14:paraId="4B8CE009"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889" w:author="Raul García Fernández" w:date="2017-07-01T13:36:00Z"/>
                <w:szCs w:val="24"/>
                <w:lang w:val="es-ES_tradnl"/>
              </w:rPr>
            </w:pPr>
            <w:ins w:id="1890" w:author="Raul García Fernández" w:date="2017-07-01T13:36:00Z">
              <w:r w:rsidRPr="00E84212">
                <w:rPr>
                  <w:szCs w:val="24"/>
                  <w:lang w:val="es-ES_tradnl"/>
                </w:rPr>
                <w:t>Crear una entidad ejecución y la ejecuta. Usando un proyecto con projectID albergado en el grupo de groupID</w:t>
              </w:r>
            </w:ins>
          </w:p>
        </w:tc>
        <w:tc>
          <w:tcPr>
            <w:tcW w:w="1163" w:type="dxa"/>
            <w:tcPrChange w:id="1891" w:author="Raul García Fernández" w:date="2017-07-03T17:00:00Z">
              <w:tcPr>
                <w:tcW w:w="1816" w:type="dxa"/>
              </w:tcPr>
            </w:tcPrChange>
          </w:tcPr>
          <w:p w14:paraId="767B944E"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892" w:author="Raul García Fernández" w:date="2017-07-01T13:36:00Z"/>
                <w:szCs w:val="24"/>
                <w:lang w:val="es-ES_tradnl"/>
              </w:rPr>
            </w:pPr>
            <w:ins w:id="1893" w:author="Raul García Fernández" w:date="2017-07-01T13:36:00Z">
              <w:r w:rsidRPr="00E84212">
                <w:rPr>
                  <w:szCs w:val="24"/>
                  <w:lang w:val="es-ES_tradnl"/>
                </w:rPr>
                <w:t>Archivo JSON, que será utilizado como la entrada de la ejecución del proyecto.</w:t>
              </w:r>
            </w:ins>
          </w:p>
        </w:tc>
        <w:tc>
          <w:tcPr>
            <w:tcW w:w="3037" w:type="dxa"/>
            <w:tcPrChange w:id="1894" w:author="Raul García Fernández" w:date="2017-07-03T17:00:00Z">
              <w:tcPr>
                <w:tcW w:w="1891" w:type="dxa"/>
              </w:tcPr>
            </w:tcPrChange>
          </w:tcPr>
          <w:p w14:paraId="7DF568C5"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895" w:author="Raul García Fernández" w:date="2017-07-01T13:36:00Z"/>
                <w:szCs w:val="24"/>
                <w:lang w:val="es-ES_tradnl"/>
              </w:rPr>
            </w:pPr>
            <w:ins w:id="1896" w:author="Raul García Fernández" w:date="2017-07-01T13:36:00Z">
              <w:r w:rsidRPr="00E84212">
                <w:rPr>
                  <w:szCs w:val="24"/>
                  <w:lang w:val="es-ES_tradnl"/>
                </w:rPr>
                <w:t>Devuelve el resultado de la acción realizada</w:t>
              </w:r>
            </w:ins>
          </w:p>
        </w:tc>
      </w:tr>
      <w:tr w:rsidR="001F6FA0" w14:paraId="77DB134F" w14:textId="77777777" w:rsidTr="008E5B9B">
        <w:trPr>
          <w:jc w:val="center"/>
          <w:ins w:id="1897" w:author="Raul García Fernández" w:date="2017-07-01T13:36:00Z"/>
          <w:trPrChange w:id="1898"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899" w:author="Raul García Fernández" w:date="2017-07-03T17:00:00Z">
              <w:tcPr>
                <w:tcW w:w="3545" w:type="dxa"/>
              </w:tcPr>
            </w:tcPrChange>
          </w:tcPr>
          <w:p w14:paraId="7663BE34" w14:textId="77777777" w:rsidR="001F6FA0" w:rsidRPr="008A1BB7" w:rsidRDefault="001F6FA0" w:rsidP="005B364A">
            <w:pPr>
              <w:jc w:val="center"/>
              <w:rPr>
                <w:ins w:id="1900" w:author="Raul García Fernández" w:date="2017-07-01T13:36:00Z"/>
                <w:szCs w:val="24"/>
                <w:lang w:val="en-US"/>
              </w:rPr>
            </w:pPr>
            <w:ins w:id="1901" w:author="Raul García Fernández" w:date="2017-07-01T13:36:00Z">
              <w:r w:rsidRPr="008A1BB7">
                <w:rPr>
                  <w:szCs w:val="24"/>
                  <w:lang w:val="en-US"/>
                </w:rPr>
                <w:lastRenderedPageBreak/>
                <w:t>/{idUser}/{executionID}</w:t>
              </w:r>
            </w:ins>
          </w:p>
          <w:p w14:paraId="6B84D61C" w14:textId="77777777" w:rsidR="001F6FA0" w:rsidRPr="008A1BB7" w:rsidRDefault="001F6FA0" w:rsidP="005B364A">
            <w:pPr>
              <w:jc w:val="center"/>
              <w:rPr>
                <w:ins w:id="1902" w:author="Raul García Fernández" w:date="2017-07-01T13:36:00Z"/>
                <w:szCs w:val="24"/>
                <w:lang w:val="en-US"/>
              </w:rPr>
            </w:pPr>
            <w:ins w:id="1903" w:author="Raul García Fernández" w:date="2017-07-01T13:36:00Z">
              <w:r w:rsidRPr="008A1BB7">
                <w:rPr>
                  <w:szCs w:val="24"/>
                  <w:lang w:val="en-US"/>
                </w:rPr>
                <w:t>(HTTP method:GET)</w:t>
              </w:r>
            </w:ins>
          </w:p>
        </w:tc>
        <w:tc>
          <w:tcPr>
            <w:tcW w:w="1749" w:type="dxa"/>
            <w:tcPrChange w:id="1904" w:author="Raul García Fernández" w:date="2017-07-03T17:00:00Z">
              <w:tcPr>
                <w:tcW w:w="2035" w:type="dxa"/>
              </w:tcPr>
            </w:tcPrChange>
          </w:tcPr>
          <w:p w14:paraId="6216EEE0"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05" w:author="Raul García Fernández" w:date="2017-07-01T13:36:00Z"/>
                <w:szCs w:val="24"/>
                <w:lang w:val="es-ES_tradnl"/>
              </w:rPr>
            </w:pPr>
            <w:ins w:id="1906" w:author="Raul García Fernández" w:date="2017-07-01T13:36:00Z">
              <w:r w:rsidRPr="00E84212">
                <w:rPr>
                  <w:szCs w:val="24"/>
                  <w:lang w:val="es-ES_tradnl"/>
                </w:rPr>
                <w:t>Devuelve la entidad correspondiente al id de la ejecución entregada</w:t>
              </w:r>
            </w:ins>
          </w:p>
        </w:tc>
        <w:tc>
          <w:tcPr>
            <w:tcW w:w="1163" w:type="dxa"/>
            <w:tcPrChange w:id="1907" w:author="Raul García Fernández" w:date="2017-07-03T17:00:00Z">
              <w:tcPr>
                <w:tcW w:w="1816" w:type="dxa"/>
              </w:tcPr>
            </w:tcPrChange>
          </w:tcPr>
          <w:p w14:paraId="24D6E736"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08" w:author="Raul García Fernández" w:date="2017-07-01T13:36:00Z"/>
                <w:szCs w:val="24"/>
                <w:lang w:val="es-ES_tradnl"/>
              </w:rPr>
            </w:pPr>
            <w:ins w:id="1909" w:author="Raul García Fernández" w:date="2017-07-01T13:36:00Z">
              <w:r w:rsidRPr="00E84212">
                <w:rPr>
                  <w:szCs w:val="24"/>
                  <w:lang w:val="es-ES_tradnl"/>
                </w:rPr>
                <w:t>Vacío</w:t>
              </w:r>
            </w:ins>
          </w:p>
        </w:tc>
        <w:tc>
          <w:tcPr>
            <w:tcW w:w="3037" w:type="dxa"/>
            <w:tcPrChange w:id="1910" w:author="Raul García Fernández" w:date="2017-07-03T17:00:00Z">
              <w:tcPr>
                <w:tcW w:w="1891" w:type="dxa"/>
              </w:tcPr>
            </w:tcPrChange>
          </w:tcPr>
          <w:p w14:paraId="6370C24E"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11" w:author="Raul García Fernández" w:date="2017-07-01T13:36:00Z"/>
                <w:szCs w:val="24"/>
                <w:lang w:val="es-ES_tradnl"/>
              </w:rPr>
            </w:pPr>
            <w:ins w:id="1912" w:author="Raul García Fernández" w:date="2017-07-01T13:36:00Z">
              <w:r w:rsidRPr="00E84212">
                <w:rPr>
                  <w:szCs w:val="24"/>
                  <w:lang w:val="es-ES_tradnl"/>
                </w:rPr>
                <w:t>Devuelve un mensaje con la entidad de ejecución solicitada.</w:t>
              </w:r>
            </w:ins>
          </w:p>
        </w:tc>
      </w:tr>
      <w:tr w:rsidR="001F6FA0" w14:paraId="795E7FB5" w14:textId="77777777" w:rsidTr="008E5B9B">
        <w:trPr>
          <w:cnfStyle w:val="000000100000" w:firstRow="0" w:lastRow="0" w:firstColumn="0" w:lastColumn="0" w:oddVBand="0" w:evenVBand="0" w:oddHBand="1" w:evenHBand="0" w:firstRowFirstColumn="0" w:firstRowLastColumn="0" w:lastRowFirstColumn="0" w:lastRowLastColumn="0"/>
          <w:jc w:val="center"/>
          <w:ins w:id="1913" w:author="Raul García Fernández" w:date="2017-07-01T13:36:00Z"/>
          <w:trPrChange w:id="1914"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915" w:author="Raul García Fernández" w:date="2017-07-03T17:00:00Z">
              <w:tcPr>
                <w:tcW w:w="3545" w:type="dxa"/>
              </w:tcPr>
            </w:tcPrChange>
          </w:tcPr>
          <w:p w14:paraId="2A80A9E6"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916" w:author="Raul García Fernández" w:date="2017-07-01T13:36:00Z"/>
                <w:szCs w:val="24"/>
                <w:lang w:val="en-US"/>
              </w:rPr>
            </w:pPr>
            <w:ins w:id="1917" w:author="Raul García Fernández" w:date="2017-07-01T13:36:00Z">
              <w:r w:rsidRPr="008A1BB7">
                <w:rPr>
                  <w:szCs w:val="24"/>
                  <w:lang w:val="en-US"/>
                </w:rPr>
                <w:t>/{idUser}/{executionID}</w:t>
              </w:r>
            </w:ins>
          </w:p>
          <w:p w14:paraId="25029B1F"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918" w:author="Raul García Fernández" w:date="2017-07-01T13:36:00Z"/>
                <w:szCs w:val="24"/>
                <w:lang w:val="en-US"/>
              </w:rPr>
            </w:pPr>
            <w:ins w:id="1919" w:author="Raul García Fernández" w:date="2017-07-01T13:36:00Z">
              <w:r w:rsidRPr="008A1BB7">
                <w:rPr>
                  <w:szCs w:val="24"/>
                  <w:lang w:val="en-US"/>
                </w:rPr>
                <w:t>(HTTP method:DELETE)</w:t>
              </w:r>
            </w:ins>
          </w:p>
        </w:tc>
        <w:tc>
          <w:tcPr>
            <w:tcW w:w="1749" w:type="dxa"/>
            <w:tcPrChange w:id="1920" w:author="Raul García Fernández" w:date="2017-07-03T17:00:00Z">
              <w:tcPr>
                <w:tcW w:w="2035" w:type="dxa"/>
              </w:tcPr>
            </w:tcPrChange>
          </w:tcPr>
          <w:p w14:paraId="7005C16F"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921" w:author="Raul García Fernández" w:date="2017-07-01T13:36:00Z"/>
                <w:szCs w:val="24"/>
                <w:lang w:val="es-ES_tradnl"/>
              </w:rPr>
            </w:pPr>
            <w:ins w:id="1922" w:author="Raul García Fernández" w:date="2017-07-01T13:36:00Z">
              <w:r w:rsidRPr="00E84212">
                <w:rPr>
                  <w:szCs w:val="24"/>
                  <w:lang w:val="es-ES_tradnl"/>
                </w:rPr>
                <w:t>Elimina la entidad ejecución representada por executionID. En el caso de que este en ejecución se detendrá.</w:t>
              </w:r>
            </w:ins>
          </w:p>
        </w:tc>
        <w:tc>
          <w:tcPr>
            <w:tcW w:w="1163" w:type="dxa"/>
            <w:tcPrChange w:id="1923" w:author="Raul García Fernández" w:date="2017-07-03T17:00:00Z">
              <w:tcPr>
                <w:tcW w:w="1816" w:type="dxa"/>
              </w:tcPr>
            </w:tcPrChange>
          </w:tcPr>
          <w:p w14:paraId="27DAC2FA"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924" w:author="Raul García Fernández" w:date="2017-07-01T13:36:00Z"/>
                <w:szCs w:val="24"/>
                <w:lang w:val="es-ES_tradnl"/>
              </w:rPr>
            </w:pPr>
            <w:ins w:id="1925" w:author="Raul García Fernández" w:date="2017-07-01T13:36:00Z">
              <w:r w:rsidRPr="00E84212">
                <w:rPr>
                  <w:szCs w:val="24"/>
                  <w:lang w:val="es-ES_tradnl"/>
                </w:rPr>
                <w:t>Vacío</w:t>
              </w:r>
            </w:ins>
          </w:p>
        </w:tc>
        <w:tc>
          <w:tcPr>
            <w:tcW w:w="3037" w:type="dxa"/>
            <w:tcPrChange w:id="1926" w:author="Raul García Fernández" w:date="2017-07-03T17:00:00Z">
              <w:tcPr>
                <w:tcW w:w="1891" w:type="dxa"/>
              </w:tcPr>
            </w:tcPrChange>
          </w:tcPr>
          <w:p w14:paraId="0E76A9D8"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927" w:author="Raul García Fernández" w:date="2017-07-01T13:36:00Z"/>
                <w:szCs w:val="24"/>
                <w:lang w:val="es-ES_tradnl"/>
              </w:rPr>
            </w:pPr>
            <w:ins w:id="1928" w:author="Raul García Fernández" w:date="2017-07-01T13:36:00Z">
              <w:r w:rsidRPr="00E84212">
                <w:rPr>
                  <w:szCs w:val="24"/>
                  <w:lang w:val="es-ES_tradnl"/>
                </w:rPr>
                <w:t>Devuelve un mensaje con la entidad de ejecución solicitada.</w:t>
              </w:r>
            </w:ins>
          </w:p>
        </w:tc>
      </w:tr>
      <w:tr w:rsidR="001F6FA0" w14:paraId="3187EF52" w14:textId="77777777" w:rsidTr="008E5B9B">
        <w:trPr>
          <w:jc w:val="center"/>
          <w:ins w:id="1929" w:author="Raul García Fernández" w:date="2017-07-01T13:36:00Z"/>
          <w:trPrChange w:id="1930"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931" w:author="Raul García Fernández" w:date="2017-07-03T17:00:00Z">
              <w:tcPr>
                <w:tcW w:w="3545" w:type="dxa"/>
              </w:tcPr>
            </w:tcPrChange>
          </w:tcPr>
          <w:p w14:paraId="39564475" w14:textId="77777777" w:rsidR="001F6FA0" w:rsidRPr="008A1BB7" w:rsidRDefault="001F6FA0" w:rsidP="005B364A">
            <w:pPr>
              <w:jc w:val="center"/>
              <w:rPr>
                <w:ins w:id="1932" w:author="Raul García Fernández" w:date="2017-07-01T13:36:00Z"/>
                <w:szCs w:val="24"/>
                <w:lang w:val="en-US"/>
              </w:rPr>
            </w:pPr>
            <w:ins w:id="1933" w:author="Raul García Fernández" w:date="2017-07-01T13:36:00Z">
              <w:r w:rsidRPr="008A1BB7">
                <w:rPr>
                  <w:szCs w:val="24"/>
                  <w:lang w:val="en-US"/>
                </w:rPr>
                <w:t>/{idUser}/{executionID}/project</w:t>
              </w:r>
            </w:ins>
          </w:p>
          <w:p w14:paraId="3D8D002A" w14:textId="77777777" w:rsidR="001F6FA0" w:rsidRPr="008A1BB7" w:rsidRDefault="001F6FA0" w:rsidP="005B364A">
            <w:pPr>
              <w:jc w:val="center"/>
              <w:rPr>
                <w:ins w:id="1934" w:author="Raul García Fernández" w:date="2017-07-01T13:36:00Z"/>
                <w:szCs w:val="24"/>
                <w:lang w:val="en-US"/>
              </w:rPr>
            </w:pPr>
            <w:ins w:id="1935" w:author="Raul García Fernández" w:date="2017-07-01T13:36:00Z">
              <w:r w:rsidRPr="008A1BB7">
                <w:rPr>
                  <w:szCs w:val="24"/>
                  <w:lang w:val="en-US"/>
                </w:rPr>
                <w:t>(HTTP method:GET)</w:t>
              </w:r>
            </w:ins>
          </w:p>
        </w:tc>
        <w:tc>
          <w:tcPr>
            <w:tcW w:w="1749" w:type="dxa"/>
            <w:tcPrChange w:id="1936" w:author="Raul García Fernández" w:date="2017-07-03T17:00:00Z">
              <w:tcPr>
                <w:tcW w:w="2035" w:type="dxa"/>
              </w:tcPr>
            </w:tcPrChange>
          </w:tcPr>
          <w:p w14:paraId="654C25EB"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37" w:author="Raul García Fernández" w:date="2017-07-01T13:36:00Z"/>
                <w:szCs w:val="24"/>
                <w:lang w:val="es-ES_tradnl"/>
              </w:rPr>
            </w:pPr>
            <w:ins w:id="1938" w:author="Raul García Fernández" w:date="2017-07-01T13:36:00Z">
              <w:r w:rsidRPr="00E84212">
                <w:rPr>
                  <w:szCs w:val="24"/>
                  <w:lang w:val="es-ES_tradnl"/>
                </w:rPr>
                <w:t>Devuelve la información del proyecto que está ejecutando la entidad ejecución representada por el executionID</w:t>
              </w:r>
            </w:ins>
          </w:p>
        </w:tc>
        <w:tc>
          <w:tcPr>
            <w:tcW w:w="1163" w:type="dxa"/>
            <w:tcPrChange w:id="1939" w:author="Raul García Fernández" w:date="2017-07-03T17:00:00Z">
              <w:tcPr>
                <w:tcW w:w="1816" w:type="dxa"/>
              </w:tcPr>
            </w:tcPrChange>
          </w:tcPr>
          <w:p w14:paraId="3557A055"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40" w:author="Raul García Fernández" w:date="2017-07-01T13:36:00Z"/>
                <w:szCs w:val="24"/>
                <w:lang w:val="es-ES_tradnl"/>
              </w:rPr>
            </w:pPr>
            <w:ins w:id="1941" w:author="Raul García Fernández" w:date="2017-07-01T13:36:00Z">
              <w:r w:rsidRPr="00E84212">
                <w:rPr>
                  <w:szCs w:val="24"/>
                  <w:lang w:val="es-ES_tradnl"/>
                </w:rPr>
                <w:t>Vacío</w:t>
              </w:r>
            </w:ins>
          </w:p>
        </w:tc>
        <w:tc>
          <w:tcPr>
            <w:tcW w:w="3037" w:type="dxa"/>
            <w:tcPrChange w:id="1942" w:author="Raul García Fernández" w:date="2017-07-03T17:00:00Z">
              <w:tcPr>
                <w:tcW w:w="1891" w:type="dxa"/>
              </w:tcPr>
            </w:tcPrChange>
          </w:tcPr>
          <w:p w14:paraId="7DAEAF4C"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43" w:author="Raul García Fernández" w:date="2017-07-01T13:36:00Z"/>
                <w:szCs w:val="24"/>
                <w:lang w:val="es-ES_tradnl"/>
              </w:rPr>
            </w:pPr>
            <w:ins w:id="1944" w:author="Raul García Fernández" w:date="2017-07-01T13:36:00Z">
              <w:r w:rsidRPr="00E84212">
                <w:rPr>
                  <w:szCs w:val="24"/>
                  <w:lang w:val="es-ES_tradnl"/>
                </w:rPr>
                <w:t>Devuelve un mensaje con la entidad del proyecto de la ejecución solicitada.</w:t>
              </w:r>
            </w:ins>
          </w:p>
        </w:tc>
      </w:tr>
      <w:tr w:rsidR="001F6FA0" w14:paraId="28FE5618" w14:textId="77777777" w:rsidTr="008E5B9B">
        <w:trPr>
          <w:cnfStyle w:val="000000100000" w:firstRow="0" w:lastRow="0" w:firstColumn="0" w:lastColumn="0" w:oddVBand="0" w:evenVBand="0" w:oddHBand="1" w:evenHBand="0" w:firstRowFirstColumn="0" w:firstRowLastColumn="0" w:lastRowFirstColumn="0" w:lastRowLastColumn="0"/>
          <w:jc w:val="center"/>
          <w:ins w:id="1945" w:author="Raul García Fernández" w:date="2017-07-01T13:36:00Z"/>
          <w:trPrChange w:id="1946"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947" w:author="Raul García Fernández" w:date="2017-07-03T17:00:00Z">
              <w:tcPr>
                <w:tcW w:w="3545" w:type="dxa"/>
              </w:tcPr>
            </w:tcPrChange>
          </w:tcPr>
          <w:p w14:paraId="46F4E83E"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948" w:author="Raul García Fernández" w:date="2017-07-01T13:36:00Z"/>
                <w:szCs w:val="24"/>
                <w:lang w:val="en-US"/>
              </w:rPr>
            </w:pPr>
            <w:ins w:id="1949" w:author="Raul García Fernández" w:date="2017-07-01T13:36:00Z">
              <w:r w:rsidRPr="008A1BB7">
                <w:rPr>
                  <w:szCs w:val="24"/>
                  <w:lang w:val="en-US"/>
                </w:rPr>
                <w:t>/{idUser}/running</w:t>
              </w:r>
            </w:ins>
          </w:p>
          <w:p w14:paraId="3C7E68FE"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1950" w:author="Raul García Fernández" w:date="2017-07-01T13:36:00Z"/>
                <w:szCs w:val="24"/>
                <w:lang w:val="en-US"/>
              </w:rPr>
            </w:pPr>
            <w:ins w:id="1951" w:author="Raul García Fernández" w:date="2017-07-01T13:36:00Z">
              <w:r w:rsidRPr="008A1BB7">
                <w:rPr>
                  <w:szCs w:val="24"/>
                  <w:lang w:val="en-US"/>
                </w:rPr>
                <w:t>(HTTP method:GET)</w:t>
              </w:r>
            </w:ins>
          </w:p>
        </w:tc>
        <w:tc>
          <w:tcPr>
            <w:tcW w:w="1749" w:type="dxa"/>
            <w:tcPrChange w:id="1952" w:author="Raul García Fernández" w:date="2017-07-03T17:00:00Z">
              <w:tcPr>
                <w:tcW w:w="2035" w:type="dxa"/>
              </w:tcPr>
            </w:tcPrChange>
          </w:tcPr>
          <w:p w14:paraId="588EA347"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953" w:author="Raul García Fernández" w:date="2017-07-01T13:36:00Z"/>
                <w:szCs w:val="24"/>
                <w:lang w:val="es-ES_tradnl"/>
              </w:rPr>
            </w:pPr>
            <w:ins w:id="1954" w:author="Raul García Fernández" w:date="2017-07-01T13:36:00Z">
              <w:r w:rsidRPr="00E84212">
                <w:rPr>
                  <w:szCs w:val="24"/>
                  <w:lang w:val="es-ES_tradnl"/>
                </w:rPr>
                <w:t>Devuelve todas las ejecuciones del usuario que se están ejecutando.</w:t>
              </w:r>
            </w:ins>
          </w:p>
        </w:tc>
        <w:tc>
          <w:tcPr>
            <w:tcW w:w="1163" w:type="dxa"/>
            <w:tcPrChange w:id="1955" w:author="Raul García Fernández" w:date="2017-07-03T17:00:00Z">
              <w:tcPr>
                <w:tcW w:w="1816" w:type="dxa"/>
              </w:tcPr>
            </w:tcPrChange>
          </w:tcPr>
          <w:p w14:paraId="731AADD0"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956" w:author="Raul García Fernández" w:date="2017-07-01T13:36:00Z"/>
                <w:szCs w:val="24"/>
                <w:lang w:val="es-ES_tradnl"/>
              </w:rPr>
            </w:pPr>
            <w:ins w:id="1957" w:author="Raul García Fernández" w:date="2017-07-01T13:36:00Z">
              <w:r w:rsidRPr="00E84212">
                <w:rPr>
                  <w:szCs w:val="24"/>
                  <w:lang w:val="es-ES_tradnl"/>
                </w:rPr>
                <w:t>Vacío</w:t>
              </w:r>
            </w:ins>
          </w:p>
        </w:tc>
        <w:tc>
          <w:tcPr>
            <w:tcW w:w="3037" w:type="dxa"/>
            <w:tcPrChange w:id="1958" w:author="Raul García Fernández" w:date="2017-07-03T17:00:00Z">
              <w:tcPr>
                <w:tcW w:w="1891" w:type="dxa"/>
              </w:tcPr>
            </w:tcPrChange>
          </w:tcPr>
          <w:p w14:paraId="618AE84A" w14:textId="77777777" w:rsidR="001F6FA0" w:rsidRPr="00E84212" w:rsidRDefault="001F6FA0" w:rsidP="005B364A">
            <w:pPr>
              <w:jc w:val="center"/>
              <w:cnfStyle w:val="000000100000" w:firstRow="0" w:lastRow="0" w:firstColumn="0" w:lastColumn="0" w:oddVBand="0" w:evenVBand="0" w:oddHBand="1" w:evenHBand="0" w:firstRowFirstColumn="0" w:firstRowLastColumn="0" w:lastRowFirstColumn="0" w:lastRowLastColumn="0"/>
              <w:rPr>
                <w:ins w:id="1959" w:author="Raul García Fernández" w:date="2017-07-01T13:36:00Z"/>
                <w:szCs w:val="24"/>
                <w:lang w:val="es-ES_tradnl"/>
              </w:rPr>
            </w:pPr>
            <w:ins w:id="1960" w:author="Raul García Fernández" w:date="2017-07-01T13:36:00Z">
              <w:r w:rsidRPr="00E84212">
                <w:rPr>
                  <w:szCs w:val="24"/>
                  <w:lang w:val="es-ES_tradnl"/>
                </w:rPr>
                <w:t>Devuelve un mensaje con el conjunto de las identidades de las ejecuciones en ejecución</w:t>
              </w:r>
            </w:ins>
          </w:p>
        </w:tc>
      </w:tr>
      <w:tr w:rsidR="001F6FA0" w14:paraId="18C80608" w14:textId="77777777" w:rsidTr="008E5B9B">
        <w:trPr>
          <w:jc w:val="center"/>
          <w:ins w:id="1961" w:author="Raul García Fernández" w:date="2017-07-01T13:36:00Z"/>
          <w:trPrChange w:id="1962" w:author="Raul García Fernández" w:date="2017-07-03T17:00:00Z">
            <w:trPr>
              <w:jc w:val="center"/>
            </w:trPr>
          </w:trPrChange>
        </w:trPr>
        <w:tc>
          <w:tcPr>
            <w:cnfStyle w:val="001000000000" w:firstRow="0" w:lastRow="0" w:firstColumn="1" w:lastColumn="0" w:oddVBand="0" w:evenVBand="0" w:oddHBand="0" w:evenHBand="0" w:firstRowFirstColumn="0" w:firstRowLastColumn="0" w:lastRowFirstColumn="0" w:lastRowLastColumn="0"/>
            <w:tcW w:w="3544" w:type="dxa"/>
            <w:tcPrChange w:id="1963" w:author="Raul García Fernández" w:date="2017-07-03T17:00:00Z">
              <w:tcPr>
                <w:tcW w:w="3545" w:type="dxa"/>
              </w:tcPr>
            </w:tcPrChange>
          </w:tcPr>
          <w:p w14:paraId="4039B02F" w14:textId="77777777" w:rsidR="001F6FA0" w:rsidRPr="008A1BB7" w:rsidRDefault="001F6FA0" w:rsidP="005B364A">
            <w:pPr>
              <w:jc w:val="center"/>
              <w:rPr>
                <w:ins w:id="1964" w:author="Raul García Fernández" w:date="2017-07-01T13:36:00Z"/>
                <w:szCs w:val="24"/>
                <w:lang w:val="en-US"/>
              </w:rPr>
            </w:pPr>
            <w:ins w:id="1965" w:author="Raul García Fernández" w:date="2017-07-01T13:36:00Z">
              <w:r w:rsidRPr="008A1BB7">
                <w:rPr>
                  <w:szCs w:val="24"/>
                  <w:lang w:val="en-US"/>
                </w:rPr>
                <w:t>/{idUser}/finish</w:t>
              </w:r>
            </w:ins>
          </w:p>
          <w:p w14:paraId="0028D046" w14:textId="77777777" w:rsidR="001F6FA0" w:rsidRPr="008A1BB7" w:rsidRDefault="001F6FA0" w:rsidP="005B364A">
            <w:pPr>
              <w:jc w:val="center"/>
              <w:rPr>
                <w:ins w:id="1966" w:author="Raul García Fernández" w:date="2017-07-01T13:36:00Z"/>
                <w:szCs w:val="24"/>
                <w:lang w:val="en-US"/>
              </w:rPr>
            </w:pPr>
            <w:ins w:id="1967" w:author="Raul García Fernández" w:date="2017-07-01T13:36:00Z">
              <w:r w:rsidRPr="008A1BB7">
                <w:rPr>
                  <w:szCs w:val="24"/>
                  <w:lang w:val="en-US"/>
                </w:rPr>
                <w:t>(HTTP method:GET)</w:t>
              </w:r>
            </w:ins>
          </w:p>
        </w:tc>
        <w:tc>
          <w:tcPr>
            <w:tcW w:w="1749" w:type="dxa"/>
            <w:tcPrChange w:id="1968" w:author="Raul García Fernández" w:date="2017-07-03T17:00:00Z">
              <w:tcPr>
                <w:tcW w:w="2035" w:type="dxa"/>
              </w:tcPr>
            </w:tcPrChange>
          </w:tcPr>
          <w:p w14:paraId="38CAAEB3"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69" w:author="Raul García Fernández" w:date="2017-07-01T13:36:00Z"/>
                <w:szCs w:val="24"/>
                <w:lang w:val="es-ES_tradnl"/>
              </w:rPr>
            </w:pPr>
            <w:ins w:id="1970" w:author="Raul García Fernández" w:date="2017-07-01T13:36:00Z">
              <w:r w:rsidRPr="00E84212">
                <w:rPr>
                  <w:szCs w:val="24"/>
                  <w:lang w:val="es-ES_tradnl"/>
                </w:rPr>
                <w:t>Devuelve todas las ejecuciones del usuario que hayan finalizado</w:t>
              </w:r>
            </w:ins>
          </w:p>
        </w:tc>
        <w:tc>
          <w:tcPr>
            <w:tcW w:w="1163" w:type="dxa"/>
            <w:tcPrChange w:id="1971" w:author="Raul García Fernández" w:date="2017-07-03T17:00:00Z">
              <w:tcPr>
                <w:tcW w:w="1816" w:type="dxa"/>
              </w:tcPr>
            </w:tcPrChange>
          </w:tcPr>
          <w:p w14:paraId="529CD561"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72" w:author="Raul García Fernández" w:date="2017-07-01T13:36:00Z"/>
                <w:szCs w:val="24"/>
                <w:lang w:val="es-ES_tradnl"/>
              </w:rPr>
            </w:pPr>
            <w:ins w:id="1973" w:author="Raul García Fernández" w:date="2017-07-01T13:36:00Z">
              <w:r w:rsidRPr="00E84212">
                <w:rPr>
                  <w:szCs w:val="24"/>
                  <w:lang w:val="es-ES_tradnl"/>
                </w:rPr>
                <w:t>Vacío</w:t>
              </w:r>
            </w:ins>
          </w:p>
        </w:tc>
        <w:tc>
          <w:tcPr>
            <w:tcW w:w="3037" w:type="dxa"/>
            <w:tcPrChange w:id="1974" w:author="Raul García Fernández" w:date="2017-07-03T17:00:00Z">
              <w:tcPr>
                <w:tcW w:w="1891" w:type="dxa"/>
              </w:tcPr>
            </w:tcPrChange>
          </w:tcPr>
          <w:p w14:paraId="65B2D5FC" w14:textId="77777777" w:rsidR="001F6FA0" w:rsidRPr="00E84212" w:rsidRDefault="001F6FA0" w:rsidP="005B364A">
            <w:pPr>
              <w:jc w:val="center"/>
              <w:cnfStyle w:val="000000000000" w:firstRow="0" w:lastRow="0" w:firstColumn="0" w:lastColumn="0" w:oddVBand="0" w:evenVBand="0" w:oddHBand="0" w:evenHBand="0" w:firstRowFirstColumn="0" w:firstRowLastColumn="0" w:lastRowFirstColumn="0" w:lastRowLastColumn="0"/>
              <w:rPr>
                <w:ins w:id="1975" w:author="Raul García Fernández" w:date="2017-07-01T13:36:00Z"/>
                <w:szCs w:val="24"/>
                <w:lang w:val="es-ES_tradnl"/>
              </w:rPr>
            </w:pPr>
            <w:ins w:id="1976" w:author="Raul García Fernández" w:date="2017-07-01T13:36:00Z">
              <w:r w:rsidRPr="00E84212">
                <w:rPr>
                  <w:szCs w:val="24"/>
                  <w:lang w:val="es-ES_tradnl"/>
                </w:rPr>
                <w:t>Devuelve un mensaje con el conjunto de las identidades de las ejecuciones finalizadas</w:t>
              </w:r>
            </w:ins>
          </w:p>
        </w:tc>
      </w:tr>
    </w:tbl>
    <w:p w14:paraId="53ACDE11" w14:textId="77777777" w:rsidR="00266B66" w:rsidRDefault="00266B66" w:rsidP="00266B66">
      <w:pPr>
        <w:jc w:val="left"/>
        <w:rPr>
          <w:ins w:id="1977" w:author="Raul García Fernández" w:date="2017-07-10T20:54:00Z"/>
        </w:rPr>
        <w:pPrChange w:id="1978" w:author="Raul García Fernández" w:date="2017-07-10T20:54:00Z">
          <w:pPr>
            <w:ind w:firstLine="360"/>
            <w:jc w:val="center"/>
          </w:pPr>
        </w:pPrChange>
      </w:pPr>
    </w:p>
    <w:p w14:paraId="25DA5D6F" w14:textId="77777777" w:rsidR="00266B66" w:rsidRDefault="00266B66" w:rsidP="00266B66">
      <w:pPr>
        <w:jc w:val="left"/>
        <w:rPr>
          <w:ins w:id="1979" w:author="Raul García Fernández" w:date="2017-07-10T20:54:00Z"/>
        </w:rPr>
        <w:pPrChange w:id="1980" w:author="Raul García Fernández" w:date="2017-07-10T20:54:00Z">
          <w:pPr>
            <w:ind w:firstLine="360"/>
            <w:jc w:val="center"/>
          </w:pPr>
        </w:pPrChange>
      </w:pPr>
    </w:p>
    <w:p w14:paraId="7D6A4D37" w14:textId="77777777" w:rsidR="00266B66" w:rsidRDefault="00266B66" w:rsidP="00266B66">
      <w:pPr>
        <w:jc w:val="left"/>
        <w:rPr>
          <w:ins w:id="1981" w:author="Raul García Fernández" w:date="2017-07-10T20:54:00Z"/>
        </w:rPr>
        <w:pPrChange w:id="1982" w:author="Raul García Fernández" w:date="2017-07-10T20:54:00Z">
          <w:pPr>
            <w:ind w:firstLine="360"/>
            <w:jc w:val="center"/>
          </w:pPr>
        </w:pPrChange>
      </w:pPr>
    </w:p>
    <w:p w14:paraId="6E82459B" w14:textId="77777777" w:rsidR="00266B66" w:rsidRDefault="00266B66" w:rsidP="00266B66">
      <w:pPr>
        <w:jc w:val="left"/>
        <w:rPr>
          <w:ins w:id="1983" w:author="Raul García Fernández" w:date="2017-07-10T20:54:00Z"/>
        </w:rPr>
        <w:pPrChange w:id="1984" w:author="Raul García Fernández" w:date="2017-07-10T20:54:00Z">
          <w:pPr>
            <w:ind w:firstLine="360"/>
            <w:jc w:val="center"/>
          </w:pPr>
        </w:pPrChange>
      </w:pPr>
    </w:p>
    <w:p w14:paraId="40A0B2AA" w14:textId="77777777" w:rsidR="00266B66" w:rsidRDefault="00266B66" w:rsidP="00266B66">
      <w:pPr>
        <w:jc w:val="left"/>
        <w:rPr>
          <w:ins w:id="1985" w:author="Raul García Fernández" w:date="2017-07-10T20:54:00Z"/>
        </w:rPr>
        <w:pPrChange w:id="1986" w:author="Raul García Fernández" w:date="2017-07-10T20:54:00Z">
          <w:pPr>
            <w:ind w:firstLine="360"/>
            <w:jc w:val="center"/>
          </w:pPr>
        </w:pPrChange>
      </w:pPr>
    </w:p>
    <w:p w14:paraId="4EB2D801" w14:textId="631F3E2A" w:rsidR="001F6FA0" w:rsidRDefault="001F6FA0" w:rsidP="00266B66">
      <w:pPr>
        <w:jc w:val="left"/>
        <w:rPr>
          <w:ins w:id="1987" w:author="Raul García Fernández" w:date="2017-07-01T12:57:00Z"/>
        </w:rPr>
        <w:pPrChange w:id="1988" w:author="Raul García Fernández" w:date="2017-07-10T20:54:00Z">
          <w:pPr>
            <w:ind w:firstLine="360"/>
            <w:jc w:val="center"/>
          </w:pPr>
        </w:pPrChange>
      </w:pPr>
      <w:ins w:id="1989" w:author="Raul García Fernández" w:date="2017-07-01T13:35:00Z">
        <w:r>
          <w:br/>
        </w:r>
      </w:ins>
    </w:p>
    <w:p w14:paraId="69CF5AF2" w14:textId="11CC017B" w:rsidR="004A7A34" w:rsidRDefault="004A7A34">
      <w:pPr>
        <w:pStyle w:val="Prrafodelista"/>
        <w:numPr>
          <w:ilvl w:val="3"/>
          <w:numId w:val="30"/>
        </w:numPr>
        <w:jc w:val="left"/>
        <w:rPr>
          <w:ins w:id="1990" w:author="Raul García Fernández" w:date="2017-07-10T20:54:00Z"/>
          <w:b/>
        </w:rPr>
        <w:pPrChange w:id="1991" w:author="Raul García Fernández" w:date="2017-07-01T12:56:00Z">
          <w:pPr>
            <w:ind w:firstLine="360"/>
            <w:jc w:val="center"/>
          </w:pPr>
        </w:pPrChange>
      </w:pPr>
      <w:ins w:id="1992" w:author="Raul García Fernández" w:date="2017-07-01T12:57:00Z">
        <w:r w:rsidRPr="00266B66">
          <w:rPr>
            <w:b/>
            <w:rPrChange w:id="1993" w:author="Raul García Fernández" w:date="2017-07-10T20:54:00Z">
              <w:rPr/>
            </w:rPrChange>
          </w:rPr>
          <w:lastRenderedPageBreak/>
          <w:t>Administración:</w:t>
        </w:r>
      </w:ins>
      <w:ins w:id="1994" w:author="Raul García Fernández" w:date="2017-07-01T13:35:00Z">
        <w:r w:rsidR="001F6FA0" w:rsidRPr="00266B66">
          <w:rPr>
            <w:b/>
            <w:rPrChange w:id="1995" w:author="Raul García Fernández" w:date="2017-07-10T20:54:00Z">
              <w:rPr/>
            </w:rPrChange>
          </w:rPr>
          <w:br/>
        </w:r>
      </w:ins>
    </w:p>
    <w:p w14:paraId="5A619988" w14:textId="77777777" w:rsidR="00266B66" w:rsidRPr="00266B66" w:rsidRDefault="00266B66" w:rsidP="00266B66">
      <w:pPr>
        <w:pStyle w:val="Prrafodelista"/>
        <w:ind w:left="2124"/>
        <w:jc w:val="left"/>
        <w:rPr>
          <w:ins w:id="1996" w:author="Raul García Fernández" w:date="2017-07-01T13:35:00Z"/>
          <w:b/>
          <w:rPrChange w:id="1997" w:author="Raul García Fernández" w:date="2017-07-10T20:54:00Z">
            <w:rPr>
              <w:ins w:id="1998" w:author="Raul García Fernández" w:date="2017-07-01T13:35:00Z"/>
            </w:rPr>
          </w:rPrChange>
        </w:rPr>
        <w:pPrChange w:id="1999" w:author="Raul García Fernández" w:date="2017-07-10T20:54:00Z">
          <w:pPr>
            <w:ind w:firstLine="360"/>
            <w:jc w:val="center"/>
          </w:pPr>
        </w:pPrChange>
      </w:pPr>
    </w:p>
    <w:p w14:paraId="7AA07D4F" w14:textId="7B11C83B" w:rsidR="001F6FA0" w:rsidRDefault="00585847">
      <w:pPr>
        <w:pStyle w:val="Prrafodelista"/>
        <w:rPr>
          <w:ins w:id="2000" w:author="Raul García Fernández" w:date="2017-07-03T17:00:00Z"/>
          <w:lang w:val="es-ES_tradnl"/>
        </w:rPr>
        <w:pPrChange w:id="2001" w:author="Raul García Fernández" w:date="2017-07-01T13:35:00Z">
          <w:pPr>
            <w:pStyle w:val="Prrafodelista"/>
            <w:numPr>
              <w:numId w:val="30"/>
            </w:numPr>
            <w:ind w:hanging="360"/>
          </w:pPr>
        </w:pPrChange>
      </w:pPr>
      <w:ins w:id="2002" w:author="RAQUEL BLANCO AGUIRRE" w:date="2017-07-10T19:32:00Z">
        <w:r>
          <w:rPr>
            <w:lang w:val="es-ES_tradnl"/>
          </w:rPr>
          <w:t>Estas acciones tendrán siguiente formato:</w:t>
        </w:r>
        <w:r>
          <w:rPr>
            <w:b/>
            <w:lang w:val="es-ES_tradnl"/>
          </w:rPr>
          <w:t xml:space="preserve"> </w:t>
        </w:r>
      </w:ins>
      <w:ins w:id="2003" w:author="Raul García Fernández" w:date="2017-07-01T13:35:00Z">
        <w:del w:id="2004" w:author="RAQUEL BLANCO AGUIRRE" w:date="2017-07-10T19:32:00Z">
          <w:r w:rsidR="001F6FA0" w:rsidRPr="001F6FA0" w:rsidDel="00585847">
            <w:rPr>
              <w:lang w:val="es-ES_tradnl"/>
            </w:rPr>
            <w:delText xml:space="preserve">Todas estas acciones llevan por delante el comando </w:delText>
          </w:r>
          <w:r w:rsidR="001F6FA0" w:rsidRPr="001F6FA0" w:rsidDel="00585847">
            <w:rPr>
              <w:b/>
              <w:lang w:val="es-ES_tradnl"/>
            </w:rPr>
            <w:delText>“/admin/”</w:delText>
          </w:r>
          <w:r w:rsidR="001F6FA0" w:rsidRPr="001F6FA0" w:rsidDel="00585847">
            <w:rPr>
              <w:lang w:val="es-ES_tradnl"/>
            </w:rPr>
            <w:delText xml:space="preserve"> se deberá de concatenar por delante para que acción funcione </w:delText>
          </w:r>
          <w:r w:rsidR="001F6FA0" w:rsidRPr="001F6FA0" w:rsidDel="00585847">
            <w:rPr>
              <w:b/>
              <w:lang w:val="es-ES_tradnl"/>
            </w:rPr>
            <w:delText>(</w:delText>
          </w:r>
        </w:del>
        <w:r w:rsidR="001F6FA0" w:rsidRPr="001F6FA0">
          <w:rPr>
            <w:b/>
            <w:lang w:val="es-ES_tradnl"/>
          </w:rPr>
          <w:t>dir+/admin/+accion</w:t>
        </w:r>
        <w:del w:id="2005" w:author="RAQUEL BLANCO AGUIRRE" w:date="2017-07-10T19:32:00Z">
          <w:r w:rsidR="001F6FA0" w:rsidRPr="001F6FA0" w:rsidDel="00585847">
            <w:rPr>
              <w:b/>
              <w:lang w:val="es-ES_tradnl"/>
            </w:rPr>
            <w:delText>)</w:delText>
          </w:r>
        </w:del>
        <w:r w:rsidR="001F6FA0" w:rsidRPr="001F6FA0">
          <w:rPr>
            <w:lang w:val="es-ES_tradnl"/>
          </w:rPr>
          <w:t>.</w:t>
        </w:r>
      </w:ins>
    </w:p>
    <w:p w14:paraId="79F42FDD" w14:textId="13ABF78A" w:rsidR="001F6FA0" w:rsidRDefault="001F6FA0">
      <w:pPr>
        <w:pStyle w:val="Prrafodelista"/>
        <w:rPr>
          <w:ins w:id="2006" w:author="Raul García Fernández" w:date="2017-07-10T20:54:00Z"/>
          <w:lang w:val="es-ES_tradnl"/>
        </w:rPr>
        <w:pPrChange w:id="2007" w:author="Raul García Fernández" w:date="2017-07-01T13:35:00Z">
          <w:pPr>
            <w:pStyle w:val="Prrafodelista"/>
            <w:numPr>
              <w:numId w:val="30"/>
            </w:numPr>
            <w:ind w:hanging="360"/>
          </w:pPr>
        </w:pPrChange>
      </w:pPr>
    </w:p>
    <w:p w14:paraId="47442BE5" w14:textId="77777777" w:rsidR="00266B66" w:rsidRPr="001F6FA0" w:rsidRDefault="00266B66">
      <w:pPr>
        <w:pStyle w:val="Prrafodelista"/>
        <w:rPr>
          <w:ins w:id="2008" w:author="Raul García Fernández" w:date="2017-07-01T13:35:00Z"/>
          <w:lang w:val="es-ES_tradnl"/>
        </w:rPr>
        <w:pPrChange w:id="2009" w:author="Raul García Fernández" w:date="2017-07-01T13:35:00Z">
          <w:pPr>
            <w:pStyle w:val="Prrafodelista"/>
            <w:numPr>
              <w:numId w:val="30"/>
            </w:numPr>
            <w:ind w:hanging="360"/>
          </w:pPr>
        </w:pPrChange>
      </w:pPr>
    </w:p>
    <w:p w14:paraId="27DD2E58" w14:textId="10041422" w:rsidR="001F6FA0" w:rsidRDefault="001F6FA0">
      <w:pPr>
        <w:pStyle w:val="Descripcin"/>
        <w:keepNext/>
        <w:ind w:left="720"/>
        <w:rPr>
          <w:ins w:id="2010" w:author="Raul García Fernández" w:date="2017-07-01T13:35:00Z"/>
        </w:rPr>
        <w:pPrChange w:id="2011" w:author="Raul García Fernández" w:date="2017-07-01T13:35:00Z">
          <w:pPr>
            <w:pStyle w:val="Descripcin"/>
            <w:keepNext/>
            <w:numPr>
              <w:numId w:val="30"/>
            </w:numPr>
            <w:ind w:left="720" w:hanging="360"/>
          </w:pPr>
        </w:pPrChange>
      </w:pPr>
      <w:bookmarkStart w:id="2012" w:name="_Toc480479799"/>
      <w:bookmarkStart w:id="2013" w:name="_Toc481607030"/>
      <w:bookmarkStart w:id="2014" w:name="_Toc487483573"/>
      <w:ins w:id="2015" w:author="Raul García Fernández" w:date="2017-07-01T13:35:00Z">
        <w:r>
          <w:t xml:space="preserve">Tabla </w:t>
        </w:r>
        <w:r>
          <w:fldChar w:fldCharType="begin"/>
        </w:r>
        <w:r>
          <w:instrText xml:space="preserve"> STYLEREF 1 \s </w:instrText>
        </w:r>
        <w:r>
          <w:fldChar w:fldCharType="separate"/>
        </w:r>
      </w:ins>
      <w:r w:rsidR="007E0E3F">
        <w:rPr>
          <w:noProof/>
        </w:rPr>
        <w:t>3</w:t>
      </w:r>
      <w:ins w:id="2016" w:author="Raul García Fernández" w:date="2017-07-01T13:35:00Z">
        <w:r>
          <w:rPr>
            <w:noProof/>
          </w:rPr>
          <w:fldChar w:fldCharType="end"/>
        </w:r>
        <w:r>
          <w:noBreakHyphen/>
        </w:r>
        <w:r>
          <w:fldChar w:fldCharType="begin"/>
        </w:r>
        <w:r>
          <w:instrText xml:space="preserve"> SEQ Tabla \* ARABIC \s 1 </w:instrText>
        </w:r>
        <w:r>
          <w:fldChar w:fldCharType="separate"/>
        </w:r>
      </w:ins>
      <w:ins w:id="2017" w:author="Raul García Fernández" w:date="2017-07-10T20:58:00Z">
        <w:r w:rsidR="007E0E3F">
          <w:rPr>
            <w:noProof/>
          </w:rPr>
          <w:t>7</w:t>
        </w:r>
      </w:ins>
      <w:ins w:id="2018" w:author="Raul García Fernández" w:date="2017-07-01T13:35:00Z">
        <w:r>
          <w:rPr>
            <w:noProof/>
          </w:rPr>
          <w:fldChar w:fldCharType="end"/>
        </w:r>
        <w:r>
          <w:t>.</w:t>
        </w:r>
        <w:r w:rsidRPr="001A2152">
          <w:t>Protocolo repositorio</w:t>
        </w:r>
        <w:r>
          <w:t>: Administración</w:t>
        </w:r>
        <w:bookmarkEnd w:id="2012"/>
        <w:bookmarkEnd w:id="2013"/>
        <w:bookmarkEnd w:id="2014"/>
      </w:ins>
    </w:p>
    <w:tbl>
      <w:tblPr>
        <w:tblStyle w:val="Tabladecuadrcula41"/>
        <w:tblW w:w="9067" w:type="dxa"/>
        <w:tblLook w:val="04A0" w:firstRow="1" w:lastRow="0" w:firstColumn="1" w:lastColumn="0" w:noHBand="0" w:noVBand="1"/>
        <w:tblPrChange w:id="2019" w:author="Raul García Fernández" w:date="2017-07-03T17:07:00Z">
          <w:tblPr>
            <w:tblStyle w:val="Tabladecuadrcula6concolores1"/>
            <w:tblW w:w="0" w:type="auto"/>
            <w:jc w:val="center"/>
            <w:tblLook w:val="04A0" w:firstRow="1" w:lastRow="0" w:firstColumn="1" w:lastColumn="0" w:noHBand="0" w:noVBand="1"/>
          </w:tblPr>
        </w:tblPrChange>
      </w:tblPr>
      <w:tblGrid>
        <w:gridCol w:w="3282"/>
        <w:gridCol w:w="1550"/>
        <w:gridCol w:w="1190"/>
        <w:gridCol w:w="3045"/>
        <w:tblGridChange w:id="2020">
          <w:tblGrid>
            <w:gridCol w:w="2698"/>
            <w:gridCol w:w="2157"/>
            <w:gridCol w:w="2089"/>
            <w:gridCol w:w="2117"/>
          </w:tblGrid>
        </w:tblGridChange>
      </w:tblGrid>
      <w:tr w:rsidR="001F6FA0" w14:paraId="3197E99D" w14:textId="77777777" w:rsidTr="008E5B9B">
        <w:trPr>
          <w:cnfStyle w:val="100000000000" w:firstRow="1" w:lastRow="0" w:firstColumn="0" w:lastColumn="0" w:oddVBand="0" w:evenVBand="0" w:oddHBand="0" w:evenHBand="0" w:firstRowFirstColumn="0" w:firstRowLastColumn="0" w:lastRowFirstColumn="0" w:lastRowLastColumn="0"/>
          <w:trHeight w:val="425"/>
          <w:ins w:id="2021" w:author="Raul García Fernández" w:date="2017-07-01T13:35:00Z"/>
          <w:trPrChange w:id="2022" w:author="Raul García Fernández" w:date="2017-07-03T17:07:00Z">
            <w:trPr>
              <w:trHeight w:val="425"/>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2023" w:author="Raul García Fernández" w:date="2017-07-03T17:07:00Z">
              <w:tcPr>
                <w:tcW w:w="2592" w:type="dxa"/>
              </w:tcPr>
            </w:tcPrChange>
          </w:tcPr>
          <w:p w14:paraId="6B479F96" w14:textId="77777777" w:rsidR="001F6FA0" w:rsidRPr="00404743" w:rsidRDefault="001F6FA0" w:rsidP="005B364A">
            <w:pPr>
              <w:jc w:val="center"/>
              <w:cnfStyle w:val="101000000000" w:firstRow="1" w:lastRow="0" w:firstColumn="1" w:lastColumn="0" w:oddVBand="0" w:evenVBand="0" w:oddHBand="0" w:evenHBand="0" w:firstRowFirstColumn="0" w:firstRowLastColumn="0" w:lastRowFirstColumn="0" w:lastRowLastColumn="0"/>
              <w:rPr>
                <w:ins w:id="2024" w:author="Raul García Fernández" w:date="2017-07-01T13:35:00Z"/>
                <w:szCs w:val="24"/>
                <w:lang w:val="es-ES_tradnl"/>
              </w:rPr>
            </w:pPr>
            <w:ins w:id="2025" w:author="Raul García Fernández" w:date="2017-07-01T13:35:00Z">
              <w:r w:rsidRPr="00404743">
                <w:rPr>
                  <w:szCs w:val="24"/>
                  <w:lang w:val="es-ES_tradnl"/>
                </w:rPr>
                <w:t>Método</w:t>
              </w:r>
            </w:ins>
          </w:p>
        </w:tc>
        <w:tc>
          <w:tcPr>
            <w:tcW w:w="1550" w:type="dxa"/>
            <w:tcPrChange w:id="2026" w:author="Raul García Fernández" w:date="2017-07-03T17:07:00Z">
              <w:tcPr>
                <w:tcW w:w="2246" w:type="dxa"/>
              </w:tcPr>
            </w:tcPrChange>
          </w:tcPr>
          <w:p w14:paraId="35C2317B"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2027" w:author="Raul García Fernández" w:date="2017-07-01T13:35:00Z"/>
                <w:szCs w:val="24"/>
                <w:lang w:val="es-ES_tradnl"/>
              </w:rPr>
            </w:pPr>
            <w:ins w:id="2028" w:author="Raul García Fernández" w:date="2017-07-01T13:35:00Z">
              <w:r w:rsidRPr="00404743">
                <w:rPr>
                  <w:szCs w:val="24"/>
                  <w:lang w:val="es-ES_tradnl"/>
                </w:rPr>
                <w:t>Descripción</w:t>
              </w:r>
            </w:ins>
          </w:p>
        </w:tc>
        <w:tc>
          <w:tcPr>
            <w:tcW w:w="1190" w:type="dxa"/>
            <w:tcPrChange w:id="2029" w:author="Raul García Fernández" w:date="2017-07-03T17:07:00Z">
              <w:tcPr>
                <w:tcW w:w="2219" w:type="dxa"/>
              </w:tcPr>
            </w:tcPrChange>
          </w:tcPr>
          <w:p w14:paraId="75F11C6A"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2030" w:author="Raul García Fernández" w:date="2017-07-01T13:35:00Z"/>
                <w:szCs w:val="24"/>
                <w:lang w:val="es-ES_tradnl"/>
              </w:rPr>
            </w:pPr>
            <w:ins w:id="2031" w:author="Raul García Fernández" w:date="2017-07-01T13:35:00Z">
              <w:r w:rsidRPr="00404743">
                <w:rPr>
                  <w:szCs w:val="24"/>
                  <w:lang w:val="es-ES_tradnl"/>
                </w:rPr>
                <w:t>Entradas</w:t>
              </w:r>
            </w:ins>
          </w:p>
          <w:p w14:paraId="3DDBFB74"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2032" w:author="Raul García Fernández" w:date="2017-07-01T13:35:00Z"/>
                <w:szCs w:val="24"/>
                <w:lang w:val="es-ES_tradnl"/>
              </w:rPr>
            </w:pPr>
            <w:ins w:id="2033" w:author="Raul García Fernández" w:date="2017-07-01T13:35:00Z">
              <w:r w:rsidRPr="00404743">
                <w:rPr>
                  <w:szCs w:val="24"/>
                  <w:lang w:val="es-ES_tradnl"/>
                </w:rPr>
                <w:t>(Body)</w:t>
              </w:r>
            </w:ins>
          </w:p>
        </w:tc>
        <w:tc>
          <w:tcPr>
            <w:tcW w:w="3045" w:type="dxa"/>
            <w:tcPrChange w:id="2034" w:author="Raul García Fernández" w:date="2017-07-03T17:07:00Z">
              <w:tcPr>
                <w:tcW w:w="2230" w:type="dxa"/>
              </w:tcPr>
            </w:tcPrChange>
          </w:tcPr>
          <w:p w14:paraId="3B4A6F2D" w14:textId="77777777" w:rsidR="001F6FA0" w:rsidRPr="00404743" w:rsidRDefault="001F6FA0" w:rsidP="005B364A">
            <w:pPr>
              <w:jc w:val="center"/>
              <w:cnfStyle w:val="100000000000" w:firstRow="1" w:lastRow="0" w:firstColumn="0" w:lastColumn="0" w:oddVBand="0" w:evenVBand="0" w:oddHBand="0" w:evenHBand="0" w:firstRowFirstColumn="0" w:firstRowLastColumn="0" w:lastRowFirstColumn="0" w:lastRowLastColumn="0"/>
              <w:rPr>
                <w:ins w:id="2035" w:author="Raul García Fernández" w:date="2017-07-01T13:35:00Z"/>
                <w:szCs w:val="24"/>
                <w:lang w:val="es-ES_tradnl"/>
              </w:rPr>
            </w:pPr>
            <w:ins w:id="2036" w:author="Raul García Fernández" w:date="2017-07-01T13:35:00Z">
              <w:r w:rsidRPr="00404743">
                <w:rPr>
                  <w:szCs w:val="24"/>
                  <w:lang w:val="es-ES_tradnl"/>
                </w:rPr>
                <w:t>Salida</w:t>
              </w:r>
            </w:ins>
          </w:p>
        </w:tc>
      </w:tr>
      <w:tr w:rsidR="001F6FA0" w14:paraId="49FC3CB0" w14:textId="77777777" w:rsidTr="008E5B9B">
        <w:trPr>
          <w:cnfStyle w:val="000000100000" w:firstRow="0" w:lastRow="0" w:firstColumn="0" w:lastColumn="0" w:oddVBand="0" w:evenVBand="0" w:oddHBand="1" w:evenHBand="0" w:firstRowFirstColumn="0" w:firstRowLastColumn="0" w:lastRowFirstColumn="0" w:lastRowLastColumn="0"/>
          <w:ins w:id="2037" w:author="Raul García Fernández" w:date="2017-07-01T13:35:00Z"/>
          <w:trPrChange w:id="2038" w:author="Raul García Fernández" w:date="2017-07-03T17:06: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2039" w:author="Raul García Fernández" w:date="2017-07-03T17:06:00Z">
              <w:tcPr>
                <w:tcW w:w="2592" w:type="dxa"/>
              </w:tcPr>
            </w:tcPrChange>
          </w:tcPr>
          <w:p w14:paraId="2BEA04D4" w14:textId="77777777" w:rsidR="001F6FA0" w:rsidRPr="008A1BB7" w:rsidRDefault="001F6FA0" w:rsidP="005B364A">
            <w:pPr>
              <w:cnfStyle w:val="001000100000" w:firstRow="0" w:lastRow="0" w:firstColumn="1" w:lastColumn="0" w:oddVBand="0" w:evenVBand="0" w:oddHBand="1" w:evenHBand="0" w:firstRowFirstColumn="0" w:firstRowLastColumn="0" w:lastRowFirstColumn="0" w:lastRowLastColumn="0"/>
              <w:rPr>
                <w:ins w:id="2040" w:author="Raul García Fernández" w:date="2017-07-01T13:35:00Z"/>
                <w:szCs w:val="24"/>
                <w:lang w:val="en-US"/>
              </w:rPr>
            </w:pPr>
            <w:ins w:id="2041" w:author="Raul García Fernández" w:date="2017-07-01T13:35:00Z">
              <w:r w:rsidRPr="008A1BB7">
                <w:rPr>
                  <w:szCs w:val="24"/>
                  <w:lang w:val="en-US"/>
                </w:rPr>
                <w:t>/{idUser}/createAccount</w:t>
              </w:r>
            </w:ins>
          </w:p>
          <w:p w14:paraId="4BC7F5D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042" w:author="Raul García Fernández" w:date="2017-07-01T13:35:00Z"/>
                <w:szCs w:val="24"/>
                <w:lang w:val="en-US"/>
              </w:rPr>
            </w:pPr>
            <w:ins w:id="2043" w:author="Raul García Fernández" w:date="2017-07-01T13:35:00Z">
              <w:r w:rsidRPr="008A1BB7">
                <w:rPr>
                  <w:szCs w:val="24"/>
                  <w:lang w:val="en-US"/>
                </w:rPr>
                <w:t>(HTTP method:POST)</w:t>
              </w:r>
            </w:ins>
          </w:p>
        </w:tc>
        <w:tc>
          <w:tcPr>
            <w:tcW w:w="1550" w:type="dxa"/>
            <w:tcPrChange w:id="2044" w:author="Raul García Fernández" w:date="2017-07-03T17:06:00Z">
              <w:tcPr>
                <w:tcW w:w="2246" w:type="dxa"/>
              </w:tcPr>
            </w:tcPrChange>
          </w:tcPr>
          <w:p w14:paraId="512FBF47"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045" w:author="Raul García Fernández" w:date="2017-07-01T13:35:00Z"/>
                <w:szCs w:val="24"/>
                <w:lang w:val="es-ES_tradnl"/>
              </w:rPr>
            </w:pPr>
            <w:ins w:id="2046" w:author="Raul García Fernández" w:date="2017-07-01T13:35:00Z">
              <w:r w:rsidRPr="00404743">
                <w:rPr>
                  <w:szCs w:val="24"/>
                  <w:lang w:val="es-ES_tradnl"/>
                </w:rPr>
                <w:t>Crea una cuenta con el rol que elija el administrador</w:t>
              </w:r>
            </w:ins>
          </w:p>
        </w:tc>
        <w:tc>
          <w:tcPr>
            <w:tcW w:w="1190" w:type="dxa"/>
            <w:tcPrChange w:id="2047" w:author="Raul García Fernández" w:date="2017-07-03T17:06:00Z">
              <w:tcPr>
                <w:tcW w:w="2219" w:type="dxa"/>
              </w:tcPr>
            </w:tcPrChange>
          </w:tcPr>
          <w:p w14:paraId="2FC9F623"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048" w:author="Raul García Fernández" w:date="2017-07-01T13:35:00Z"/>
                <w:szCs w:val="24"/>
                <w:lang w:val="es-ES_tradnl"/>
              </w:rPr>
            </w:pPr>
            <w:ins w:id="2049" w:author="Raul García Fernández" w:date="2017-07-01T13:35:00Z">
              <w:r w:rsidRPr="00404743">
                <w:rPr>
                  <w:szCs w:val="24"/>
                  <w:lang w:val="es-ES_tradnl"/>
                </w:rPr>
                <w:t>Entidad userLogin con los datos rellenos para su creación</w:t>
              </w:r>
            </w:ins>
          </w:p>
        </w:tc>
        <w:tc>
          <w:tcPr>
            <w:tcW w:w="3045" w:type="dxa"/>
            <w:tcPrChange w:id="2050" w:author="Raul García Fernández" w:date="2017-07-03T17:06:00Z">
              <w:tcPr>
                <w:tcW w:w="2230" w:type="dxa"/>
              </w:tcPr>
            </w:tcPrChange>
          </w:tcPr>
          <w:p w14:paraId="71F47367"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051" w:author="Raul García Fernández" w:date="2017-07-01T13:35:00Z"/>
                <w:szCs w:val="24"/>
                <w:lang w:val="es-ES_tradnl"/>
              </w:rPr>
            </w:pPr>
            <w:ins w:id="2052" w:author="Raul García Fernández" w:date="2017-07-01T13:35:00Z">
              <w:r w:rsidRPr="00404743">
                <w:rPr>
                  <w:szCs w:val="24"/>
                  <w:lang w:val="es-ES_tradnl"/>
                </w:rPr>
                <w:t>Devuelve el resultado de la acción realizada</w:t>
              </w:r>
            </w:ins>
          </w:p>
        </w:tc>
      </w:tr>
      <w:tr w:rsidR="001F6FA0" w14:paraId="5E99FAB0" w14:textId="77777777" w:rsidTr="008E5B9B">
        <w:trPr>
          <w:ins w:id="2053" w:author="Raul García Fernández" w:date="2017-07-01T13:35:00Z"/>
          <w:trPrChange w:id="2054"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2055" w:author="Raul García Fernández" w:date="2017-07-03T17:07:00Z">
              <w:tcPr>
                <w:tcW w:w="2592" w:type="dxa"/>
              </w:tcPr>
            </w:tcPrChange>
          </w:tcPr>
          <w:p w14:paraId="6CB118F5" w14:textId="77777777" w:rsidR="001F6FA0" w:rsidRPr="008A1BB7" w:rsidRDefault="001F6FA0" w:rsidP="005B364A">
            <w:pPr>
              <w:jc w:val="center"/>
              <w:rPr>
                <w:ins w:id="2056" w:author="Raul García Fernández" w:date="2017-07-01T13:35:00Z"/>
                <w:szCs w:val="24"/>
                <w:lang w:val="en-US"/>
              </w:rPr>
            </w:pPr>
            <w:ins w:id="2057" w:author="Raul García Fernández" w:date="2017-07-01T13:35:00Z">
              <w:r w:rsidRPr="008A1BB7">
                <w:rPr>
                  <w:szCs w:val="24"/>
                  <w:lang w:val="en-US"/>
                </w:rPr>
                <w:t>/{idUser }/allUsers</w:t>
              </w:r>
            </w:ins>
          </w:p>
          <w:p w14:paraId="611753DB" w14:textId="77777777" w:rsidR="001F6FA0" w:rsidRPr="008A1BB7" w:rsidRDefault="001F6FA0" w:rsidP="005B364A">
            <w:pPr>
              <w:jc w:val="center"/>
              <w:rPr>
                <w:ins w:id="2058" w:author="Raul García Fernández" w:date="2017-07-01T13:35:00Z"/>
                <w:szCs w:val="24"/>
                <w:lang w:val="en-US"/>
              </w:rPr>
            </w:pPr>
            <w:ins w:id="2059" w:author="Raul García Fernández" w:date="2017-07-01T13:35:00Z">
              <w:r w:rsidRPr="008A1BB7">
                <w:rPr>
                  <w:szCs w:val="24"/>
                  <w:lang w:val="en-US"/>
                </w:rPr>
                <w:t>(HTTP method:GET)</w:t>
              </w:r>
            </w:ins>
          </w:p>
        </w:tc>
        <w:tc>
          <w:tcPr>
            <w:tcW w:w="1550" w:type="dxa"/>
            <w:tcPrChange w:id="2060" w:author="Raul García Fernández" w:date="2017-07-03T17:07:00Z">
              <w:tcPr>
                <w:tcW w:w="2246" w:type="dxa"/>
              </w:tcPr>
            </w:tcPrChange>
          </w:tcPr>
          <w:p w14:paraId="56F8E547"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2061" w:author="Raul García Fernández" w:date="2017-07-01T13:35:00Z"/>
                <w:szCs w:val="24"/>
                <w:lang w:val="es-ES_tradnl"/>
              </w:rPr>
            </w:pPr>
            <w:ins w:id="2062" w:author="Raul García Fernández" w:date="2017-07-01T13:35:00Z">
              <w:r w:rsidRPr="00404743">
                <w:rPr>
                  <w:szCs w:val="24"/>
                  <w:lang w:val="es-ES_tradnl"/>
                </w:rPr>
                <w:t>Devuelve todos los usuarios del sistema</w:t>
              </w:r>
            </w:ins>
          </w:p>
        </w:tc>
        <w:tc>
          <w:tcPr>
            <w:tcW w:w="1190" w:type="dxa"/>
            <w:tcPrChange w:id="2063" w:author="Raul García Fernández" w:date="2017-07-03T17:07:00Z">
              <w:tcPr>
                <w:tcW w:w="2219" w:type="dxa"/>
              </w:tcPr>
            </w:tcPrChange>
          </w:tcPr>
          <w:p w14:paraId="2580C423"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2064" w:author="Raul García Fernández" w:date="2017-07-01T13:35:00Z"/>
                <w:szCs w:val="24"/>
                <w:lang w:val="es-ES_tradnl"/>
              </w:rPr>
            </w:pPr>
            <w:ins w:id="2065" w:author="Raul García Fernández" w:date="2017-07-01T13:35:00Z">
              <w:r w:rsidRPr="00404743">
                <w:rPr>
                  <w:szCs w:val="24"/>
                  <w:lang w:val="es-ES_tradnl"/>
                </w:rPr>
                <w:t>Vacío</w:t>
              </w:r>
            </w:ins>
          </w:p>
        </w:tc>
        <w:tc>
          <w:tcPr>
            <w:tcW w:w="3045" w:type="dxa"/>
            <w:tcPrChange w:id="2066" w:author="Raul García Fernández" w:date="2017-07-03T17:07:00Z">
              <w:tcPr>
                <w:tcW w:w="2230" w:type="dxa"/>
              </w:tcPr>
            </w:tcPrChange>
          </w:tcPr>
          <w:p w14:paraId="57F14968"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2067" w:author="Raul García Fernández" w:date="2017-07-01T13:35:00Z"/>
                <w:szCs w:val="24"/>
                <w:lang w:val="es-ES_tradnl"/>
              </w:rPr>
            </w:pPr>
            <w:ins w:id="2068" w:author="Raul García Fernández" w:date="2017-07-01T13:35:00Z">
              <w:r w:rsidRPr="00404743">
                <w:rPr>
                  <w:szCs w:val="24"/>
                  <w:lang w:val="es-ES_tradnl"/>
                </w:rPr>
                <w:t>Devuelve un mensaje con el conjunto de identidades de usuarios</w:t>
              </w:r>
            </w:ins>
          </w:p>
        </w:tc>
      </w:tr>
      <w:tr w:rsidR="001F6FA0" w14:paraId="3BC8E849" w14:textId="77777777" w:rsidTr="008E5B9B">
        <w:trPr>
          <w:cnfStyle w:val="000000100000" w:firstRow="0" w:lastRow="0" w:firstColumn="0" w:lastColumn="0" w:oddVBand="0" w:evenVBand="0" w:oddHBand="1" w:evenHBand="0" w:firstRowFirstColumn="0" w:firstRowLastColumn="0" w:lastRowFirstColumn="0" w:lastRowLastColumn="0"/>
          <w:ins w:id="2069" w:author="Raul García Fernández" w:date="2017-07-01T13:35:00Z"/>
          <w:trPrChange w:id="2070"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2071" w:author="Raul García Fernández" w:date="2017-07-03T17:07:00Z">
              <w:tcPr>
                <w:tcW w:w="2592" w:type="dxa"/>
              </w:tcPr>
            </w:tcPrChange>
          </w:tcPr>
          <w:p w14:paraId="54331EF5"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072" w:author="Raul García Fernández" w:date="2017-07-01T13:35:00Z"/>
                <w:szCs w:val="24"/>
                <w:lang w:val="en-US"/>
              </w:rPr>
            </w:pPr>
            <w:ins w:id="2073" w:author="Raul García Fernández" w:date="2017-07-01T13:35:00Z">
              <w:r w:rsidRPr="008A1BB7">
                <w:rPr>
                  <w:szCs w:val="24"/>
                  <w:lang w:val="en-US"/>
                </w:rPr>
                <w:t>/{idUser}/allGroups</w:t>
              </w:r>
            </w:ins>
          </w:p>
          <w:p w14:paraId="483781DB"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074" w:author="Raul García Fernández" w:date="2017-07-01T13:35:00Z"/>
                <w:szCs w:val="24"/>
                <w:lang w:val="en-US"/>
              </w:rPr>
            </w:pPr>
            <w:ins w:id="2075" w:author="Raul García Fernández" w:date="2017-07-01T13:35:00Z">
              <w:r w:rsidRPr="008A1BB7">
                <w:rPr>
                  <w:szCs w:val="24"/>
                  <w:lang w:val="en-US"/>
                </w:rPr>
                <w:t>(HTTP method:GET)</w:t>
              </w:r>
            </w:ins>
          </w:p>
        </w:tc>
        <w:tc>
          <w:tcPr>
            <w:tcW w:w="1550" w:type="dxa"/>
            <w:tcPrChange w:id="2076" w:author="Raul García Fernández" w:date="2017-07-03T17:07:00Z">
              <w:tcPr>
                <w:tcW w:w="2246" w:type="dxa"/>
              </w:tcPr>
            </w:tcPrChange>
          </w:tcPr>
          <w:p w14:paraId="147D9B22"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077" w:author="Raul García Fernández" w:date="2017-07-01T13:35:00Z"/>
                <w:szCs w:val="24"/>
                <w:lang w:val="es-ES_tradnl"/>
              </w:rPr>
            </w:pPr>
            <w:ins w:id="2078" w:author="Raul García Fernández" w:date="2017-07-01T13:35:00Z">
              <w:r w:rsidRPr="00404743">
                <w:rPr>
                  <w:szCs w:val="24"/>
                  <w:lang w:val="es-ES_tradnl"/>
                </w:rPr>
                <w:t>Devuelve todos los grupos del sistema</w:t>
              </w:r>
            </w:ins>
          </w:p>
        </w:tc>
        <w:tc>
          <w:tcPr>
            <w:tcW w:w="1190" w:type="dxa"/>
            <w:tcPrChange w:id="2079" w:author="Raul García Fernández" w:date="2017-07-03T17:07:00Z">
              <w:tcPr>
                <w:tcW w:w="2219" w:type="dxa"/>
              </w:tcPr>
            </w:tcPrChange>
          </w:tcPr>
          <w:p w14:paraId="31B52265"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080" w:author="Raul García Fernández" w:date="2017-07-01T13:35:00Z"/>
                <w:szCs w:val="24"/>
                <w:lang w:val="es-ES_tradnl"/>
              </w:rPr>
            </w:pPr>
            <w:ins w:id="2081" w:author="Raul García Fernández" w:date="2017-07-01T13:35:00Z">
              <w:r w:rsidRPr="00404743">
                <w:rPr>
                  <w:szCs w:val="24"/>
                  <w:lang w:val="es-ES_tradnl"/>
                </w:rPr>
                <w:t>Vacío</w:t>
              </w:r>
            </w:ins>
          </w:p>
        </w:tc>
        <w:tc>
          <w:tcPr>
            <w:tcW w:w="3045" w:type="dxa"/>
            <w:tcPrChange w:id="2082" w:author="Raul García Fernández" w:date="2017-07-03T17:07:00Z">
              <w:tcPr>
                <w:tcW w:w="2230" w:type="dxa"/>
              </w:tcPr>
            </w:tcPrChange>
          </w:tcPr>
          <w:p w14:paraId="0CF55BA1"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083" w:author="Raul García Fernández" w:date="2017-07-01T13:35:00Z"/>
                <w:szCs w:val="24"/>
                <w:lang w:val="es-ES_tradnl"/>
              </w:rPr>
            </w:pPr>
            <w:ins w:id="2084" w:author="Raul García Fernández" w:date="2017-07-01T13:35:00Z">
              <w:r w:rsidRPr="00404743">
                <w:rPr>
                  <w:szCs w:val="24"/>
                  <w:lang w:val="es-ES_tradnl"/>
                </w:rPr>
                <w:t>Devuelve un mensaje con el conjunto de identidades de grupos</w:t>
              </w:r>
            </w:ins>
          </w:p>
        </w:tc>
      </w:tr>
      <w:tr w:rsidR="001F6FA0" w14:paraId="1BEE4457" w14:textId="77777777" w:rsidTr="008E5B9B">
        <w:trPr>
          <w:ins w:id="2085" w:author="Raul García Fernández" w:date="2017-07-01T13:35:00Z"/>
          <w:trPrChange w:id="2086"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2087" w:author="Raul García Fernández" w:date="2017-07-03T17:07:00Z">
              <w:tcPr>
                <w:tcW w:w="2592" w:type="dxa"/>
              </w:tcPr>
            </w:tcPrChange>
          </w:tcPr>
          <w:p w14:paraId="25840639" w14:textId="77777777" w:rsidR="001F6FA0" w:rsidRPr="008A1BB7" w:rsidRDefault="001F6FA0" w:rsidP="005B364A">
            <w:pPr>
              <w:jc w:val="center"/>
              <w:rPr>
                <w:ins w:id="2088" w:author="Raul García Fernández" w:date="2017-07-01T13:35:00Z"/>
                <w:szCs w:val="24"/>
                <w:lang w:val="en-US"/>
              </w:rPr>
            </w:pPr>
            <w:ins w:id="2089" w:author="Raul García Fernández" w:date="2017-07-01T13:35:00Z">
              <w:r w:rsidRPr="008A1BB7">
                <w:rPr>
                  <w:szCs w:val="24"/>
                  <w:lang w:val="en-US"/>
                </w:rPr>
                <w:t>/{idUser}/allProjects</w:t>
              </w:r>
            </w:ins>
          </w:p>
          <w:p w14:paraId="54EF7A0B" w14:textId="77777777" w:rsidR="001F6FA0" w:rsidRPr="008A1BB7" w:rsidRDefault="001F6FA0" w:rsidP="005B364A">
            <w:pPr>
              <w:jc w:val="center"/>
              <w:rPr>
                <w:ins w:id="2090" w:author="Raul García Fernández" w:date="2017-07-01T13:35:00Z"/>
                <w:szCs w:val="24"/>
                <w:lang w:val="en-US"/>
              </w:rPr>
            </w:pPr>
            <w:ins w:id="2091" w:author="Raul García Fernández" w:date="2017-07-01T13:35:00Z">
              <w:r w:rsidRPr="008A1BB7">
                <w:rPr>
                  <w:szCs w:val="24"/>
                  <w:lang w:val="en-US"/>
                </w:rPr>
                <w:t>(HTTP method:GET)</w:t>
              </w:r>
            </w:ins>
          </w:p>
        </w:tc>
        <w:tc>
          <w:tcPr>
            <w:tcW w:w="1550" w:type="dxa"/>
            <w:tcPrChange w:id="2092" w:author="Raul García Fernández" w:date="2017-07-03T17:07:00Z">
              <w:tcPr>
                <w:tcW w:w="2246" w:type="dxa"/>
              </w:tcPr>
            </w:tcPrChange>
          </w:tcPr>
          <w:p w14:paraId="0229E0D3"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2093" w:author="Raul García Fernández" w:date="2017-07-01T13:35:00Z"/>
                <w:szCs w:val="24"/>
                <w:lang w:val="es-ES_tradnl"/>
              </w:rPr>
            </w:pPr>
            <w:ins w:id="2094" w:author="Raul García Fernández" w:date="2017-07-01T13:35:00Z">
              <w:r w:rsidRPr="00404743">
                <w:rPr>
                  <w:szCs w:val="24"/>
                  <w:lang w:val="es-ES_tradnl"/>
                </w:rPr>
                <w:t>Devuelve todos los proyectos del sistema</w:t>
              </w:r>
            </w:ins>
          </w:p>
        </w:tc>
        <w:tc>
          <w:tcPr>
            <w:tcW w:w="1190" w:type="dxa"/>
            <w:tcPrChange w:id="2095" w:author="Raul García Fernández" w:date="2017-07-03T17:07:00Z">
              <w:tcPr>
                <w:tcW w:w="2219" w:type="dxa"/>
              </w:tcPr>
            </w:tcPrChange>
          </w:tcPr>
          <w:p w14:paraId="1BA2B68D"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2096" w:author="Raul García Fernández" w:date="2017-07-01T13:35:00Z"/>
                <w:szCs w:val="24"/>
                <w:lang w:val="es-ES_tradnl"/>
              </w:rPr>
            </w:pPr>
            <w:ins w:id="2097" w:author="Raul García Fernández" w:date="2017-07-01T13:35:00Z">
              <w:r w:rsidRPr="00404743">
                <w:rPr>
                  <w:szCs w:val="24"/>
                  <w:lang w:val="es-ES_tradnl"/>
                </w:rPr>
                <w:t>Vacío</w:t>
              </w:r>
            </w:ins>
          </w:p>
        </w:tc>
        <w:tc>
          <w:tcPr>
            <w:tcW w:w="3045" w:type="dxa"/>
            <w:tcPrChange w:id="2098" w:author="Raul García Fernández" w:date="2017-07-03T17:07:00Z">
              <w:tcPr>
                <w:tcW w:w="2230" w:type="dxa"/>
              </w:tcPr>
            </w:tcPrChange>
          </w:tcPr>
          <w:p w14:paraId="4C420608" w14:textId="77777777" w:rsidR="001F6FA0" w:rsidRPr="00404743" w:rsidRDefault="001F6FA0" w:rsidP="005B364A">
            <w:pPr>
              <w:jc w:val="center"/>
              <w:cnfStyle w:val="000000000000" w:firstRow="0" w:lastRow="0" w:firstColumn="0" w:lastColumn="0" w:oddVBand="0" w:evenVBand="0" w:oddHBand="0" w:evenHBand="0" w:firstRowFirstColumn="0" w:firstRowLastColumn="0" w:lastRowFirstColumn="0" w:lastRowLastColumn="0"/>
              <w:rPr>
                <w:ins w:id="2099" w:author="Raul García Fernández" w:date="2017-07-01T13:35:00Z"/>
                <w:szCs w:val="24"/>
                <w:lang w:val="es-ES_tradnl"/>
              </w:rPr>
            </w:pPr>
            <w:ins w:id="2100" w:author="Raul García Fernández" w:date="2017-07-01T13:35:00Z">
              <w:r w:rsidRPr="00404743">
                <w:rPr>
                  <w:szCs w:val="24"/>
                  <w:lang w:val="es-ES_tradnl"/>
                </w:rPr>
                <w:t>Devuelve un mensaje con el conjunto de identidades de proyectos</w:t>
              </w:r>
            </w:ins>
          </w:p>
        </w:tc>
      </w:tr>
      <w:tr w:rsidR="001F6FA0" w14:paraId="396D08AB" w14:textId="77777777" w:rsidTr="008E5B9B">
        <w:trPr>
          <w:cnfStyle w:val="000000100000" w:firstRow="0" w:lastRow="0" w:firstColumn="0" w:lastColumn="0" w:oddVBand="0" w:evenVBand="0" w:oddHBand="1" w:evenHBand="0" w:firstRowFirstColumn="0" w:firstRowLastColumn="0" w:lastRowFirstColumn="0" w:lastRowLastColumn="0"/>
          <w:ins w:id="2101" w:author="Raul García Fernández" w:date="2017-07-01T13:35:00Z"/>
          <w:trPrChange w:id="2102" w:author="Raul García Fernández" w:date="2017-07-03T17:07:00Z">
            <w:trPr>
              <w:jc w:val="center"/>
            </w:trPr>
          </w:trPrChange>
        </w:trPr>
        <w:tc>
          <w:tcPr>
            <w:cnfStyle w:val="001000000000" w:firstRow="0" w:lastRow="0" w:firstColumn="1" w:lastColumn="0" w:oddVBand="0" w:evenVBand="0" w:oddHBand="0" w:evenHBand="0" w:firstRowFirstColumn="0" w:firstRowLastColumn="0" w:lastRowFirstColumn="0" w:lastRowLastColumn="0"/>
            <w:tcW w:w="3282" w:type="dxa"/>
            <w:tcPrChange w:id="2103" w:author="Raul García Fernández" w:date="2017-07-03T17:07:00Z">
              <w:tcPr>
                <w:tcW w:w="2592" w:type="dxa"/>
              </w:tcPr>
            </w:tcPrChange>
          </w:tcPr>
          <w:p w14:paraId="1EC0728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104" w:author="Raul García Fernández" w:date="2017-07-01T13:35:00Z"/>
                <w:szCs w:val="24"/>
                <w:lang w:val="en-US"/>
              </w:rPr>
            </w:pPr>
            <w:ins w:id="2105" w:author="Raul García Fernández" w:date="2017-07-01T13:35:00Z">
              <w:r w:rsidRPr="008A1BB7">
                <w:rPr>
                  <w:szCs w:val="24"/>
                  <w:lang w:val="en-US"/>
                </w:rPr>
                <w:t>/{idUser}/allExecution</w:t>
              </w:r>
            </w:ins>
          </w:p>
          <w:p w14:paraId="57F5A1D8"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106" w:author="Raul García Fernández" w:date="2017-07-01T13:35:00Z"/>
                <w:szCs w:val="24"/>
                <w:lang w:val="en-US"/>
              </w:rPr>
            </w:pPr>
            <w:ins w:id="2107" w:author="Raul García Fernández" w:date="2017-07-01T13:35:00Z">
              <w:r w:rsidRPr="008A1BB7">
                <w:rPr>
                  <w:szCs w:val="24"/>
                  <w:lang w:val="en-US"/>
                </w:rPr>
                <w:t>(HTTP method:GET)</w:t>
              </w:r>
            </w:ins>
          </w:p>
        </w:tc>
        <w:tc>
          <w:tcPr>
            <w:tcW w:w="1550" w:type="dxa"/>
            <w:tcPrChange w:id="2108" w:author="Raul García Fernández" w:date="2017-07-03T17:07:00Z">
              <w:tcPr>
                <w:tcW w:w="2246" w:type="dxa"/>
              </w:tcPr>
            </w:tcPrChange>
          </w:tcPr>
          <w:p w14:paraId="054EB34A"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109" w:author="Raul García Fernández" w:date="2017-07-01T13:35:00Z"/>
                <w:szCs w:val="24"/>
                <w:lang w:val="es-ES_tradnl"/>
              </w:rPr>
            </w:pPr>
            <w:ins w:id="2110" w:author="Raul García Fernández" w:date="2017-07-01T13:35:00Z">
              <w:r w:rsidRPr="00404743">
                <w:rPr>
                  <w:szCs w:val="24"/>
                  <w:lang w:val="es-ES_tradnl"/>
                </w:rPr>
                <w:t>Devuelve todas las ejecuciones del sistema</w:t>
              </w:r>
            </w:ins>
          </w:p>
        </w:tc>
        <w:tc>
          <w:tcPr>
            <w:tcW w:w="1190" w:type="dxa"/>
            <w:tcPrChange w:id="2111" w:author="Raul García Fernández" w:date="2017-07-03T17:07:00Z">
              <w:tcPr>
                <w:tcW w:w="2219" w:type="dxa"/>
              </w:tcPr>
            </w:tcPrChange>
          </w:tcPr>
          <w:p w14:paraId="3740CCDD"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112" w:author="Raul García Fernández" w:date="2017-07-01T13:35:00Z"/>
                <w:szCs w:val="24"/>
                <w:lang w:val="es-ES_tradnl"/>
              </w:rPr>
            </w:pPr>
            <w:ins w:id="2113" w:author="Raul García Fernández" w:date="2017-07-01T13:35:00Z">
              <w:r w:rsidRPr="00404743">
                <w:rPr>
                  <w:szCs w:val="24"/>
                  <w:lang w:val="es-ES_tradnl"/>
                </w:rPr>
                <w:t>Vacío</w:t>
              </w:r>
            </w:ins>
          </w:p>
        </w:tc>
        <w:tc>
          <w:tcPr>
            <w:tcW w:w="3045" w:type="dxa"/>
            <w:tcPrChange w:id="2114" w:author="Raul García Fernández" w:date="2017-07-03T17:07:00Z">
              <w:tcPr>
                <w:tcW w:w="2230" w:type="dxa"/>
              </w:tcPr>
            </w:tcPrChange>
          </w:tcPr>
          <w:p w14:paraId="4C000FDA" w14:textId="77777777" w:rsidR="001F6FA0" w:rsidRPr="00404743" w:rsidRDefault="001F6FA0" w:rsidP="005B364A">
            <w:pPr>
              <w:jc w:val="center"/>
              <w:cnfStyle w:val="000000100000" w:firstRow="0" w:lastRow="0" w:firstColumn="0" w:lastColumn="0" w:oddVBand="0" w:evenVBand="0" w:oddHBand="1" w:evenHBand="0" w:firstRowFirstColumn="0" w:firstRowLastColumn="0" w:lastRowFirstColumn="0" w:lastRowLastColumn="0"/>
              <w:rPr>
                <w:ins w:id="2115" w:author="Raul García Fernández" w:date="2017-07-01T13:35:00Z"/>
                <w:szCs w:val="24"/>
                <w:lang w:val="es-ES_tradnl"/>
              </w:rPr>
            </w:pPr>
            <w:ins w:id="2116" w:author="Raul García Fernández" w:date="2017-07-01T13:35:00Z">
              <w:r w:rsidRPr="00404743">
                <w:rPr>
                  <w:szCs w:val="24"/>
                  <w:lang w:val="es-ES_tradnl"/>
                </w:rPr>
                <w:t>Devuelve un mensaje con el conjunto de identidades de ejecuciones</w:t>
              </w:r>
            </w:ins>
          </w:p>
        </w:tc>
      </w:tr>
    </w:tbl>
    <w:p w14:paraId="26F2663C" w14:textId="77777777" w:rsidR="001F6FA0" w:rsidRPr="001F6FA0" w:rsidRDefault="001F6FA0">
      <w:pPr>
        <w:pStyle w:val="Prrafodelista"/>
        <w:rPr>
          <w:ins w:id="2117" w:author="Raul García Fernández" w:date="2017-07-01T13:35:00Z"/>
          <w:lang w:val="es-ES_tradnl"/>
        </w:rPr>
        <w:pPrChange w:id="2118" w:author="Raul García Fernández" w:date="2017-07-03T17:00:00Z">
          <w:pPr>
            <w:pStyle w:val="Prrafodelista"/>
            <w:numPr>
              <w:numId w:val="30"/>
            </w:numPr>
            <w:ind w:hanging="360"/>
          </w:pPr>
        </w:pPrChange>
      </w:pPr>
    </w:p>
    <w:p w14:paraId="2080C970" w14:textId="2A543488" w:rsidR="001F6FA0" w:rsidRDefault="001F6FA0">
      <w:pPr>
        <w:pStyle w:val="Prrafodelista"/>
        <w:ind w:left="2124"/>
        <w:jc w:val="left"/>
        <w:rPr>
          <w:ins w:id="2119" w:author="Raul García Fernández" w:date="2017-07-10T20:54:00Z"/>
        </w:rPr>
        <w:pPrChange w:id="2120" w:author="Raul García Fernández" w:date="2017-07-01T13:35:00Z">
          <w:pPr>
            <w:ind w:firstLine="360"/>
            <w:jc w:val="center"/>
          </w:pPr>
        </w:pPrChange>
      </w:pPr>
    </w:p>
    <w:p w14:paraId="7B7012F4" w14:textId="5E15D875" w:rsidR="00266B66" w:rsidRDefault="00266B66">
      <w:pPr>
        <w:pStyle w:val="Prrafodelista"/>
        <w:ind w:left="2124"/>
        <w:jc w:val="left"/>
        <w:rPr>
          <w:ins w:id="2121" w:author="Raul García Fernández" w:date="2017-07-10T20:54:00Z"/>
        </w:rPr>
        <w:pPrChange w:id="2122" w:author="Raul García Fernández" w:date="2017-07-01T13:35:00Z">
          <w:pPr>
            <w:ind w:firstLine="360"/>
            <w:jc w:val="center"/>
          </w:pPr>
        </w:pPrChange>
      </w:pPr>
    </w:p>
    <w:p w14:paraId="071DE4FD" w14:textId="3C1D845A" w:rsidR="00266B66" w:rsidRDefault="00266B66">
      <w:pPr>
        <w:pStyle w:val="Prrafodelista"/>
        <w:ind w:left="2124"/>
        <w:jc w:val="left"/>
        <w:rPr>
          <w:ins w:id="2123" w:author="Raul García Fernández" w:date="2017-07-10T20:54:00Z"/>
        </w:rPr>
        <w:pPrChange w:id="2124" w:author="Raul García Fernández" w:date="2017-07-01T13:35:00Z">
          <w:pPr>
            <w:ind w:firstLine="360"/>
            <w:jc w:val="center"/>
          </w:pPr>
        </w:pPrChange>
      </w:pPr>
    </w:p>
    <w:p w14:paraId="536B3C26" w14:textId="1FBFD677" w:rsidR="00266B66" w:rsidRDefault="00266B66">
      <w:pPr>
        <w:pStyle w:val="Prrafodelista"/>
        <w:ind w:left="2124"/>
        <w:jc w:val="left"/>
        <w:rPr>
          <w:ins w:id="2125" w:author="Raul García Fernández" w:date="2017-07-10T20:54:00Z"/>
        </w:rPr>
        <w:pPrChange w:id="2126" w:author="Raul García Fernández" w:date="2017-07-01T13:35:00Z">
          <w:pPr>
            <w:ind w:firstLine="360"/>
            <w:jc w:val="center"/>
          </w:pPr>
        </w:pPrChange>
      </w:pPr>
    </w:p>
    <w:p w14:paraId="1D93632E" w14:textId="710C5420" w:rsidR="00266B66" w:rsidRDefault="00266B66">
      <w:pPr>
        <w:pStyle w:val="Prrafodelista"/>
        <w:ind w:left="2124"/>
        <w:jc w:val="left"/>
        <w:rPr>
          <w:ins w:id="2127" w:author="Raul García Fernández" w:date="2017-07-10T20:54:00Z"/>
        </w:rPr>
        <w:pPrChange w:id="2128" w:author="Raul García Fernández" w:date="2017-07-01T13:35:00Z">
          <w:pPr>
            <w:ind w:firstLine="360"/>
            <w:jc w:val="center"/>
          </w:pPr>
        </w:pPrChange>
      </w:pPr>
    </w:p>
    <w:p w14:paraId="0104403F" w14:textId="3ED4FF74" w:rsidR="00266B66" w:rsidRDefault="00266B66">
      <w:pPr>
        <w:pStyle w:val="Prrafodelista"/>
        <w:ind w:left="2124"/>
        <w:jc w:val="left"/>
        <w:rPr>
          <w:ins w:id="2129" w:author="Raul García Fernández" w:date="2017-07-10T20:54:00Z"/>
        </w:rPr>
        <w:pPrChange w:id="2130" w:author="Raul García Fernández" w:date="2017-07-01T13:35:00Z">
          <w:pPr>
            <w:ind w:firstLine="360"/>
            <w:jc w:val="center"/>
          </w:pPr>
        </w:pPrChange>
      </w:pPr>
    </w:p>
    <w:p w14:paraId="0C58D278" w14:textId="06ED7202" w:rsidR="00266B66" w:rsidRDefault="00266B66">
      <w:pPr>
        <w:pStyle w:val="Prrafodelista"/>
        <w:ind w:left="2124"/>
        <w:jc w:val="left"/>
        <w:rPr>
          <w:ins w:id="2131" w:author="Raul García Fernández" w:date="2017-07-10T20:54:00Z"/>
        </w:rPr>
        <w:pPrChange w:id="2132" w:author="Raul García Fernández" w:date="2017-07-01T13:35:00Z">
          <w:pPr>
            <w:ind w:firstLine="360"/>
            <w:jc w:val="center"/>
          </w:pPr>
        </w:pPrChange>
      </w:pPr>
    </w:p>
    <w:p w14:paraId="5E3B7271" w14:textId="258B46E8" w:rsidR="00266B66" w:rsidRDefault="00266B66">
      <w:pPr>
        <w:pStyle w:val="Prrafodelista"/>
        <w:ind w:left="2124"/>
        <w:jc w:val="left"/>
        <w:rPr>
          <w:ins w:id="2133" w:author="Raul García Fernández" w:date="2017-07-10T20:54:00Z"/>
        </w:rPr>
        <w:pPrChange w:id="2134" w:author="Raul García Fernández" w:date="2017-07-01T13:35:00Z">
          <w:pPr>
            <w:ind w:firstLine="360"/>
            <w:jc w:val="center"/>
          </w:pPr>
        </w:pPrChange>
      </w:pPr>
    </w:p>
    <w:p w14:paraId="6B2BEEBF" w14:textId="6499470E" w:rsidR="00266B66" w:rsidRDefault="00266B66">
      <w:pPr>
        <w:pStyle w:val="Prrafodelista"/>
        <w:ind w:left="2124"/>
        <w:jc w:val="left"/>
        <w:rPr>
          <w:ins w:id="2135" w:author="Raul García Fernández" w:date="2017-07-10T20:54:00Z"/>
        </w:rPr>
        <w:pPrChange w:id="2136" w:author="Raul García Fernández" w:date="2017-07-01T13:35:00Z">
          <w:pPr>
            <w:ind w:firstLine="360"/>
            <w:jc w:val="center"/>
          </w:pPr>
        </w:pPrChange>
      </w:pPr>
    </w:p>
    <w:p w14:paraId="6747CD6F" w14:textId="6C0CC924" w:rsidR="00266B66" w:rsidRDefault="00266B66">
      <w:pPr>
        <w:pStyle w:val="Prrafodelista"/>
        <w:ind w:left="2124"/>
        <w:jc w:val="left"/>
        <w:rPr>
          <w:ins w:id="2137" w:author="Raul García Fernández" w:date="2017-07-10T20:54:00Z"/>
        </w:rPr>
        <w:pPrChange w:id="2138" w:author="Raul García Fernández" w:date="2017-07-01T13:35:00Z">
          <w:pPr>
            <w:ind w:firstLine="360"/>
            <w:jc w:val="center"/>
          </w:pPr>
        </w:pPrChange>
      </w:pPr>
    </w:p>
    <w:p w14:paraId="418D597F" w14:textId="77777777" w:rsidR="00266B66" w:rsidRDefault="00266B66">
      <w:pPr>
        <w:pStyle w:val="Prrafodelista"/>
        <w:ind w:left="2124"/>
        <w:jc w:val="left"/>
        <w:rPr>
          <w:ins w:id="2139" w:author="Raul García Fernández" w:date="2017-07-01T12:57:00Z"/>
        </w:rPr>
        <w:pPrChange w:id="2140" w:author="Raul García Fernández" w:date="2017-07-01T13:35:00Z">
          <w:pPr>
            <w:ind w:firstLine="360"/>
            <w:jc w:val="center"/>
          </w:pPr>
        </w:pPrChange>
      </w:pPr>
    </w:p>
    <w:p w14:paraId="029F30B3" w14:textId="5BA93861" w:rsidR="004A7A34" w:rsidRPr="00266B66" w:rsidRDefault="004A7A34">
      <w:pPr>
        <w:pStyle w:val="Prrafodelista"/>
        <w:numPr>
          <w:ilvl w:val="3"/>
          <w:numId w:val="30"/>
        </w:numPr>
        <w:jc w:val="left"/>
        <w:rPr>
          <w:ins w:id="2141" w:author="Raul García Fernández" w:date="2017-07-01T13:34:00Z"/>
          <w:b/>
          <w:rPrChange w:id="2142" w:author="Raul García Fernández" w:date="2017-07-10T20:54:00Z">
            <w:rPr>
              <w:ins w:id="2143" w:author="Raul García Fernández" w:date="2017-07-01T13:34:00Z"/>
            </w:rPr>
          </w:rPrChange>
        </w:rPr>
        <w:pPrChange w:id="2144" w:author="Raul García Fernández" w:date="2017-07-01T12:56:00Z">
          <w:pPr>
            <w:ind w:firstLine="360"/>
            <w:jc w:val="center"/>
          </w:pPr>
        </w:pPrChange>
      </w:pPr>
      <w:ins w:id="2145" w:author="Raul García Fernández" w:date="2017-07-01T12:57:00Z">
        <w:r w:rsidRPr="00266B66">
          <w:rPr>
            <w:b/>
            <w:rPrChange w:id="2146" w:author="Raul García Fernández" w:date="2017-07-10T20:54:00Z">
              <w:rPr/>
            </w:rPrChange>
          </w:rPr>
          <w:lastRenderedPageBreak/>
          <w:t>Navegación:</w:t>
        </w:r>
      </w:ins>
      <w:ins w:id="2147" w:author="Raul García Fernández" w:date="2017-07-01T13:34:00Z">
        <w:r w:rsidR="001F6FA0" w:rsidRPr="00266B66">
          <w:rPr>
            <w:b/>
            <w:rPrChange w:id="2148" w:author="Raul García Fernández" w:date="2017-07-10T20:54:00Z">
              <w:rPr/>
            </w:rPrChange>
          </w:rPr>
          <w:br/>
        </w:r>
      </w:ins>
    </w:p>
    <w:p w14:paraId="775F64C0" w14:textId="186E0F0D" w:rsidR="008E5B9B" w:rsidRPr="00266B66" w:rsidRDefault="00585847" w:rsidP="00266B66">
      <w:pPr>
        <w:pStyle w:val="Prrafodelista"/>
        <w:rPr>
          <w:ins w:id="2149" w:author="Raul García Fernández" w:date="2017-07-03T17:05:00Z"/>
          <w:lang w:val="es-ES_tradnl"/>
          <w:rPrChange w:id="2150" w:author="Raul García Fernández" w:date="2017-07-10T20:55:00Z">
            <w:rPr>
              <w:ins w:id="2151" w:author="Raul García Fernández" w:date="2017-07-03T17:05:00Z"/>
              <w:lang w:val="es-ES_tradnl"/>
            </w:rPr>
          </w:rPrChange>
        </w:rPr>
        <w:pPrChange w:id="2152" w:author="Raul García Fernández" w:date="2017-07-10T20:55:00Z">
          <w:pPr>
            <w:pStyle w:val="Prrafodelista"/>
            <w:numPr>
              <w:numId w:val="30"/>
            </w:numPr>
            <w:ind w:hanging="360"/>
          </w:pPr>
        </w:pPrChange>
      </w:pPr>
      <w:ins w:id="2153" w:author="RAQUEL BLANCO AGUIRRE" w:date="2017-07-10T19:33:00Z">
        <w:r>
          <w:rPr>
            <w:lang w:val="es-ES_tradnl"/>
          </w:rPr>
          <w:t>Estas acciones tendrán siguiente formato:</w:t>
        </w:r>
        <w:r>
          <w:rPr>
            <w:b/>
            <w:lang w:val="es-ES_tradnl"/>
          </w:rPr>
          <w:t xml:space="preserve"> </w:t>
        </w:r>
      </w:ins>
      <w:ins w:id="2154" w:author="Raul García Fernández" w:date="2017-07-01T13:34:00Z">
        <w:del w:id="2155" w:author="RAQUEL BLANCO AGUIRRE" w:date="2017-07-10T19:33:00Z">
          <w:r w:rsidR="001F6FA0" w:rsidDel="00585847">
            <w:delText>Navegación:</w:delText>
          </w:r>
          <w:r w:rsidR="001F6FA0" w:rsidRPr="001F6FA0" w:rsidDel="00585847">
            <w:rPr>
              <w:lang w:val="es-ES_tradnl"/>
            </w:rPr>
            <w:delText xml:space="preserve"> Todas estas acciones llevan por delante el comando </w:delText>
          </w:r>
          <w:r w:rsidR="001F6FA0" w:rsidRPr="001F6FA0" w:rsidDel="00585847">
            <w:rPr>
              <w:b/>
              <w:lang w:val="es-ES_tradnl"/>
            </w:rPr>
            <w:delText>“/path/”</w:delText>
          </w:r>
          <w:r w:rsidR="001F6FA0" w:rsidRPr="001F6FA0" w:rsidDel="00585847">
            <w:rPr>
              <w:lang w:val="es-ES_tradnl"/>
            </w:rPr>
            <w:delText xml:space="preserve"> se deberá de concatenar por delante para que acción funcione </w:delText>
          </w:r>
          <w:r w:rsidR="001F6FA0" w:rsidRPr="001F6FA0" w:rsidDel="00585847">
            <w:rPr>
              <w:b/>
              <w:lang w:val="es-ES_tradnl"/>
            </w:rPr>
            <w:delText>(</w:delText>
          </w:r>
        </w:del>
        <w:r w:rsidR="001F6FA0" w:rsidRPr="001F6FA0">
          <w:rPr>
            <w:b/>
            <w:lang w:val="es-ES_tradnl"/>
          </w:rPr>
          <w:t>dir+/path/+accion</w:t>
        </w:r>
        <w:del w:id="2156" w:author="RAQUEL BLANCO AGUIRRE" w:date="2017-07-10T19:33:00Z">
          <w:r w:rsidR="001F6FA0" w:rsidRPr="001F6FA0" w:rsidDel="00585847">
            <w:rPr>
              <w:b/>
              <w:lang w:val="es-ES_tradnl"/>
            </w:rPr>
            <w:delText>)</w:delText>
          </w:r>
        </w:del>
        <w:r w:rsidR="001F6FA0" w:rsidRPr="001F6FA0">
          <w:rPr>
            <w:lang w:val="es-ES_tradnl"/>
          </w:rPr>
          <w:t>.</w:t>
        </w:r>
      </w:ins>
    </w:p>
    <w:p w14:paraId="5F83F2C0" w14:textId="77777777" w:rsidR="008E5B9B" w:rsidRPr="001F6FA0" w:rsidRDefault="008E5B9B">
      <w:pPr>
        <w:pStyle w:val="Prrafodelista"/>
        <w:rPr>
          <w:ins w:id="2157" w:author="Raul García Fernández" w:date="2017-07-01T13:34:00Z"/>
          <w:lang w:val="es-ES_tradnl"/>
        </w:rPr>
        <w:pPrChange w:id="2158" w:author="Raul García Fernández" w:date="2017-07-01T13:34:00Z">
          <w:pPr>
            <w:pStyle w:val="Prrafodelista"/>
            <w:numPr>
              <w:numId w:val="30"/>
            </w:numPr>
            <w:ind w:hanging="360"/>
          </w:pPr>
        </w:pPrChange>
      </w:pPr>
    </w:p>
    <w:p w14:paraId="6C54C3BE" w14:textId="016F1FA1" w:rsidR="001F6FA0" w:rsidRDefault="001F6FA0">
      <w:pPr>
        <w:pStyle w:val="Descripcin"/>
        <w:keepNext/>
        <w:ind w:left="720"/>
        <w:rPr>
          <w:ins w:id="2159" w:author="Raul García Fernández" w:date="2017-07-01T13:34:00Z"/>
        </w:rPr>
        <w:pPrChange w:id="2160" w:author="Raul García Fernández" w:date="2017-07-01T13:34:00Z">
          <w:pPr>
            <w:pStyle w:val="Descripcin"/>
            <w:keepNext/>
            <w:numPr>
              <w:numId w:val="30"/>
            </w:numPr>
            <w:ind w:left="720" w:hanging="360"/>
          </w:pPr>
        </w:pPrChange>
      </w:pPr>
      <w:bookmarkStart w:id="2161" w:name="_Toc480479800"/>
      <w:bookmarkStart w:id="2162" w:name="_Toc481607031"/>
      <w:bookmarkStart w:id="2163" w:name="_Toc487483574"/>
      <w:ins w:id="2164" w:author="Raul García Fernández" w:date="2017-07-01T13:34:00Z">
        <w:r>
          <w:t xml:space="preserve">Tabla </w:t>
        </w:r>
        <w:r>
          <w:fldChar w:fldCharType="begin"/>
        </w:r>
        <w:r>
          <w:instrText xml:space="preserve"> STYLEREF 1 \s </w:instrText>
        </w:r>
        <w:r>
          <w:fldChar w:fldCharType="separate"/>
        </w:r>
      </w:ins>
      <w:r w:rsidR="007E0E3F">
        <w:rPr>
          <w:noProof/>
        </w:rPr>
        <w:t>3</w:t>
      </w:r>
      <w:ins w:id="2165" w:author="Raul García Fernández" w:date="2017-07-01T13:34:00Z">
        <w:r>
          <w:rPr>
            <w:noProof/>
          </w:rPr>
          <w:fldChar w:fldCharType="end"/>
        </w:r>
        <w:r>
          <w:noBreakHyphen/>
        </w:r>
        <w:r>
          <w:fldChar w:fldCharType="begin"/>
        </w:r>
        <w:r>
          <w:instrText xml:space="preserve"> SEQ Tabla \* ARABIC \s 1 </w:instrText>
        </w:r>
        <w:r>
          <w:fldChar w:fldCharType="separate"/>
        </w:r>
      </w:ins>
      <w:ins w:id="2166" w:author="Raul García Fernández" w:date="2017-07-10T20:58:00Z">
        <w:r w:rsidR="007E0E3F">
          <w:rPr>
            <w:noProof/>
          </w:rPr>
          <w:t>8</w:t>
        </w:r>
      </w:ins>
      <w:ins w:id="2167" w:author="Raul García Fernández" w:date="2017-07-01T13:34:00Z">
        <w:r>
          <w:rPr>
            <w:noProof/>
          </w:rPr>
          <w:fldChar w:fldCharType="end"/>
        </w:r>
        <w:r>
          <w:t>.</w:t>
        </w:r>
        <w:r w:rsidRPr="00251945">
          <w:t>Protocolo repositorio</w:t>
        </w:r>
        <w:r>
          <w:t>: Navegación</w:t>
        </w:r>
        <w:bookmarkEnd w:id="2161"/>
        <w:bookmarkEnd w:id="2162"/>
        <w:bookmarkEnd w:id="2163"/>
      </w:ins>
    </w:p>
    <w:tbl>
      <w:tblPr>
        <w:tblStyle w:val="Tabladecuadrcula41"/>
        <w:tblW w:w="9519" w:type="dxa"/>
        <w:jc w:val="center"/>
        <w:tblLook w:val="04A0" w:firstRow="1" w:lastRow="0" w:firstColumn="1" w:lastColumn="0" w:noHBand="0" w:noVBand="1"/>
        <w:tblPrChange w:id="2168" w:author="Raul García Fernández" w:date="2017-07-03T17:06:00Z">
          <w:tblPr>
            <w:tblStyle w:val="Tabladecuadrcula41"/>
            <w:tblW w:w="0" w:type="auto"/>
            <w:tblLook w:val="04A0" w:firstRow="1" w:lastRow="0" w:firstColumn="1" w:lastColumn="0" w:noHBand="0" w:noVBand="1"/>
          </w:tblPr>
        </w:tblPrChange>
      </w:tblPr>
      <w:tblGrid>
        <w:gridCol w:w="5616"/>
        <w:gridCol w:w="1430"/>
        <w:gridCol w:w="1163"/>
        <w:gridCol w:w="1310"/>
        <w:tblGridChange w:id="2169">
          <w:tblGrid>
            <w:gridCol w:w="2888"/>
            <w:gridCol w:w="2089"/>
            <w:gridCol w:w="2024"/>
            <w:gridCol w:w="2060"/>
          </w:tblGrid>
        </w:tblGridChange>
      </w:tblGrid>
      <w:tr w:rsidR="001F6FA0" w14:paraId="3FC31F7E" w14:textId="77777777" w:rsidTr="008E5B9B">
        <w:trPr>
          <w:cnfStyle w:val="100000000000" w:firstRow="1" w:lastRow="0" w:firstColumn="0" w:lastColumn="0" w:oddVBand="0" w:evenVBand="0" w:oddHBand="0" w:evenHBand="0" w:firstRowFirstColumn="0" w:firstRowLastColumn="0" w:lastRowFirstColumn="0" w:lastRowLastColumn="0"/>
          <w:trHeight w:val="425"/>
          <w:jc w:val="center"/>
          <w:ins w:id="2170" w:author="Raul García Fernández" w:date="2017-07-01T13:34:00Z"/>
          <w:trPrChange w:id="2171" w:author="Raul García Fernández" w:date="2017-07-03T17:06:00Z">
            <w:trPr>
              <w:trHeight w:val="425"/>
            </w:trPr>
          </w:trPrChange>
        </w:trPr>
        <w:tc>
          <w:tcPr>
            <w:cnfStyle w:val="001000000000" w:firstRow="0" w:lastRow="0" w:firstColumn="1" w:lastColumn="0" w:oddVBand="0" w:evenVBand="0" w:oddHBand="0" w:evenHBand="0" w:firstRowFirstColumn="0" w:firstRowLastColumn="0" w:lastRowFirstColumn="0" w:lastRowLastColumn="0"/>
            <w:tcW w:w="5616" w:type="dxa"/>
            <w:tcPrChange w:id="2172" w:author="Raul García Fernández" w:date="2017-07-03T17:06:00Z">
              <w:tcPr>
                <w:tcW w:w="2302" w:type="dxa"/>
              </w:tcPr>
            </w:tcPrChange>
          </w:tcPr>
          <w:p w14:paraId="0AE63242" w14:textId="77777777" w:rsidR="001F6FA0" w:rsidRPr="00D814BD" w:rsidRDefault="001F6FA0" w:rsidP="005B364A">
            <w:pPr>
              <w:jc w:val="center"/>
              <w:cnfStyle w:val="101000000000" w:firstRow="1" w:lastRow="0" w:firstColumn="1" w:lastColumn="0" w:oddVBand="0" w:evenVBand="0" w:oddHBand="0" w:evenHBand="0" w:firstRowFirstColumn="0" w:firstRowLastColumn="0" w:lastRowFirstColumn="0" w:lastRowLastColumn="0"/>
              <w:rPr>
                <w:ins w:id="2173" w:author="Raul García Fernández" w:date="2017-07-01T13:34:00Z"/>
                <w:szCs w:val="24"/>
                <w:lang w:val="es-ES_tradnl"/>
              </w:rPr>
            </w:pPr>
            <w:ins w:id="2174" w:author="Raul García Fernández" w:date="2017-07-01T13:34:00Z">
              <w:r w:rsidRPr="00D814BD">
                <w:rPr>
                  <w:szCs w:val="24"/>
                  <w:lang w:val="es-ES_tradnl"/>
                </w:rPr>
                <w:t>Método</w:t>
              </w:r>
            </w:ins>
          </w:p>
        </w:tc>
        <w:tc>
          <w:tcPr>
            <w:tcW w:w="1430" w:type="dxa"/>
            <w:tcPrChange w:id="2175" w:author="Raul García Fernández" w:date="2017-07-03T17:06:00Z">
              <w:tcPr>
                <w:tcW w:w="2303" w:type="dxa"/>
              </w:tcPr>
            </w:tcPrChange>
          </w:tcPr>
          <w:p w14:paraId="3C22C68C"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2176" w:author="Raul García Fernández" w:date="2017-07-01T13:34:00Z"/>
                <w:szCs w:val="24"/>
                <w:lang w:val="es-ES_tradnl"/>
              </w:rPr>
            </w:pPr>
            <w:ins w:id="2177" w:author="Raul García Fernández" w:date="2017-07-01T13:34:00Z">
              <w:r w:rsidRPr="00D814BD">
                <w:rPr>
                  <w:szCs w:val="24"/>
                  <w:lang w:val="es-ES_tradnl"/>
                </w:rPr>
                <w:t>Descripción</w:t>
              </w:r>
            </w:ins>
          </w:p>
        </w:tc>
        <w:tc>
          <w:tcPr>
            <w:tcW w:w="1163" w:type="dxa"/>
            <w:tcPrChange w:id="2178" w:author="Raul García Fernández" w:date="2017-07-03T17:06:00Z">
              <w:tcPr>
                <w:tcW w:w="2303" w:type="dxa"/>
              </w:tcPr>
            </w:tcPrChange>
          </w:tcPr>
          <w:p w14:paraId="1D27C805"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2179" w:author="Raul García Fernández" w:date="2017-07-01T13:34:00Z"/>
                <w:szCs w:val="24"/>
                <w:lang w:val="es-ES_tradnl"/>
              </w:rPr>
            </w:pPr>
            <w:ins w:id="2180" w:author="Raul García Fernández" w:date="2017-07-01T13:34:00Z">
              <w:r w:rsidRPr="00D814BD">
                <w:rPr>
                  <w:szCs w:val="24"/>
                  <w:lang w:val="es-ES_tradnl"/>
                </w:rPr>
                <w:t>Entradas</w:t>
              </w:r>
            </w:ins>
          </w:p>
          <w:p w14:paraId="1A313585"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2181" w:author="Raul García Fernández" w:date="2017-07-01T13:34:00Z"/>
                <w:szCs w:val="24"/>
                <w:lang w:val="es-ES_tradnl"/>
              </w:rPr>
            </w:pPr>
            <w:ins w:id="2182" w:author="Raul García Fernández" w:date="2017-07-01T13:34:00Z">
              <w:r w:rsidRPr="00D814BD">
                <w:rPr>
                  <w:szCs w:val="24"/>
                  <w:lang w:val="es-ES_tradnl"/>
                </w:rPr>
                <w:t>(Body)</w:t>
              </w:r>
            </w:ins>
          </w:p>
        </w:tc>
        <w:tc>
          <w:tcPr>
            <w:tcW w:w="1310" w:type="dxa"/>
            <w:tcPrChange w:id="2183" w:author="Raul García Fernández" w:date="2017-07-03T17:06:00Z">
              <w:tcPr>
                <w:tcW w:w="2303" w:type="dxa"/>
              </w:tcPr>
            </w:tcPrChange>
          </w:tcPr>
          <w:p w14:paraId="6CDEF0A7" w14:textId="77777777" w:rsidR="001F6FA0" w:rsidRPr="00D814BD" w:rsidRDefault="001F6FA0" w:rsidP="005B364A">
            <w:pPr>
              <w:jc w:val="center"/>
              <w:cnfStyle w:val="100000000000" w:firstRow="1" w:lastRow="0" w:firstColumn="0" w:lastColumn="0" w:oddVBand="0" w:evenVBand="0" w:oddHBand="0" w:evenHBand="0" w:firstRowFirstColumn="0" w:firstRowLastColumn="0" w:lastRowFirstColumn="0" w:lastRowLastColumn="0"/>
              <w:rPr>
                <w:ins w:id="2184" w:author="Raul García Fernández" w:date="2017-07-01T13:34:00Z"/>
                <w:szCs w:val="24"/>
                <w:lang w:val="es-ES_tradnl"/>
              </w:rPr>
            </w:pPr>
            <w:ins w:id="2185" w:author="Raul García Fernández" w:date="2017-07-01T13:34:00Z">
              <w:r w:rsidRPr="00D814BD">
                <w:rPr>
                  <w:szCs w:val="24"/>
                  <w:lang w:val="es-ES_tradnl"/>
                </w:rPr>
                <w:t>Salida</w:t>
              </w:r>
            </w:ins>
          </w:p>
        </w:tc>
      </w:tr>
      <w:tr w:rsidR="001F6FA0" w14:paraId="6DB610A0" w14:textId="77777777" w:rsidTr="008E5B9B">
        <w:trPr>
          <w:cnfStyle w:val="000000100000" w:firstRow="0" w:lastRow="0" w:firstColumn="0" w:lastColumn="0" w:oddVBand="0" w:evenVBand="0" w:oddHBand="1" w:evenHBand="0" w:firstRowFirstColumn="0" w:firstRowLastColumn="0" w:lastRowFirstColumn="0" w:lastRowLastColumn="0"/>
          <w:trHeight w:val="2154"/>
          <w:jc w:val="center"/>
          <w:ins w:id="2186" w:author="Raul García Fernández" w:date="2017-07-01T13:34:00Z"/>
          <w:trPrChange w:id="2187" w:author="Raul García Fernández" w:date="2017-07-03T17:06:00Z">
            <w:trPr>
              <w:trHeight w:val="2154"/>
            </w:trPr>
          </w:trPrChange>
        </w:trPr>
        <w:tc>
          <w:tcPr>
            <w:cnfStyle w:val="001000000000" w:firstRow="0" w:lastRow="0" w:firstColumn="1" w:lastColumn="0" w:oddVBand="0" w:evenVBand="0" w:oddHBand="0" w:evenHBand="0" w:firstRowFirstColumn="0" w:firstRowLastColumn="0" w:lastRowFirstColumn="0" w:lastRowLastColumn="0"/>
            <w:tcW w:w="5616" w:type="dxa"/>
            <w:tcPrChange w:id="2188" w:author="Raul García Fernández" w:date="2017-07-03T17:06:00Z">
              <w:tcPr>
                <w:tcW w:w="2302" w:type="dxa"/>
              </w:tcPr>
            </w:tcPrChange>
          </w:tcPr>
          <w:p w14:paraId="3B9C031C"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189" w:author="Raul García Fernández" w:date="2017-07-01T13:34:00Z"/>
                <w:szCs w:val="24"/>
                <w:lang w:val="en-US"/>
              </w:rPr>
            </w:pPr>
            <w:ins w:id="2190" w:author="Raul García Fernández" w:date="2017-07-01T13:34:00Z">
              <w:r w:rsidRPr="008A1BB7">
                <w:rPr>
                  <w:szCs w:val="24"/>
                  <w:lang w:val="en-US"/>
                </w:rPr>
                <w:t>/{idUser}/main</w:t>
              </w:r>
            </w:ins>
          </w:p>
          <w:p w14:paraId="6B3016F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191" w:author="Raul García Fernández" w:date="2017-07-01T13:34:00Z"/>
                <w:szCs w:val="24"/>
                <w:lang w:val="en-US"/>
              </w:rPr>
            </w:pPr>
            <w:ins w:id="2192" w:author="Raul García Fernández" w:date="2017-07-01T13:34:00Z">
              <w:r w:rsidRPr="008A1BB7">
                <w:rPr>
                  <w:szCs w:val="24"/>
                  <w:lang w:val="en-US"/>
                </w:rPr>
                <w:t>(HTTP method:GET)</w:t>
              </w:r>
            </w:ins>
          </w:p>
        </w:tc>
        <w:tc>
          <w:tcPr>
            <w:tcW w:w="1430" w:type="dxa"/>
            <w:tcPrChange w:id="2193" w:author="Raul García Fernández" w:date="2017-07-03T17:06:00Z">
              <w:tcPr>
                <w:tcW w:w="2303" w:type="dxa"/>
              </w:tcPr>
            </w:tcPrChange>
          </w:tcPr>
          <w:p w14:paraId="2EED3096"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2194" w:author="Raul García Fernández" w:date="2017-07-01T13:34:00Z"/>
                <w:szCs w:val="24"/>
                <w:lang w:val="es-ES_tradnl"/>
              </w:rPr>
            </w:pPr>
            <w:ins w:id="2195" w:author="Raul García Fernández" w:date="2017-07-01T13:34:00Z">
              <w:r w:rsidRPr="00D814BD">
                <w:rPr>
                  <w:szCs w:val="24"/>
                  <w:lang w:val="es-ES_tradnl"/>
                </w:rPr>
                <w:t>Devuelve los proyectos públicos y los grupos superiores del usuario</w:t>
              </w:r>
            </w:ins>
          </w:p>
        </w:tc>
        <w:tc>
          <w:tcPr>
            <w:tcW w:w="1163" w:type="dxa"/>
            <w:tcPrChange w:id="2196" w:author="Raul García Fernández" w:date="2017-07-03T17:06:00Z">
              <w:tcPr>
                <w:tcW w:w="2303" w:type="dxa"/>
              </w:tcPr>
            </w:tcPrChange>
          </w:tcPr>
          <w:p w14:paraId="5C6DA8E8"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2197" w:author="Raul García Fernández" w:date="2017-07-01T13:34:00Z"/>
                <w:szCs w:val="24"/>
                <w:lang w:val="es-ES_tradnl"/>
              </w:rPr>
            </w:pPr>
            <w:ins w:id="2198" w:author="Raul García Fernández" w:date="2017-07-01T13:34:00Z">
              <w:r w:rsidRPr="00D814BD">
                <w:rPr>
                  <w:szCs w:val="24"/>
                  <w:lang w:val="es-ES_tradnl"/>
                </w:rPr>
                <w:t>Vacío</w:t>
              </w:r>
            </w:ins>
          </w:p>
        </w:tc>
        <w:tc>
          <w:tcPr>
            <w:tcW w:w="1310" w:type="dxa"/>
            <w:tcPrChange w:id="2199" w:author="Raul García Fernández" w:date="2017-07-03T17:06:00Z">
              <w:tcPr>
                <w:tcW w:w="2303" w:type="dxa"/>
              </w:tcPr>
            </w:tcPrChange>
          </w:tcPr>
          <w:p w14:paraId="75F5B1E2"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2200" w:author="Raul García Fernández" w:date="2017-07-01T13:34:00Z"/>
                <w:szCs w:val="24"/>
                <w:lang w:val="es-ES_tradnl"/>
              </w:rPr>
            </w:pPr>
            <w:ins w:id="2201" w:author="Raul García Fernández" w:date="2017-07-01T13:34:00Z">
              <w:r w:rsidRPr="00D814BD">
                <w:rPr>
                  <w:szCs w:val="24"/>
                  <w:lang w:val="es-ES_tradnl"/>
                </w:rPr>
                <w:t>Devuelve un mensaje con todas las identidades de proyectos y grupos que contiene la navegación actual</w:t>
              </w:r>
            </w:ins>
          </w:p>
        </w:tc>
      </w:tr>
      <w:tr w:rsidR="001F6FA0" w14:paraId="2514201E" w14:textId="77777777" w:rsidTr="008E5B9B">
        <w:trPr>
          <w:jc w:val="center"/>
          <w:ins w:id="2202" w:author="Raul García Fernández" w:date="2017-07-01T13:34:00Z"/>
        </w:trPr>
        <w:tc>
          <w:tcPr>
            <w:cnfStyle w:val="001000000000" w:firstRow="0" w:lastRow="0" w:firstColumn="1" w:lastColumn="0" w:oddVBand="0" w:evenVBand="0" w:oddHBand="0" w:evenHBand="0" w:firstRowFirstColumn="0" w:firstRowLastColumn="0" w:lastRowFirstColumn="0" w:lastRowLastColumn="0"/>
            <w:tcW w:w="5616" w:type="dxa"/>
            <w:tcPrChange w:id="2203" w:author="Raul García Fernández" w:date="2017-07-03T17:06:00Z">
              <w:tcPr>
                <w:tcW w:w="2302" w:type="dxa"/>
              </w:tcPr>
            </w:tcPrChange>
          </w:tcPr>
          <w:p w14:paraId="7CA8CF1F" w14:textId="77777777" w:rsidR="001F6FA0" w:rsidRPr="008A1BB7" w:rsidRDefault="001F6FA0" w:rsidP="005B364A">
            <w:pPr>
              <w:jc w:val="center"/>
              <w:rPr>
                <w:ins w:id="2204" w:author="Raul García Fernández" w:date="2017-07-01T13:34:00Z"/>
                <w:szCs w:val="24"/>
                <w:lang w:val="en-US"/>
              </w:rPr>
            </w:pPr>
            <w:ins w:id="2205" w:author="Raul García Fernández" w:date="2017-07-01T13:34:00Z">
              <w:r w:rsidRPr="008A1BB7">
                <w:rPr>
                  <w:szCs w:val="24"/>
                  <w:lang w:val="en-US"/>
                </w:rPr>
                <w:t>/{idUser}/enter/{groupID}</w:t>
              </w:r>
            </w:ins>
          </w:p>
          <w:p w14:paraId="731EC1FC" w14:textId="77777777" w:rsidR="001F6FA0" w:rsidRPr="008A1BB7" w:rsidRDefault="001F6FA0" w:rsidP="005B364A">
            <w:pPr>
              <w:jc w:val="center"/>
              <w:rPr>
                <w:ins w:id="2206" w:author="Raul García Fernández" w:date="2017-07-01T13:34:00Z"/>
                <w:szCs w:val="24"/>
                <w:lang w:val="en-US"/>
              </w:rPr>
            </w:pPr>
            <w:ins w:id="2207" w:author="Raul García Fernández" w:date="2017-07-01T13:34:00Z">
              <w:r w:rsidRPr="008A1BB7">
                <w:rPr>
                  <w:szCs w:val="24"/>
                  <w:lang w:val="en-US"/>
                </w:rPr>
                <w:t>(HTTP method:GET)</w:t>
              </w:r>
            </w:ins>
          </w:p>
        </w:tc>
        <w:tc>
          <w:tcPr>
            <w:tcW w:w="1430" w:type="dxa"/>
            <w:tcPrChange w:id="2208" w:author="Raul García Fernández" w:date="2017-07-03T17:06:00Z">
              <w:tcPr>
                <w:tcW w:w="2303" w:type="dxa"/>
              </w:tcPr>
            </w:tcPrChange>
          </w:tcPr>
          <w:p w14:paraId="7E04C5C6" w14:textId="77777777" w:rsidR="001F6FA0" w:rsidRPr="00D814BD" w:rsidRDefault="001F6FA0" w:rsidP="005B364A">
            <w:pPr>
              <w:jc w:val="center"/>
              <w:cnfStyle w:val="000000000000" w:firstRow="0" w:lastRow="0" w:firstColumn="0" w:lastColumn="0" w:oddVBand="0" w:evenVBand="0" w:oddHBand="0" w:evenHBand="0" w:firstRowFirstColumn="0" w:firstRowLastColumn="0" w:lastRowFirstColumn="0" w:lastRowLastColumn="0"/>
              <w:rPr>
                <w:ins w:id="2209" w:author="Raul García Fernández" w:date="2017-07-01T13:34:00Z"/>
                <w:szCs w:val="24"/>
                <w:lang w:val="es-ES_tradnl"/>
              </w:rPr>
            </w:pPr>
            <w:ins w:id="2210" w:author="Raul García Fernández" w:date="2017-07-01T13:34:00Z">
              <w:r w:rsidRPr="00D814BD">
                <w:rPr>
                  <w:szCs w:val="24"/>
                  <w:lang w:val="es-ES_tradnl"/>
                </w:rPr>
                <w:t>Devuelve todos los proyectos y grupos que puede visualizar el usuario</w:t>
              </w:r>
            </w:ins>
          </w:p>
        </w:tc>
        <w:tc>
          <w:tcPr>
            <w:tcW w:w="1163" w:type="dxa"/>
            <w:tcPrChange w:id="2211" w:author="Raul García Fernández" w:date="2017-07-03T17:06:00Z">
              <w:tcPr>
                <w:tcW w:w="2303" w:type="dxa"/>
              </w:tcPr>
            </w:tcPrChange>
          </w:tcPr>
          <w:p w14:paraId="1824260F" w14:textId="77777777" w:rsidR="001F6FA0" w:rsidRPr="00D814BD" w:rsidRDefault="001F6FA0" w:rsidP="005B364A">
            <w:pPr>
              <w:jc w:val="center"/>
              <w:cnfStyle w:val="000000000000" w:firstRow="0" w:lastRow="0" w:firstColumn="0" w:lastColumn="0" w:oddVBand="0" w:evenVBand="0" w:oddHBand="0" w:evenHBand="0" w:firstRowFirstColumn="0" w:firstRowLastColumn="0" w:lastRowFirstColumn="0" w:lastRowLastColumn="0"/>
              <w:rPr>
                <w:ins w:id="2212" w:author="Raul García Fernández" w:date="2017-07-01T13:34:00Z"/>
                <w:szCs w:val="24"/>
                <w:lang w:val="es-ES_tradnl"/>
              </w:rPr>
            </w:pPr>
            <w:ins w:id="2213" w:author="Raul García Fernández" w:date="2017-07-01T13:34:00Z">
              <w:r w:rsidRPr="00D814BD">
                <w:rPr>
                  <w:szCs w:val="24"/>
                  <w:lang w:val="es-ES_tradnl"/>
                </w:rPr>
                <w:t>Vacío</w:t>
              </w:r>
            </w:ins>
          </w:p>
        </w:tc>
        <w:tc>
          <w:tcPr>
            <w:tcW w:w="1310" w:type="dxa"/>
            <w:tcPrChange w:id="2214" w:author="Raul García Fernández" w:date="2017-07-03T17:06:00Z">
              <w:tcPr>
                <w:tcW w:w="2303" w:type="dxa"/>
              </w:tcPr>
            </w:tcPrChange>
          </w:tcPr>
          <w:p w14:paraId="3DD4BAEE" w14:textId="77777777" w:rsidR="001F6FA0" w:rsidRPr="00D814BD" w:rsidRDefault="001F6FA0" w:rsidP="005B364A">
            <w:pPr>
              <w:jc w:val="center"/>
              <w:cnfStyle w:val="000000000000" w:firstRow="0" w:lastRow="0" w:firstColumn="0" w:lastColumn="0" w:oddVBand="0" w:evenVBand="0" w:oddHBand="0" w:evenHBand="0" w:firstRowFirstColumn="0" w:firstRowLastColumn="0" w:lastRowFirstColumn="0" w:lastRowLastColumn="0"/>
              <w:rPr>
                <w:ins w:id="2215" w:author="Raul García Fernández" w:date="2017-07-01T13:34:00Z"/>
                <w:szCs w:val="24"/>
                <w:lang w:val="es-ES_tradnl"/>
              </w:rPr>
            </w:pPr>
            <w:ins w:id="2216" w:author="Raul García Fernández" w:date="2017-07-01T13:34:00Z">
              <w:r w:rsidRPr="00D814BD">
                <w:rPr>
                  <w:szCs w:val="24"/>
                  <w:lang w:val="es-ES_tradnl"/>
                </w:rPr>
                <w:t>Devuelve un mensaje con todas las identidades de proyectos y grupos que contiene la navegación actual</w:t>
              </w:r>
            </w:ins>
          </w:p>
        </w:tc>
      </w:tr>
      <w:tr w:rsidR="001F6FA0" w14:paraId="0A8CD9BE" w14:textId="77777777" w:rsidTr="008E5B9B">
        <w:trPr>
          <w:cnfStyle w:val="000000100000" w:firstRow="0" w:lastRow="0" w:firstColumn="0" w:lastColumn="0" w:oddVBand="0" w:evenVBand="0" w:oddHBand="1" w:evenHBand="0" w:firstRowFirstColumn="0" w:firstRowLastColumn="0" w:lastRowFirstColumn="0" w:lastRowLastColumn="0"/>
          <w:jc w:val="center"/>
          <w:ins w:id="2217" w:author="Raul García Fernández" w:date="2017-07-01T13:34:00Z"/>
        </w:trPr>
        <w:tc>
          <w:tcPr>
            <w:cnfStyle w:val="001000000000" w:firstRow="0" w:lastRow="0" w:firstColumn="1" w:lastColumn="0" w:oddVBand="0" w:evenVBand="0" w:oddHBand="0" w:evenHBand="0" w:firstRowFirstColumn="0" w:firstRowLastColumn="0" w:lastRowFirstColumn="0" w:lastRowLastColumn="0"/>
            <w:tcW w:w="5616" w:type="dxa"/>
            <w:tcPrChange w:id="2218" w:author="Raul García Fernández" w:date="2017-07-03T17:06:00Z">
              <w:tcPr>
                <w:tcW w:w="2302" w:type="dxa"/>
              </w:tcPr>
            </w:tcPrChange>
          </w:tcPr>
          <w:p w14:paraId="1020E8B5"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219" w:author="Raul García Fernández" w:date="2017-07-01T13:34:00Z"/>
                <w:szCs w:val="24"/>
                <w:lang w:val="en-US"/>
              </w:rPr>
            </w:pPr>
            <w:ins w:id="2220" w:author="Raul García Fernández" w:date="2017-07-01T13:34:00Z">
              <w:r w:rsidRPr="008A1BB7">
                <w:rPr>
                  <w:szCs w:val="24"/>
                  <w:lang w:val="en-US"/>
                </w:rPr>
                <w:t>/{idUser}/public</w:t>
              </w:r>
            </w:ins>
          </w:p>
          <w:p w14:paraId="598C1802" w14:textId="77777777" w:rsidR="001F6FA0" w:rsidRPr="008A1BB7" w:rsidRDefault="001F6FA0" w:rsidP="005B364A">
            <w:pPr>
              <w:jc w:val="center"/>
              <w:cnfStyle w:val="001000100000" w:firstRow="0" w:lastRow="0" w:firstColumn="1" w:lastColumn="0" w:oddVBand="0" w:evenVBand="0" w:oddHBand="1" w:evenHBand="0" w:firstRowFirstColumn="0" w:firstRowLastColumn="0" w:lastRowFirstColumn="0" w:lastRowLastColumn="0"/>
              <w:rPr>
                <w:ins w:id="2221" w:author="Raul García Fernández" w:date="2017-07-01T13:34:00Z"/>
                <w:szCs w:val="24"/>
                <w:lang w:val="en-US"/>
              </w:rPr>
            </w:pPr>
            <w:ins w:id="2222" w:author="Raul García Fernández" w:date="2017-07-01T13:34:00Z">
              <w:r w:rsidRPr="008A1BB7">
                <w:rPr>
                  <w:szCs w:val="24"/>
                  <w:lang w:val="en-US"/>
                </w:rPr>
                <w:t>(HTTP method:GET)</w:t>
              </w:r>
            </w:ins>
          </w:p>
        </w:tc>
        <w:tc>
          <w:tcPr>
            <w:tcW w:w="1430" w:type="dxa"/>
            <w:tcPrChange w:id="2223" w:author="Raul García Fernández" w:date="2017-07-03T17:06:00Z">
              <w:tcPr>
                <w:tcW w:w="2303" w:type="dxa"/>
              </w:tcPr>
            </w:tcPrChange>
          </w:tcPr>
          <w:p w14:paraId="6E81DDAA"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2224" w:author="Raul García Fernández" w:date="2017-07-01T13:34:00Z"/>
                <w:szCs w:val="24"/>
                <w:lang w:val="es-ES_tradnl"/>
              </w:rPr>
            </w:pPr>
            <w:ins w:id="2225" w:author="Raul García Fernández" w:date="2017-07-01T13:34:00Z">
              <w:r w:rsidRPr="00D814BD">
                <w:rPr>
                  <w:szCs w:val="24"/>
                  <w:lang w:val="es-ES_tradnl"/>
                </w:rPr>
                <w:t>Devuelve la información del grupo publico</w:t>
              </w:r>
            </w:ins>
          </w:p>
        </w:tc>
        <w:tc>
          <w:tcPr>
            <w:tcW w:w="1163" w:type="dxa"/>
            <w:tcPrChange w:id="2226" w:author="Raul García Fernández" w:date="2017-07-03T17:06:00Z">
              <w:tcPr>
                <w:tcW w:w="2303" w:type="dxa"/>
              </w:tcPr>
            </w:tcPrChange>
          </w:tcPr>
          <w:p w14:paraId="0721B3E7"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2227" w:author="Raul García Fernández" w:date="2017-07-01T13:34:00Z"/>
                <w:szCs w:val="24"/>
                <w:lang w:val="es-ES_tradnl"/>
              </w:rPr>
            </w:pPr>
            <w:ins w:id="2228" w:author="Raul García Fernández" w:date="2017-07-01T13:34:00Z">
              <w:r w:rsidRPr="00D814BD">
                <w:rPr>
                  <w:szCs w:val="24"/>
                  <w:lang w:val="es-ES_tradnl"/>
                </w:rPr>
                <w:t>Vacío</w:t>
              </w:r>
            </w:ins>
          </w:p>
        </w:tc>
        <w:tc>
          <w:tcPr>
            <w:tcW w:w="1310" w:type="dxa"/>
            <w:tcPrChange w:id="2229" w:author="Raul García Fernández" w:date="2017-07-03T17:06:00Z">
              <w:tcPr>
                <w:tcW w:w="2303" w:type="dxa"/>
              </w:tcPr>
            </w:tcPrChange>
          </w:tcPr>
          <w:p w14:paraId="32FF632F" w14:textId="77777777" w:rsidR="001F6FA0" w:rsidRPr="00D814BD" w:rsidRDefault="001F6FA0" w:rsidP="005B364A">
            <w:pPr>
              <w:jc w:val="center"/>
              <w:cnfStyle w:val="000000100000" w:firstRow="0" w:lastRow="0" w:firstColumn="0" w:lastColumn="0" w:oddVBand="0" w:evenVBand="0" w:oddHBand="1" w:evenHBand="0" w:firstRowFirstColumn="0" w:firstRowLastColumn="0" w:lastRowFirstColumn="0" w:lastRowLastColumn="0"/>
              <w:rPr>
                <w:ins w:id="2230" w:author="Raul García Fernández" w:date="2017-07-01T13:34:00Z"/>
                <w:szCs w:val="24"/>
                <w:lang w:val="es-ES_tradnl"/>
              </w:rPr>
            </w:pPr>
            <w:ins w:id="2231" w:author="Raul García Fernández" w:date="2017-07-01T13:34:00Z">
              <w:r w:rsidRPr="00D814BD">
                <w:rPr>
                  <w:szCs w:val="24"/>
                  <w:lang w:val="es-ES_tradnl"/>
                </w:rPr>
                <w:t>Devuelve un mensaje con la entidad del grupo publico</w:t>
              </w:r>
            </w:ins>
          </w:p>
        </w:tc>
      </w:tr>
    </w:tbl>
    <w:p w14:paraId="339D35CB" w14:textId="5599FCBA" w:rsidR="001F6FA0" w:rsidRDefault="001F6FA0">
      <w:pPr>
        <w:jc w:val="left"/>
        <w:rPr>
          <w:ins w:id="2232" w:author="Raul García Fernández" w:date="2017-07-01T12:54:00Z"/>
        </w:rPr>
        <w:pPrChange w:id="2233" w:author="Raul García Fernández" w:date="2017-07-03T17:06:00Z">
          <w:pPr>
            <w:ind w:firstLine="360"/>
            <w:jc w:val="center"/>
          </w:pPr>
        </w:pPrChange>
      </w:pPr>
    </w:p>
    <w:p w14:paraId="3C73FC50" w14:textId="77777777" w:rsidR="004A7A34" w:rsidRPr="003273F1" w:rsidRDefault="004A7A34">
      <w:pPr>
        <w:ind w:firstLine="360"/>
        <w:jc w:val="left"/>
        <w:pPrChange w:id="2234" w:author="Raul García Fernández" w:date="2017-07-01T12:54:00Z">
          <w:pPr>
            <w:ind w:firstLine="360"/>
            <w:jc w:val="center"/>
          </w:pPr>
        </w:pPrChange>
      </w:pPr>
    </w:p>
    <w:p w14:paraId="46CEDA7D" w14:textId="27E941CC" w:rsidR="0006462F" w:rsidRPr="00367A5A" w:rsidRDefault="00F56FB7" w:rsidP="00126CCD">
      <w:pPr>
        <w:pStyle w:val="Ttulo2"/>
      </w:pPr>
      <w:r>
        <w:t xml:space="preserve"> </w:t>
      </w:r>
      <w:del w:id="2235" w:author="RAQUEL BLANCO AGUIRRE" w:date="2017-06-28T19:05:00Z">
        <w:r w:rsidR="0006462F" w:rsidRPr="003273F1" w:rsidDel="00253E57">
          <w:delText xml:space="preserve">DS-Subsistema repositorio Web: </w:delText>
        </w:r>
      </w:del>
      <w:bookmarkStart w:id="2236" w:name="_Toc487483491"/>
      <w:r w:rsidR="0006462F" w:rsidRPr="003273F1">
        <w:t>Capa Negocio</w:t>
      </w:r>
      <w:bookmarkEnd w:id="2236"/>
    </w:p>
    <w:p w14:paraId="08A0D1F8" w14:textId="77777777" w:rsidR="0006462F" w:rsidRPr="003273F1" w:rsidRDefault="0006462F" w:rsidP="00F56FB7">
      <w:pPr>
        <w:ind w:firstLine="708"/>
      </w:pPr>
      <w:r w:rsidRPr="003273F1">
        <w:t xml:space="preserve">La función principal de la capa negocio es el gestionar y operar las diferentes opciones de los servicios que proporciona el repositorio. Esta capa estará enteramente implementada en java sin la utilización de </w:t>
      </w:r>
      <w:r w:rsidR="00F56FB7" w:rsidRPr="003273F1">
        <w:t>ningún</w:t>
      </w:r>
      <w:r w:rsidRPr="003273F1">
        <w:t xml:space="preserve"> framework.</w:t>
      </w:r>
    </w:p>
    <w:p w14:paraId="1CA3C16E" w14:textId="77777777" w:rsidR="0006462F" w:rsidRPr="003273F1" w:rsidRDefault="0006462F" w:rsidP="00F56FB7">
      <w:r w:rsidRPr="003273F1">
        <w:lastRenderedPageBreak/>
        <w:t xml:space="preserve">Esta capa estará implementada utilizando dos patrones de diseño. Estos patrones facilitan la utilización de códigos en su desarrollo y ampliaciones. La capa utiliza una </w:t>
      </w:r>
      <w:r w:rsidR="0035469B" w:rsidRPr="003273F1">
        <w:t>factoría</w:t>
      </w:r>
      <w:r w:rsidRPr="003273F1">
        <w:t xml:space="preserve"> </w:t>
      </w:r>
      <w:r w:rsidR="0035469B" w:rsidRPr="003273F1">
        <w:t>básica</w:t>
      </w:r>
      <w:r w:rsidRPr="003273F1">
        <w:t xml:space="preserve"> que crea los </w:t>
      </w:r>
      <w:r w:rsidR="00F56FB7" w:rsidRPr="003273F1">
        <w:t>diversos servicios</w:t>
      </w:r>
      <w:r w:rsidR="00367A5A">
        <w:t xml:space="preserve"> (capas)</w:t>
      </w:r>
      <w:r w:rsidR="0035469B" w:rsidRPr="003273F1">
        <w:t xml:space="preserve">, los cuales serán implementados utilizando el tipo </w:t>
      </w:r>
      <w:r w:rsidR="0035469B" w:rsidRPr="00E0371F">
        <w:rPr>
          <w:i/>
          <w:rPrChange w:id="2237" w:author="RAQUEL BLANCO AGUIRRE" w:date="2017-06-28T19:06:00Z">
            <w:rPr/>
          </w:rPrChange>
        </w:rPr>
        <w:t>singleton</w:t>
      </w:r>
      <w:r w:rsidR="0035469B" w:rsidRPr="003273F1">
        <w:t xml:space="preserve"> para que su propia existencia sea única. </w:t>
      </w:r>
    </w:p>
    <w:p w14:paraId="5140647D" w14:textId="77777777" w:rsidR="00F56FB7" w:rsidRDefault="0035469B" w:rsidP="005E22B3">
      <w:pPr>
        <w:keepNext/>
        <w:ind w:firstLine="360"/>
        <w:jc w:val="center"/>
      </w:pPr>
      <w:commentRangeStart w:id="2238"/>
      <w:commentRangeStart w:id="2239"/>
      <w:r w:rsidRPr="003273F1">
        <w:rPr>
          <w:noProof/>
          <w:lang w:eastAsia="es-ES"/>
        </w:rPr>
        <w:drawing>
          <wp:inline distT="0" distB="0" distL="0" distR="0" wp14:anchorId="5D6DDC9C" wp14:editId="5AB52C5B">
            <wp:extent cx="4038600" cy="2221208"/>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28">
                      <a:extLst>
                        <a:ext uri="{28A0092B-C50C-407E-A947-70E740481C1C}">
                          <a14:useLocalDpi xmlns:a14="http://schemas.microsoft.com/office/drawing/2010/main" val="0"/>
                        </a:ext>
                      </a:extLst>
                    </a:blip>
                    <a:stretch>
                      <a:fillRect/>
                    </a:stretch>
                  </pic:blipFill>
                  <pic:spPr>
                    <a:xfrm>
                      <a:off x="0" y="0"/>
                      <a:ext cx="4055319" cy="2230404"/>
                    </a:xfrm>
                    <a:prstGeom prst="rect">
                      <a:avLst/>
                    </a:prstGeom>
                  </pic:spPr>
                </pic:pic>
              </a:graphicData>
            </a:graphic>
          </wp:inline>
        </w:drawing>
      </w:r>
      <w:commentRangeEnd w:id="2238"/>
      <w:r w:rsidR="00E0371F">
        <w:rPr>
          <w:rStyle w:val="Refdecomentario"/>
        </w:rPr>
        <w:commentReference w:id="2238"/>
      </w:r>
      <w:commentRangeEnd w:id="2239"/>
      <w:r w:rsidR="00552321">
        <w:rPr>
          <w:rStyle w:val="Refdecomentario"/>
        </w:rPr>
        <w:commentReference w:id="2239"/>
      </w:r>
    </w:p>
    <w:p w14:paraId="2E5BECD9" w14:textId="59C8BCCD" w:rsidR="007E0D1B" w:rsidRPr="003273F1" w:rsidRDefault="00F56FB7" w:rsidP="005E22B3">
      <w:pPr>
        <w:pStyle w:val="Descripcin"/>
      </w:pPr>
      <w:bookmarkStart w:id="2240" w:name="_Toc481185455"/>
      <w:bookmarkStart w:id="2241" w:name="_Toc487483557"/>
      <w:r>
        <w:t xml:space="preserve">Ilustración </w:t>
      </w:r>
      <w:fldSimple w:instr=" STYLEREF 1 \s ">
        <w:r w:rsidR="007E0E3F">
          <w:rPr>
            <w:noProof/>
          </w:rPr>
          <w:t>3</w:t>
        </w:r>
      </w:fldSimple>
      <w:r w:rsidR="005E22B3">
        <w:noBreakHyphen/>
      </w:r>
      <w:fldSimple w:instr=" SEQ Ilustración \* ARABIC \s 1 ">
        <w:r w:rsidR="007E0E3F">
          <w:rPr>
            <w:noProof/>
          </w:rPr>
          <w:t>3</w:t>
        </w:r>
      </w:fldSimple>
      <w:r>
        <w:t xml:space="preserve"> Esquema Servicios Negocio</w:t>
      </w:r>
      <w:bookmarkEnd w:id="2240"/>
      <w:bookmarkEnd w:id="2241"/>
    </w:p>
    <w:p w14:paraId="179A07B8" w14:textId="1F38D3E5" w:rsidR="008F734A" w:rsidRPr="003273F1" w:rsidRDefault="00F56FB7" w:rsidP="00126CCD">
      <w:pPr>
        <w:pStyle w:val="Ttulo2"/>
      </w:pPr>
      <w:r>
        <w:t xml:space="preserve"> </w:t>
      </w:r>
      <w:del w:id="2242" w:author="RAQUEL BLANCO AGUIRRE" w:date="2017-06-28T19:06:00Z">
        <w:r w:rsidR="008F734A" w:rsidRPr="00F56FB7" w:rsidDel="00E0371F">
          <w:delText>DS- Subsistema repositorio</w:delText>
        </w:r>
        <w:r w:rsidRPr="00F56FB7" w:rsidDel="00E0371F">
          <w:delText xml:space="preserve"> Web</w:delText>
        </w:r>
        <w:r w:rsidR="008F734A" w:rsidRPr="00F56FB7" w:rsidDel="00E0371F">
          <w:delText xml:space="preserve">: </w:delText>
        </w:r>
      </w:del>
      <w:bookmarkStart w:id="2243" w:name="_Toc487483492"/>
      <w:r w:rsidR="008F734A" w:rsidRPr="00F56FB7">
        <w:t>Capa de datos</w:t>
      </w:r>
      <w:bookmarkEnd w:id="2243"/>
    </w:p>
    <w:p w14:paraId="0B26CAE1" w14:textId="6225C524" w:rsidR="005E22B3" w:rsidRDefault="008F734A" w:rsidP="00E0697E">
      <w:pPr>
        <w:ind w:firstLine="360"/>
        <w:rPr>
          <w:noProof/>
          <w:lang w:eastAsia="es-ES"/>
        </w:rPr>
      </w:pPr>
      <w:r w:rsidRPr="003273F1">
        <w:t xml:space="preserve">El objetivo de la capa de datos es el de ser </w:t>
      </w:r>
      <w:r w:rsidR="009F1C56">
        <w:t xml:space="preserve">el </w:t>
      </w:r>
      <w:r w:rsidRPr="003273F1">
        <w:t xml:space="preserve">intermediario entre las demás capas y la base de datos. Esta capa traduce los datos </w:t>
      </w:r>
      <w:r w:rsidR="0072734C">
        <w:t>existentes en</w:t>
      </w:r>
      <w:r w:rsidRPr="003273F1">
        <w:t xml:space="preserve"> la base de datos en entidades</w:t>
      </w:r>
      <w:r w:rsidR="0072734C">
        <w:t xml:space="preserve"> o clases</w:t>
      </w:r>
      <w:r w:rsidRPr="003273F1">
        <w:t xml:space="preserve"> del modelo e introduce dat</w:t>
      </w:r>
      <w:r w:rsidR="00367A5A">
        <w:t xml:space="preserve">os nuevos en la base de datos. </w:t>
      </w:r>
      <w:r w:rsidR="008830FC" w:rsidRPr="003273F1">
        <w:t xml:space="preserve">Para desarrollar esta capa se </w:t>
      </w:r>
      <w:r w:rsidR="00E0697E" w:rsidRPr="003273F1">
        <w:t>creará</w:t>
      </w:r>
      <w:ins w:id="2244" w:author="RAQUEL BLANCO AGUIRRE" w:date="2017-06-28T19:07:00Z">
        <w:r w:rsidR="00E0371F">
          <w:t>n</w:t>
        </w:r>
      </w:ins>
      <w:r w:rsidR="008830FC" w:rsidRPr="003273F1">
        <w:t xml:space="preserve"> clases para la manipulación de datos de cada entidad en la base de datos. Todas ellas serán creadas por una clase factoría básica que implementara una interfaz básica para comunicarse con l</w:t>
      </w:r>
      <w:r w:rsidR="0072734C">
        <w:t>os demás módulos del subsistema.</w:t>
      </w:r>
      <w:r w:rsidR="005E22B3" w:rsidRPr="005E22B3">
        <w:rPr>
          <w:noProof/>
          <w:lang w:eastAsia="es-ES"/>
        </w:rPr>
        <w:t xml:space="preserve"> </w:t>
      </w:r>
    </w:p>
    <w:p w14:paraId="6A41D395" w14:textId="77777777" w:rsidR="00F56FB7" w:rsidRDefault="005E22B3" w:rsidP="005E22B3">
      <w:pPr>
        <w:ind w:firstLine="360"/>
        <w:jc w:val="center"/>
      </w:pPr>
      <w:r w:rsidRPr="003273F1">
        <w:rPr>
          <w:noProof/>
          <w:lang w:eastAsia="es-ES"/>
        </w:rPr>
        <w:drawing>
          <wp:inline distT="0" distB="0" distL="0" distR="0" wp14:anchorId="7373772C" wp14:editId="2FAFC434">
            <wp:extent cx="4562475" cy="3938284"/>
            <wp:effectExtent l="0" t="0" r="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png"/>
                    <pic:cNvPicPr/>
                  </pic:nvPicPr>
                  <pic:blipFill>
                    <a:blip r:embed="rId29">
                      <a:extLst>
                        <a:ext uri="{28A0092B-C50C-407E-A947-70E740481C1C}">
                          <a14:useLocalDpi xmlns:a14="http://schemas.microsoft.com/office/drawing/2010/main" val="0"/>
                        </a:ext>
                      </a:extLst>
                    </a:blip>
                    <a:stretch>
                      <a:fillRect/>
                    </a:stretch>
                  </pic:blipFill>
                  <pic:spPr>
                    <a:xfrm>
                      <a:off x="0" y="0"/>
                      <a:ext cx="4567730" cy="3942820"/>
                    </a:xfrm>
                    <a:prstGeom prst="rect">
                      <a:avLst/>
                    </a:prstGeom>
                  </pic:spPr>
                </pic:pic>
              </a:graphicData>
            </a:graphic>
          </wp:inline>
        </w:drawing>
      </w:r>
    </w:p>
    <w:p w14:paraId="7A5EDDA8" w14:textId="3325B4D1" w:rsidR="008830FC" w:rsidRPr="003273F1" w:rsidRDefault="00F56FB7" w:rsidP="00F56FB7">
      <w:pPr>
        <w:pStyle w:val="Descripcin"/>
        <w:jc w:val="center"/>
      </w:pPr>
      <w:bookmarkStart w:id="2245" w:name="_Toc481185456"/>
      <w:bookmarkStart w:id="2246" w:name="_Toc487483558"/>
      <w:r>
        <w:lastRenderedPageBreak/>
        <w:t xml:space="preserve">Ilustración </w:t>
      </w:r>
      <w:fldSimple w:instr=" STYLEREF 1 \s ">
        <w:r w:rsidR="007E0E3F">
          <w:rPr>
            <w:noProof/>
          </w:rPr>
          <w:t>3</w:t>
        </w:r>
      </w:fldSimple>
      <w:r w:rsidR="005E22B3">
        <w:noBreakHyphen/>
      </w:r>
      <w:fldSimple w:instr=" SEQ Ilustración \* ARABIC \s 1 ">
        <w:r w:rsidR="007E0E3F">
          <w:rPr>
            <w:noProof/>
          </w:rPr>
          <w:t>4</w:t>
        </w:r>
      </w:fldSimple>
      <w:r>
        <w:t xml:space="preserve"> Esquema DAO Entidades</w:t>
      </w:r>
      <w:bookmarkEnd w:id="2245"/>
      <w:bookmarkEnd w:id="2246"/>
    </w:p>
    <w:p w14:paraId="246A70C4" w14:textId="09A77044" w:rsidR="00560174" w:rsidRPr="003273F1" w:rsidRDefault="00641294" w:rsidP="008F734A">
      <w:pPr>
        <w:ind w:firstLine="360"/>
      </w:pPr>
      <w:ins w:id="2247" w:author="RAQUEL BLANCO AGUIRRE" w:date="2017-06-28T19:11:00Z">
        <w:r>
          <w:t xml:space="preserve">Puesto que </w:t>
        </w:r>
      </w:ins>
      <w:r w:rsidR="0072734C">
        <w:t>Neo4j</w:t>
      </w:r>
      <w:ins w:id="2248" w:author="RAQUEL BLANCO AGUIRRE" w:date="2017-06-28T19:11:00Z">
        <w:r>
          <w:t xml:space="preserve"> también almacena</w:t>
        </w:r>
      </w:ins>
      <w:ins w:id="2249" w:author="RAQUEL BLANCO AGUIRRE" w:date="2017-06-28T19:12:00Z">
        <w:r>
          <w:t xml:space="preserve"> las relaciones entre los nodos que representan a las entidades, es necesario</w:t>
        </w:r>
      </w:ins>
      <w:del w:id="2250" w:author="RAQUEL BLANCO AGUIRRE" w:date="2017-06-28T19:12:00Z">
        <w:r w:rsidR="0072734C" w:rsidDel="00641294">
          <w:delText xml:space="preserve"> </w:delText>
        </w:r>
        <w:r w:rsidR="00560174" w:rsidRPr="003273F1" w:rsidDel="00641294">
          <w:delText>a parte de las entidades</w:delText>
        </w:r>
        <w:r w:rsidR="0072734C" w:rsidDel="00641294">
          <w:delText>, tiene</w:delText>
        </w:r>
        <w:r w:rsidR="00560174" w:rsidRPr="003273F1" w:rsidDel="00641294">
          <w:delText xml:space="preserve"> relaciones entre ellas es por eso que necesitamos</w:delText>
        </w:r>
      </w:del>
      <w:r w:rsidR="00560174" w:rsidRPr="003273F1">
        <w:t xml:space="preserve"> crear clases para la </w:t>
      </w:r>
      <w:r w:rsidR="00F56FB7" w:rsidRPr="003273F1">
        <w:t>gestión</w:t>
      </w:r>
      <w:r w:rsidR="00560174" w:rsidRPr="003273F1">
        <w:t xml:space="preserve"> de </w:t>
      </w:r>
      <w:ins w:id="2251" w:author="RAQUEL BLANCO AGUIRRE" w:date="2017-06-28T19:12:00Z">
        <w:r>
          <w:t>dichas</w:t>
        </w:r>
      </w:ins>
      <w:del w:id="2252" w:author="RAQUEL BLANCO AGUIRRE" w:date="2017-06-28T19:12:00Z">
        <w:r w:rsidR="00560174" w:rsidRPr="003273F1" w:rsidDel="00641294">
          <w:delText>las</w:delText>
        </w:r>
      </w:del>
      <w:r w:rsidR="00560174" w:rsidRPr="003273F1">
        <w:t xml:space="preserve"> relaciones</w:t>
      </w:r>
      <w:del w:id="2253" w:author="RAQUEL BLANCO AGUIRRE" w:date="2017-06-28T19:12:00Z">
        <w:r w:rsidR="0072734C" w:rsidDel="00641294">
          <w:delText xml:space="preserve"> al igual que las creamos para las entidades</w:delText>
        </w:r>
      </w:del>
      <w:r w:rsidR="00560174" w:rsidRPr="003273F1">
        <w:t xml:space="preserve">. </w:t>
      </w:r>
    </w:p>
    <w:p w14:paraId="2274D710" w14:textId="77777777" w:rsidR="00F56FB7" w:rsidRDefault="00560174" w:rsidP="00F56FB7">
      <w:pPr>
        <w:keepNext/>
        <w:ind w:firstLine="360"/>
        <w:jc w:val="center"/>
      </w:pPr>
      <w:r w:rsidRPr="003273F1">
        <w:rPr>
          <w:noProof/>
          <w:lang w:eastAsia="es-ES"/>
        </w:rPr>
        <w:drawing>
          <wp:inline distT="0" distB="0" distL="0" distR="0" wp14:anchorId="0506C40E" wp14:editId="6F9BF34C">
            <wp:extent cx="4391025" cy="379803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3.png"/>
                    <pic:cNvPicPr/>
                  </pic:nvPicPr>
                  <pic:blipFill>
                    <a:blip r:embed="rId30">
                      <a:extLst>
                        <a:ext uri="{28A0092B-C50C-407E-A947-70E740481C1C}">
                          <a14:useLocalDpi xmlns:a14="http://schemas.microsoft.com/office/drawing/2010/main" val="0"/>
                        </a:ext>
                      </a:extLst>
                    </a:blip>
                    <a:stretch>
                      <a:fillRect/>
                    </a:stretch>
                  </pic:blipFill>
                  <pic:spPr>
                    <a:xfrm>
                      <a:off x="0" y="0"/>
                      <a:ext cx="4401447" cy="3807050"/>
                    </a:xfrm>
                    <a:prstGeom prst="rect">
                      <a:avLst/>
                    </a:prstGeom>
                  </pic:spPr>
                </pic:pic>
              </a:graphicData>
            </a:graphic>
          </wp:inline>
        </w:drawing>
      </w:r>
    </w:p>
    <w:p w14:paraId="776B3BB4" w14:textId="09F46E28" w:rsidR="00560174" w:rsidRPr="003273F1" w:rsidRDefault="00F56FB7" w:rsidP="00F56FB7">
      <w:pPr>
        <w:pStyle w:val="Descripcin"/>
        <w:jc w:val="center"/>
      </w:pPr>
      <w:bookmarkStart w:id="2254" w:name="_Toc481185457"/>
      <w:bookmarkStart w:id="2255" w:name="_Toc487483559"/>
      <w:r>
        <w:t xml:space="preserve">Ilustración </w:t>
      </w:r>
      <w:fldSimple w:instr=" STYLEREF 1 \s ">
        <w:r w:rsidR="007E0E3F">
          <w:rPr>
            <w:noProof/>
          </w:rPr>
          <w:t>3</w:t>
        </w:r>
      </w:fldSimple>
      <w:r w:rsidR="005E22B3">
        <w:noBreakHyphen/>
      </w:r>
      <w:fldSimple w:instr=" SEQ Ilustración \* ARABIC \s 1 ">
        <w:r w:rsidR="007E0E3F">
          <w:rPr>
            <w:noProof/>
          </w:rPr>
          <w:t>5</w:t>
        </w:r>
      </w:fldSimple>
      <w:r>
        <w:t xml:space="preserve"> Esquema DAO Relaciones</w:t>
      </w:r>
      <w:bookmarkEnd w:id="2254"/>
      <w:bookmarkEnd w:id="2255"/>
    </w:p>
    <w:p w14:paraId="67DE5FC0" w14:textId="47540F34" w:rsidR="006E1D0B" w:rsidRPr="006E1D0B" w:rsidRDefault="006E1D0B" w:rsidP="00126CCD">
      <w:pPr>
        <w:pStyle w:val="Ttulo2"/>
      </w:pPr>
      <w:r>
        <w:t xml:space="preserve"> </w:t>
      </w:r>
      <w:del w:id="2256" w:author="RAQUEL BLANCO AGUIRRE" w:date="2017-06-28T19:12:00Z">
        <w:r w:rsidR="00B53DCA" w:rsidRPr="006E1D0B" w:rsidDel="009B72F7">
          <w:delText xml:space="preserve">DS-Subsistema repositorio: </w:delText>
        </w:r>
      </w:del>
      <w:bookmarkStart w:id="2257" w:name="_Toc487483493"/>
      <w:r w:rsidR="00B53DCA" w:rsidRPr="006E1D0B">
        <w:t>Capa ejecución</w:t>
      </w:r>
      <w:bookmarkEnd w:id="2257"/>
    </w:p>
    <w:p w14:paraId="590C303A" w14:textId="2FB49A23" w:rsidR="00B53DCA" w:rsidRPr="003273F1" w:rsidRDefault="00B53DCA" w:rsidP="00B53DCA">
      <w:pPr>
        <w:ind w:firstLine="360"/>
      </w:pPr>
      <w:r w:rsidRPr="003273F1">
        <w:t>La capa ejecución tiene como objetivo ejecutar proyectos, monitorizar su ej</w:t>
      </w:r>
      <w:r w:rsidR="0072734C">
        <w:t xml:space="preserve">ecución y recoger su respuesta </w:t>
      </w:r>
      <w:r w:rsidRPr="003273F1">
        <w:t xml:space="preserve">para comunicarlo luego con las demás capas. Esta capa </w:t>
      </w:r>
      <w:ins w:id="2258" w:author="RAQUEL BLANCO AGUIRRE" w:date="2017-06-28T19:13:00Z">
        <w:r w:rsidR="009B72F7">
          <w:t>será</w:t>
        </w:r>
      </w:ins>
      <w:del w:id="2259" w:author="RAQUEL BLANCO AGUIRRE" w:date="2017-06-28T19:13:00Z">
        <w:r w:rsidRPr="003273F1" w:rsidDel="009B72F7">
          <w:delText>está totalmente</w:delText>
        </w:r>
      </w:del>
      <w:r w:rsidRPr="003273F1">
        <w:t xml:space="preserve"> implementada en java. La capa ejecución se comunica directamente con </w:t>
      </w:r>
      <w:ins w:id="2260" w:author="RAQUEL BLANCO AGUIRRE" w:date="2017-06-28T19:13:00Z">
        <w:r w:rsidR="009B72F7">
          <w:t>el</w:t>
        </w:r>
      </w:ins>
      <w:del w:id="2261" w:author="RAQUEL BLANCO AGUIRRE" w:date="2017-06-28T19:13:00Z">
        <w:r w:rsidRPr="003273F1" w:rsidDel="009B72F7">
          <w:delText>los</w:delText>
        </w:r>
      </w:del>
      <w:r w:rsidRPr="003273F1">
        <w:t xml:space="preserve"> Sistema</w:t>
      </w:r>
      <w:del w:id="2262" w:author="RAQUEL BLANCO AGUIRRE" w:date="2017-06-28T19:13:00Z">
        <w:r w:rsidRPr="003273F1" w:rsidDel="009B72F7">
          <w:delText>s</w:delText>
        </w:r>
      </w:del>
      <w:r w:rsidRPr="003273F1">
        <w:t xml:space="preserve"> </w:t>
      </w:r>
      <w:ins w:id="2263" w:author="RAQUEL BLANCO AGUIRRE" w:date="2017-06-28T19:13:00Z">
        <w:r w:rsidR="009B72F7">
          <w:t>O</w:t>
        </w:r>
      </w:ins>
      <w:del w:id="2264" w:author="RAQUEL BLANCO AGUIRRE" w:date="2017-06-28T19:13:00Z">
        <w:r w:rsidRPr="003273F1" w:rsidDel="009B72F7">
          <w:delText>o</w:delText>
        </w:r>
      </w:del>
      <w:r w:rsidRPr="003273F1">
        <w:t>perativ</w:t>
      </w:r>
      <w:r w:rsidR="0072734C">
        <w:t>o</w:t>
      </w:r>
      <w:del w:id="2265" w:author="RAQUEL BLANCO AGUIRRE" w:date="2017-06-28T19:13:00Z">
        <w:r w:rsidR="0072734C" w:rsidDel="009B72F7">
          <w:delText>s</w:delText>
        </w:r>
      </w:del>
      <w:r w:rsidR="0072734C">
        <w:t xml:space="preserve"> y con los repositorios GIT</w:t>
      </w:r>
      <w:ins w:id="2266" w:author="RAQUEL BLANCO AGUIRRE" w:date="2017-06-28T19:14:00Z">
        <w:r w:rsidR="009B72F7">
          <w:t xml:space="preserve">, por lo que se utilizarán tanto </w:t>
        </w:r>
      </w:ins>
      <w:del w:id="2267" w:author="RAQUEL BLANCO AGUIRRE" w:date="2017-06-28T19:14:00Z">
        <w:r w:rsidR="0072734C" w:rsidDel="009B72F7">
          <w:delText>. P</w:delText>
        </w:r>
        <w:r w:rsidRPr="003273F1" w:rsidDel="009B72F7">
          <w:delText>ara poder comunicarse con estos sistemas</w:delText>
        </w:r>
        <w:r w:rsidR="0072734C" w:rsidDel="009B72F7">
          <w:delText xml:space="preserve"> mencionados anteriormente</w:delText>
        </w:r>
        <w:r w:rsidRPr="003273F1" w:rsidDel="009B72F7">
          <w:delText xml:space="preserve"> la capa utilizara </w:delText>
        </w:r>
      </w:del>
      <w:r w:rsidRPr="003273F1">
        <w:t>librerías</w:t>
      </w:r>
      <w:r w:rsidR="0072734C">
        <w:t xml:space="preserve"> externas </w:t>
      </w:r>
      <w:ins w:id="2268" w:author="RAQUEL BLANCO AGUIRRE" w:date="2017-06-28T19:14:00Z">
        <w:r w:rsidR="009B72F7">
          <w:t>como</w:t>
        </w:r>
      </w:ins>
      <w:del w:id="2269" w:author="RAQUEL BLANCO AGUIRRE" w:date="2017-06-28T19:14:00Z">
        <w:r w:rsidR="0072734C" w:rsidDel="009B72F7">
          <w:delText>y</w:delText>
        </w:r>
      </w:del>
      <w:r w:rsidR="0072734C">
        <w:t xml:space="preserve"> librerías</w:t>
      </w:r>
      <w:r w:rsidRPr="003273F1">
        <w:t xml:space="preserve"> internas de java.</w:t>
      </w:r>
    </w:p>
    <w:p w14:paraId="43A2F4FD" w14:textId="77777777" w:rsidR="00B53DCA" w:rsidRPr="003273F1" w:rsidRDefault="00B53DCA" w:rsidP="00B53DCA">
      <w:r w:rsidRPr="003273F1">
        <w:t xml:space="preserve">   </w:t>
      </w:r>
    </w:p>
    <w:p w14:paraId="5D9D7888" w14:textId="77777777" w:rsidR="001232E1" w:rsidRPr="003273F1" w:rsidRDefault="00B53DCA">
      <w:pPr>
        <w:pStyle w:val="Ttulo3"/>
      </w:pPr>
      <w:bookmarkStart w:id="2270" w:name="_Toc487483494"/>
      <w:r w:rsidRPr="006E1D0B">
        <w:t xml:space="preserve">Sincronización </w:t>
      </w:r>
      <w:r w:rsidRPr="00585847">
        <w:t>de</w:t>
      </w:r>
      <w:r w:rsidRPr="006E1D0B">
        <w:t xml:space="preserve"> proyectos:</w:t>
      </w:r>
      <w:bookmarkEnd w:id="2270"/>
    </w:p>
    <w:p w14:paraId="7D25E573" w14:textId="46DB04F4" w:rsidR="00B53DCA" w:rsidRPr="003273F1" w:rsidRDefault="00B53DCA" w:rsidP="001232E1">
      <w:pPr>
        <w:ind w:firstLine="360"/>
      </w:pPr>
      <w:r w:rsidRPr="003273F1">
        <w:t>La capa de ejecución</w:t>
      </w:r>
      <w:r w:rsidR="001232E1" w:rsidRPr="003273F1">
        <w:t xml:space="preserve"> crear</w:t>
      </w:r>
      <w:ins w:id="2271" w:author="RAQUEL BLANCO AGUIRRE" w:date="2017-06-28T19:14:00Z">
        <w:r w:rsidR="009B72F7">
          <w:t>á</w:t>
        </w:r>
      </w:ins>
      <w:del w:id="2272" w:author="RAQUEL BLANCO AGUIRRE" w:date="2017-06-28T19:14:00Z">
        <w:r w:rsidR="001232E1" w:rsidRPr="003273F1" w:rsidDel="009B72F7">
          <w:delText>a</w:delText>
        </w:r>
      </w:del>
      <w:r w:rsidR="001232E1" w:rsidRPr="003273F1">
        <w:t xml:space="preserve"> una jerarquía de proyectos en el sistema de archivos del sistema operativo</w:t>
      </w:r>
      <w:r w:rsidR="0072734C">
        <w:t xml:space="preserve"> anfitrión</w:t>
      </w:r>
      <w:r w:rsidR="001232E1" w:rsidRPr="003273F1">
        <w:t>, donde</w:t>
      </w:r>
      <w:r w:rsidR="0072734C">
        <w:t>,</w:t>
      </w:r>
      <w:r w:rsidR="001232E1" w:rsidRPr="003273F1">
        <w:t xml:space="preserve"> usando una librería </w:t>
      </w:r>
      <w:r w:rsidR="0072734C">
        <w:t xml:space="preserve">externa denominada </w:t>
      </w:r>
      <w:r w:rsidR="006410AE" w:rsidRPr="006410AE">
        <w:rPr>
          <w:b/>
        </w:rPr>
        <w:t>JG</w:t>
      </w:r>
      <w:ins w:id="2273" w:author="RAQUEL BLANCO AGUIRRE" w:date="2017-06-28T19:15:00Z">
        <w:r w:rsidR="009B72F7">
          <w:rPr>
            <w:b/>
          </w:rPr>
          <w:t>it</w:t>
        </w:r>
      </w:ins>
      <w:del w:id="2274" w:author="RAQUEL BLANCO AGUIRRE" w:date="2017-06-28T19:15:00Z">
        <w:r w:rsidR="006410AE" w:rsidRPr="006410AE" w:rsidDel="009B72F7">
          <w:rPr>
            <w:b/>
          </w:rPr>
          <w:delText>IT</w:delText>
        </w:r>
      </w:del>
      <w:r w:rsidR="006410AE" w:rsidRPr="003273F1">
        <w:t>,</w:t>
      </w:r>
      <w:r w:rsidR="001232E1" w:rsidRPr="003273F1">
        <w:t xml:space="preserve"> </w:t>
      </w:r>
      <w:r w:rsidR="004A56F3" w:rsidRPr="003273F1">
        <w:t>actualizar</w:t>
      </w:r>
      <w:ins w:id="2275" w:author="RAQUEL BLANCO AGUIRRE" w:date="2017-06-28T19:14:00Z">
        <w:r w:rsidR="009B72F7">
          <w:t>á</w:t>
        </w:r>
      </w:ins>
      <w:del w:id="2276" w:author="RAQUEL BLANCO AGUIRRE" w:date="2017-06-28T19:14:00Z">
        <w:r w:rsidR="004A56F3" w:rsidRPr="003273F1" w:rsidDel="009B72F7">
          <w:delText>a</w:delText>
        </w:r>
      </w:del>
      <w:r w:rsidR="004A56F3" w:rsidRPr="003273F1">
        <w:t xml:space="preserve"> y</w:t>
      </w:r>
      <w:r w:rsidR="001232E1" w:rsidRPr="003273F1">
        <w:t xml:space="preserve"> descargara los datos de los proyectos. </w:t>
      </w:r>
      <w:ins w:id="2277" w:author="RAQUEL BLANCO AGUIRRE" w:date="2017-06-28T19:15:00Z">
        <w:r w:rsidR="009B72F7">
          <w:t>Para c</w:t>
        </w:r>
      </w:ins>
      <w:del w:id="2278" w:author="RAQUEL BLANCO AGUIRRE" w:date="2017-06-28T19:15:00Z">
        <w:r w:rsidR="001232E1" w:rsidRPr="003273F1" w:rsidDel="009B72F7">
          <w:delText>C</w:delText>
        </w:r>
      </w:del>
      <w:r w:rsidR="001232E1" w:rsidRPr="003273F1">
        <w:t>ada proyecto</w:t>
      </w:r>
      <w:r w:rsidR="0072734C">
        <w:t xml:space="preserve"> que se vaya a crear se generará</w:t>
      </w:r>
      <w:r w:rsidR="001232E1" w:rsidRPr="003273F1">
        <w:t xml:space="preserve"> un espacio </w:t>
      </w:r>
      <w:r w:rsidR="006E1D0B" w:rsidRPr="003273F1">
        <w:t>personal donde</w:t>
      </w:r>
      <w:r w:rsidR="0072734C">
        <w:t xml:space="preserve"> se descargará</w:t>
      </w:r>
      <w:r w:rsidR="001232E1" w:rsidRPr="003273F1">
        <w:t xml:space="preserve"> la información. También se </w:t>
      </w:r>
      <w:r w:rsidR="006E1D0B" w:rsidRPr="003273F1">
        <w:t>creará</w:t>
      </w:r>
      <w:r w:rsidR="001232E1" w:rsidRPr="003273F1">
        <w:t xml:space="preserve"> un sistema de monitorización de los proyectos</w:t>
      </w:r>
      <w:ins w:id="2279" w:author="RAQUEL BLANCO AGUIRRE" w:date="2017-06-28T19:16:00Z">
        <w:r w:rsidR="004702D5">
          <w:t>,</w:t>
        </w:r>
      </w:ins>
      <w:r w:rsidR="001232E1" w:rsidRPr="003273F1">
        <w:t xml:space="preserve"> actualizándose cada vez que se genera</w:t>
      </w:r>
      <w:r w:rsidR="0072734C">
        <w:t xml:space="preserve"> se</w:t>
      </w:r>
      <w:r w:rsidR="001232E1" w:rsidRPr="003273F1">
        <w:t xml:space="preserve"> un cambio. </w:t>
      </w:r>
    </w:p>
    <w:p w14:paraId="31E06A22" w14:textId="6F16FB20" w:rsidR="001232E1" w:rsidRDefault="001232E1" w:rsidP="006E1D0B">
      <w:r w:rsidRPr="003273F1">
        <w:rPr>
          <w:b/>
        </w:rPr>
        <w:t xml:space="preserve">JGit </w:t>
      </w:r>
      <w:r w:rsidRPr="003273F1">
        <w:t xml:space="preserve">es una </w:t>
      </w:r>
      <w:ins w:id="2280" w:author="RAQUEL BLANCO AGUIRRE" w:date="2017-06-28T19:16:00Z">
        <w:r w:rsidR="004702D5">
          <w:t>l</w:t>
        </w:r>
      </w:ins>
      <w:del w:id="2281" w:author="RAQUEL BLANCO AGUIRRE" w:date="2017-06-28T19:16:00Z">
        <w:r w:rsidRPr="003273F1" w:rsidDel="004702D5">
          <w:delText>L</w:delText>
        </w:r>
      </w:del>
      <w:r w:rsidRPr="003273F1">
        <w:t>ib</w:t>
      </w:r>
      <w:ins w:id="2282" w:author="RAQUEL BLANCO AGUIRRE" w:date="2017-06-28T19:16:00Z">
        <w:r w:rsidR="004702D5">
          <w:t>r</w:t>
        </w:r>
      </w:ins>
      <w:r w:rsidRPr="003273F1">
        <w:t>er</w:t>
      </w:r>
      <w:ins w:id="2283" w:author="RAQUEL BLANCO AGUIRRE" w:date="2017-06-28T19:16:00Z">
        <w:r w:rsidR="004702D5">
          <w:t>í</w:t>
        </w:r>
      </w:ins>
      <w:del w:id="2284" w:author="RAQUEL BLANCO AGUIRRE" w:date="2017-06-28T19:16:00Z">
        <w:r w:rsidRPr="003273F1" w:rsidDel="004702D5">
          <w:delText>i</w:delText>
        </w:r>
      </w:del>
      <w:r w:rsidRPr="003273F1">
        <w:t xml:space="preserve">a desarrollada por </w:t>
      </w:r>
      <w:ins w:id="2285" w:author="RAQUEL BLANCO AGUIRRE" w:date="2017-06-28T19:16:00Z">
        <w:r w:rsidR="004702D5">
          <w:t>E</w:t>
        </w:r>
      </w:ins>
      <w:del w:id="2286" w:author="RAQUEL BLANCO AGUIRRE" w:date="2017-06-28T19:16:00Z">
        <w:r w:rsidRPr="003273F1" w:rsidDel="004702D5">
          <w:delText>e</w:delText>
        </w:r>
      </w:del>
      <w:r w:rsidRPr="003273F1">
        <w:t>clipse para facilitar la comunicación entre los repositorios GIT por parte de los clientes. Cualquier operación GIT puede ser realizada usando sus códigos. La capa de ejecución contendrá un servicio denominado servicio GIT que contendrá todas las operaciones.</w:t>
      </w:r>
    </w:p>
    <w:p w14:paraId="09546FD9" w14:textId="77777777" w:rsidR="004A56F3" w:rsidRPr="003273F1" w:rsidRDefault="004A56F3" w:rsidP="006E1D0B"/>
    <w:p w14:paraId="075394FA" w14:textId="77777777" w:rsidR="003A7A20" w:rsidRPr="003A7A20" w:rsidRDefault="001232E1">
      <w:pPr>
        <w:pStyle w:val="Ttulo3"/>
      </w:pPr>
      <w:bookmarkStart w:id="2287" w:name="_Toc487483495"/>
      <w:r w:rsidRPr="006E1D0B">
        <w:lastRenderedPageBreak/>
        <w:t>Ejecución de proyectos</w:t>
      </w:r>
      <w:bookmarkEnd w:id="2287"/>
      <w:del w:id="2288" w:author="RAQUEL BLANCO AGUIRRE" w:date="2017-06-28T19:17:00Z">
        <w:r w:rsidRPr="006E1D0B" w:rsidDel="004702D5">
          <w:delText>:</w:delText>
        </w:r>
      </w:del>
    </w:p>
    <w:p w14:paraId="2C86F6B1" w14:textId="6C6E3C38" w:rsidR="00962BFD" w:rsidRPr="003273F1" w:rsidRDefault="00962BFD" w:rsidP="00962BFD">
      <w:pPr>
        <w:ind w:firstLine="360"/>
      </w:pPr>
      <w:r w:rsidRPr="003273F1">
        <w:t xml:space="preserve">El principal objetivo de la capa de ejecución es la de ejecutar proyectos de diferentes índoles de manera genérica. Para ello se </w:t>
      </w:r>
      <w:r w:rsidR="00312FCE" w:rsidRPr="003273F1">
        <w:t>utilizará</w:t>
      </w:r>
      <w:r w:rsidRPr="003273F1">
        <w:t xml:space="preserve"> un patrón de diseño denominado factoría abstracta</w:t>
      </w:r>
      <w:ins w:id="2289" w:author="RAQUEL BLANCO AGUIRRE" w:date="2017-06-28T19:17:00Z">
        <w:r w:rsidR="004702D5">
          <w:t>,</w:t>
        </w:r>
      </w:ins>
      <w:r w:rsidRPr="003273F1">
        <w:t xml:space="preserve"> donde dependiendo </w:t>
      </w:r>
      <w:r w:rsidR="006E1D0B" w:rsidRPr="003273F1">
        <w:t>del tipo</w:t>
      </w:r>
      <w:r w:rsidRPr="003273F1">
        <w:t xml:space="preserve"> de proyecto que se ejecute se </w:t>
      </w:r>
      <w:r w:rsidR="006410AE" w:rsidRPr="003273F1">
        <w:t>enlazará</w:t>
      </w:r>
      <w:r w:rsidRPr="003273F1">
        <w:t xml:space="preserve"> con el servicio que puede ejecutar el proyecto.</w:t>
      </w:r>
    </w:p>
    <w:p w14:paraId="50B29CCC" w14:textId="045950B6" w:rsidR="004A132C" w:rsidRDefault="004A132C" w:rsidP="003A7A20">
      <w:r w:rsidRPr="003273F1">
        <w:t xml:space="preserve">Mientras los proyectos sean ejecutados se mantendrá un conjunto de referencias a los </w:t>
      </w:r>
      <w:del w:id="2290" w:author="RAQUEL BLANCO AGUIRRE" w:date="2017-06-28T19:18:00Z">
        <w:r w:rsidRPr="003273F1" w:rsidDel="004702D5">
          <w:delText xml:space="preserve">proyectos </w:delText>
        </w:r>
      </w:del>
      <w:ins w:id="2291" w:author="RAQUEL BLANCO AGUIRRE" w:date="2017-06-28T19:18:00Z">
        <w:r w:rsidR="004702D5">
          <w:t>mismos</w:t>
        </w:r>
        <w:r w:rsidR="004702D5" w:rsidRPr="003273F1">
          <w:t xml:space="preserve"> </w:t>
        </w:r>
      </w:ins>
      <w:r w:rsidRPr="003273F1">
        <w:t xml:space="preserve">para comprobar </w:t>
      </w:r>
      <w:ins w:id="2292" w:author="RAQUEL BLANCO AGUIRRE" w:date="2017-06-28T19:18:00Z">
        <w:r w:rsidR="004702D5">
          <w:t xml:space="preserve">sus </w:t>
        </w:r>
      </w:ins>
      <w:del w:id="2293" w:author="RAQUEL BLANCO AGUIRRE" w:date="2017-06-28T19:18:00Z">
        <w:r w:rsidR="006E1D0B" w:rsidRPr="003273F1" w:rsidDel="004702D5">
          <w:delText xml:space="preserve">los </w:delText>
        </w:r>
      </w:del>
      <w:r w:rsidR="006E1D0B" w:rsidRPr="003273F1">
        <w:t>estados</w:t>
      </w:r>
      <w:del w:id="2294" w:author="RAQUEL BLANCO AGUIRRE" w:date="2017-06-28T19:18:00Z">
        <w:r w:rsidRPr="003273F1" w:rsidDel="004702D5">
          <w:delText xml:space="preserve"> de los mismos</w:delText>
        </w:r>
      </w:del>
      <w:r w:rsidRPr="003273F1">
        <w:t>, pudiendo parar las ejecuciones cuando de</w:t>
      </w:r>
      <w:r w:rsidR="003A7A20">
        <w:t>see el usuario.</w:t>
      </w:r>
    </w:p>
    <w:p w14:paraId="6F36164C" w14:textId="77777777" w:rsidR="003A7A20" w:rsidRPr="003273F1" w:rsidRDefault="003A7A20" w:rsidP="003A7A20"/>
    <w:p w14:paraId="090259CC" w14:textId="70536EF6" w:rsidR="00E507E0" w:rsidRPr="00E507E0" w:rsidRDefault="004A132C">
      <w:pPr>
        <w:pStyle w:val="Ttulo3"/>
      </w:pPr>
      <w:bookmarkStart w:id="2295" w:name="_Toc487483496"/>
      <w:r w:rsidRPr="003273F1">
        <w:t>Respuestas de ejecuciones</w:t>
      </w:r>
      <w:bookmarkEnd w:id="2295"/>
      <w:del w:id="2296" w:author="RAQUEL BLANCO AGUIRRE" w:date="2017-06-28T19:18:00Z">
        <w:r w:rsidRPr="003273F1" w:rsidDel="004702D5">
          <w:delText>:</w:delText>
        </w:r>
      </w:del>
    </w:p>
    <w:p w14:paraId="3A3BA813" w14:textId="1B60AA1E" w:rsidR="004A132C" w:rsidRDefault="004A132C" w:rsidP="004A132C">
      <w:pPr>
        <w:ind w:firstLine="360"/>
      </w:pPr>
      <w:r w:rsidRPr="003273F1">
        <w:t>La capa de ejecución tratar</w:t>
      </w:r>
      <w:ins w:id="2297" w:author="RAQUEL BLANCO AGUIRRE" w:date="2017-06-28T19:18:00Z">
        <w:r w:rsidR="004702D5">
          <w:t>á</w:t>
        </w:r>
      </w:ins>
      <w:del w:id="2298" w:author="RAQUEL BLANCO AGUIRRE" w:date="2017-06-28T19:18:00Z">
        <w:r w:rsidRPr="003273F1" w:rsidDel="004702D5">
          <w:delText>a</w:delText>
        </w:r>
      </w:del>
      <w:r w:rsidRPr="003273F1">
        <w:t xml:space="preserve"> los datos de las ejecuciones de los proyectos</w:t>
      </w:r>
      <w:ins w:id="2299" w:author="RAQUEL BLANCO AGUIRRE" w:date="2017-06-28T19:18:00Z">
        <w:r w:rsidR="004702D5">
          <w:t xml:space="preserve"> y se </w:t>
        </w:r>
      </w:ins>
      <w:del w:id="2300" w:author="RAQUEL BLANCO AGUIRRE" w:date="2017-06-28T19:18:00Z">
        <w:r w:rsidRPr="003273F1" w:rsidDel="004702D5">
          <w:delText xml:space="preserve">. Tratando los datos y </w:delText>
        </w:r>
      </w:del>
      <w:r w:rsidRPr="003273F1">
        <w:t>comunic</w:t>
      </w:r>
      <w:ins w:id="2301" w:author="RAQUEL BLANCO AGUIRRE" w:date="2017-06-28T19:18:00Z">
        <w:r w:rsidR="004702D5">
          <w:t>ar</w:t>
        </w:r>
      </w:ins>
      <w:r w:rsidRPr="003273F1">
        <w:t>á</w:t>
      </w:r>
      <w:del w:id="2302" w:author="RAQUEL BLANCO AGUIRRE" w:date="2017-06-28T19:19:00Z">
        <w:r w:rsidRPr="003273F1" w:rsidDel="004702D5">
          <w:delText>ndose</w:delText>
        </w:r>
      </w:del>
      <w:r w:rsidRPr="003273F1">
        <w:t xml:space="preserve"> con las demás capas con el objetivo de </w:t>
      </w:r>
      <w:del w:id="2303" w:author="RAQUEL BLANCO AGUIRRE" w:date="2017-06-28T19:19:00Z">
        <w:r w:rsidRPr="003273F1" w:rsidDel="004702D5">
          <w:delText xml:space="preserve">comunicárselo </w:delText>
        </w:r>
      </w:del>
      <w:ins w:id="2304" w:author="RAQUEL BLANCO AGUIRRE" w:date="2017-06-28T19:19:00Z">
        <w:r w:rsidR="004702D5">
          <w:t>informar</w:t>
        </w:r>
        <w:r w:rsidR="004702D5" w:rsidRPr="003273F1">
          <w:t xml:space="preserve"> </w:t>
        </w:r>
      </w:ins>
      <w:r w:rsidRPr="003273F1">
        <w:t>a los usuarios que lo</w:t>
      </w:r>
      <w:del w:id="2305" w:author="RAQUEL BLANCO AGUIRRE" w:date="2017-06-28T19:19:00Z">
        <w:r w:rsidRPr="003273F1" w:rsidDel="004702D5">
          <w:delText>s</w:delText>
        </w:r>
      </w:del>
      <w:r w:rsidRPr="003273F1">
        <w:t xml:space="preserve"> soliciten.</w:t>
      </w:r>
    </w:p>
    <w:p w14:paraId="1DABA6E3" w14:textId="77777777" w:rsidR="006E1D0B" w:rsidRPr="003273F1" w:rsidRDefault="006E1D0B" w:rsidP="006E1D0B">
      <w:pPr>
        <w:spacing w:after="0"/>
      </w:pPr>
      <w:r>
        <w:br w:type="page"/>
      </w:r>
    </w:p>
    <w:p w14:paraId="5D2E1EF7" w14:textId="77777777" w:rsidR="00303F59" w:rsidRPr="006E1D0B" w:rsidRDefault="00A666C5" w:rsidP="00126CCD">
      <w:pPr>
        <w:pStyle w:val="Ttulo1"/>
      </w:pPr>
      <w:bookmarkStart w:id="2306" w:name="_Toc487483497"/>
      <w:r w:rsidRPr="006E1D0B">
        <w:lastRenderedPageBreak/>
        <w:t>Diseño de sistema: Subsistema aplicación web</w:t>
      </w:r>
      <w:bookmarkEnd w:id="2306"/>
    </w:p>
    <w:p w14:paraId="4D66D507" w14:textId="77777777" w:rsidR="00ED46C3" w:rsidRPr="003273F1" w:rsidRDefault="00ED46C3" w:rsidP="00DE2F72">
      <w:pPr>
        <w:ind w:firstLine="360"/>
      </w:pPr>
    </w:p>
    <w:p w14:paraId="7D074B93" w14:textId="77777777" w:rsidR="00DE2F72" w:rsidRPr="003273F1" w:rsidRDefault="00DE2F72" w:rsidP="006E1D0B">
      <w:r w:rsidRPr="003273F1">
        <w:t xml:space="preserve">El subsistema aplicación web tiene </w:t>
      </w:r>
      <w:r w:rsidR="00CB79B2">
        <w:t>varios objetivos como</w:t>
      </w:r>
      <w:r w:rsidRPr="003273F1">
        <w:t xml:space="preserve"> sistema general:</w:t>
      </w:r>
    </w:p>
    <w:p w14:paraId="1BEB4509" w14:textId="77777777" w:rsidR="00DE2F72" w:rsidRDefault="00DE2F72" w:rsidP="006E1D0B">
      <w:pPr>
        <w:pStyle w:val="Prrafodelista"/>
        <w:numPr>
          <w:ilvl w:val="0"/>
          <w:numId w:val="27"/>
        </w:numPr>
      </w:pPr>
      <w:r w:rsidRPr="006E1D0B">
        <w:rPr>
          <w:b/>
        </w:rPr>
        <w:t>Comunicación con el usuario</w:t>
      </w:r>
      <w:r w:rsidRPr="003273F1">
        <w:t xml:space="preserve">: El subsistema tendrá que proporcionar los medios necesarios para facilitar </w:t>
      </w:r>
      <w:r w:rsidR="00CB79B2">
        <w:t>una gestión y acceso a las diferentes tareas que podrá hacer en la aplicación por parte del usuario</w:t>
      </w:r>
      <w:r w:rsidRPr="003273F1">
        <w:t>.</w:t>
      </w:r>
    </w:p>
    <w:p w14:paraId="2BC41CD9" w14:textId="77777777" w:rsidR="006E1D0B" w:rsidRPr="003273F1" w:rsidRDefault="006E1D0B" w:rsidP="006E1D0B">
      <w:pPr>
        <w:pStyle w:val="Prrafodelista"/>
      </w:pPr>
    </w:p>
    <w:p w14:paraId="1D937B9D" w14:textId="2D8D412F" w:rsidR="00DE2F72" w:rsidRPr="003273F1" w:rsidRDefault="00DE2F72" w:rsidP="006E1D0B">
      <w:pPr>
        <w:pStyle w:val="Prrafodelista"/>
        <w:numPr>
          <w:ilvl w:val="0"/>
          <w:numId w:val="27"/>
        </w:numPr>
      </w:pPr>
      <w:r w:rsidRPr="006E1D0B">
        <w:rPr>
          <w:b/>
        </w:rPr>
        <w:t>API de comunicación del repositorio</w:t>
      </w:r>
      <w:r w:rsidRPr="003273F1">
        <w:t xml:space="preserve">: El subsistema contendrá una </w:t>
      </w:r>
      <w:r w:rsidR="0024417F" w:rsidRPr="003273F1">
        <w:t>librería de apoyo para la comunicación entre el repositorio y la librería. Esta libre</w:t>
      </w:r>
      <w:r w:rsidR="00CB79B2">
        <w:t xml:space="preserve">ría será independiente de la </w:t>
      </w:r>
      <w:commentRangeStart w:id="2307"/>
      <w:r w:rsidR="00CB79B2">
        <w:t>IU</w:t>
      </w:r>
      <w:commentRangeEnd w:id="2307"/>
      <w:r w:rsidR="002D7486">
        <w:rPr>
          <w:rStyle w:val="Refdecomentario"/>
          <w:rFonts w:eastAsia="Calibri"/>
          <w:lang w:eastAsia="en-US"/>
        </w:rPr>
        <w:commentReference w:id="2307"/>
      </w:r>
      <w:ins w:id="2308" w:author="Raul García Fernández" w:date="2017-06-30T20:04:00Z">
        <w:r w:rsidR="00A54F96">
          <w:t xml:space="preserve"> (Interfaz de usuario)</w:t>
        </w:r>
      </w:ins>
      <w:r w:rsidR="00CB79B2">
        <w:t xml:space="preserve"> y podrá</w:t>
      </w:r>
      <w:r w:rsidR="0024417F" w:rsidRPr="003273F1">
        <w:t xml:space="preserve"> utilizarse en cualquier programa que no sea el propio subsistema de</w:t>
      </w:r>
      <w:r w:rsidR="00CB79B2">
        <w:t xml:space="preserve"> la</w:t>
      </w:r>
      <w:r w:rsidR="0024417F" w:rsidRPr="003273F1">
        <w:t xml:space="preserve"> aplicación web.</w:t>
      </w:r>
    </w:p>
    <w:p w14:paraId="64E7E6EB" w14:textId="77777777" w:rsidR="00713066" w:rsidRDefault="009C7A12" w:rsidP="006E1D0B">
      <w:pPr>
        <w:rPr>
          <w:ins w:id="2309" w:author="RAQUEL BLANCO AGUIRRE" w:date="2017-06-28T19:24:00Z"/>
        </w:rPr>
      </w:pPr>
      <w:r w:rsidRPr="003273F1">
        <w:t xml:space="preserve">El subsistema sigue un </w:t>
      </w:r>
      <w:r w:rsidRPr="00CB79B2">
        <w:rPr>
          <w:b/>
        </w:rPr>
        <w:t>modelo</w:t>
      </w:r>
      <w:r w:rsidR="00CB79B2" w:rsidRPr="00CB79B2">
        <w:rPr>
          <w:b/>
        </w:rPr>
        <w:t xml:space="preserve"> </w:t>
      </w:r>
      <w:r w:rsidRPr="00CB79B2">
        <w:rPr>
          <w:b/>
        </w:rPr>
        <w:t>- vista - controlador</w:t>
      </w:r>
      <w:r w:rsidR="00306300" w:rsidRPr="00CB79B2">
        <w:rPr>
          <w:b/>
        </w:rPr>
        <w:t xml:space="preserve"> (MVC)</w:t>
      </w:r>
      <w:r w:rsidRPr="003273F1">
        <w:t xml:space="preserve"> donde se </w:t>
      </w:r>
      <w:r w:rsidR="00312FCE" w:rsidRPr="003273F1">
        <w:t>crearán</w:t>
      </w:r>
      <w:r w:rsidRPr="003273F1">
        <w:t xml:space="preserve"> </w:t>
      </w:r>
      <w:r w:rsidR="00312FCE" w:rsidRPr="003273F1">
        <w:t>distintos elementos</w:t>
      </w:r>
      <w:r w:rsidRPr="003273F1">
        <w:t xml:space="preserve"> que se </w:t>
      </w:r>
      <w:r w:rsidR="00312FCE" w:rsidRPr="003273F1">
        <w:t>comunicarán</w:t>
      </w:r>
      <w:r w:rsidRPr="003273F1">
        <w:t xml:space="preserve"> con el usuario generando y recibiendo eventos.</w:t>
      </w:r>
    </w:p>
    <w:p w14:paraId="3DF9F427" w14:textId="27ECC10A" w:rsidR="00306300" w:rsidRPr="003273F1" w:rsidDel="00552321" w:rsidRDefault="009C7A12" w:rsidP="006E1D0B">
      <w:pPr>
        <w:rPr>
          <w:del w:id="2310" w:author="Raul García Fernández" w:date="2017-06-30T19:55:00Z"/>
        </w:rPr>
      </w:pPr>
      <w:commentRangeStart w:id="2311"/>
      <w:del w:id="2312" w:author="RAQUEL BLANCO AGUIRRE" w:date="2017-06-28T19:20:00Z">
        <w:r w:rsidRPr="003273F1" w:rsidDel="002D7486">
          <w:delText xml:space="preserve"> El modelo - vista - controlador es un modelo WEB</w:delText>
        </w:r>
        <w:r w:rsidR="00306300" w:rsidRPr="003273F1" w:rsidDel="002D7486">
          <w:delText xml:space="preserve"> para la realización de aplicaciones web.</w:delText>
        </w:r>
      </w:del>
      <w:del w:id="2313" w:author="RAQUEL BLANCO AGUIRRE" w:date="2017-06-28T19:24:00Z">
        <w:r w:rsidR="00306300" w:rsidRPr="003273F1" w:rsidDel="00713066">
          <w:delText xml:space="preserve"> </w:delText>
        </w:r>
      </w:del>
      <w:del w:id="2314" w:author="Raul García Fernández" w:date="2017-06-30T19:55:00Z">
        <w:r w:rsidR="00306300" w:rsidRPr="003273F1" w:rsidDel="00552321">
          <w:delText>Las aplicaciones web contienen dos partes o lados</w:delText>
        </w:r>
      </w:del>
      <w:ins w:id="2315" w:author="RAQUEL BLANCO AGUIRRE" w:date="2017-06-28T19:23:00Z">
        <w:del w:id="2316" w:author="Raul García Fernández" w:date="2017-06-30T19:55:00Z">
          <w:r w:rsidR="00713066" w:rsidDel="00552321">
            <w:delText>, que se describen a continuación</w:delText>
          </w:r>
        </w:del>
      </w:ins>
      <w:del w:id="2317" w:author="RAQUEL BLANCO AGUIRRE" w:date="2017-06-28T19:24:00Z">
        <w:r w:rsidR="00306300" w:rsidRPr="003273F1" w:rsidDel="00713066">
          <w:delText>. Cada lado está separado por su</w:delText>
        </w:r>
        <w:r w:rsidR="00312FCE" w:rsidDel="00713066">
          <w:delText xml:space="preserve"> el lugar del</w:delText>
        </w:r>
        <w:r w:rsidR="00306300" w:rsidRPr="003273F1" w:rsidDel="00713066">
          <w:delText xml:space="preserve"> programa (“localización” </w:delText>
        </w:r>
        <w:r w:rsidR="00312FCE" w:rsidRPr="003273F1" w:rsidDel="00713066">
          <w:delText>lógica),</w:delText>
        </w:r>
        <w:r w:rsidR="00306300" w:rsidRPr="003273F1" w:rsidDel="00713066">
          <w:delText xml:space="preserve"> estos son los elementos</w:delText>
        </w:r>
      </w:del>
      <w:del w:id="2318" w:author="Raul García Fernández" w:date="2017-06-30T19:55:00Z">
        <w:r w:rsidR="00306300" w:rsidRPr="003273F1" w:rsidDel="00552321">
          <w:delText>:</w:delText>
        </w:r>
      </w:del>
    </w:p>
    <w:p w14:paraId="391845E6" w14:textId="77777777" w:rsidR="00306300" w:rsidDel="00552321" w:rsidRDefault="00306300">
      <w:pPr>
        <w:rPr>
          <w:del w:id="2319" w:author="Raul García Fernández" w:date="2017-06-30T19:54:00Z"/>
        </w:rPr>
        <w:pPrChange w:id="2320" w:author="Raul García Fernández" w:date="2017-06-30T19:55:00Z">
          <w:pPr>
            <w:pStyle w:val="Prrafodelista"/>
            <w:numPr>
              <w:numId w:val="27"/>
            </w:numPr>
            <w:ind w:hanging="360"/>
          </w:pPr>
        </w:pPrChange>
      </w:pPr>
      <w:del w:id="2321" w:author="Raul García Fernández" w:date="2017-06-30T19:55:00Z">
        <w:r w:rsidRPr="004D650C" w:rsidDel="00552321">
          <w:rPr>
            <w:b/>
          </w:rPr>
          <w:delText>Lado servidor (backend):</w:delText>
        </w:r>
        <w:r w:rsidRPr="003273F1" w:rsidDel="00552321">
          <w:delText xml:space="preserve"> El lado </w:delText>
        </w:r>
      </w:del>
      <w:del w:id="2322" w:author="Raul García Fernández" w:date="2017-06-30T19:54:00Z">
        <w:r w:rsidRPr="003273F1" w:rsidDel="00552321">
          <w:delText>servidor es todo código que se ejecuta en el computador que contiene el servidor web. Los servidores suelen contener toda la información y códigos que luego serán enviados a los clientes cuando estos los solicitan.</w:delText>
        </w:r>
      </w:del>
    </w:p>
    <w:p w14:paraId="733E5833" w14:textId="77777777" w:rsidR="006E1D0B" w:rsidRPr="003273F1" w:rsidDel="00552321" w:rsidRDefault="006E1D0B">
      <w:pPr>
        <w:rPr>
          <w:del w:id="2323" w:author="Raul García Fernández" w:date="2017-06-30T19:54:00Z"/>
        </w:rPr>
        <w:pPrChange w:id="2324" w:author="Raul García Fernández" w:date="2017-06-30T19:55:00Z">
          <w:pPr>
            <w:pStyle w:val="Prrafodelista"/>
          </w:pPr>
        </w:pPrChange>
      </w:pPr>
    </w:p>
    <w:p w14:paraId="39CA9FF4" w14:textId="77777777" w:rsidR="00306300" w:rsidRPr="003273F1" w:rsidDel="00552321" w:rsidRDefault="00306300">
      <w:pPr>
        <w:rPr>
          <w:del w:id="2325" w:author="Raul García Fernández" w:date="2017-06-30T19:54:00Z"/>
        </w:rPr>
        <w:pPrChange w:id="2326" w:author="Raul García Fernández" w:date="2017-06-30T19:55:00Z">
          <w:pPr>
            <w:pStyle w:val="Prrafodelista"/>
            <w:numPr>
              <w:numId w:val="27"/>
            </w:numPr>
            <w:ind w:hanging="360"/>
          </w:pPr>
        </w:pPrChange>
      </w:pPr>
      <w:del w:id="2327" w:author="Raul García Fernández" w:date="2017-06-30T19:54:00Z">
        <w:r w:rsidRPr="00552321" w:rsidDel="00552321">
          <w:rPr>
            <w:rPrChange w:id="2328" w:author="Raul García Fernández" w:date="2017-06-30T19:54:00Z">
              <w:rPr>
                <w:b/>
              </w:rPr>
            </w:rPrChange>
          </w:rPr>
          <w:delText>Lado cliente (frontend):</w:delText>
        </w:r>
        <w:r w:rsidRPr="003273F1" w:rsidDel="00552321">
          <w:delText xml:space="preserve"> El lado cliente son los navegadores web de los clientes que </w:delText>
        </w:r>
        <w:r w:rsidR="00312FCE" w:rsidRPr="003273F1" w:rsidDel="00552321">
          <w:delText>soli</w:delText>
        </w:r>
        <w:r w:rsidR="00312FCE" w:rsidDel="00552321">
          <w:delText>ci</w:delText>
        </w:r>
        <w:r w:rsidR="00312FCE" w:rsidRPr="003273F1" w:rsidDel="00552321">
          <w:delText>ta</w:delText>
        </w:r>
        <w:r w:rsidR="00312FCE" w:rsidDel="00552321">
          <w:delText>n</w:delText>
        </w:r>
        <w:r w:rsidRPr="003273F1" w:rsidDel="00552321">
          <w:delText xml:space="preserve"> los servicios web. Todo código dentro del navegador o recursos multimedia que interactúan con el cliente es el lado servidor.</w:delText>
        </w:r>
      </w:del>
    </w:p>
    <w:p w14:paraId="2D671E32" w14:textId="58E73E66" w:rsidR="001D5868" w:rsidRDefault="00306300">
      <w:del w:id="2329" w:author="Raul García Fernández" w:date="2017-06-30T19:54:00Z">
        <w:r w:rsidRPr="003273F1" w:rsidDel="00552321">
          <w:delText>El modelo MVC es un modelo de arquitectura web que tiene en cuenta los dos lados gestionando la comunicación entre ellos mediante el HTTP.</w:delText>
        </w:r>
      </w:del>
      <w:ins w:id="2330" w:author="Raul García Fernández" w:date="2017-06-30T19:54:00Z">
        <w:r w:rsidR="00552321" w:rsidRPr="003273F1" w:rsidDel="00552321">
          <w:t xml:space="preserve"> </w:t>
        </w:r>
      </w:ins>
      <w:del w:id="2331" w:author="Raul García Fernández" w:date="2017-06-30T19:54:00Z">
        <w:r w:rsidRPr="003273F1" w:rsidDel="00552321">
          <w:delText xml:space="preserve"> </w:delText>
        </w:r>
        <w:commentRangeEnd w:id="2311"/>
        <w:r w:rsidR="00B07029" w:rsidDel="00552321">
          <w:rPr>
            <w:rStyle w:val="Refdecomentario"/>
          </w:rPr>
          <w:commentReference w:id="2311"/>
        </w:r>
      </w:del>
    </w:p>
    <w:p w14:paraId="67FE33BC" w14:textId="77777777" w:rsidR="006E1D0B" w:rsidRPr="003273F1" w:rsidRDefault="006E1D0B" w:rsidP="001D5868"/>
    <w:p w14:paraId="1E13AFC1" w14:textId="706F5BDE" w:rsidR="00717761" w:rsidRPr="006E1D0B" w:rsidRDefault="006E1D0B" w:rsidP="00126CCD">
      <w:pPr>
        <w:pStyle w:val="Ttulo2"/>
      </w:pPr>
      <w:r>
        <w:t xml:space="preserve"> </w:t>
      </w:r>
      <w:del w:id="2332" w:author="RAQUEL BLANCO AGUIRRE" w:date="2017-06-28T19:26:00Z">
        <w:r w:rsidR="00717761" w:rsidRPr="006E1D0B" w:rsidDel="00B07029">
          <w:delText>DS – Subsistema aplicación web</w:delText>
        </w:r>
        <w:r w:rsidR="008E7A92" w:rsidRPr="006E1D0B" w:rsidDel="00B07029">
          <w:delText xml:space="preserve">: </w:delText>
        </w:r>
      </w:del>
      <w:bookmarkStart w:id="2333" w:name="_Toc487483498"/>
      <w:r w:rsidR="008E7A92" w:rsidRPr="006E1D0B">
        <w:t>Lado servidor</w:t>
      </w:r>
      <w:bookmarkEnd w:id="2333"/>
    </w:p>
    <w:p w14:paraId="744A4DA3" w14:textId="09CB7EF7" w:rsidR="00A850E0" w:rsidRPr="003273F1" w:rsidRDefault="003E5480" w:rsidP="003E5480">
      <w:pPr>
        <w:ind w:firstLine="708"/>
      </w:pPr>
      <w:del w:id="2334" w:author="RAQUEL BLANCO AGUIRRE" w:date="2017-06-28T19:28:00Z">
        <w:r w:rsidDel="00B07029">
          <w:delText>E</w:delText>
        </w:r>
        <w:r w:rsidR="001D5868" w:rsidRPr="003273F1" w:rsidDel="00B07029">
          <w:delText xml:space="preserve">l objetivo del servidor será el proporcionar y enviar por el medio de </w:delText>
        </w:r>
        <w:r w:rsidR="00312FCE" w:rsidDel="00B07029">
          <w:delText xml:space="preserve">las tecnologías WEB. </w:delText>
        </w:r>
        <w:r w:rsidR="001D5868" w:rsidRPr="003273F1" w:rsidDel="00B07029">
          <w:delText>HTTP es un protocolo de transporte de información genérico</w:delText>
        </w:r>
        <w:r w:rsidDel="00B07029">
          <w:delText xml:space="preserve"> </w:delText>
        </w:r>
        <w:r w:rsidR="001D5868" w:rsidRPr="003273F1" w:rsidDel="00B07029">
          <w:delText xml:space="preserve">que puede ser </w:delText>
        </w:r>
        <w:r w:rsidR="00312FCE" w:rsidRPr="003273F1" w:rsidDel="00B07029">
          <w:delText>usado por</w:delText>
        </w:r>
        <w:r w:rsidR="001D5868" w:rsidRPr="003273F1" w:rsidDel="00B07029">
          <w:delText xml:space="preserve"> cualquier lenguaje. Podremos crear el servidor web en cualquier lenguaje.</w:delText>
        </w:r>
        <w:r w:rsidR="00447D25" w:rsidDel="00B07029">
          <w:delText xml:space="preserve"> Siempre que el l</w:delText>
        </w:r>
        <w:r w:rsidR="001D5868" w:rsidRPr="003273F1" w:rsidDel="00B07029">
          <w:delText xml:space="preserve">enguaje utilizado </w:delText>
        </w:r>
        <w:r w:rsidR="00447D25" w:rsidDel="00B07029">
          <w:delText>pueda</w:delText>
        </w:r>
        <w:r w:rsidR="001D5868" w:rsidRPr="003273F1" w:rsidDel="00B07029">
          <w:delText xml:space="preserve"> </w:delText>
        </w:r>
        <w:r w:rsidR="00447D25" w:rsidDel="00B07029">
          <w:delText>enviar peticiones HTTP e</w:delText>
        </w:r>
        <w:r w:rsidR="001D5868" w:rsidRPr="003273F1" w:rsidDel="00B07029">
          <w:delText xml:space="preserve"> int</w:delText>
        </w:r>
        <w:r w:rsidR="00447D25" w:rsidDel="00B07029">
          <w:delText>erpretar las peticiones HTTP recibidas por el</w:delText>
        </w:r>
        <w:r w:rsidR="001D5868" w:rsidRPr="003273F1" w:rsidDel="00B07029">
          <w:delText xml:space="preserve"> cliente</w:delText>
        </w:r>
        <w:r w:rsidR="00447D25" w:rsidDel="00B07029">
          <w:delText>.</w:delText>
        </w:r>
      </w:del>
      <w:ins w:id="2335" w:author="RAQUEL BLANCO AGUIRRE" w:date="2017-06-28T19:28:00Z">
        <w:r w:rsidR="00B07029">
          <w:t xml:space="preserve">El lado servidor será </w:t>
        </w:r>
      </w:ins>
      <w:del w:id="2336" w:author="RAQUEL BLANCO AGUIRRE" w:date="2017-06-28T19:30:00Z">
        <w:r w:rsidDel="00B07029">
          <w:delText xml:space="preserve"> Entonces </w:delText>
        </w:r>
        <w:r w:rsidR="00A850E0" w:rsidRPr="003273F1" w:rsidDel="00B07029">
          <w:delText xml:space="preserve">haremos </w:delText>
        </w:r>
      </w:del>
      <w:r w:rsidR="00A850E0" w:rsidRPr="003273F1">
        <w:t>un servidor web en Ja</w:t>
      </w:r>
      <w:r>
        <w:t>vaScript</w:t>
      </w:r>
      <w:ins w:id="2337" w:author="RAQUEL BLANCO AGUIRRE" w:date="2017-06-28T19:31:00Z">
        <w:r w:rsidR="00B07029">
          <w:t xml:space="preserve"> que se creará utilizando</w:t>
        </w:r>
      </w:ins>
      <w:del w:id="2338" w:author="RAQUEL BLANCO AGUIRRE" w:date="2017-06-28T19:31:00Z">
        <w:r w:rsidDel="00B07029">
          <w:delText>, en concreto la parte de servidor de JavaScript</w:delText>
        </w:r>
        <w:r w:rsidR="00A850E0" w:rsidRPr="003273F1" w:rsidDel="00B07029">
          <w:delText xml:space="preserve"> se denomina</w:delText>
        </w:r>
      </w:del>
      <w:r w:rsidR="00A850E0" w:rsidRPr="003273F1">
        <w:t xml:space="preserve"> </w:t>
      </w:r>
      <w:r w:rsidRPr="003273F1">
        <w:t>Node.js.</w:t>
      </w:r>
      <w:r w:rsidR="00A850E0" w:rsidRPr="003273F1">
        <w:t xml:space="preserve"> </w:t>
      </w:r>
    </w:p>
    <w:p w14:paraId="61914DD7" w14:textId="77777777" w:rsidR="00A850E0" w:rsidRPr="003273F1" w:rsidRDefault="00A850E0" w:rsidP="00A850E0">
      <w:pPr>
        <w:ind w:firstLine="708"/>
        <w:jc w:val="center"/>
      </w:pPr>
      <w:r w:rsidRPr="003273F1">
        <w:rPr>
          <w:noProof/>
          <w:lang w:eastAsia="es-ES"/>
        </w:rPr>
        <w:drawing>
          <wp:inline distT="0" distB="0" distL="0" distR="0" wp14:anchorId="4CD19CE0" wp14:editId="207C175E">
            <wp:extent cx="274320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43200" cy="1524000"/>
                    </a:xfrm>
                    <a:prstGeom prst="rect">
                      <a:avLst/>
                    </a:prstGeom>
                  </pic:spPr>
                </pic:pic>
              </a:graphicData>
            </a:graphic>
          </wp:inline>
        </w:drawing>
      </w:r>
    </w:p>
    <w:p w14:paraId="1E64130A" w14:textId="77777777" w:rsidR="00D17F9C" w:rsidRPr="003273F1" w:rsidRDefault="00D17F9C" w:rsidP="00A850E0">
      <w:pPr>
        <w:ind w:firstLine="708"/>
        <w:jc w:val="center"/>
      </w:pPr>
    </w:p>
    <w:p w14:paraId="003B299F" w14:textId="77777777" w:rsidR="00D17F9C" w:rsidRPr="003E5480" w:rsidRDefault="000F333F">
      <w:pPr>
        <w:pStyle w:val="Ttulo3"/>
      </w:pPr>
      <w:bookmarkStart w:id="2339" w:name="_Toc487483499"/>
      <w:r w:rsidRPr="003273F1">
        <w:t>Gestión</w:t>
      </w:r>
      <w:r w:rsidR="00D17F9C" w:rsidRPr="003273F1">
        <w:t xml:space="preserve"> de recursos</w:t>
      </w:r>
      <w:r w:rsidR="003E5480">
        <w:t xml:space="preserve"> web</w:t>
      </w:r>
      <w:r w:rsidR="00D17F9C" w:rsidRPr="003273F1">
        <w:t>:</w:t>
      </w:r>
      <w:bookmarkEnd w:id="2339"/>
    </w:p>
    <w:p w14:paraId="78B87B12" w14:textId="77777777" w:rsidR="00D17F9C" w:rsidRPr="003273F1" w:rsidRDefault="00D17F9C" w:rsidP="00D17F9C">
      <w:pPr>
        <w:ind w:firstLine="708"/>
      </w:pPr>
      <w:r w:rsidRPr="003273F1">
        <w:t>El objetivo principal del servidor será el gestionar los recursos. Para ello</w:t>
      </w:r>
      <w:r w:rsidR="003E5480">
        <w:t>,</w:t>
      </w:r>
      <w:r w:rsidRPr="003273F1">
        <w:t xml:space="preserve"> el servidor web creara una jer</w:t>
      </w:r>
      <w:r w:rsidR="003E5480">
        <w:t>arquía y lo enlazara con un dominio URL para</w:t>
      </w:r>
      <w:r w:rsidRPr="003273F1">
        <w:t xml:space="preserve"> la petición de los recursos por parte del cliente. Cuando el</w:t>
      </w:r>
      <w:r w:rsidR="003E5480">
        <w:t xml:space="preserve"> cliente pida un recurso X en cierto</w:t>
      </w:r>
      <w:r w:rsidRPr="003273F1">
        <w:t xml:space="preserve"> dominio </w:t>
      </w:r>
      <w:r w:rsidR="003E5480">
        <w:t>HTTP, El servidor interpretara e</w:t>
      </w:r>
      <w:r w:rsidRPr="003273F1">
        <w:t>s</w:t>
      </w:r>
      <w:r w:rsidR="003E5480">
        <w:t>te dominio obteniendo</w:t>
      </w:r>
      <w:r w:rsidR="00FD5867" w:rsidRPr="003273F1">
        <w:t xml:space="preserve"> el recurso</w:t>
      </w:r>
      <w:r w:rsidRPr="003273F1">
        <w:t xml:space="preserve"> </w:t>
      </w:r>
      <w:r w:rsidR="00FD5867" w:rsidRPr="003273F1">
        <w:t xml:space="preserve">y </w:t>
      </w:r>
      <w:r w:rsidR="003E5480" w:rsidRPr="003273F1">
        <w:t>enviá</w:t>
      </w:r>
      <w:r w:rsidR="003E5480">
        <w:t>n</w:t>
      </w:r>
      <w:r w:rsidR="003E5480" w:rsidRPr="003273F1">
        <w:t>do</w:t>
      </w:r>
      <w:r w:rsidR="003E5480">
        <w:t>lo</w:t>
      </w:r>
      <w:r w:rsidR="00FD5867" w:rsidRPr="003273F1">
        <w:t xml:space="preserve"> al cliente.</w:t>
      </w:r>
    </w:p>
    <w:p w14:paraId="5856583A" w14:textId="77777777" w:rsidR="00FD5867" w:rsidRPr="003273F1" w:rsidRDefault="00FD5867" w:rsidP="00D17F9C">
      <w:pPr>
        <w:ind w:firstLine="708"/>
      </w:pPr>
    </w:p>
    <w:p w14:paraId="03838683" w14:textId="77777777" w:rsidR="000F333F" w:rsidRPr="003E5480" w:rsidRDefault="00FD5867">
      <w:pPr>
        <w:pStyle w:val="Ttulo3"/>
      </w:pPr>
      <w:bookmarkStart w:id="2340" w:name="_Toc487483500"/>
      <w:r w:rsidRPr="003273F1">
        <w:t>Creación de cuentas:</w:t>
      </w:r>
      <w:bookmarkEnd w:id="2340"/>
    </w:p>
    <w:p w14:paraId="67CBF01B" w14:textId="77777777" w:rsidR="00FD5867" w:rsidRDefault="00FD5867" w:rsidP="000F333F">
      <w:pPr>
        <w:ind w:firstLine="708"/>
      </w:pPr>
      <w:r w:rsidRPr="003273F1">
        <w:t>Para una</w:t>
      </w:r>
      <w:r w:rsidR="003E5480">
        <w:t xml:space="preserve"> mejor seguridad en el sistema, soló las cuentas enviadas al repositorio</w:t>
      </w:r>
      <w:r w:rsidRPr="003273F1">
        <w:t xml:space="preserve"> mediante</w:t>
      </w:r>
      <w:r w:rsidR="003E5480">
        <w:t xml:space="preserve"> el servidor web </w:t>
      </w:r>
      <w:r w:rsidRPr="003273F1">
        <w:t>serán gestionadas. El servidor</w:t>
      </w:r>
      <w:r w:rsidR="003E5480">
        <w:t xml:space="preserve"> web</w:t>
      </w:r>
      <w:r w:rsidRPr="003273F1">
        <w:t xml:space="preserve"> deberá proveer un controlador y un modelo para la </w:t>
      </w:r>
      <w:r w:rsidR="00312FCE" w:rsidRPr="003273F1">
        <w:t>gestión</w:t>
      </w:r>
      <w:r w:rsidRPr="003273F1">
        <w:t xml:space="preserve"> de la creación de cuentas.</w:t>
      </w:r>
      <w:r w:rsidR="003E5480">
        <w:t xml:space="preserve"> En caso de un evento de creación de cuentas, el servidor web deberá hacer una petición de cuentas y enviarla al repositorio.</w:t>
      </w:r>
    </w:p>
    <w:p w14:paraId="15C73592" w14:textId="77777777" w:rsidR="000F333F" w:rsidRPr="003273F1" w:rsidRDefault="000F333F" w:rsidP="00FD5867">
      <w:pPr>
        <w:ind w:firstLine="708"/>
      </w:pPr>
    </w:p>
    <w:p w14:paraId="165EDBE3" w14:textId="5ED278C9" w:rsidR="00FD2180" w:rsidRPr="003E5480" w:rsidRDefault="000F333F" w:rsidP="00126CCD">
      <w:pPr>
        <w:pStyle w:val="Ttulo2"/>
      </w:pPr>
      <w:r>
        <w:t xml:space="preserve"> </w:t>
      </w:r>
      <w:del w:id="2341" w:author="RAQUEL BLANCO AGUIRRE" w:date="2017-06-28T19:31:00Z">
        <w:r w:rsidR="00DC69F9" w:rsidRPr="003273F1" w:rsidDel="00B07029">
          <w:delText xml:space="preserve">DS-Subsistema aplicación web: </w:delText>
        </w:r>
      </w:del>
      <w:bookmarkStart w:id="2342" w:name="_Toc487483501"/>
      <w:r w:rsidR="00DC69F9" w:rsidRPr="003273F1">
        <w:t>Lado cliente</w:t>
      </w:r>
      <w:bookmarkEnd w:id="2342"/>
    </w:p>
    <w:p w14:paraId="50264FA2" w14:textId="109EBDED" w:rsidR="00FD2180" w:rsidRPr="003273F1" w:rsidRDefault="00684DEA" w:rsidP="000F333F">
      <w:pPr>
        <w:ind w:firstLine="708"/>
      </w:pPr>
      <w:r w:rsidRPr="003273F1">
        <w:t xml:space="preserve">El objetivo del lado del cliente es obtener todos los eventos que interactúa el </w:t>
      </w:r>
      <w:r w:rsidR="003E5480">
        <w:t>usuario, c</w:t>
      </w:r>
      <w:r w:rsidRPr="003273F1">
        <w:t xml:space="preserve">omprenderlos, analizarlos y dar una </w:t>
      </w:r>
      <w:r w:rsidR="003E5480">
        <w:t>vista nueva personalizada</w:t>
      </w:r>
      <w:r w:rsidRPr="003273F1">
        <w:t xml:space="preserve"> al evento</w:t>
      </w:r>
      <w:r w:rsidR="003E5480">
        <w:t xml:space="preserve"> procesado</w:t>
      </w:r>
      <w:r w:rsidRPr="003273F1">
        <w:t>. El lado del cliente contendrá el total del cómputo de la aplicación</w:t>
      </w:r>
      <w:r w:rsidR="003E5480">
        <w:t xml:space="preserve"> web, pero manteniendo </w:t>
      </w:r>
      <w:r w:rsidR="00FD2180" w:rsidRPr="003273F1">
        <w:t xml:space="preserve">el </w:t>
      </w:r>
      <w:r w:rsidR="00312FCE" w:rsidRPr="003273F1">
        <w:t>modelo MVC</w:t>
      </w:r>
      <w:del w:id="2343" w:author="RAQUEL BLANCO AGUIRRE" w:date="2017-06-28T19:32:00Z">
        <w:r w:rsidR="003E5480" w:rsidDel="00B07029">
          <w:delText>, y</w:delText>
        </w:r>
        <w:r w:rsidR="00FD2180" w:rsidRPr="003273F1" w:rsidDel="00B07029">
          <w:delText>a</w:delText>
        </w:r>
        <w:r w:rsidR="003E5480" w:rsidDel="00B07029">
          <w:delText xml:space="preserve"> este modelo es </w:delText>
        </w:r>
        <w:r w:rsidR="00FD2180" w:rsidRPr="003273F1" w:rsidDel="00B07029">
          <w:delText>predominante en aplicaciones web, sea la ejecución en el cliente o en el servidor</w:delText>
        </w:r>
      </w:del>
      <w:r w:rsidR="00FD2180" w:rsidRPr="003273F1">
        <w:t>.</w:t>
      </w:r>
    </w:p>
    <w:p w14:paraId="68C9CE38" w14:textId="77777777" w:rsidR="00B45BEE" w:rsidRPr="003273F1" w:rsidRDefault="00684DEA" w:rsidP="003E5480">
      <w:pPr>
        <w:ind w:firstLine="708"/>
      </w:pPr>
      <w:r w:rsidRPr="003273F1">
        <w:t xml:space="preserve"> </w:t>
      </w:r>
    </w:p>
    <w:p w14:paraId="20F9286A" w14:textId="77777777" w:rsidR="000F333F" w:rsidRPr="003E5480" w:rsidRDefault="00FD2180">
      <w:pPr>
        <w:pStyle w:val="Ttulo3"/>
      </w:pPr>
      <w:bookmarkStart w:id="2344" w:name="_Toc487483502"/>
      <w:r w:rsidRPr="003273F1">
        <w:t>Angular.js: El MVC en el cliente</w:t>
      </w:r>
      <w:bookmarkEnd w:id="2344"/>
    </w:p>
    <w:p w14:paraId="11903DD5" w14:textId="58E97BD6" w:rsidR="00FD2180" w:rsidRPr="003273F1" w:rsidRDefault="00FD2180" w:rsidP="000F333F">
      <w:pPr>
        <w:ind w:firstLine="708"/>
      </w:pPr>
      <w:r w:rsidRPr="003273F1">
        <w:t>Angular.js</w:t>
      </w:r>
      <w:r w:rsidR="00790210">
        <w:t xml:space="preserve"> es un framework de</w:t>
      </w:r>
      <w:r w:rsidR="003E5480">
        <w:t xml:space="preserve"> JavaScript que</w:t>
      </w:r>
      <w:r w:rsidRPr="003273F1">
        <w:t xml:space="preserve"> utiliza un modelo </w:t>
      </w:r>
      <w:r w:rsidR="000F333F" w:rsidRPr="003273F1">
        <w:t>MVC en</w:t>
      </w:r>
      <w:r w:rsidRPr="003273F1">
        <w:t xml:space="preserve"> el </w:t>
      </w:r>
      <w:r w:rsidR="00790210">
        <w:t xml:space="preserve">cliente con apoyo </w:t>
      </w:r>
      <w:r w:rsidR="001360A9" w:rsidRPr="003273F1">
        <w:t xml:space="preserve">AJAX </w:t>
      </w:r>
      <w:r w:rsidR="00790210">
        <w:t>y u</w:t>
      </w:r>
      <w:r w:rsidR="001360A9" w:rsidRPr="003273F1">
        <w:t>n</w:t>
      </w:r>
      <w:r w:rsidR="00790210">
        <w:t>os</w:t>
      </w:r>
      <w:r w:rsidR="001360A9" w:rsidRPr="003273F1">
        <w:t xml:space="preserve"> servidor</w:t>
      </w:r>
      <w:r w:rsidR="00790210">
        <w:t>es</w:t>
      </w:r>
      <w:r w:rsidR="001360A9" w:rsidRPr="003273F1">
        <w:t xml:space="preserve"> backend</w:t>
      </w:r>
      <w:r w:rsidR="00790210">
        <w:t xml:space="preserve"> (servidor web y repositorio)</w:t>
      </w:r>
      <w:ins w:id="2345" w:author="RAQUEL BLANCO AGUIRRE" w:date="2017-06-28T19:35:00Z">
        <w:r w:rsidR="00B07029">
          <w:t>,</w:t>
        </w:r>
      </w:ins>
      <w:r w:rsidR="001360A9" w:rsidRPr="003273F1">
        <w:t xml:space="preserve"> que le </w:t>
      </w:r>
      <w:r w:rsidR="00021582" w:rsidRPr="003273F1">
        <w:t>despliega</w:t>
      </w:r>
      <w:r w:rsidR="001360A9" w:rsidRPr="003273F1">
        <w:t xml:space="preserve"> un </w:t>
      </w:r>
      <w:del w:id="2346" w:author="RAQUEL BLANCO AGUIRRE" w:date="2017-06-28T19:35:00Z">
        <w:r w:rsidR="001360A9" w:rsidRPr="003273F1" w:rsidDel="00B07029">
          <w:delText xml:space="preserve">chorro </w:delText>
        </w:r>
      </w:del>
      <w:ins w:id="2347" w:author="RAQUEL BLANCO AGUIRRE" w:date="2017-06-28T19:35:00Z">
        <w:r w:rsidR="00B07029">
          <w:t>flujo</w:t>
        </w:r>
        <w:r w:rsidR="00B07029" w:rsidRPr="003273F1">
          <w:t xml:space="preserve"> </w:t>
        </w:r>
      </w:ins>
      <w:r w:rsidR="001360A9" w:rsidRPr="003273F1">
        <w:t xml:space="preserve">de datos </w:t>
      </w:r>
      <w:r w:rsidR="00790210">
        <w:t>procesados</w:t>
      </w:r>
      <w:r w:rsidR="001360A9" w:rsidRPr="003273F1">
        <w:t xml:space="preserve"> para </w:t>
      </w:r>
      <w:ins w:id="2348" w:author="RAQUEL BLANCO AGUIRRE" w:date="2017-06-28T19:35:00Z">
        <w:r w:rsidR="00B07029">
          <w:t>que sean mostrados</w:t>
        </w:r>
      </w:ins>
      <w:del w:id="2349" w:author="RAQUEL BLANCO AGUIRRE" w:date="2017-06-28T19:35:00Z">
        <w:r w:rsidR="001360A9" w:rsidRPr="003273F1" w:rsidDel="00B07029">
          <w:delText>su muestra</w:delText>
        </w:r>
      </w:del>
      <w:r w:rsidR="001360A9" w:rsidRPr="003273F1">
        <w:t xml:space="preserve"> al usuario.</w:t>
      </w:r>
    </w:p>
    <w:p w14:paraId="65A0C741" w14:textId="77777777" w:rsidR="000F333F" w:rsidRDefault="001360A9" w:rsidP="00790210">
      <w:pPr>
        <w:keepNext/>
        <w:ind w:firstLine="708"/>
        <w:jc w:val="center"/>
      </w:pPr>
      <w:r w:rsidRPr="003273F1">
        <w:rPr>
          <w:noProof/>
          <w:lang w:eastAsia="es-ES"/>
        </w:rPr>
        <w:drawing>
          <wp:inline distT="0" distB="0" distL="0" distR="0" wp14:anchorId="53992A65" wp14:editId="35FC35D7">
            <wp:extent cx="2905125" cy="17489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3875" cy="1754211"/>
                    </a:xfrm>
                    <a:prstGeom prst="rect">
                      <a:avLst/>
                    </a:prstGeom>
                  </pic:spPr>
                </pic:pic>
              </a:graphicData>
            </a:graphic>
          </wp:inline>
        </w:drawing>
      </w:r>
    </w:p>
    <w:p w14:paraId="6408EF43" w14:textId="3E0DA3A7" w:rsidR="001360A9" w:rsidRDefault="000F333F" w:rsidP="000F333F">
      <w:pPr>
        <w:pStyle w:val="Descripcin"/>
      </w:pPr>
      <w:bookmarkStart w:id="2350" w:name="_Toc481185458"/>
      <w:bookmarkStart w:id="2351" w:name="_Toc487483560"/>
      <w:r>
        <w:t xml:space="preserve">Ilustración </w:t>
      </w:r>
      <w:fldSimple w:instr=" STYLEREF 1 \s ">
        <w:r w:rsidR="007E0E3F">
          <w:rPr>
            <w:noProof/>
          </w:rPr>
          <w:t>4</w:t>
        </w:r>
      </w:fldSimple>
      <w:r w:rsidR="005E22B3">
        <w:noBreakHyphen/>
      </w:r>
      <w:fldSimple w:instr=" SEQ Ilustración \* ARABIC \s 1 ">
        <w:r w:rsidR="007E0E3F">
          <w:rPr>
            <w:noProof/>
          </w:rPr>
          <w:t>1</w:t>
        </w:r>
      </w:fldSimple>
      <w:r>
        <w:t xml:space="preserve"> Arquitectura Angular.js MVC</w:t>
      </w:r>
      <w:bookmarkEnd w:id="2350"/>
      <w:bookmarkEnd w:id="2351"/>
    </w:p>
    <w:p w14:paraId="45CFD7B3" w14:textId="77777777" w:rsidR="004E2F5B" w:rsidRPr="004E2F5B" w:rsidRDefault="004E2F5B" w:rsidP="004E2F5B"/>
    <w:p w14:paraId="5192B941" w14:textId="18CC3C7B" w:rsidR="001360A9" w:rsidRPr="003273F1" w:rsidRDefault="001360A9" w:rsidP="000F333F">
      <w:pPr>
        <w:ind w:firstLine="708"/>
      </w:pPr>
      <w:r w:rsidRPr="003273F1">
        <w:t>Como se puede ver en la imagen</w:t>
      </w:r>
      <w:ins w:id="2352" w:author="RAQUEL BLANCO AGUIRRE" w:date="2017-06-28T19:35:00Z">
        <w:r w:rsidR="00B07029">
          <w:t xml:space="preserve"> anteri</w:t>
        </w:r>
      </w:ins>
      <w:ins w:id="2353" w:author="RAQUEL BLANCO AGUIRRE" w:date="2017-06-28T19:36:00Z">
        <w:r w:rsidR="00B07029">
          <w:t>or,</w:t>
        </w:r>
      </w:ins>
      <w:r w:rsidRPr="003273F1">
        <w:t xml:space="preserve"> el modelo MVC de </w:t>
      </w:r>
      <w:ins w:id="2354" w:author="RAQUEL BLANCO AGUIRRE" w:date="2017-06-28T19:38:00Z">
        <w:r w:rsidR="00B07029">
          <w:t>A</w:t>
        </w:r>
      </w:ins>
      <w:del w:id="2355" w:author="RAQUEL BLANCO AGUIRRE" w:date="2017-06-28T19:38:00Z">
        <w:r w:rsidRPr="003273F1" w:rsidDel="00B07029">
          <w:delText>a</w:delText>
        </w:r>
      </w:del>
      <w:r w:rsidRPr="003273F1">
        <w:t>ngular mantiene los 3 componentes principales del modelo (</w:t>
      </w:r>
      <w:r w:rsidR="00021582" w:rsidRPr="003273F1">
        <w:t>Modelo, vista</w:t>
      </w:r>
      <w:r w:rsidRPr="003273F1">
        <w:t xml:space="preserve"> y controlador)</w:t>
      </w:r>
      <w:r w:rsidR="00021582" w:rsidRPr="003273F1">
        <w:t>:</w:t>
      </w:r>
    </w:p>
    <w:p w14:paraId="04D9DA8B" w14:textId="77777777" w:rsidR="004E2F5B" w:rsidRPr="003273F1" w:rsidRDefault="00021582" w:rsidP="004E2F5B">
      <w:pPr>
        <w:pStyle w:val="Prrafodelista"/>
        <w:numPr>
          <w:ilvl w:val="0"/>
          <w:numId w:val="27"/>
        </w:numPr>
      </w:pPr>
      <w:r w:rsidRPr="000F333F">
        <w:rPr>
          <w:b/>
        </w:rPr>
        <w:t>Vista</w:t>
      </w:r>
      <w:r w:rsidRPr="003273F1">
        <w:t xml:space="preserve">: La </w:t>
      </w:r>
      <w:r w:rsidR="006410AE" w:rsidRPr="003273F1">
        <w:t>vista a</w:t>
      </w:r>
      <w:r w:rsidRPr="003273F1">
        <w:t xml:space="preserve"> modificar se realiza sobre el HTML como en las plantillas de modelos MVC de servidor. La diferencia es que las plantillas se transforman en variables que se iniciaran por los controladores cuando su ciclo de vida se inicie.</w:t>
      </w:r>
    </w:p>
    <w:p w14:paraId="34A1B780" w14:textId="394A08D1" w:rsidR="000F333F" w:rsidRPr="003273F1" w:rsidRDefault="00021582" w:rsidP="004E2F5B">
      <w:pPr>
        <w:pStyle w:val="Prrafodelista"/>
        <w:numPr>
          <w:ilvl w:val="0"/>
          <w:numId w:val="27"/>
        </w:numPr>
      </w:pPr>
      <w:r w:rsidRPr="000F333F">
        <w:rPr>
          <w:b/>
        </w:rPr>
        <w:t>Controlador</w:t>
      </w:r>
      <w:r w:rsidRPr="003273F1">
        <w:t>: Los controladores gestionan los estados, crean eventos para el usuario e inyectan la información a los modelos.</w:t>
      </w:r>
      <w:del w:id="2356" w:author="RAQUEL BLANCO AGUIRRE" w:date="2017-06-28T19:36:00Z">
        <w:r w:rsidRPr="003273F1" w:rsidDel="00B07029">
          <w:delText xml:space="preserve"> Esto no varía mucho de los MVC tradicionales, l</w:delText>
        </w:r>
      </w:del>
      <w:ins w:id="2357" w:author="RAQUEL BLANCO AGUIRRE" w:date="2017-06-28T19:36:00Z">
        <w:r w:rsidR="00B07029">
          <w:t xml:space="preserve"> L</w:t>
        </w:r>
      </w:ins>
      <w:r w:rsidRPr="003273F1">
        <w:t xml:space="preserve">a mejora </w:t>
      </w:r>
      <w:ins w:id="2358" w:author="RAQUEL BLANCO AGUIRRE" w:date="2017-06-28T19:36:00Z">
        <w:r w:rsidR="00B07029">
          <w:t xml:space="preserve">que </w:t>
        </w:r>
      </w:ins>
      <w:del w:id="2359" w:author="RAQUEL BLANCO AGUIRRE" w:date="2017-06-28T19:36:00Z">
        <w:r w:rsidRPr="003273F1" w:rsidDel="00B07029">
          <w:delText xml:space="preserve">de </w:delText>
        </w:r>
      </w:del>
      <w:r w:rsidRPr="003273F1">
        <w:t xml:space="preserve">Angular.js </w:t>
      </w:r>
      <w:ins w:id="2360" w:author="RAQUEL BLANCO AGUIRRE" w:date="2017-06-28T19:37:00Z">
        <w:r w:rsidR="00B07029">
          <w:t xml:space="preserve">ofrece </w:t>
        </w:r>
      </w:ins>
      <w:r w:rsidRPr="003273F1">
        <w:t xml:space="preserve">frente a los </w:t>
      </w:r>
      <w:r w:rsidR="00A11DC7" w:rsidRPr="003273F1">
        <w:t>demás</w:t>
      </w:r>
      <w:r w:rsidRPr="003273F1">
        <w:t xml:space="preserve"> controladores convencionales </w:t>
      </w:r>
      <w:ins w:id="2361" w:author="RAQUEL BLANCO AGUIRRE" w:date="2017-06-28T19:37:00Z">
        <w:r w:rsidR="00B07029">
          <w:t>es el uso de</w:t>
        </w:r>
      </w:ins>
      <w:del w:id="2362" w:author="RAQUEL BLANCO AGUIRRE" w:date="2017-06-28T19:37:00Z">
        <w:r w:rsidRPr="003273F1" w:rsidDel="00B07029">
          <w:delText>son las</w:delText>
        </w:r>
      </w:del>
      <w:r w:rsidRPr="003273F1">
        <w:t xml:space="preserve"> directivas, las cuales, son elementos HTML que llevan enlazad</w:t>
      </w:r>
      <w:ins w:id="2363" w:author="RAQUEL BLANCO AGUIRRE" w:date="2017-06-28T19:37:00Z">
        <w:r w:rsidR="00B07029">
          <w:t>a</w:t>
        </w:r>
      </w:ins>
      <w:del w:id="2364" w:author="RAQUEL BLANCO AGUIRRE" w:date="2017-06-28T19:37:00Z">
        <w:r w:rsidRPr="003273F1" w:rsidDel="00B07029">
          <w:delText>o</w:delText>
        </w:r>
      </w:del>
      <w:r w:rsidRPr="003273F1">
        <w:t xml:space="preserve"> una estructura MVC fija.</w:t>
      </w:r>
    </w:p>
    <w:p w14:paraId="3B097B66" w14:textId="5F52A717" w:rsidR="0077026D" w:rsidRDefault="00021582" w:rsidP="000F333F">
      <w:pPr>
        <w:pStyle w:val="Prrafodelista"/>
        <w:numPr>
          <w:ilvl w:val="0"/>
          <w:numId w:val="27"/>
        </w:numPr>
      </w:pPr>
      <w:r w:rsidRPr="000F333F">
        <w:rPr>
          <w:b/>
        </w:rPr>
        <w:t>Modelo</w:t>
      </w:r>
      <w:r w:rsidRPr="003273F1">
        <w:t xml:space="preserve">: </w:t>
      </w:r>
      <w:ins w:id="2365" w:author="RAQUEL BLANCO AGUIRRE" w:date="2017-06-28T19:37:00Z">
        <w:r w:rsidR="00B07029">
          <w:t>L</w:t>
        </w:r>
      </w:ins>
      <w:del w:id="2366" w:author="RAQUEL BLANCO AGUIRRE" w:date="2017-06-28T19:37:00Z">
        <w:r w:rsidRPr="003273F1" w:rsidDel="00B07029">
          <w:delText>l</w:delText>
        </w:r>
      </w:del>
      <w:r w:rsidRPr="003273F1">
        <w:t xml:space="preserve">os modelos </w:t>
      </w:r>
      <w:ins w:id="2367" w:author="RAQUEL BLANCO AGUIRRE" w:date="2017-06-28T19:38:00Z">
        <w:r w:rsidR="00B07029">
          <w:t xml:space="preserve">representan los datos que se van a mostrar </w:t>
        </w:r>
      </w:ins>
      <w:del w:id="2368" w:author="RAQUEL BLANCO AGUIRRE" w:date="2017-06-28T19:38:00Z">
        <w:r w:rsidRPr="003273F1" w:rsidDel="00B07029">
          <w:delText xml:space="preserve">rellenan muestran </w:delText>
        </w:r>
      </w:del>
      <w:ins w:id="2369" w:author="RAQUEL BLANCO AGUIRRE" w:date="2017-06-28T19:38:00Z">
        <w:r w:rsidR="00B07029">
          <w:t xml:space="preserve">en </w:t>
        </w:r>
      </w:ins>
      <w:r w:rsidRPr="003273F1">
        <w:t>la interfaz de usuario</w:t>
      </w:r>
      <w:ins w:id="2370" w:author="RAQUEL BLANCO AGUIRRE" w:date="2017-06-28T19:38:00Z">
        <w:r w:rsidR="00B07029">
          <w:t>,</w:t>
        </w:r>
      </w:ins>
      <w:r w:rsidRPr="003273F1">
        <w:t xml:space="preserve"> en función de lo</w:t>
      </w:r>
      <w:del w:id="2371" w:author="RAQUEL BLANCO AGUIRRE" w:date="2017-06-28T19:39:00Z">
        <w:r w:rsidRPr="003273F1" w:rsidDel="00B07029">
          <w:delText>s</w:delText>
        </w:r>
      </w:del>
      <w:r w:rsidRPr="003273F1">
        <w:t xml:space="preserve"> </w:t>
      </w:r>
      <w:del w:id="2372" w:author="RAQUEL BLANCO AGUIRRE" w:date="2017-06-28T19:39:00Z">
        <w:r w:rsidRPr="003273F1" w:rsidDel="00B07029">
          <w:delText xml:space="preserve">datos </w:delText>
        </w:r>
      </w:del>
      <w:r w:rsidRPr="003273F1">
        <w:t>entregado</w:t>
      </w:r>
      <w:del w:id="2373" w:author="RAQUEL BLANCO AGUIRRE" w:date="2017-06-28T19:39:00Z">
        <w:r w:rsidRPr="003273F1" w:rsidDel="00B07029">
          <w:delText>s</w:delText>
        </w:r>
      </w:del>
      <w:r w:rsidRPr="003273F1">
        <w:t xml:space="preserve"> por el controlador. </w:t>
      </w:r>
      <w:del w:id="2374" w:author="RAQUEL BLANCO AGUIRRE" w:date="2017-06-28T19:39:00Z">
        <w:r w:rsidRPr="003273F1" w:rsidDel="00B07029">
          <w:delText xml:space="preserve">En angular no se difiere mucho de los modelos tradicionales </w:delText>
        </w:r>
        <w:r w:rsidR="00A11DC7" w:rsidRPr="003273F1" w:rsidDel="00B07029">
          <w:delText>MVC, salvo</w:delText>
        </w:r>
      </w:del>
      <w:ins w:id="2375" w:author="RAQUEL BLANCO AGUIRRE" w:date="2017-06-28T19:39:00Z">
        <w:r w:rsidR="00B07029">
          <w:t xml:space="preserve">Angular aporta como </w:t>
        </w:r>
      </w:ins>
      <w:del w:id="2376" w:author="RAQUEL BLANCO AGUIRRE" w:date="2017-06-28T19:39:00Z">
        <w:r w:rsidR="00A11DC7" w:rsidRPr="003273F1" w:rsidDel="00B07029">
          <w:delText xml:space="preserve"> la </w:delText>
        </w:r>
      </w:del>
      <w:r w:rsidR="00A11DC7" w:rsidRPr="003273F1">
        <w:t xml:space="preserve">mejora </w:t>
      </w:r>
      <w:del w:id="2377" w:author="RAQUEL BLANCO AGUIRRE" w:date="2017-06-28T19:39:00Z">
        <w:r w:rsidR="00A11DC7" w:rsidRPr="003273F1" w:rsidDel="00B07029">
          <w:delText xml:space="preserve">de </w:delText>
        </w:r>
      </w:del>
      <w:r w:rsidR="00A11DC7" w:rsidRPr="003273F1">
        <w:t>que el controlador pued</w:t>
      </w:r>
      <w:ins w:id="2378" w:author="RAQUEL BLANCO AGUIRRE" w:date="2017-06-28T19:40:00Z">
        <w:r w:rsidR="00B07029">
          <w:t>e</w:t>
        </w:r>
      </w:ins>
      <w:del w:id="2379" w:author="RAQUEL BLANCO AGUIRRE" w:date="2017-06-28T19:40:00Z">
        <w:r w:rsidR="00A11DC7" w:rsidRPr="003273F1" w:rsidDel="00B07029">
          <w:delText>a</w:delText>
        </w:r>
      </w:del>
      <w:r w:rsidR="00A11DC7" w:rsidRPr="003273F1">
        <w:t xml:space="preserve"> manejar el CSS de la página web como si fuera un dato mismo del usuario.</w:t>
      </w:r>
    </w:p>
    <w:p w14:paraId="75CFBFFC" w14:textId="77777777" w:rsidR="000F333F" w:rsidRDefault="000F333F" w:rsidP="003273F1">
      <w:pPr>
        <w:pStyle w:val="Prrafodelista"/>
        <w:ind w:left="1428"/>
      </w:pPr>
    </w:p>
    <w:p w14:paraId="3E050EC6" w14:textId="77777777" w:rsidR="004E2F5B" w:rsidRPr="003273F1" w:rsidRDefault="004E2F5B" w:rsidP="003273F1">
      <w:pPr>
        <w:pStyle w:val="Prrafodelista"/>
        <w:ind w:left="1428"/>
      </w:pPr>
    </w:p>
    <w:p w14:paraId="63148EE1" w14:textId="77777777" w:rsidR="0077026D" w:rsidRPr="003273F1" w:rsidRDefault="0077026D" w:rsidP="0077026D">
      <w:pPr>
        <w:pStyle w:val="Ttulo4"/>
        <w:numPr>
          <w:ilvl w:val="3"/>
          <w:numId w:val="30"/>
        </w:numPr>
      </w:pPr>
      <w:r w:rsidRPr="003273F1">
        <w:t>Estructura General de la aplicación</w:t>
      </w:r>
      <w:r w:rsidR="00021582" w:rsidRPr="003273F1">
        <w:t xml:space="preserve"> </w:t>
      </w:r>
    </w:p>
    <w:p w14:paraId="26BA3C7C" w14:textId="77777777" w:rsidR="00B7537A" w:rsidRDefault="00A11DC7" w:rsidP="000F333F">
      <w:pPr>
        <w:ind w:firstLine="708"/>
      </w:pPr>
      <w:r w:rsidRPr="003273F1">
        <w:t xml:space="preserve">La estructura general de la aplicación será una jerarquía de controladores </w:t>
      </w:r>
      <w:r w:rsidR="000F333F" w:rsidRPr="003273F1">
        <w:t>y directivas</w:t>
      </w:r>
      <w:r w:rsidRPr="003273F1">
        <w:t xml:space="preserve"> (las directivas contienen a su vez controladores y otras directivas)</w:t>
      </w:r>
      <w:r w:rsidR="00B7537A" w:rsidRPr="003273F1">
        <w:t>.</w:t>
      </w:r>
    </w:p>
    <w:p w14:paraId="51AF265B" w14:textId="77777777" w:rsidR="00632FC5" w:rsidRPr="003273F1" w:rsidRDefault="00632FC5" w:rsidP="000F333F">
      <w:pPr>
        <w:ind w:firstLine="708"/>
      </w:pPr>
    </w:p>
    <w:p w14:paraId="475F4B92" w14:textId="77777777" w:rsidR="00632FC5" w:rsidRDefault="00C01591" w:rsidP="004911DB">
      <w:pPr>
        <w:keepNext/>
      </w:pPr>
      <w:r w:rsidRPr="003273F1">
        <w:rPr>
          <w:noProof/>
          <w:lang w:eastAsia="es-ES"/>
        </w:rPr>
        <w:lastRenderedPageBreak/>
        <w:drawing>
          <wp:inline distT="0" distB="0" distL="0" distR="0" wp14:anchorId="27AA4815" wp14:editId="4A9C1256">
            <wp:extent cx="5612130" cy="273326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29824" cy="2741879"/>
                    </a:xfrm>
                    <a:prstGeom prst="rect">
                      <a:avLst/>
                    </a:prstGeom>
                  </pic:spPr>
                </pic:pic>
              </a:graphicData>
            </a:graphic>
          </wp:inline>
        </w:drawing>
      </w:r>
    </w:p>
    <w:p w14:paraId="2DE30A10" w14:textId="34D5E518" w:rsidR="00C01591" w:rsidRPr="003273F1" w:rsidRDefault="00632FC5" w:rsidP="00632FC5">
      <w:pPr>
        <w:pStyle w:val="Descripcin"/>
        <w:jc w:val="center"/>
      </w:pPr>
      <w:bookmarkStart w:id="2380" w:name="_Toc481185459"/>
      <w:bookmarkStart w:id="2381" w:name="_Toc487483561"/>
      <w:r>
        <w:t xml:space="preserve">Ilustración </w:t>
      </w:r>
      <w:fldSimple w:instr=" STYLEREF 1 \s ">
        <w:r w:rsidR="007E0E3F">
          <w:rPr>
            <w:noProof/>
          </w:rPr>
          <w:t>4</w:t>
        </w:r>
      </w:fldSimple>
      <w:r w:rsidR="005E22B3">
        <w:noBreakHyphen/>
      </w:r>
      <w:fldSimple w:instr=" SEQ Ilustración \* ARABIC \s 1 ">
        <w:r w:rsidR="007E0E3F">
          <w:rPr>
            <w:noProof/>
          </w:rPr>
          <w:t>2</w:t>
        </w:r>
      </w:fldSimple>
      <w:r>
        <w:t xml:space="preserve"> Arquitectura básica de app cliente Angular.js</w:t>
      </w:r>
      <w:bookmarkEnd w:id="2380"/>
      <w:bookmarkEnd w:id="2381"/>
    </w:p>
    <w:p w14:paraId="7A05E279" w14:textId="77777777" w:rsidR="00632FC5" w:rsidRDefault="00632FC5" w:rsidP="000F333F"/>
    <w:p w14:paraId="4ECE33EB" w14:textId="77777777" w:rsidR="00A11DC7" w:rsidRPr="003273F1" w:rsidRDefault="00C01591" w:rsidP="000F333F">
      <w:r w:rsidRPr="003273F1">
        <w:t xml:space="preserve">La vista general llama a un conjunto de </w:t>
      </w:r>
      <w:r w:rsidR="00B544B1" w:rsidRPr="003273F1">
        <w:t>controladores que cargan los modelos que contienen las vistas</w:t>
      </w:r>
      <w:r w:rsidR="00790210">
        <w:t>,</w:t>
      </w:r>
      <w:r w:rsidR="00B544B1" w:rsidRPr="003273F1">
        <w:t xml:space="preserve"> generando una vista personalizada para cada usuario. Cada vista puede contener</w:t>
      </w:r>
      <w:r w:rsidR="00790210">
        <w:t xml:space="preserve"> varias </w:t>
      </w:r>
      <w:r w:rsidR="00B544B1" w:rsidRPr="003273F1">
        <w:t>directiva</w:t>
      </w:r>
      <w:r w:rsidR="00790210">
        <w:t>s,</w:t>
      </w:r>
      <w:r w:rsidR="00B544B1" w:rsidRPr="003273F1">
        <w:t xml:space="preserve"> la</w:t>
      </w:r>
      <w:r w:rsidR="00790210">
        <w:t>s</w:t>
      </w:r>
      <w:r w:rsidR="00B544B1" w:rsidRPr="003273F1">
        <w:t xml:space="preserve"> </w:t>
      </w:r>
      <w:r w:rsidR="00790210" w:rsidRPr="003273F1">
        <w:t>cual</w:t>
      </w:r>
      <w:r w:rsidR="00790210">
        <w:t>es,</w:t>
      </w:r>
      <w:r w:rsidR="00B544B1" w:rsidRPr="003273F1">
        <w:t xml:space="preserve"> a su vez</w:t>
      </w:r>
      <w:r w:rsidR="00790210">
        <w:t>,</w:t>
      </w:r>
      <w:r w:rsidR="00B544B1" w:rsidRPr="003273F1">
        <w:t xml:space="preserve"> </w:t>
      </w:r>
      <w:r w:rsidR="00790210">
        <w:t>podrán contener</w:t>
      </w:r>
      <w:r w:rsidR="00B544B1" w:rsidRPr="003273F1">
        <w:t xml:space="preserve"> un conjunto de controladores, modelos y vistas, si</w:t>
      </w:r>
      <w:r w:rsidR="000F333F">
        <w:t>guiendo</w:t>
      </w:r>
      <w:r w:rsidR="00B544B1" w:rsidRPr="003273F1">
        <w:t xml:space="preserve"> un árbol en profundidad</w:t>
      </w:r>
      <w:r w:rsidR="000F333F">
        <w:t xml:space="preserve"> de directivas con </w:t>
      </w:r>
      <w:r w:rsidR="00790210">
        <w:t xml:space="preserve">otros </w:t>
      </w:r>
      <w:r w:rsidR="000F333F">
        <w:t>controladores..</w:t>
      </w:r>
      <w:r w:rsidR="00B544B1" w:rsidRPr="003273F1">
        <w:t>.</w:t>
      </w:r>
    </w:p>
    <w:p w14:paraId="57AA90DE" w14:textId="0616F686" w:rsidR="003273F1" w:rsidRDefault="00B544B1" w:rsidP="004A56F3">
      <w:r w:rsidRPr="003273F1">
        <w:t xml:space="preserve">Siguiendo estas directrices </w:t>
      </w:r>
      <w:ins w:id="2382" w:author="RAQUEL BLANCO AGUIRRE" w:date="2017-06-28T19:40:00Z">
        <w:r w:rsidR="007B17F0">
          <w:t xml:space="preserve">se </w:t>
        </w:r>
      </w:ins>
      <w:r w:rsidRPr="003273F1">
        <w:t>crear</w:t>
      </w:r>
      <w:ins w:id="2383" w:author="RAQUEL BLANCO AGUIRRE" w:date="2017-06-28T19:40:00Z">
        <w:r w:rsidR="007B17F0">
          <w:t>á</w:t>
        </w:r>
      </w:ins>
      <w:del w:id="2384" w:author="RAQUEL BLANCO AGUIRRE" w:date="2017-06-28T19:40:00Z">
        <w:r w:rsidRPr="003273F1" w:rsidDel="007B17F0">
          <w:delText>emos</w:delText>
        </w:r>
      </w:del>
      <w:del w:id="2385" w:author="RAQUEL BLANCO AGUIRRE" w:date="2017-06-28T19:41:00Z">
        <w:r w:rsidRPr="003273F1" w:rsidDel="007B17F0">
          <w:delText xml:space="preserve"> para cada elemento de los menús </w:delText>
        </w:r>
      </w:del>
      <w:ins w:id="2386" w:author="RAQUEL BLANCO AGUIRRE" w:date="2017-06-28T19:41:00Z">
        <w:r w:rsidR="007B17F0">
          <w:t xml:space="preserve"> </w:t>
        </w:r>
      </w:ins>
      <w:r w:rsidRPr="003273F1">
        <w:t xml:space="preserve">un controlador con una vista asignada </w:t>
      </w:r>
      <w:ins w:id="2387" w:author="RAQUEL BLANCO AGUIRRE" w:date="2017-06-28T19:41:00Z">
        <w:r w:rsidR="007B17F0" w:rsidRPr="003273F1">
          <w:t xml:space="preserve">para cada elemento de los menús </w:t>
        </w:r>
        <w:r w:rsidR="007B17F0">
          <w:t>del interfaz de usuario</w:t>
        </w:r>
        <w:r w:rsidR="007B17F0" w:rsidRPr="003273F1">
          <w:t xml:space="preserve"> </w:t>
        </w:r>
      </w:ins>
      <w:r w:rsidRPr="003273F1">
        <w:t xml:space="preserve">(prototipos de </w:t>
      </w:r>
      <w:ins w:id="2388" w:author="RAQUEL BLANCO AGUIRRE" w:date="2017-06-28T19:41:00Z">
        <w:r w:rsidR="007B17F0">
          <w:t>interfaz de usua</w:t>
        </w:r>
      </w:ins>
      <w:ins w:id="2389" w:author="RAQUEL BLANCO AGUIRRE" w:date="2017-06-28T19:42:00Z">
        <w:r w:rsidR="007B17F0">
          <w:t>rio</w:t>
        </w:r>
      </w:ins>
      <w:del w:id="2390" w:author="RAQUEL BLANCO AGUIRRE" w:date="2017-06-28T19:42:00Z">
        <w:r w:rsidRPr="003273F1" w:rsidDel="007B17F0">
          <w:delText>IU</w:delText>
        </w:r>
      </w:del>
      <w:r w:rsidRPr="003273F1">
        <w:t xml:space="preserve"> del análisis</w:t>
      </w:r>
      <w:r w:rsidR="00790210">
        <w:t xml:space="preserve"> del sistema)</w:t>
      </w:r>
      <w:ins w:id="2391" w:author="RAQUEL BLANCO AGUIRRE" w:date="2017-06-28T19:42:00Z">
        <w:r w:rsidR="007B17F0">
          <w:t>.</w:t>
        </w:r>
      </w:ins>
      <w:del w:id="2392" w:author="RAQUEL BLANCO AGUIRRE" w:date="2017-06-28T19:42:00Z">
        <w:r w:rsidRPr="003273F1" w:rsidDel="007B17F0">
          <w:delText xml:space="preserve"> y </w:delText>
        </w:r>
      </w:del>
      <w:ins w:id="2393" w:author="RAQUEL BLANCO AGUIRRE" w:date="2017-06-28T19:42:00Z">
        <w:r w:rsidR="007B17F0">
          <w:t xml:space="preserve"> P</w:t>
        </w:r>
      </w:ins>
      <w:del w:id="2394" w:author="RAQUEL BLANCO AGUIRRE" w:date="2017-06-28T19:42:00Z">
        <w:r w:rsidRPr="003273F1" w:rsidDel="007B17F0">
          <w:delText>p</w:delText>
        </w:r>
      </w:del>
      <w:r w:rsidRPr="003273F1">
        <w:t>ara cada funcionalidad individual de los menús</w:t>
      </w:r>
      <w:r w:rsidR="00790210">
        <w:t>,</w:t>
      </w:r>
      <w:r w:rsidRPr="003273F1">
        <w:t xml:space="preserve"> </w:t>
      </w:r>
      <w:ins w:id="2395" w:author="RAQUEL BLANCO AGUIRRE" w:date="2017-06-28T19:42:00Z">
        <w:r w:rsidR="007B17F0">
          <w:t xml:space="preserve">se </w:t>
        </w:r>
      </w:ins>
      <w:r w:rsidRPr="003273F1">
        <w:t>crear</w:t>
      </w:r>
      <w:ins w:id="2396" w:author="RAQUEL BLANCO AGUIRRE" w:date="2017-06-28T19:42:00Z">
        <w:r w:rsidR="007B17F0">
          <w:t>án</w:t>
        </w:r>
      </w:ins>
      <w:del w:id="2397" w:author="RAQUEL BLANCO AGUIRRE" w:date="2017-06-28T19:42:00Z">
        <w:r w:rsidRPr="003273F1" w:rsidDel="007B17F0">
          <w:delText>emos</w:delText>
        </w:r>
      </w:del>
      <w:r w:rsidRPr="003273F1">
        <w:t xml:space="preserve"> directivas que se gestion</w:t>
      </w:r>
      <w:ins w:id="2398" w:author="RAQUEL BLANCO AGUIRRE" w:date="2017-06-28T19:42:00Z">
        <w:r w:rsidR="007B17F0">
          <w:t>arán</w:t>
        </w:r>
      </w:ins>
      <w:del w:id="2399" w:author="RAQUEL BLANCO AGUIRRE" w:date="2017-06-28T19:42:00Z">
        <w:r w:rsidRPr="003273F1" w:rsidDel="007B17F0">
          <w:delText>en</w:delText>
        </w:r>
      </w:del>
      <w:r w:rsidRPr="003273F1">
        <w:t xml:space="preserve"> con controladores internos.</w:t>
      </w:r>
    </w:p>
    <w:p w14:paraId="45846DF7" w14:textId="77777777" w:rsidR="003273F1" w:rsidRPr="003273F1" w:rsidRDefault="003273F1" w:rsidP="00ED46C3">
      <w:pPr>
        <w:ind w:left="1068"/>
      </w:pPr>
    </w:p>
    <w:p w14:paraId="047B63FE" w14:textId="77777777" w:rsidR="004A56F3" w:rsidRDefault="00ED46C3" w:rsidP="00790210">
      <w:pPr>
        <w:pStyle w:val="Ttulo4"/>
        <w:numPr>
          <w:ilvl w:val="3"/>
          <w:numId w:val="30"/>
        </w:numPr>
      </w:pPr>
      <w:commentRangeStart w:id="2400"/>
      <w:commentRangeStart w:id="2401"/>
      <w:r w:rsidRPr="003273F1">
        <w:t>API de comunicación</w:t>
      </w:r>
      <w:commentRangeEnd w:id="2400"/>
      <w:r w:rsidR="004A5AFC">
        <w:rPr>
          <w:rStyle w:val="Refdecomentario"/>
          <w:rFonts w:eastAsia="Calibri" w:cs="Times New Roman"/>
          <w:b w:val="0"/>
          <w:bCs w:val="0"/>
          <w:iCs w:val="0"/>
        </w:rPr>
        <w:commentReference w:id="2400"/>
      </w:r>
      <w:commentRangeEnd w:id="2401"/>
      <w:r w:rsidR="0028452B">
        <w:rPr>
          <w:rStyle w:val="Refdecomentario"/>
          <w:rFonts w:eastAsia="Calibri" w:cs="Times New Roman"/>
          <w:b w:val="0"/>
          <w:bCs w:val="0"/>
          <w:iCs w:val="0"/>
        </w:rPr>
        <w:commentReference w:id="2401"/>
      </w:r>
      <w:del w:id="2402" w:author="RAQUEL BLANCO AGUIRRE" w:date="2017-06-28T19:47:00Z">
        <w:r w:rsidRPr="003273F1" w:rsidDel="004A5AFC">
          <w:delText>:</w:delText>
        </w:r>
      </w:del>
    </w:p>
    <w:p w14:paraId="0CB7B0CA" w14:textId="7B01EB92" w:rsidR="00ED46C3" w:rsidRPr="003273F1" w:rsidRDefault="00ED46C3" w:rsidP="004A56F3">
      <w:pPr>
        <w:ind w:firstLine="708"/>
      </w:pPr>
      <w:r w:rsidRPr="003273F1">
        <w:t xml:space="preserve">Los modelos MVC albergados en los clientes se nutren de información REST de servicios en </w:t>
      </w:r>
      <w:r w:rsidR="00790210">
        <w:t xml:space="preserve">otros servidores web, </w:t>
      </w:r>
      <w:del w:id="2403" w:author="RAQUEL BLANCO AGUIRRE" w:date="2017-06-28T19:43:00Z">
        <w:r w:rsidR="00790210" w:rsidDel="004A5AFC">
          <w:delText>t</w:delText>
        </w:r>
        <w:r w:rsidRPr="003273F1" w:rsidDel="004A5AFC">
          <w:delText>odos ellos</w:delText>
        </w:r>
      </w:del>
      <w:ins w:id="2404" w:author="RAQUEL BLANCO AGUIRRE" w:date="2017-06-28T19:43:00Z">
        <w:r w:rsidR="004A5AFC">
          <w:t>los cuales</w:t>
        </w:r>
      </w:ins>
      <w:r w:rsidRPr="003273F1">
        <w:t xml:space="preserve"> tienen unos protocolos de comunicación y autenticación. </w:t>
      </w:r>
      <w:ins w:id="2405" w:author="RAQUEL BLANCO AGUIRRE" w:date="2017-06-28T19:43:00Z">
        <w:r w:rsidR="004A5AFC">
          <w:t xml:space="preserve">Para facilitar la comunicación </w:t>
        </w:r>
      </w:ins>
      <w:ins w:id="2406" w:author="RAQUEL BLANCO AGUIRRE" w:date="2017-06-28T19:44:00Z">
        <w:r w:rsidR="004A5AFC">
          <w:t>con el servidor se creará una librería externa</w:t>
        </w:r>
      </w:ins>
      <w:ins w:id="2407" w:author="RAQUEL BLANCO AGUIRRE" w:date="2017-06-28T19:45:00Z">
        <w:r w:rsidR="004A5AFC">
          <w:t xml:space="preserve"> (denominada API).</w:t>
        </w:r>
      </w:ins>
      <w:del w:id="2408" w:author="RAQUEL BLANCO AGUIRRE" w:date="2017-06-28T19:45:00Z">
        <w:r w:rsidRPr="003273F1" w:rsidDel="004A5AFC">
          <w:delText xml:space="preserve">Si </w:delText>
        </w:r>
      </w:del>
      <w:del w:id="2409" w:author="RAQUEL BLANCO AGUIRRE" w:date="2017-06-28T19:43:00Z">
        <w:r w:rsidRPr="003273F1" w:rsidDel="004A5AFC">
          <w:delText>queremos</w:delText>
        </w:r>
      </w:del>
      <w:del w:id="2410" w:author="RAQUEL BLANCO AGUIRRE" w:date="2017-06-28T19:45:00Z">
        <w:r w:rsidRPr="003273F1" w:rsidDel="004A5AFC">
          <w:delText xml:space="preserve"> realizar una comunicación con un servido</w:delText>
        </w:r>
        <w:r w:rsidR="00790210" w:rsidDel="004A5AFC">
          <w:delText>r puede volverse muy repetitivo y e</w:delText>
        </w:r>
        <w:r w:rsidRPr="003273F1" w:rsidDel="004A5AFC">
          <w:delText>s por ello que vamos a generar una librería que facilite la comunicación con los servidores. Esto es lo que se denomina como API</w:delText>
        </w:r>
        <w:r w:rsidR="00790210" w:rsidDel="004A5AFC">
          <w:delText>,</w:delText>
        </w:r>
        <w:r w:rsidRPr="003273F1" w:rsidDel="004A5AFC">
          <w:delText xml:space="preserve"> una librería externa que </w:delText>
        </w:r>
        <w:r w:rsidR="006410AE" w:rsidRPr="003273F1" w:rsidDel="004A5AFC">
          <w:delText>te facilita</w:delText>
        </w:r>
        <w:r w:rsidRPr="003273F1" w:rsidDel="004A5AFC">
          <w:delText xml:space="preserve"> la comunicación con puntos de información.</w:delText>
        </w:r>
      </w:del>
    </w:p>
    <w:p w14:paraId="7E05DA9E" w14:textId="3E4E4E53" w:rsidR="00ED46C3" w:rsidRDefault="00ED46C3" w:rsidP="006410AE">
      <w:r w:rsidRPr="003273F1">
        <w:t xml:space="preserve">Angular facilita mucho al modelo MVC la </w:t>
      </w:r>
      <w:r w:rsidR="003273F1" w:rsidRPr="003273F1">
        <w:t>generación</w:t>
      </w:r>
      <w:r w:rsidRPr="003273F1">
        <w:t xml:space="preserve"> de API</w:t>
      </w:r>
      <w:r w:rsidR="00790210">
        <w:t>’s</w:t>
      </w:r>
      <w:r w:rsidRPr="003273F1">
        <w:t xml:space="preserve"> para sus sistemas con las clases Service. Una clase Service es una </w:t>
      </w:r>
      <w:r w:rsidR="00D53CF8">
        <w:t xml:space="preserve">clase basada en el patrón </w:t>
      </w:r>
      <w:r w:rsidR="00D53CF8" w:rsidRPr="004A5AFC">
        <w:rPr>
          <w:i/>
          <w:rPrChange w:id="2411" w:author="RAQUEL BLANCO AGUIRRE" w:date="2017-06-28T19:45:00Z">
            <w:rPr/>
          </w:rPrChange>
        </w:rPr>
        <w:t>singleton</w:t>
      </w:r>
      <w:r w:rsidR="00D53CF8">
        <w:t xml:space="preserve"> que se mantiene ejecutada todo el tiempo que la sesión del usuario </w:t>
      </w:r>
      <w:r w:rsidR="00790210">
        <w:t>esté</w:t>
      </w:r>
      <w:r w:rsidR="00D53CF8">
        <w:t xml:space="preserve"> en funcionamiento. </w:t>
      </w:r>
      <w:del w:id="2412" w:author="Raul García Fernández" w:date="2017-06-30T20:05:00Z">
        <w:r w:rsidR="00D53CF8" w:rsidDel="00DC467A">
          <w:delText>Todos los componentes utilizar</w:delText>
        </w:r>
      </w:del>
      <w:ins w:id="2413" w:author="RAQUEL BLANCO AGUIRRE" w:date="2017-06-28T19:46:00Z">
        <w:del w:id="2414" w:author="Raul García Fernández" w:date="2017-06-30T20:05:00Z">
          <w:r w:rsidR="004A5AFC" w:rsidDel="00DC467A">
            <w:delText>á</w:delText>
          </w:r>
        </w:del>
      </w:ins>
      <w:ins w:id="2415" w:author="Raul García Fernández" w:date="2017-06-30T20:05:00Z">
        <w:r w:rsidR="00DC467A">
          <w:t>Todos los componentes utilizarán</w:t>
        </w:r>
      </w:ins>
      <w:del w:id="2416" w:author="RAQUEL BLANCO AGUIRRE" w:date="2017-06-28T19:46:00Z">
        <w:r w:rsidR="00D53CF8" w:rsidDel="004A5AFC">
          <w:delText>a</w:delText>
        </w:r>
      </w:del>
      <w:r w:rsidR="00D53CF8">
        <w:t xml:space="preserve">n </w:t>
      </w:r>
      <w:r w:rsidR="00790210">
        <w:t>estas clases para obtener información para las vistas</w:t>
      </w:r>
      <w:r w:rsidR="00D53CF8">
        <w:t>.</w:t>
      </w:r>
    </w:p>
    <w:p w14:paraId="41A0EA2A" w14:textId="2968BC5D" w:rsidR="00D53CF8" w:rsidRDefault="00D53CF8" w:rsidP="006410AE">
      <w:pPr>
        <w:rPr>
          <w:ins w:id="2417" w:author="Raul García Fernández" w:date="2017-07-03T17:07:00Z"/>
        </w:rPr>
      </w:pPr>
      <w:r>
        <w:t xml:space="preserve">La información se obtendrá a través de una comunicación HTTP </w:t>
      </w:r>
      <w:ins w:id="2418" w:author="RAQUEL BLANCO AGUIRRE" w:date="2017-06-28T19:47:00Z">
        <w:r w:rsidR="004A5AFC">
          <w:t>con el</w:t>
        </w:r>
      </w:ins>
      <w:del w:id="2419" w:author="RAQUEL BLANCO AGUIRRE" w:date="2017-06-28T19:47:00Z">
        <w:r w:rsidDel="004A5AFC">
          <w:delText>a nuestro</w:delText>
        </w:r>
      </w:del>
      <w:r>
        <w:t xml:space="preserve"> servidor REST. Esto será posible gracias al protocolo AJAX. </w:t>
      </w:r>
    </w:p>
    <w:p w14:paraId="320F09B6" w14:textId="754C7D0F" w:rsidR="000F4DAE" w:rsidRDefault="000F4DAE" w:rsidP="006410AE">
      <w:pPr>
        <w:rPr>
          <w:ins w:id="2420" w:author="Raul García Fernández" w:date="2017-07-03T17:07:00Z"/>
        </w:rPr>
      </w:pPr>
    </w:p>
    <w:p w14:paraId="1266AF66" w14:textId="77777777" w:rsidR="000F4DAE" w:rsidRDefault="000F4DAE" w:rsidP="006410AE">
      <w:pPr>
        <w:rPr>
          <w:ins w:id="2421" w:author="Raul García Fernández" w:date="2017-07-01T12:16:00Z"/>
        </w:rPr>
      </w:pPr>
    </w:p>
    <w:p w14:paraId="33FB9229" w14:textId="77777777" w:rsidR="008D6043" w:rsidRDefault="008D6043" w:rsidP="006410AE"/>
    <w:tbl>
      <w:tblPr>
        <w:tblStyle w:val="Tabladecuadrcula41"/>
        <w:tblW w:w="9334" w:type="dxa"/>
        <w:tblLook w:val="04A0" w:firstRow="1" w:lastRow="0" w:firstColumn="1" w:lastColumn="0" w:noHBand="0" w:noVBand="1"/>
      </w:tblPr>
      <w:tblGrid>
        <w:gridCol w:w="2903"/>
        <w:gridCol w:w="3412"/>
        <w:gridCol w:w="3019"/>
      </w:tblGrid>
      <w:tr w:rsidR="008F1A35" w14:paraId="31565BCF" w14:textId="77777777" w:rsidTr="004A7A34">
        <w:trPr>
          <w:cnfStyle w:val="100000000000" w:firstRow="1" w:lastRow="0" w:firstColumn="0" w:lastColumn="0" w:oddVBand="0" w:evenVBand="0" w:oddHBand="0" w:evenHBand="0" w:firstRowFirstColumn="0" w:firstRowLastColumn="0" w:lastRowFirstColumn="0" w:lastRowLastColumn="0"/>
          <w:trHeight w:val="603"/>
          <w:ins w:id="2422"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9334" w:type="dxa"/>
            <w:gridSpan w:val="3"/>
          </w:tcPr>
          <w:p w14:paraId="6B40D5C8" w14:textId="77777777" w:rsidR="008F1A35" w:rsidRDefault="008F1A35" w:rsidP="004A7A34">
            <w:pPr>
              <w:jc w:val="center"/>
              <w:rPr>
                <w:ins w:id="2423" w:author="Raul García Fernández" w:date="2017-07-01T12:34:00Z"/>
                <w:lang w:val="es-ES_tradnl"/>
              </w:rPr>
            </w:pPr>
            <w:ins w:id="2424" w:author="Raul García Fernández" w:date="2017-07-01T12:34:00Z">
              <w:r>
                <w:rPr>
                  <w:lang w:val="es-ES_tradnl"/>
                </w:rPr>
                <w:lastRenderedPageBreak/>
                <w:t>Nombre de las funciones</w:t>
              </w:r>
            </w:ins>
          </w:p>
        </w:tc>
      </w:tr>
      <w:tr w:rsidR="008F1A35" w14:paraId="1F1D5F1B" w14:textId="77777777" w:rsidTr="004A7A34">
        <w:trPr>
          <w:cnfStyle w:val="000000100000" w:firstRow="0" w:lastRow="0" w:firstColumn="0" w:lastColumn="0" w:oddVBand="0" w:evenVBand="0" w:oddHBand="1" w:evenHBand="0" w:firstRowFirstColumn="0" w:firstRowLastColumn="0" w:lastRowFirstColumn="0" w:lastRowLastColumn="0"/>
          <w:trHeight w:val="457"/>
          <w:ins w:id="2425"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590CDB4E" w14:textId="77777777" w:rsidR="008F1A35" w:rsidRDefault="008F1A35" w:rsidP="004A7A34">
            <w:pPr>
              <w:jc w:val="center"/>
              <w:rPr>
                <w:ins w:id="2426" w:author="Raul García Fernández" w:date="2017-07-01T12:34:00Z"/>
                <w:lang w:val="es-ES_tradnl"/>
              </w:rPr>
            </w:pPr>
            <w:ins w:id="2427" w:author="Raul García Fernández" w:date="2017-07-01T12:34:00Z">
              <w:r w:rsidRPr="00AC1CF0">
                <w:rPr>
                  <w:lang w:val="es-ES_tradnl"/>
                </w:rPr>
                <w:t>Whoami</w:t>
              </w:r>
              <w:r>
                <w:rPr>
                  <w:lang w:val="es-ES_tradnl"/>
                </w:rPr>
                <w:t>()</w:t>
              </w:r>
            </w:ins>
          </w:p>
        </w:tc>
        <w:tc>
          <w:tcPr>
            <w:tcW w:w="3412" w:type="dxa"/>
          </w:tcPr>
          <w:p w14:paraId="5D4627A2"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28" w:author="Raul García Fernández" w:date="2017-07-01T12:34:00Z"/>
                <w:b/>
                <w:lang w:val="es-ES_tradnl"/>
              </w:rPr>
            </w:pPr>
            <w:ins w:id="2429" w:author="Raul García Fernández" w:date="2017-07-01T12:34:00Z">
              <w:r w:rsidRPr="003B6ACE">
                <w:rPr>
                  <w:b/>
                  <w:lang w:val="es-ES_tradnl"/>
                </w:rPr>
                <w:t>getMyProjects</w:t>
              </w:r>
              <w:r>
                <w:rPr>
                  <w:lang w:val="es-ES_tradnl"/>
                </w:rPr>
                <w:t>()</w:t>
              </w:r>
            </w:ins>
          </w:p>
        </w:tc>
        <w:tc>
          <w:tcPr>
            <w:tcW w:w="3018" w:type="dxa"/>
          </w:tcPr>
          <w:p w14:paraId="676B6C0F"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30" w:author="Raul García Fernández" w:date="2017-07-01T12:34:00Z"/>
                <w:b/>
                <w:lang w:val="es-ES_tradnl"/>
              </w:rPr>
            </w:pPr>
            <w:ins w:id="2431" w:author="Raul García Fernández" w:date="2017-07-01T12:34:00Z">
              <w:r w:rsidRPr="003B6ACE">
                <w:rPr>
                  <w:b/>
                  <w:lang w:val="es-ES_tradnl"/>
                </w:rPr>
                <w:t>deleteSubgroup</w:t>
              </w:r>
              <w:r>
                <w:rPr>
                  <w:lang w:val="es-ES_tradnl"/>
                </w:rPr>
                <w:t>()</w:t>
              </w:r>
            </w:ins>
          </w:p>
        </w:tc>
      </w:tr>
      <w:tr w:rsidR="008F1A35" w14:paraId="7725EB86" w14:textId="77777777" w:rsidTr="004A7A34">
        <w:trPr>
          <w:trHeight w:val="324"/>
          <w:ins w:id="2432"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44D6589D" w14:textId="77777777" w:rsidR="008F1A35" w:rsidRDefault="008F1A35" w:rsidP="004A7A34">
            <w:pPr>
              <w:jc w:val="center"/>
              <w:rPr>
                <w:ins w:id="2433" w:author="Raul García Fernández" w:date="2017-07-01T12:34:00Z"/>
                <w:lang w:val="es-ES_tradnl"/>
              </w:rPr>
            </w:pPr>
            <w:ins w:id="2434" w:author="Raul García Fernández" w:date="2017-07-01T12:34:00Z">
              <w:r w:rsidRPr="00AC1CF0">
                <w:rPr>
                  <w:lang w:val="es-ES_tradnl"/>
                </w:rPr>
                <w:t>changePass</w:t>
              </w:r>
              <w:r>
                <w:rPr>
                  <w:lang w:val="es-ES_tradnl"/>
                </w:rPr>
                <w:t>()</w:t>
              </w:r>
            </w:ins>
          </w:p>
        </w:tc>
        <w:tc>
          <w:tcPr>
            <w:tcW w:w="3412" w:type="dxa"/>
          </w:tcPr>
          <w:p w14:paraId="6E1255A6"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35" w:author="Raul García Fernández" w:date="2017-07-01T12:34:00Z"/>
                <w:b/>
                <w:lang w:val="es-ES_tradnl"/>
              </w:rPr>
            </w:pPr>
            <w:ins w:id="2436" w:author="Raul García Fernández" w:date="2017-07-01T12:34:00Z">
              <w:r w:rsidRPr="003B6ACE">
                <w:rPr>
                  <w:b/>
                  <w:lang w:val="es-ES_tradnl"/>
                </w:rPr>
                <w:t>getMyGroups</w:t>
              </w:r>
              <w:r>
                <w:rPr>
                  <w:lang w:val="es-ES_tradnl"/>
                </w:rPr>
                <w:t>()</w:t>
              </w:r>
            </w:ins>
          </w:p>
        </w:tc>
        <w:tc>
          <w:tcPr>
            <w:tcW w:w="3018" w:type="dxa"/>
          </w:tcPr>
          <w:p w14:paraId="506CC09B"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37" w:author="Raul García Fernández" w:date="2017-07-01T12:34:00Z"/>
                <w:b/>
                <w:lang w:val="es-ES_tradnl"/>
              </w:rPr>
            </w:pPr>
            <w:ins w:id="2438" w:author="Raul García Fernández" w:date="2017-07-01T12:34:00Z">
              <w:r w:rsidRPr="003B6ACE">
                <w:rPr>
                  <w:b/>
                  <w:lang w:val="es-ES_tradnl"/>
                </w:rPr>
                <w:t>getMainPathGroups</w:t>
              </w:r>
              <w:r>
                <w:rPr>
                  <w:lang w:val="es-ES_tradnl"/>
                </w:rPr>
                <w:t>()</w:t>
              </w:r>
            </w:ins>
          </w:p>
        </w:tc>
      </w:tr>
      <w:tr w:rsidR="008F1A35" w14:paraId="36E51AA1" w14:textId="77777777" w:rsidTr="004A7A34">
        <w:trPr>
          <w:cnfStyle w:val="000000100000" w:firstRow="0" w:lastRow="0" w:firstColumn="0" w:lastColumn="0" w:oddVBand="0" w:evenVBand="0" w:oddHBand="1" w:evenHBand="0" w:firstRowFirstColumn="0" w:firstRowLastColumn="0" w:lastRowFirstColumn="0" w:lastRowLastColumn="0"/>
          <w:trHeight w:val="324"/>
          <w:ins w:id="2439"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4C95F21" w14:textId="77777777" w:rsidR="008F1A35" w:rsidRPr="00AC1CF0" w:rsidRDefault="008F1A35" w:rsidP="004A7A34">
            <w:pPr>
              <w:jc w:val="center"/>
              <w:rPr>
                <w:ins w:id="2440" w:author="Raul García Fernández" w:date="2017-07-01T12:34:00Z"/>
                <w:lang w:val="es-ES_tradnl"/>
              </w:rPr>
            </w:pPr>
            <w:ins w:id="2441" w:author="Raul García Fernández" w:date="2017-07-01T12:34:00Z">
              <w:r w:rsidRPr="00AC1CF0">
                <w:rPr>
                  <w:lang w:val="es-ES_tradnl"/>
                </w:rPr>
                <w:t>changeBio</w:t>
              </w:r>
              <w:r>
                <w:rPr>
                  <w:lang w:val="es-ES_tradnl"/>
                </w:rPr>
                <w:t>()</w:t>
              </w:r>
            </w:ins>
          </w:p>
        </w:tc>
        <w:tc>
          <w:tcPr>
            <w:tcW w:w="3412" w:type="dxa"/>
          </w:tcPr>
          <w:p w14:paraId="3C533ABF"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42" w:author="Raul García Fernández" w:date="2017-07-01T12:34:00Z"/>
                <w:b/>
                <w:lang w:val="es-ES_tradnl"/>
              </w:rPr>
            </w:pPr>
            <w:ins w:id="2443" w:author="Raul García Fernández" w:date="2017-07-01T12:34:00Z">
              <w:r w:rsidRPr="003B6ACE">
                <w:rPr>
                  <w:b/>
                  <w:lang w:val="es-ES_tradnl"/>
                </w:rPr>
                <w:t>getProject</w:t>
              </w:r>
              <w:r>
                <w:rPr>
                  <w:lang w:val="es-ES_tradnl"/>
                </w:rPr>
                <w:t>()</w:t>
              </w:r>
            </w:ins>
          </w:p>
        </w:tc>
        <w:tc>
          <w:tcPr>
            <w:tcW w:w="3018" w:type="dxa"/>
          </w:tcPr>
          <w:p w14:paraId="60018F58"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44" w:author="Raul García Fernández" w:date="2017-07-01T12:34:00Z"/>
                <w:b/>
                <w:lang w:val="es-ES_tradnl"/>
              </w:rPr>
            </w:pPr>
            <w:ins w:id="2445" w:author="Raul García Fernández" w:date="2017-07-01T12:34:00Z">
              <w:r w:rsidRPr="003B6ACE">
                <w:rPr>
                  <w:b/>
                  <w:lang w:val="es-ES_tradnl"/>
                </w:rPr>
                <w:t>getPathGroups</w:t>
              </w:r>
              <w:r>
                <w:rPr>
                  <w:lang w:val="es-ES_tradnl"/>
                </w:rPr>
                <w:t>()</w:t>
              </w:r>
            </w:ins>
          </w:p>
        </w:tc>
      </w:tr>
      <w:tr w:rsidR="008F1A35" w14:paraId="4A6CD18E" w14:textId="77777777" w:rsidTr="004A7A34">
        <w:trPr>
          <w:trHeight w:val="324"/>
          <w:ins w:id="2446"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E3B6F67" w14:textId="77777777" w:rsidR="008F1A35" w:rsidRPr="00AC1CF0" w:rsidRDefault="008F1A35" w:rsidP="004A7A34">
            <w:pPr>
              <w:jc w:val="center"/>
              <w:rPr>
                <w:ins w:id="2447" w:author="Raul García Fernández" w:date="2017-07-01T12:34:00Z"/>
                <w:lang w:val="es-ES_tradnl"/>
              </w:rPr>
            </w:pPr>
            <w:ins w:id="2448" w:author="Raul García Fernández" w:date="2017-07-01T12:34:00Z">
              <w:r w:rsidRPr="00AC1CF0">
                <w:rPr>
                  <w:lang w:val="es-ES_tradnl"/>
                </w:rPr>
                <w:t>createAccount</w:t>
              </w:r>
              <w:r>
                <w:rPr>
                  <w:lang w:val="es-ES_tradnl"/>
                </w:rPr>
                <w:t>()</w:t>
              </w:r>
            </w:ins>
          </w:p>
        </w:tc>
        <w:tc>
          <w:tcPr>
            <w:tcW w:w="3412" w:type="dxa"/>
          </w:tcPr>
          <w:p w14:paraId="192D7EE3"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49" w:author="Raul García Fernández" w:date="2017-07-01T12:34:00Z"/>
                <w:b/>
                <w:lang w:val="es-ES_tradnl"/>
              </w:rPr>
            </w:pPr>
            <w:ins w:id="2450" w:author="Raul García Fernández" w:date="2017-07-01T12:34:00Z">
              <w:r w:rsidRPr="003B6ACE">
                <w:rPr>
                  <w:b/>
                  <w:lang w:val="es-ES_tradnl"/>
                </w:rPr>
                <w:t>updateProject</w:t>
              </w:r>
              <w:r>
                <w:rPr>
                  <w:lang w:val="es-ES_tradnl"/>
                </w:rPr>
                <w:t>()</w:t>
              </w:r>
            </w:ins>
          </w:p>
        </w:tc>
        <w:tc>
          <w:tcPr>
            <w:tcW w:w="3018" w:type="dxa"/>
          </w:tcPr>
          <w:p w14:paraId="01699459"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51" w:author="Raul García Fernández" w:date="2017-07-01T12:34:00Z"/>
                <w:b/>
                <w:lang w:val="es-ES_tradnl"/>
              </w:rPr>
            </w:pPr>
            <w:ins w:id="2452" w:author="Raul García Fernández" w:date="2017-07-01T12:34:00Z">
              <w:r w:rsidRPr="003B6ACE">
                <w:rPr>
                  <w:b/>
                  <w:lang w:val="es-ES_tradnl"/>
                </w:rPr>
                <w:t>projectsInsideGroup</w:t>
              </w:r>
              <w:r>
                <w:rPr>
                  <w:lang w:val="es-ES_tradnl"/>
                </w:rPr>
                <w:t>()</w:t>
              </w:r>
            </w:ins>
          </w:p>
        </w:tc>
      </w:tr>
      <w:tr w:rsidR="008F1A35" w14:paraId="66D5F76A" w14:textId="77777777" w:rsidTr="004A7A34">
        <w:trPr>
          <w:cnfStyle w:val="000000100000" w:firstRow="0" w:lastRow="0" w:firstColumn="0" w:lastColumn="0" w:oddVBand="0" w:evenVBand="0" w:oddHBand="1" w:evenHBand="0" w:firstRowFirstColumn="0" w:firstRowLastColumn="0" w:lastRowFirstColumn="0" w:lastRowLastColumn="0"/>
          <w:trHeight w:val="324"/>
          <w:ins w:id="2453"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4BB00968" w14:textId="77777777" w:rsidR="008F1A35" w:rsidRPr="00AC1CF0" w:rsidRDefault="008F1A35" w:rsidP="004A7A34">
            <w:pPr>
              <w:jc w:val="center"/>
              <w:rPr>
                <w:ins w:id="2454" w:author="Raul García Fernández" w:date="2017-07-01T12:34:00Z"/>
                <w:lang w:val="es-ES_tradnl"/>
              </w:rPr>
            </w:pPr>
            <w:ins w:id="2455" w:author="Raul García Fernández" w:date="2017-07-01T12:34:00Z">
              <w:r w:rsidRPr="00AC1CF0">
                <w:rPr>
                  <w:lang w:val="es-ES_tradnl"/>
                </w:rPr>
                <w:t>getAllUsers</w:t>
              </w:r>
              <w:r>
                <w:rPr>
                  <w:lang w:val="es-ES_tradnl"/>
                </w:rPr>
                <w:t>()</w:t>
              </w:r>
            </w:ins>
          </w:p>
        </w:tc>
        <w:tc>
          <w:tcPr>
            <w:tcW w:w="3412" w:type="dxa"/>
          </w:tcPr>
          <w:p w14:paraId="3B65B166"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56" w:author="Raul García Fernández" w:date="2017-07-01T12:34:00Z"/>
                <w:b/>
                <w:lang w:val="es-ES_tradnl"/>
              </w:rPr>
            </w:pPr>
            <w:ins w:id="2457" w:author="Raul García Fernández" w:date="2017-07-01T12:34:00Z">
              <w:r w:rsidRPr="003B6ACE">
                <w:rPr>
                  <w:b/>
                  <w:lang w:val="es-ES_tradnl"/>
                </w:rPr>
                <w:t>deleteProject</w:t>
              </w:r>
              <w:r>
                <w:rPr>
                  <w:lang w:val="es-ES_tradnl"/>
                </w:rPr>
                <w:t>()</w:t>
              </w:r>
            </w:ins>
          </w:p>
        </w:tc>
        <w:tc>
          <w:tcPr>
            <w:tcW w:w="3018" w:type="dxa"/>
          </w:tcPr>
          <w:p w14:paraId="47536EFF"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58" w:author="Raul García Fernández" w:date="2017-07-01T12:34:00Z"/>
                <w:b/>
                <w:lang w:val="es-ES_tradnl"/>
              </w:rPr>
            </w:pPr>
            <w:ins w:id="2459" w:author="Raul García Fernández" w:date="2017-07-01T12:34:00Z">
              <w:r w:rsidRPr="003B6ACE">
                <w:rPr>
                  <w:b/>
                  <w:lang w:val="es-ES_tradnl"/>
                </w:rPr>
                <w:t>getProjectsInsideGroup</w:t>
              </w:r>
              <w:r>
                <w:rPr>
                  <w:lang w:val="es-ES_tradnl"/>
                </w:rPr>
                <w:t>()</w:t>
              </w:r>
            </w:ins>
          </w:p>
        </w:tc>
      </w:tr>
      <w:tr w:rsidR="008F1A35" w14:paraId="79A19521" w14:textId="77777777" w:rsidTr="004A7A34">
        <w:trPr>
          <w:trHeight w:val="324"/>
          <w:ins w:id="2460"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398181FD" w14:textId="77777777" w:rsidR="008F1A35" w:rsidRPr="00AC1CF0" w:rsidRDefault="008F1A35" w:rsidP="004A7A34">
            <w:pPr>
              <w:jc w:val="center"/>
              <w:rPr>
                <w:ins w:id="2461" w:author="Raul García Fernández" w:date="2017-07-01T12:34:00Z"/>
                <w:lang w:val="es-ES_tradnl"/>
              </w:rPr>
            </w:pPr>
            <w:ins w:id="2462" w:author="Raul García Fernández" w:date="2017-07-01T12:34:00Z">
              <w:r w:rsidRPr="00AC1CF0">
                <w:rPr>
                  <w:lang w:val="es-ES_tradnl"/>
                </w:rPr>
                <w:t>getAllProjects</w:t>
              </w:r>
              <w:r>
                <w:rPr>
                  <w:lang w:val="es-ES_tradnl"/>
                </w:rPr>
                <w:t>()</w:t>
              </w:r>
            </w:ins>
          </w:p>
        </w:tc>
        <w:tc>
          <w:tcPr>
            <w:tcW w:w="3412" w:type="dxa"/>
          </w:tcPr>
          <w:p w14:paraId="386490A4"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63" w:author="Raul García Fernández" w:date="2017-07-01T12:34:00Z"/>
                <w:b/>
                <w:lang w:val="es-ES_tradnl"/>
              </w:rPr>
            </w:pPr>
            <w:ins w:id="2464" w:author="Raul García Fernández" w:date="2017-07-01T12:34:00Z">
              <w:r w:rsidRPr="003B6ACE">
                <w:rPr>
                  <w:b/>
                  <w:lang w:val="es-ES_tradnl"/>
                </w:rPr>
                <w:t>createProject</w:t>
              </w:r>
              <w:r>
                <w:rPr>
                  <w:lang w:val="es-ES_tradnl"/>
                </w:rPr>
                <w:t>()</w:t>
              </w:r>
            </w:ins>
          </w:p>
        </w:tc>
        <w:tc>
          <w:tcPr>
            <w:tcW w:w="3018" w:type="dxa"/>
          </w:tcPr>
          <w:p w14:paraId="050DB33B"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65" w:author="Raul García Fernández" w:date="2017-07-01T12:34:00Z"/>
                <w:b/>
                <w:lang w:val="es-ES_tradnl"/>
              </w:rPr>
            </w:pPr>
            <w:ins w:id="2466" w:author="Raul García Fernández" w:date="2017-07-01T12:34:00Z">
              <w:r w:rsidRPr="003B6ACE">
                <w:rPr>
                  <w:b/>
                  <w:lang w:val="es-ES_tradnl"/>
                </w:rPr>
                <w:t>getExecutionsRunning</w:t>
              </w:r>
              <w:r>
                <w:rPr>
                  <w:lang w:val="es-ES_tradnl"/>
                </w:rPr>
                <w:t>()</w:t>
              </w:r>
            </w:ins>
          </w:p>
        </w:tc>
      </w:tr>
      <w:tr w:rsidR="008F1A35" w14:paraId="03DBC3AF" w14:textId="77777777" w:rsidTr="004A7A34">
        <w:trPr>
          <w:cnfStyle w:val="000000100000" w:firstRow="0" w:lastRow="0" w:firstColumn="0" w:lastColumn="0" w:oddVBand="0" w:evenVBand="0" w:oddHBand="1" w:evenHBand="0" w:firstRowFirstColumn="0" w:firstRowLastColumn="0" w:lastRowFirstColumn="0" w:lastRowLastColumn="0"/>
          <w:trHeight w:val="324"/>
          <w:ins w:id="2467"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46E303C1" w14:textId="77777777" w:rsidR="008F1A35" w:rsidRPr="00AC1CF0" w:rsidRDefault="008F1A35" w:rsidP="004A7A34">
            <w:pPr>
              <w:jc w:val="center"/>
              <w:rPr>
                <w:ins w:id="2468" w:author="Raul García Fernández" w:date="2017-07-01T12:34:00Z"/>
                <w:lang w:val="es-ES_tradnl"/>
              </w:rPr>
            </w:pPr>
            <w:ins w:id="2469" w:author="Raul García Fernández" w:date="2017-07-01T12:34:00Z">
              <w:r w:rsidRPr="00AC1CF0">
                <w:rPr>
                  <w:lang w:val="es-ES_tradnl"/>
                </w:rPr>
                <w:t>getAllGroups</w:t>
              </w:r>
              <w:r>
                <w:rPr>
                  <w:lang w:val="es-ES_tradnl"/>
                </w:rPr>
                <w:t>()</w:t>
              </w:r>
            </w:ins>
          </w:p>
        </w:tc>
        <w:tc>
          <w:tcPr>
            <w:tcW w:w="3412" w:type="dxa"/>
          </w:tcPr>
          <w:p w14:paraId="0E13EB31"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70" w:author="Raul García Fernández" w:date="2017-07-01T12:34:00Z"/>
                <w:b/>
                <w:lang w:val="es-ES_tradnl"/>
              </w:rPr>
            </w:pPr>
            <w:ins w:id="2471" w:author="Raul García Fernández" w:date="2017-07-01T12:34:00Z">
              <w:r w:rsidRPr="003B6ACE">
                <w:rPr>
                  <w:b/>
                  <w:lang w:val="es-ES_tradnl"/>
                </w:rPr>
                <w:t>createGroup</w:t>
              </w:r>
              <w:r>
                <w:rPr>
                  <w:lang w:val="es-ES_tradnl"/>
                </w:rPr>
                <w:t>()</w:t>
              </w:r>
            </w:ins>
          </w:p>
        </w:tc>
        <w:tc>
          <w:tcPr>
            <w:tcW w:w="3018" w:type="dxa"/>
          </w:tcPr>
          <w:p w14:paraId="2D3275BE" w14:textId="77777777" w:rsidR="008F1A35" w:rsidRPr="003B6ACE" w:rsidRDefault="008F1A35" w:rsidP="004A7A34">
            <w:pPr>
              <w:tabs>
                <w:tab w:val="left" w:pos="2583"/>
              </w:tabs>
              <w:jc w:val="center"/>
              <w:cnfStyle w:val="000000100000" w:firstRow="0" w:lastRow="0" w:firstColumn="0" w:lastColumn="0" w:oddVBand="0" w:evenVBand="0" w:oddHBand="1" w:evenHBand="0" w:firstRowFirstColumn="0" w:firstRowLastColumn="0" w:lastRowFirstColumn="0" w:lastRowLastColumn="0"/>
              <w:rPr>
                <w:ins w:id="2472" w:author="Raul García Fernández" w:date="2017-07-01T12:34:00Z"/>
                <w:b/>
                <w:lang w:val="es-ES_tradnl"/>
              </w:rPr>
            </w:pPr>
            <w:ins w:id="2473" w:author="Raul García Fernández" w:date="2017-07-01T12:34:00Z">
              <w:r w:rsidRPr="003B6ACE">
                <w:rPr>
                  <w:b/>
                  <w:lang w:val="es-ES_tradnl"/>
                </w:rPr>
                <w:t>getAllExecutionsRunning</w:t>
              </w:r>
              <w:r>
                <w:rPr>
                  <w:lang w:val="es-ES_tradnl"/>
                </w:rPr>
                <w:t>()</w:t>
              </w:r>
            </w:ins>
          </w:p>
        </w:tc>
      </w:tr>
      <w:tr w:rsidR="008F1A35" w14:paraId="4374796C" w14:textId="77777777" w:rsidTr="004A7A34">
        <w:trPr>
          <w:trHeight w:val="324"/>
          <w:ins w:id="2474"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20EEB2E5" w14:textId="77777777" w:rsidR="008F1A35" w:rsidRPr="00AC1CF0" w:rsidRDefault="008F1A35" w:rsidP="004A7A34">
            <w:pPr>
              <w:jc w:val="center"/>
              <w:rPr>
                <w:ins w:id="2475" w:author="Raul García Fernández" w:date="2017-07-01T12:34:00Z"/>
                <w:lang w:val="es-ES_tradnl"/>
              </w:rPr>
            </w:pPr>
            <w:ins w:id="2476" w:author="Raul García Fernández" w:date="2017-07-01T12:34:00Z">
              <w:r w:rsidRPr="00AC1CF0">
                <w:rPr>
                  <w:lang w:val="es-ES_tradnl"/>
                </w:rPr>
                <w:t>getGroup</w:t>
              </w:r>
              <w:r>
                <w:rPr>
                  <w:lang w:val="es-ES_tradnl"/>
                </w:rPr>
                <w:t>()</w:t>
              </w:r>
            </w:ins>
          </w:p>
        </w:tc>
        <w:tc>
          <w:tcPr>
            <w:tcW w:w="3412" w:type="dxa"/>
          </w:tcPr>
          <w:p w14:paraId="0051B604"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77" w:author="Raul García Fernández" w:date="2017-07-01T12:34:00Z"/>
                <w:b/>
                <w:lang w:val="es-ES_tradnl"/>
              </w:rPr>
            </w:pPr>
            <w:ins w:id="2478" w:author="Raul García Fernández" w:date="2017-07-01T12:34:00Z">
              <w:r w:rsidRPr="003B6ACE">
                <w:rPr>
                  <w:b/>
                  <w:lang w:val="es-ES_tradnl"/>
                </w:rPr>
                <w:t>updateGroup</w:t>
              </w:r>
              <w:r>
                <w:rPr>
                  <w:lang w:val="es-ES_tradnl"/>
                </w:rPr>
                <w:t>()</w:t>
              </w:r>
            </w:ins>
          </w:p>
        </w:tc>
        <w:tc>
          <w:tcPr>
            <w:tcW w:w="3018" w:type="dxa"/>
          </w:tcPr>
          <w:p w14:paraId="59C05B1E" w14:textId="77777777" w:rsidR="008F1A35" w:rsidRPr="003B6ACE" w:rsidRDefault="008F1A35" w:rsidP="004A7A34">
            <w:pPr>
              <w:tabs>
                <w:tab w:val="left" w:pos="2583"/>
              </w:tabs>
              <w:jc w:val="center"/>
              <w:cnfStyle w:val="000000000000" w:firstRow="0" w:lastRow="0" w:firstColumn="0" w:lastColumn="0" w:oddVBand="0" w:evenVBand="0" w:oddHBand="0" w:evenHBand="0" w:firstRowFirstColumn="0" w:firstRowLastColumn="0" w:lastRowFirstColumn="0" w:lastRowLastColumn="0"/>
              <w:rPr>
                <w:ins w:id="2479" w:author="Raul García Fernández" w:date="2017-07-01T12:34:00Z"/>
                <w:b/>
                <w:lang w:val="es-ES_tradnl"/>
              </w:rPr>
            </w:pPr>
            <w:ins w:id="2480" w:author="Raul García Fernández" w:date="2017-07-01T12:34:00Z">
              <w:r w:rsidRPr="003B6ACE">
                <w:rPr>
                  <w:b/>
                  <w:lang w:val="es-ES_tradnl"/>
                </w:rPr>
                <w:t>getExecution</w:t>
              </w:r>
              <w:r>
                <w:rPr>
                  <w:lang w:val="es-ES_tradnl"/>
                </w:rPr>
                <w:t>()</w:t>
              </w:r>
            </w:ins>
          </w:p>
        </w:tc>
      </w:tr>
      <w:tr w:rsidR="008F1A35" w14:paraId="2BBCBD04" w14:textId="77777777" w:rsidTr="004A7A34">
        <w:trPr>
          <w:cnfStyle w:val="000000100000" w:firstRow="0" w:lastRow="0" w:firstColumn="0" w:lastColumn="0" w:oddVBand="0" w:evenVBand="0" w:oddHBand="1" w:evenHBand="0" w:firstRowFirstColumn="0" w:firstRowLastColumn="0" w:lastRowFirstColumn="0" w:lastRowLastColumn="0"/>
          <w:trHeight w:val="324"/>
          <w:ins w:id="2481"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6662FF32" w14:textId="77777777" w:rsidR="008F1A35" w:rsidRPr="00AC1CF0" w:rsidRDefault="008F1A35" w:rsidP="004A7A34">
            <w:pPr>
              <w:jc w:val="center"/>
              <w:rPr>
                <w:ins w:id="2482" w:author="Raul García Fernández" w:date="2017-07-01T12:34:00Z"/>
                <w:lang w:val="es-ES_tradnl"/>
              </w:rPr>
            </w:pPr>
            <w:ins w:id="2483" w:author="Raul García Fernández" w:date="2017-07-01T12:34:00Z">
              <w:r w:rsidRPr="00AC1CF0">
                <w:rPr>
                  <w:lang w:val="es-ES_tradnl"/>
                </w:rPr>
                <w:t>deleteGroup</w:t>
              </w:r>
              <w:r>
                <w:rPr>
                  <w:lang w:val="es-ES_tradnl"/>
                </w:rPr>
                <w:t>()</w:t>
              </w:r>
            </w:ins>
          </w:p>
        </w:tc>
        <w:tc>
          <w:tcPr>
            <w:tcW w:w="3412" w:type="dxa"/>
          </w:tcPr>
          <w:p w14:paraId="7EE50EA1"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84" w:author="Raul García Fernández" w:date="2017-07-01T12:34:00Z"/>
                <w:b/>
                <w:lang w:val="es-ES_tradnl"/>
              </w:rPr>
            </w:pPr>
            <w:ins w:id="2485" w:author="Raul García Fernández" w:date="2017-07-01T12:34:00Z">
              <w:r w:rsidRPr="003B6ACE">
                <w:rPr>
                  <w:b/>
                  <w:lang w:val="es-ES_tradnl"/>
                </w:rPr>
                <w:t>inviteToGroup</w:t>
              </w:r>
              <w:r>
                <w:rPr>
                  <w:lang w:val="es-ES_tradnl"/>
                </w:rPr>
                <w:t>()</w:t>
              </w:r>
            </w:ins>
          </w:p>
        </w:tc>
        <w:tc>
          <w:tcPr>
            <w:tcW w:w="3018" w:type="dxa"/>
          </w:tcPr>
          <w:p w14:paraId="346F4527" w14:textId="77777777" w:rsidR="008F1A35" w:rsidRPr="003B6ACE" w:rsidRDefault="008F1A35" w:rsidP="004A7A34">
            <w:pPr>
              <w:tabs>
                <w:tab w:val="left" w:pos="2583"/>
              </w:tabs>
              <w:jc w:val="center"/>
              <w:cnfStyle w:val="000000100000" w:firstRow="0" w:lastRow="0" w:firstColumn="0" w:lastColumn="0" w:oddVBand="0" w:evenVBand="0" w:oddHBand="1" w:evenHBand="0" w:firstRowFirstColumn="0" w:firstRowLastColumn="0" w:lastRowFirstColumn="0" w:lastRowLastColumn="0"/>
              <w:rPr>
                <w:ins w:id="2486" w:author="Raul García Fernández" w:date="2017-07-01T12:34:00Z"/>
                <w:b/>
                <w:lang w:val="es-ES_tradnl"/>
              </w:rPr>
            </w:pPr>
            <w:ins w:id="2487" w:author="Raul García Fernández" w:date="2017-07-01T12:34:00Z">
              <w:r w:rsidRPr="003B6ACE">
                <w:rPr>
                  <w:b/>
                  <w:lang w:val="es-ES_tradnl"/>
                </w:rPr>
                <w:t>getProjectOfExecution</w:t>
              </w:r>
              <w:r>
                <w:rPr>
                  <w:lang w:val="es-ES_tradnl"/>
                </w:rPr>
                <w:t>()</w:t>
              </w:r>
            </w:ins>
          </w:p>
        </w:tc>
      </w:tr>
      <w:tr w:rsidR="008F1A35" w14:paraId="46E21AD0" w14:textId="77777777" w:rsidTr="004A7A34">
        <w:trPr>
          <w:trHeight w:val="324"/>
          <w:ins w:id="2488"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2ABFFC0" w14:textId="77777777" w:rsidR="008F1A35" w:rsidRPr="00AC1CF0" w:rsidRDefault="008F1A35" w:rsidP="004A7A34">
            <w:pPr>
              <w:jc w:val="center"/>
              <w:rPr>
                <w:ins w:id="2489" w:author="Raul García Fernández" w:date="2017-07-01T12:34:00Z"/>
                <w:lang w:val="es-ES_tradnl"/>
              </w:rPr>
            </w:pPr>
            <w:ins w:id="2490" w:author="Raul García Fernández" w:date="2017-07-01T12:34:00Z">
              <w:r w:rsidRPr="00AC1CF0">
                <w:rPr>
                  <w:lang w:val="es-ES_tradnl"/>
                </w:rPr>
                <w:t>getAllGroupMembers</w:t>
              </w:r>
              <w:r>
                <w:rPr>
                  <w:lang w:val="es-ES_tradnl"/>
                </w:rPr>
                <w:t>()</w:t>
              </w:r>
            </w:ins>
          </w:p>
        </w:tc>
        <w:tc>
          <w:tcPr>
            <w:tcW w:w="3412" w:type="dxa"/>
          </w:tcPr>
          <w:p w14:paraId="1B7F0C32"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91" w:author="Raul García Fernández" w:date="2017-07-01T12:34:00Z"/>
                <w:b/>
                <w:lang w:val="es-ES_tradnl"/>
              </w:rPr>
            </w:pPr>
            <w:ins w:id="2492" w:author="Raul García Fernández" w:date="2017-07-01T12:34:00Z">
              <w:r w:rsidRPr="003B6ACE">
                <w:rPr>
                  <w:b/>
                  <w:lang w:val="es-ES_tradnl"/>
                </w:rPr>
                <w:t>removeMemberOfTheGroup</w:t>
              </w:r>
              <w:r>
                <w:rPr>
                  <w:lang w:val="es-ES_tradnl"/>
                </w:rPr>
                <w:t>()</w:t>
              </w:r>
            </w:ins>
          </w:p>
        </w:tc>
        <w:tc>
          <w:tcPr>
            <w:tcW w:w="3018" w:type="dxa"/>
          </w:tcPr>
          <w:p w14:paraId="74038A6B"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493" w:author="Raul García Fernández" w:date="2017-07-01T12:34:00Z"/>
                <w:b/>
                <w:lang w:val="es-ES_tradnl"/>
              </w:rPr>
            </w:pPr>
            <w:ins w:id="2494" w:author="Raul García Fernández" w:date="2017-07-01T12:34:00Z">
              <w:r w:rsidRPr="003B6ACE">
                <w:rPr>
                  <w:b/>
                  <w:lang w:val="es-ES_tradnl"/>
                </w:rPr>
                <w:t>getExecutionFinish</w:t>
              </w:r>
              <w:r>
                <w:rPr>
                  <w:lang w:val="es-ES_tradnl"/>
                </w:rPr>
                <w:t>()</w:t>
              </w:r>
            </w:ins>
          </w:p>
        </w:tc>
      </w:tr>
      <w:tr w:rsidR="008F1A35" w14:paraId="1A75EF5D" w14:textId="77777777" w:rsidTr="004A7A34">
        <w:trPr>
          <w:cnfStyle w:val="000000100000" w:firstRow="0" w:lastRow="0" w:firstColumn="0" w:lastColumn="0" w:oddVBand="0" w:evenVBand="0" w:oddHBand="1" w:evenHBand="0" w:firstRowFirstColumn="0" w:firstRowLastColumn="0" w:lastRowFirstColumn="0" w:lastRowLastColumn="0"/>
          <w:trHeight w:val="324"/>
          <w:ins w:id="2495"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6B2B85C9" w14:textId="77777777" w:rsidR="008F1A35" w:rsidRPr="00AC1CF0" w:rsidRDefault="008F1A35" w:rsidP="004A7A34">
            <w:pPr>
              <w:jc w:val="center"/>
              <w:rPr>
                <w:ins w:id="2496" w:author="Raul García Fernández" w:date="2017-07-01T12:34:00Z"/>
                <w:lang w:val="es-ES_tradnl"/>
              </w:rPr>
            </w:pPr>
            <w:ins w:id="2497" w:author="Raul García Fernández" w:date="2017-07-01T12:34:00Z">
              <w:r w:rsidRPr="00AC1CF0">
                <w:rPr>
                  <w:lang w:val="es-ES_tradnl"/>
                </w:rPr>
                <w:t>getSubgroups</w:t>
              </w:r>
              <w:r>
                <w:rPr>
                  <w:lang w:val="es-ES_tradnl"/>
                </w:rPr>
                <w:t>()</w:t>
              </w:r>
            </w:ins>
          </w:p>
        </w:tc>
        <w:tc>
          <w:tcPr>
            <w:tcW w:w="3412" w:type="dxa"/>
          </w:tcPr>
          <w:p w14:paraId="7FB86341"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498" w:author="Raul García Fernández" w:date="2017-07-01T12:34:00Z"/>
                <w:b/>
                <w:lang w:val="es-ES_tradnl"/>
              </w:rPr>
            </w:pPr>
            <w:ins w:id="2499" w:author="Raul García Fernández" w:date="2017-07-01T12:34:00Z">
              <w:r w:rsidRPr="003B6ACE">
                <w:rPr>
                  <w:b/>
                  <w:lang w:val="es-ES_tradnl"/>
                </w:rPr>
                <w:t>getPathProjects</w:t>
              </w:r>
              <w:r>
                <w:rPr>
                  <w:lang w:val="es-ES_tradnl"/>
                </w:rPr>
                <w:t>()</w:t>
              </w:r>
            </w:ins>
          </w:p>
        </w:tc>
        <w:tc>
          <w:tcPr>
            <w:tcW w:w="3018" w:type="dxa"/>
          </w:tcPr>
          <w:p w14:paraId="5FC4C2E7"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500" w:author="Raul García Fernández" w:date="2017-07-01T12:34:00Z"/>
                <w:b/>
                <w:lang w:val="es-ES_tradnl"/>
              </w:rPr>
            </w:pPr>
            <w:ins w:id="2501" w:author="Raul García Fernández" w:date="2017-07-01T12:34:00Z">
              <w:r w:rsidRPr="003B6ACE">
                <w:rPr>
                  <w:b/>
                  <w:lang w:val="es-ES_tradnl"/>
                </w:rPr>
                <w:t>getAllExecutionsFinish</w:t>
              </w:r>
              <w:r>
                <w:rPr>
                  <w:lang w:val="es-ES_tradnl"/>
                </w:rPr>
                <w:t>()</w:t>
              </w:r>
            </w:ins>
          </w:p>
        </w:tc>
      </w:tr>
      <w:tr w:rsidR="008F1A35" w14:paraId="2408D046" w14:textId="77777777" w:rsidTr="004A7A34">
        <w:trPr>
          <w:trHeight w:val="324"/>
          <w:ins w:id="2502"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396C754A" w14:textId="77777777" w:rsidR="008F1A35" w:rsidRPr="00AC1CF0" w:rsidRDefault="008F1A35" w:rsidP="004A7A34">
            <w:pPr>
              <w:jc w:val="center"/>
              <w:rPr>
                <w:ins w:id="2503" w:author="Raul García Fernández" w:date="2017-07-01T12:34:00Z"/>
                <w:lang w:val="es-ES_tradnl"/>
              </w:rPr>
            </w:pPr>
            <w:ins w:id="2504" w:author="Raul García Fernández" w:date="2017-07-01T12:34:00Z">
              <w:r w:rsidRPr="00AC1CF0">
                <w:rPr>
                  <w:lang w:val="es-ES_tradnl"/>
                </w:rPr>
                <w:t>createSubgroup</w:t>
              </w:r>
              <w:r>
                <w:rPr>
                  <w:lang w:val="es-ES_tradnl"/>
                </w:rPr>
                <w:t>()</w:t>
              </w:r>
            </w:ins>
          </w:p>
        </w:tc>
        <w:tc>
          <w:tcPr>
            <w:tcW w:w="3412" w:type="dxa"/>
          </w:tcPr>
          <w:p w14:paraId="10DC5BB2"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505" w:author="Raul García Fernández" w:date="2017-07-01T12:34:00Z"/>
                <w:b/>
                <w:lang w:val="es-ES_tradnl"/>
              </w:rPr>
            </w:pPr>
            <w:ins w:id="2506" w:author="Raul García Fernández" w:date="2017-07-01T12:34:00Z">
              <w:r w:rsidRPr="003B6ACE">
                <w:rPr>
                  <w:b/>
                  <w:lang w:val="es-ES_tradnl"/>
                </w:rPr>
                <w:t>putGroupProject</w:t>
              </w:r>
              <w:r>
                <w:rPr>
                  <w:lang w:val="es-ES_tradnl"/>
                </w:rPr>
                <w:t>()</w:t>
              </w:r>
            </w:ins>
          </w:p>
        </w:tc>
        <w:tc>
          <w:tcPr>
            <w:tcW w:w="3018" w:type="dxa"/>
          </w:tcPr>
          <w:p w14:paraId="70B67DE6" w14:textId="77777777" w:rsidR="008F1A35" w:rsidRPr="003B6ACE" w:rsidRDefault="008F1A35" w:rsidP="004A7A34">
            <w:pPr>
              <w:jc w:val="center"/>
              <w:cnfStyle w:val="000000000000" w:firstRow="0" w:lastRow="0" w:firstColumn="0" w:lastColumn="0" w:oddVBand="0" w:evenVBand="0" w:oddHBand="0" w:evenHBand="0" w:firstRowFirstColumn="0" w:firstRowLastColumn="0" w:lastRowFirstColumn="0" w:lastRowLastColumn="0"/>
              <w:rPr>
                <w:ins w:id="2507" w:author="Raul García Fernández" w:date="2017-07-01T12:34:00Z"/>
                <w:b/>
                <w:lang w:val="es-ES_tradnl"/>
              </w:rPr>
            </w:pPr>
            <w:ins w:id="2508" w:author="Raul García Fernández" w:date="2017-07-01T12:34:00Z">
              <w:r w:rsidRPr="003B6ACE">
                <w:rPr>
                  <w:b/>
                  <w:lang w:val="es-ES_tradnl"/>
                </w:rPr>
                <w:t>executedProject</w:t>
              </w:r>
              <w:r>
                <w:rPr>
                  <w:lang w:val="es-ES_tradnl"/>
                </w:rPr>
                <w:t>()</w:t>
              </w:r>
            </w:ins>
          </w:p>
        </w:tc>
      </w:tr>
      <w:tr w:rsidR="008F1A35" w14:paraId="18552192" w14:textId="77777777" w:rsidTr="004A7A34">
        <w:trPr>
          <w:cnfStyle w:val="000000100000" w:firstRow="0" w:lastRow="0" w:firstColumn="0" w:lastColumn="0" w:oddVBand="0" w:evenVBand="0" w:oddHBand="1" w:evenHBand="0" w:firstRowFirstColumn="0" w:firstRowLastColumn="0" w:lastRowFirstColumn="0" w:lastRowLastColumn="0"/>
          <w:trHeight w:val="324"/>
          <w:ins w:id="2509" w:author="Raul García Fernández" w:date="2017-07-01T12:34:00Z"/>
        </w:trPr>
        <w:tc>
          <w:tcPr>
            <w:cnfStyle w:val="001000000000" w:firstRow="0" w:lastRow="0" w:firstColumn="1" w:lastColumn="0" w:oddVBand="0" w:evenVBand="0" w:oddHBand="0" w:evenHBand="0" w:firstRowFirstColumn="0" w:firstRowLastColumn="0" w:lastRowFirstColumn="0" w:lastRowLastColumn="0"/>
            <w:tcW w:w="2903" w:type="dxa"/>
          </w:tcPr>
          <w:p w14:paraId="012AE0AE" w14:textId="77777777" w:rsidR="008F1A35" w:rsidRPr="00AC1CF0" w:rsidRDefault="008F1A35" w:rsidP="004A7A34">
            <w:pPr>
              <w:jc w:val="center"/>
              <w:rPr>
                <w:ins w:id="2510" w:author="Raul García Fernández" w:date="2017-07-01T12:34:00Z"/>
                <w:lang w:val="es-ES_tradnl"/>
              </w:rPr>
            </w:pPr>
            <w:ins w:id="2511" w:author="Raul García Fernández" w:date="2017-07-01T12:34:00Z">
              <w:r w:rsidRPr="00AC1CF0">
                <w:rPr>
                  <w:lang w:val="es-ES_tradnl"/>
                </w:rPr>
                <w:t>getMainPathProjects</w:t>
              </w:r>
              <w:r>
                <w:rPr>
                  <w:lang w:val="es-ES_tradnl"/>
                </w:rPr>
                <w:t>()</w:t>
              </w:r>
            </w:ins>
          </w:p>
        </w:tc>
        <w:tc>
          <w:tcPr>
            <w:tcW w:w="3412" w:type="dxa"/>
          </w:tcPr>
          <w:p w14:paraId="64FA1F1E"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512" w:author="Raul García Fernández" w:date="2017-07-01T12:34:00Z"/>
                <w:b/>
                <w:lang w:val="es-ES_tradnl"/>
              </w:rPr>
            </w:pPr>
            <w:ins w:id="2513" w:author="Raul García Fernández" w:date="2017-07-01T12:34:00Z">
              <w:r w:rsidRPr="003B6ACE">
                <w:rPr>
                  <w:b/>
                  <w:lang w:val="es-ES_tradnl"/>
                </w:rPr>
                <w:t>deleteProjectInsideGroup</w:t>
              </w:r>
              <w:r>
                <w:rPr>
                  <w:lang w:val="es-ES_tradnl"/>
                </w:rPr>
                <w:t>()</w:t>
              </w:r>
            </w:ins>
          </w:p>
        </w:tc>
        <w:tc>
          <w:tcPr>
            <w:tcW w:w="3018" w:type="dxa"/>
          </w:tcPr>
          <w:p w14:paraId="6A88ACAC" w14:textId="77777777" w:rsidR="008F1A35" w:rsidRPr="003B6ACE" w:rsidRDefault="008F1A35" w:rsidP="004A7A34">
            <w:pPr>
              <w:jc w:val="center"/>
              <w:cnfStyle w:val="000000100000" w:firstRow="0" w:lastRow="0" w:firstColumn="0" w:lastColumn="0" w:oddVBand="0" w:evenVBand="0" w:oddHBand="1" w:evenHBand="0" w:firstRowFirstColumn="0" w:firstRowLastColumn="0" w:lastRowFirstColumn="0" w:lastRowLastColumn="0"/>
              <w:rPr>
                <w:ins w:id="2514" w:author="Raul García Fernández" w:date="2017-07-01T12:34:00Z"/>
                <w:b/>
                <w:lang w:val="es-ES_tradnl"/>
              </w:rPr>
            </w:pPr>
          </w:p>
        </w:tc>
      </w:tr>
    </w:tbl>
    <w:p w14:paraId="55443662" w14:textId="77777777" w:rsidR="00D53CF8" w:rsidRPr="003273F1" w:rsidRDefault="00D53CF8" w:rsidP="006410AE"/>
    <w:sectPr w:rsidR="00D53CF8" w:rsidRPr="003273F1" w:rsidSect="00B57876">
      <w:headerReference w:type="even" r:id="rId34"/>
      <w:headerReference w:type="default" r:id="rId35"/>
      <w:footerReference w:type="even" r:id="rId36"/>
      <w:footerReference w:type="default" r:id="rId37"/>
      <w:headerReference w:type="first" r:id="rId38"/>
      <w:footerReference w:type="first" r:id="rId39"/>
      <w:pgSz w:w="11906" w:h="16838"/>
      <w:pgMar w:top="1701" w:right="1134" w:bottom="1134" w:left="1701" w:header="284" w:footer="301"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7" w:author="RAQUEL BLANCO AGUIRRE" w:date="2017-06-28T16:36:00Z" w:initials="RBA">
    <w:p w14:paraId="4E57CE34" w14:textId="77777777" w:rsidR="00126CCD" w:rsidRDefault="00126CCD">
      <w:pPr>
        <w:pStyle w:val="Textocomentario"/>
      </w:pPr>
      <w:r>
        <w:rPr>
          <w:rStyle w:val="Refdecomentario"/>
        </w:rPr>
        <w:annotationRef/>
      </w:r>
      <w:r>
        <w:t>El usuario conéctalo a un navegador web y luego pon una comunicación entre el navegador web y el servidor web</w:t>
      </w:r>
    </w:p>
    <w:p w14:paraId="198E8D17" w14:textId="77777777" w:rsidR="00126CCD" w:rsidRDefault="00126CCD">
      <w:pPr>
        <w:pStyle w:val="Textocomentario"/>
      </w:pPr>
    </w:p>
    <w:p w14:paraId="0CC769ED" w14:textId="77777777" w:rsidR="00126CCD" w:rsidRDefault="00126CCD">
      <w:pPr>
        <w:pStyle w:val="Textocomentario"/>
      </w:pPr>
      <w:r>
        <w:t>Integra también en este dibujo dónde se utiliza MVC y REST</w:t>
      </w:r>
    </w:p>
  </w:comment>
  <w:comment w:id="767" w:author="RAQUEL BLANCO AGUIRRE" w:date="2017-06-28T16:59:00Z" w:initials="RBA">
    <w:p w14:paraId="3A017AEE" w14:textId="77777777" w:rsidR="00126CCD" w:rsidRDefault="00126CCD">
      <w:pPr>
        <w:pStyle w:val="Textocomentario"/>
      </w:pPr>
      <w:r>
        <w:rPr>
          <w:rStyle w:val="Refdecomentario"/>
        </w:rPr>
        <w:annotationRef/>
      </w:r>
      <w:r>
        <w:t>Te he pegado aquí este dibujo que tenía yo hecho de una presentación de un artículo que resume el modelo de datos de Neo4j. Puedes utilizarlo para explicar los elementos que lo componen antes de entrar en el modelo físico de datos de tu aplicación.</w:t>
      </w:r>
    </w:p>
    <w:p w14:paraId="7346157C" w14:textId="0F26D328" w:rsidR="00126CCD" w:rsidRDefault="00126CCD">
      <w:pPr>
        <w:pStyle w:val="Textocomentario"/>
      </w:pPr>
    </w:p>
  </w:comment>
  <w:comment w:id="780" w:author="RAQUEL BLANCO AGUIRRE" w:date="2017-06-28T16:51:00Z" w:initials="RBA">
    <w:p w14:paraId="65D5DBC5" w14:textId="77777777" w:rsidR="00126CCD" w:rsidRDefault="00126CCD">
      <w:pPr>
        <w:pStyle w:val="Textocomentario"/>
      </w:pPr>
      <w:r>
        <w:rPr>
          <w:rStyle w:val="Refdecomentario"/>
        </w:rPr>
        <w:annotationRef/>
      </w:r>
      <w:r>
        <w:t>Todo esto sobra.</w:t>
      </w:r>
    </w:p>
    <w:p w14:paraId="585CF034" w14:textId="77777777" w:rsidR="00126CCD" w:rsidRDefault="00126CCD">
      <w:pPr>
        <w:pStyle w:val="Textocomentario"/>
      </w:pPr>
      <w:r>
        <w:t>Aquí simplemente tienes que describir los nodos y las relaciones que vas a utilizar.</w:t>
      </w:r>
    </w:p>
    <w:p w14:paraId="0077DA5A" w14:textId="77777777" w:rsidR="00126CCD" w:rsidRDefault="00126CCD">
      <w:pPr>
        <w:pStyle w:val="Textocomentario"/>
      </w:pPr>
    </w:p>
    <w:p w14:paraId="110071E9" w14:textId="77777777" w:rsidR="00126CCD" w:rsidRDefault="00126CCD">
      <w:pPr>
        <w:pStyle w:val="Textocomentario"/>
      </w:pPr>
      <w:r>
        <w:t>La organización sería la siguiente:</w:t>
      </w:r>
    </w:p>
    <w:p w14:paraId="591EA87F" w14:textId="212BAECA" w:rsidR="00126CCD" w:rsidRDefault="00126CCD">
      <w:pPr>
        <w:pStyle w:val="Textocomentario"/>
      </w:pPr>
      <w:r>
        <w:t>2.2 Nodos de la base de datos: describirías todos los tipos de nodos que tienes, junto con sus propiedades</w:t>
      </w:r>
    </w:p>
    <w:p w14:paraId="083305F7" w14:textId="1793EE5A" w:rsidR="00126CCD" w:rsidRDefault="00126CCD">
      <w:pPr>
        <w:pStyle w:val="Textocomentario"/>
      </w:pPr>
      <w:r>
        <w:t>2.3 Relaciones de la base de datos: describirás las relaciones entre nodos, junto con sus propiedades.</w:t>
      </w:r>
    </w:p>
    <w:p w14:paraId="23DD48C9" w14:textId="1ADB2610" w:rsidR="00126CCD" w:rsidRDefault="00126CCD">
      <w:pPr>
        <w:pStyle w:val="Textocomentario"/>
      </w:pPr>
      <w:r>
        <w:t>2.4 Estructura general de la base de datos: donde pondrás el ejemplo de instanciación de nodos y relaciones que tienes</w:t>
      </w:r>
    </w:p>
    <w:p w14:paraId="28788D3A" w14:textId="77777777" w:rsidR="00126CCD" w:rsidRDefault="00126CCD">
      <w:pPr>
        <w:pStyle w:val="Textocomentario"/>
      </w:pPr>
    </w:p>
  </w:comment>
  <w:comment w:id="792" w:author="RAQUEL BLANCO AGUIRRE" w:date="2017-06-28T16:57:00Z" w:initials="RBA">
    <w:p w14:paraId="33CEC243" w14:textId="77777777" w:rsidR="00126CCD" w:rsidRDefault="00126CCD">
      <w:pPr>
        <w:pStyle w:val="Textocomentario"/>
      </w:pPr>
      <w:r>
        <w:rPr>
          <w:rStyle w:val="Refdecomentario"/>
        </w:rPr>
        <w:annotationRef/>
      </w:r>
      <w:r>
        <w:t>Aquí pon el nombre del tipo de nodo</w:t>
      </w:r>
    </w:p>
  </w:comment>
  <w:comment w:id="793" w:author="Raul García Fernández" w:date="2017-06-30T19:56:00Z" w:initials="RGF">
    <w:p w14:paraId="611A46DB" w14:textId="428A7665" w:rsidR="00126CCD" w:rsidRDefault="00126CCD">
      <w:pPr>
        <w:pStyle w:val="Textocomentario"/>
      </w:pPr>
      <w:r>
        <w:rPr>
          <w:rStyle w:val="Refdecomentario"/>
        </w:rPr>
        <w:annotationRef/>
      </w:r>
    </w:p>
  </w:comment>
  <w:comment w:id="794" w:author="Raul García Fernández" w:date="2017-07-01T11:49:00Z" w:initials="RGF">
    <w:p w14:paraId="36BAC40F" w14:textId="17A552E1" w:rsidR="00126CCD" w:rsidRDefault="00126CCD">
      <w:pPr>
        <w:pStyle w:val="Textocomentario"/>
      </w:pPr>
      <w:r>
        <w:rPr>
          <w:rStyle w:val="Refdecomentario"/>
        </w:rPr>
        <w:annotationRef/>
      </w:r>
      <w:r>
        <w:t>Nose que quieres decir. Eso es el nombre del nodo</w:t>
      </w:r>
    </w:p>
  </w:comment>
  <w:comment w:id="809" w:author="RAQUEL BLANCO AGUIRRE" w:date="2017-06-28T16:52:00Z" w:initials="RBA">
    <w:p w14:paraId="1DFF562A" w14:textId="77777777" w:rsidR="00126CCD" w:rsidRDefault="00126CCD">
      <w:pPr>
        <w:pStyle w:val="Textocomentario"/>
      </w:pPr>
      <w:r>
        <w:rPr>
          <w:rStyle w:val="Refdecomentario"/>
        </w:rPr>
        <w:annotationRef/>
      </w:r>
      <w:r>
        <w:t>Pon en las tablas solamente las propiedades (no las variables), el tipo y la descripción.</w:t>
      </w:r>
    </w:p>
    <w:p w14:paraId="67994A38" w14:textId="77777777" w:rsidR="00126CCD" w:rsidRDefault="00126CCD">
      <w:pPr>
        <w:pStyle w:val="Textocomentario"/>
      </w:pPr>
      <w:r>
        <w:t>El objetivo sácalo de la tabla y ponlo justo antes de ella.</w:t>
      </w:r>
    </w:p>
  </w:comment>
  <w:comment w:id="810" w:author="Raul García Fernández" w:date="2017-06-30T19:57:00Z" w:initials="RGF">
    <w:p w14:paraId="0C931014" w14:textId="374A5C84" w:rsidR="00126CCD" w:rsidRDefault="00126CCD">
      <w:pPr>
        <w:pStyle w:val="Textocomentario"/>
      </w:pPr>
      <w:r>
        <w:t>No entiendo lo de las propiedades</w:t>
      </w:r>
      <w:r>
        <w:rPr>
          <w:rStyle w:val="Refdecomentario"/>
        </w:rPr>
        <w:annotationRef/>
      </w:r>
      <w:r>
        <w:t>. Quite el objetivo y en la descripción se explican ciertas propiedades de cada campo si es lo que quieres decir. No creo que esto sobre es sobreinformación en todo caso y no la veo mal. Puedo decir que si se quisiera ejecutar la implementación en otra base de datos se puede seguir los tipos de datos explicados en este punto.</w:t>
      </w:r>
    </w:p>
  </w:comment>
  <w:comment w:id="895" w:author="RAQUEL BLANCO AGUIRRE" w:date="2017-06-28T18:50:00Z" w:initials="RBA">
    <w:p w14:paraId="002E95C0" w14:textId="355E896D" w:rsidR="00126CCD" w:rsidRDefault="00126CCD">
      <w:pPr>
        <w:pStyle w:val="Textocomentario"/>
      </w:pPr>
      <w:r>
        <w:rPr>
          <w:rStyle w:val="Refdecomentario"/>
        </w:rPr>
        <w:annotationRef/>
      </w:r>
      <w:r>
        <w:t>Este sería el punto 2.3 Relaciones de la base de datos</w:t>
      </w:r>
    </w:p>
  </w:comment>
  <w:comment w:id="989" w:author="RAQUEL BLANCO AGUIRRE" w:date="2017-06-28T17:17:00Z" w:initials="RBA">
    <w:p w14:paraId="087F3188" w14:textId="19882534" w:rsidR="00126CCD" w:rsidRDefault="00126CCD">
      <w:pPr>
        <w:pStyle w:val="Textocomentario"/>
      </w:pPr>
      <w:r>
        <w:rPr>
          <w:rStyle w:val="Refdecomentario"/>
        </w:rPr>
        <w:annotationRef/>
      </w:r>
      <w:r>
        <w:t>Ojo con esto, porque las relaciones no son propiedades. En la nomenclatura de Neo4j, el término “propiedades” tiene su propio significado.</w:t>
      </w:r>
    </w:p>
  </w:comment>
  <w:comment w:id="987" w:author="RAQUEL BLANCO AGUIRRE" w:date="2017-06-28T17:18:00Z" w:initials="RBA">
    <w:p w14:paraId="1707FA29" w14:textId="3AEE8901" w:rsidR="00126CCD" w:rsidRDefault="00126CCD">
      <w:pPr>
        <w:pStyle w:val="Textocomentario"/>
      </w:pPr>
      <w:r>
        <w:rPr>
          <w:rStyle w:val="Refdecomentario"/>
        </w:rPr>
        <w:annotationRef/>
      </w:r>
      <w:r>
        <w:t>Todo esto sobra.</w:t>
      </w:r>
    </w:p>
  </w:comment>
  <w:comment w:id="1014" w:author="RAQUEL BLANCO AGUIRRE" w:date="2017-06-28T18:51:00Z" w:initials="RBA">
    <w:p w14:paraId="33B1371E" w14:textId="3E746A72" w:rsidR="00126CCD" w:rsidRDefault="00126CCD">
      <w:pPr>
        <w:pStyle w:val="Textocomentario"/>
      </w:pPr>
      <w:r>
        <w:rPr>
          <w:rStyle w:val="Refdecomentario"/>
        </w:rPr>
        <w:annotationRef/>
      </w:r>
      <w:r>
        <w:t>Este sería el punto 2.4. Estructura general de la base de datos</w:t>
      </w:r>
    </w:p>
  </w:comment>
  <w:comment w:id="1033" w:author="RAQUEL BLANCO AGUIRRE" w:date="2017-06-28T18:55:00Z" w:initials="RBA">
    <w:p w14:paraId="0D6F759B" w14:textId="1DABEF9A" w:rsidR="00126CCD" w:rsidRDefault="00126CCD">
      <w:pPr>
        <w:pStyle w:val="Textocomentario"/>
      </w:pPr>
      <w:r>
        <w:rPr>
          <w:rStyle w:val="Refdecomentario"/>
        </w:rPr>
        <w:annotationRef/>
      </w:r>
      <w:r>
        <w:t>Dibuja las relaciones con la dirección que tienen</w:t>
      </w:r>
    </w:p>
  </w:comment>
  <w:comment w:id="1087" w:author="RAQUEL BLANCO AGUIRRE" w:date="2017-06-28T19:03:00Z" w:initials="RBA">
    <w:p w14:paraId="76C1E4AC" w14:textId="72C26C3C" w:rsidR="00126CCD" w:rsidRDefault="00126CCD">
      <w:pPr>
        <w:pStyle w:val="Textocomentario"/>
      </w:pPr>
      <w:r>
        <w:rPr>
          <w:rStyle w:val="Refdecomentario"/>
        </w:rPr>
        <w:annotationRef/>
      </w:r>
      <w:r>
        <w:t>¿Dónde estaría situada esta capa dentro de la arquitectura? Si habla de una capa tienes que situarla dentro de la arquitectura.</w:t>
      </w:r>
    </w:p>
  </w:comment>
  <w:comment w:id="2238" w:author="RAQUEL BLANCO AGUIRRE" w:date="2017-06-28T19:06:00Z" w:initials="RBA">
    <w:p w14:paraId="5613A5B8" w14:textId="5BFEE621" w:rsidR="00126CCD" w:rsidRDefault="00126CCD">
      <w:pPr>
        <w:pStyle w:val="Textocomentario"/>
      </w:pPr>
      <w:r>
        <w:rPr>
          <w:rStyle w:val="Refdecomentario"/>
        </w:rPr>
        <w:annotationRef/>
      </w:r>
      <w:r>
        <w:t>Estaría bien definir cada uno de estos elementos</w:t>
      </w:r>
    </w:p>
  </w:comment>
  <w:comment w:id="2239" w:author="Raul García Fernández" w:date="2017-06-30T19:52:00Z" w:initials="RGF">
    <w:p w14:paraId="4A746641" w14:textId="57617D3E" w:rsidR="00126CCD" w:rsidRDefault="00126CCD">
      <w:pPr>
        <w:pStyle w:val="Textocomentario"/>
      </w:pPr>
      <w:r>
        <w:rPr>
          <w:rStyle w:val="Refdecomentario"/>
        </w:rPr>
        <w:annotationRef/>
      </w:r>
      <w:r>
        <w:t>Lo puse así porque si no no entraban. Lo probé primero y lo descarté</w:t>
      </w:r>
    </w:p>
  </w:comment>
  <w:comment w:id="2307" w:author="RAQUEL BLANCO AGUIRRE" w:date="2017-06-28T19:20:00Z" w:initials="RBA">
    <w:p w14:paraId="7CEC1308" w14:textId="2EC665F9" w:rsidR="00126CCD" w:rsidRDefault="00126CCD">
      <w:pPr>
        <w:pStyle w:val="Textocomentario"/>
      </w:pPr>
      <w:r>
        <w:rPr>
          <w:rStyle w:val="Refdecomentario"/>
        </w:rPr>
        <w:annotationRef/>
      </w:r>
      <w:r>
        <w:t>Definir las siglas antes de usarlas</w:t>
      </w:r>
    </w:p>
  </w:comment>
  <w:comment w:id="2311" w:author="RAQUEL BLANCO AGUIRRE" w:date="2017-06-28T19:25:00Z" w:initials="RBA">
    <w:p w14:paraId="31234628" w14:textId="77777777" w:rsidR="00126CCD" w:rsidRDefault="00126CCD">
      <w:pPr>
        <w:pStyle w:val="Textocomentario"/>
      </w:pPr>
      <w:r>
        <w:rPr>
          <w:rStyle w:val="Refdecomentario"/>
        </w:rPr>
        <w:annotationRef/>
      </w:r>
      <w:r>
        <w:t xml:space="preserve">Quitar todo esto, porque en la memoria ya se ha explicado que la aplicación web tiene una parte cliente y otra servidor. </w:t>
      </w:r>
    </w:p>
    <w:p w14:paraId="329114AB" w14:textId="0181D83F" w:rsidR="00126CCD" w:rsidRDefault="00126CCD">
      <w:pPr>
        <w:pStyle w:val="Textocomentario"/>
      </w:pPr>
      <w:r>
        <w:t>En el diseño lo que se cuenta es cómo se van a diseñar y posteriormente implementar ambas partes.</w:t>
      </w:r>
    </w:p>
  </w:comment>
  <w:comment w:id="2400" w:author="RAQUEL BLANCO AGUIRRE" w:date="2017-06-28T19:47:00Z" w:initials="RBA">
    <w:p w14:paraId="6C8E01E2" w14:textId="7BBE0B0A" w:rsidR="00126CCD" w:rsidRDefault="00126CCD">
      <w:pPr>
        <w:pStyle w:val="Textocomentario"/>
      </w:pPr>
      <w:r>
        <w:rPr>
          <w:rStyle w:val="Refdecomentario"/>
        </w:rPr>
        <w:annotationRef/>
      </w:r>
      <w:r>
        <w:t>Ya que has elaborado un API de comunicación, tienes que poner aquí cómo es. He visto en el documento del manual de usuario que la tenías allí descrita. Pasa esa parte para aquí.</w:t>
      </w:r>
    </w:p>
    <w:p w14:paraId="0A7E85E2" w14:textId="77777777" w:rsidR="00126CCD" w:rsidRDefault="00126CCD">
      <w:pPr>
        <w:pStyle w:val="Textocomentario"/>
      </w:pPr>
      <w:r>
        <w:t>He estado en tribunales de otros TFG dónde se han desarrollado librerías y protocolos y cuando no se incluye en la documentación cómo son, el tribunal siempre pregunta por ellos.</w:t>
      </w:r>
    </w:p>
    <w:p w14:paraId="32E2D338" w14:textId="77777777" w:rsidR="00126CCD" w:rsidRDefault="00126CCD">
      <w:pPr>
        <w:pStyle w:val="Textocomentario"/>
      </w:pPr>
    </w:p>
    <w:p w14:paraId="01913E5F" w14:textId="0C5DEDF5" w:rsidR="00126CCD" w:rsidRDefault="00126CCD">
      <w:pPr>
        <w:pStyle w:val="Textocomentario"/>
      </w:pPr>
    </w:p>
  </w:comment>
  <w:comment w:id="2401" w:author="Raul García Fernández" w:date="2017-06-30T20:04:00Z" w:initials="RGF">
    <w:p w14:paraId="7E126F5D" w14:textId="7E051BFA" w:rsidR="00126CCD" w:rsidRDefault="00126CCD">
      <w:pPr>
        <w:pStyle w:val="Textocomentario"/>
      </w:pPr>
      <w:r>
        <w:rPr>
          <w:rStyle w:val="Refdecomentario"/>
        </w:rPr>
        <w:annotationRef/>
      </w:r>
      <w:r>
        <w:t>Lo voy a replicar ya que es el manual de todas las instrucciones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C769ED" w15:done="1"/>
  <w15:commentEx w15:paraId="7346157C" w15:done="1"/>
  <w15:commentEx w15:paraId="28788D3A" w15:done="1"/>
  <w15:commentEx w15:paraId="33CEC243" w15:done="1"/>
  <w15:commentEx w15:paraId="611A46DB" w15:paraIdParent="33CEC243" w15:done="1"/>
  <w15:commentEx w15:paraId="36BAC40F" w15:paraIdParent="33CEC243" w15:done="1"/>
  <w15:commentEx w15:paraId="67994A38" w15:done="1"/>
  <w15:commentEx w15:paraId="0C931014" w15:paraIdParent="67994A38" w15:done="1"/>
  <w15:commentEx w15:paraId="002E95C0" w15:done="1"/>
  <w15:commentEx w15:paraId="087F3188" w15:done="0"/>
  <w15:commentEx w15:paraId="1707FA29" w15:done="0"/>
  <w15:commentEx w15:paraId="33B1371E" w15:done="1"/>
  <w15:commentEx w15:paraId="0D6F759B" w15:done="0"/>
  <w15:commentEx w15:paraId="76C1E4AC" w15:done="1"/>
  <w15:commentEx w15:paraId="5613A5B8" w15:done="1"/>
  <w15:commentEx w15:paraId="4A746641" w15:paraIdParent="5613A5B8" w15:done="1"/>
  <w15:commentEx w15:paraId="7CEC1308" w15:done="1"/>
  <w15:commentEx w15:paraId="329114AB" w15:done="1"/>
  <w15:commentEx w15:paraId="01913E5F" w15:done="0"/>
  <w15:commentEx w15:paraId="7E126F5D" w15:paraIdParent="01913E5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E9DB7" w14:textId="77777777" w:rsidR="000A1DF6" w:rsidRDefault="000A1DF6" w:rsidP="00D66BF6">
      <w:pPr>
        <w:spacing w:after="0"/>
      </w:pPr>
      <w:r>
        <w:separator/>
      </w:r>
    </w:p>
  </w:endnote>
  <w:endnote w:type="continuationSeparator" w:id="0">
    <w:p w14:paraId="2261CB8C" w14:textId="77777777" w:rsidR="000A1DF6" w:rsidRDefault="000A1DF6" w:rsidP="00D66B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B75FC" w14:textId="77777777" w:rsidR="00BF60A2" w:rsidRDefault="00BF60A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058DE" w14:textId="77777777" w:rsidR="00126CCD" w:rsidRPr="000B5CF0" w:rsidRDefault="00126CCD" w:rsidP="0040488F">
    <w:pPr>
      <w:pStyle w:val="Piedepgina"/>
      <w:pBdr>
        <w:top w:val="single" w:sz="4" w:space="1" w:color="auto"/>
      </w:pBdr>
      <w:jc w:val="center"/>
      <w:rPr>
        <w:b/>
        <w:szCs w:val="24"/>
      </w:rPr>
    </w:pPr>
    <w:r>
      <w:rPr>
        <w:b/>
        <w:szCs w:val="24"/>
      </w:rPr>
      <w:t>Raúl García Fernández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04CA8" w14:textId="77777777" w:rsidR="00BF60A2" w:rsidRDefault="00BF60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C5E449" w14:textId="77777777" w:rsidR="000A1DF6" w:rsidRDefault="000A1DF6" w:rsidP="00D66BF6">
      <w:pPr>
        <w:spacing w:after="0"/>
      </w:pPr>
      <w:r>
        <w:separator/>
      </w:r>
    </w:p>
  </w:footnote>
  <w:footnote w:type="continuationSeparator" w:id="0">
    <w:p w14:paraId="65950D73" w14:textId="77777777" w:rsidR="000A1DF6" w:rsidRDefault="000A1DF6" w:rsidP="00D66B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2B029" w14:textId="77777777" w:rsidR="00BF60A2" w:rsidRDefault="00BF60A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DE9FA" w14:textId="77777777" w:rsidR="00126CCD" w:rsidRPr="00FE6B53" w:rsidRDefault="00126CCD" w:rsidP="00D66BF6">
    <w:pPr>
      <w:rPr>
        <w:sz w:val="8"/>
        <w:szCs w:val="8"/>
      </w:rPr>
    </w:pPr>
  </w:p>
  <w:p w14:paraId="4B35E194" w14:textId="77777777" w:rsidR="00126CCD" w:rsidRDefault="00126CCD" w:rsidP="00D66BF6">
    <w:r>
      <w:rPr>
        <w:noProof/>
        <w:lang w:eastAsia="es-ES"/>
      </w:rPr>
      <mc:AlternateContent>
        <mc:Choice Requires="wps">
          <w:drawing>
            <wp:anchor distT="0" distB="0" distL="114300" distR="114300" simplePos="0" relativeHeight="251656704" behindDoc="0" locked="0" layoutInCell="1" allowOverlap="1" wp14:anchorId="23CEDD6E" wp14:editId="52117C8F">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922E3" w14:textId="1825622A" w:rsidR="00126CCD" w:rsidRPr="000B5CF0" w:rsidRDefault="00126CCD" w:rsidP="0074144E">
                          <w:pPr>
                            <w:tabs>
                              <w:tab w:val="right" w:pos="7513"/>
                            </w:tabs>
                            <w:jc w:val="left"/>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7E0E3F">
                            <w:rPr>
                              <w:b/>
                              <w:noProof/>
                              <w:szCs w:val="24"/>
                            </w:rPr>
                            <w:t>34</w:t>
                          </w:r>
                          <w:r w:rsidRPr="000B5CF0">
                            <w:rPr>
                              <w:b/>
                              <w:szCs w:val="24"/>
                            </w:rPr>
                            <w:fldChar w:fldCharType="end"/>
                          </w:r>
                          <w:r>
                            <w:rPr>
                              <w:b/>
                              <w:szCs w:val="24"/>
                            </w:rPr>
                            <w:t xml:space="preserve"> de </w:t>
                          </w:r>
                          <w:ins w:id="2515" w:author="Raul García Fernández" w:date="2017-07-10T20:57:00Z">
                            <w:r w:rsidR="00BF60A2">
                              <w:rPr>
                                <w:b/>
                                <w:szCs w:val="24"/>
                              </w:rPr>
                              <w:t>34</w:t>
                            </w:r>
                          </w:ins>
                          <w:bookmarkStart w:id="2516" w:name="_GoBack"/>
                          <w:bookmarkEnd w:id="2516"/>
                          <w:del w:id="2517" w:author="Raul García Fernández" w:date="2017-07-10T20:57:00Z">
                            <w:r w:rsidDel="00BF60A2">
                              <w:rPr>
                                <w:b/>
                                <w:szCs w:val="24"/>
                              </w:rPr>
                              <w:delText>20</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EDD6E" id="_x0000_t202" coordsize="21600,21600" o:spt="202" path="m,l,21600r21600,l21600,xe">
              <v:stroke joinstyle="miter"/>
              <v:path gradientshapeok="t" o:connecttype="rect"/>
            </v:shapetype>
            <v:shape id="Cuadro de texto 1" o:spid="_x0000_s1028" type="#_x0000_t202" style="position:absolute;left:0;text-align:left;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14:paraId="6D7922E3" w14:textId="1825622A" w:rsidR="00126CCD" w:rsidRPr="000B5CF0" w:rsidRDefault="00126CCD" w:rsidP="0074144E">
                    <w:pPr>
                      <w:tabs>
                        <w:tab w:val="right" w:pos="7513"/>
                      </w:tabs>
                      <w:jc w:val="left"/>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7E0E3F">
                      <w:rPr>
                        <w:b/>
                        <w:noProof/>
                        <w:szCs w:val="24"/>
                      </w:rPr>
                      <w:t>34</w:t>
                    </w:r>
                    <w:r w:rsidRPr="000B5CF0">
                      <w:rPr>
                        <w:b/>
                        <w:szCs w:val="24"/>
                      </w:rPr>
                      <w:fldChar w:fldCharType="end"/>
                    </w:r>
                    <w:r>
                      <w:rPr>
                        <w:b/>
                        <w:szCs w:val="24"/>
                      </w:rPr>
                      <w:t xml:space="preserve"> de </w:t>
                    </w:r>
                    <w:ins w:id="2518" w:author="Raul García Fernández" w:date="2017-07-10T20:57:00Z">
                      <w:r w:rsidR="00BF60A2">
                        <w:rPr>
                          <w:b/>
                          <w:szCs w:val="24"/>
                        </w:rPr>
                        <w:t>34</w:t>
                      </w:r>
                    </w:ins>
                    <w:bookmarkStart w:id="2519" w:name="_GoBack"/>
                    <w:bookmarkEnd w:id="2519"/>
                    <w:del w:id="2520" w:author="Raul García Fernández" w:date="2017-07-10T20:57:00Z">
                      <w:r w:rsidDel="00BF60A2">
                        <w:rPr>
                          <w:b/>
                          <w:szCs w:val="24"/>
                        </w:rPr>
                        <w:delText>20</w:delText>
                      </w:r>
                    </w:del>
                  </w:p>
                </w:txbxContent>
              </v:textbox>
            </v:shape>
          </w:pict>
        </mc:Fallback>
      </mc:AlternateContent>
    </w:r>
    <w:r>
      <w:rPr>
        <w:noProof/>
        <w:lang w:eastAsia="es-ES"/>
      </w:rPr>
      <w:drawing>
        <wp:inline distT="0" distB="0" distL="0" distR="0" wp14:anchorId="03E44B40" wp14:editId="68278CCC">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5FF2" w14:textId="77777777" w:rsidR="00BF60A2" w:rsidRDefault="00BF60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612632D"/>
    <w:multiLevelType w:val="multilevel"/>
    <w:tmpl w:val="144276A2"/>
    <w:lvl w:ilvl="0">
      <w:start w:val="1"/>
      <w:numFmt w:val="decimal"/>
      <w:pStyle w:val="Ttulo1"/>
      <w:lvlText w:val="%1."/>
      <w:lvlJc w:val="left"/>
      <w:pPr>
        <w:ind w:left="720" w:hanging="360"/>
      </w:pPr>
      <w:rPr>
        <w:rFonts w:hint="default"/>
        <w:color w:val="auto"/>
      </w:rPr>
    </w:lvl>
    <w:lvl w:ilvl="1">
      <w:start w:val="1"/>
      <w:numFmt w:val="decimal"/>
      <w:pStyle w:val="Ttulo2"/>
      <w:isLgl/>
      <w:lvlText w:val="%1.%2"/>
      <w:lvlJc w:val="left"/>
      <w:pPr>
        <w:ind w:left="1128" w:hanging="420"/>
      </w:pPr>
      <w:rPr>
        <w:rFonts w:hint="default"/>
      </w:rPr>
    </w:lvl>
    <w:lvl w:ilvl="2">
      <w:start w:val="1"/>
      <w:numFmt w:val="decimal"/>
      <w:pStyle w:val="Ttulo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195D3469"/>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19E10E19"/>
    <w:multiLevelType w:val="hybridMultilevel"/>
    <w:tmpl w:val="F88EFDA8"/>
    <w:lvl w:ilvl="0" w:tplc="040A0001">
      <w:start w:val="1"/>
      <w:numFmt w:val="bullet"/>
      <w:lvlText w:val=""/>
      <w:lvlJc w:val="left"/>
      <w:pPr>
        <w:ind w:left="1848" w:hanging="360"/>
      </w:pPr>
      <w:rPr>
        <w:rFonts w:ascii="Symbol" w:hAnsi="Symbol" w:hint="default"/>
      </w:rPr>
    </w:lvl>
    <w:lvl w:ilvl="1" w:tplc="040A0003" w:tentative="1">
      <w:start w:val="1"/>
      <w:numFmt w:val="bullet"/>
      <w:lvlText w:val="o"/>
      <w:lvlJc w:val="left"/>
      <w:pPr>
        <w:ind w:left="2568" w:hanging="360"/>
      </w:pPr>
      <w:rPr>
        <w:rFonts w:ascii="Courier" w:hAnsi="Courier" w:hint="default"/>
      </w:rPr>
    </w:lvl>
    <w:lvl w:ilvl="2" w:tplc="040A0005" w:tentative="1">
      <w:start w:val="1"/>
      <w:numFmt w:val="bullet"/>
      <w:lvlText w:val=""/>
      <w:lvlJc w:val="left"/>
      <w:pPr>
        <w:ind w:left="3288" w:hanging="360"/>
      </w:pPr>
      <w:rPr>
        <w:rFonts w:ascii="Wingdings" w:hAnsi="Wingdings" w:hint="default"/>
      </w:rPr>
    </w:lvl>
    <w:lvl w:ilvl="3" w:tplc="040A0001" w:tentative="1">
      <w:start w:val="1"/>
      <w:numFmt w:val="bullet"/>
      <w:lvlText w:val=""/>
      <w:lvlJc w:val="left"/>
      <w:pPr>
        <w:ind w:left="4008" w:hanging="360"/>
      </w:pPr>
      <w:rPr>
        <w:rFonts w:ascii="Symbol" w:hAnsi="Symbol" w:hint="default"/>
      </w:rPr>
    </w:lvl>
    <w:lvl w:ilvl="4" w:tplc="040A0003" w:tentative="1">
      <w:start w:val="1"/>
      <w:numFmt w:val="bullet"/>
      <w:lvlText w:val="o"/>
      <w:lvlJc w:val="left"/>
      <w:pPr>
        <w:ind w:left="4728" w:hanging="360"/>
      </w:pPr>
      <w:rPr>
        <w:rFonts w:ascii="Courier" w:hAnsi="Courier" w:hint="default"/>
      </w:rPr>
    </w:lvl>
    <w:lvl w:ilvl="5" w:tplc="040A0005" w:tentative="1">
      <w:start w:val="1"/>
      <w:numFmt w:val="bullet"/>
      <w:lvlText w:val=""/>
      <w:lvlJc w:val="left"/>
      <w:pPr>
        <w:ind w:left="5448" w:hanging="360"/>
      </w:pPr>
      <w:rPr>
        <w:rFonts w:ascii="Wingdings" w:hAnsi="Wingdings" w:hint="default"/>
      </w:rPr>
    </w:lvl>
    <w:lvl w:ilvl="6" w:tplc="040A0001" w:tentative="1">
      <w:start w:val="1"/>
      <w:numFmt w:val="bullet"/>
      <w:lvlText w:val=""/>
      <w:lvlJc w:val="left"/>
      <w:pPr>
        <w:ind w:left="6168" w:hanging="360"/>
      </w:pPr>
      <w:rPr>
        <w:rFonts w:ascii="Symbol" w:hAnsi="Symbol" w:hint="default"/>
      </w:rPr>
    </w:lvl>
    <w:lvl w:ilvl="7" w:tplc="040A0003" w:tentative="1">
      <w:start w:val="1"/>
      <w:numFmt w:val="bullet"/>
      <w:lvlText w:val="o"/>
      <w:lvlJc w:val="left"/>
      <w:pPr>
        <w:ind w:left="6888" w:hanging="360"/>
      </w:pPr>
      <w:rPr>
        <w:rFonts w:ascii="Courier" w:hAnsi="Courier" w:hint="default"/>
      </w:rPr>
    </w:lvl>
    <w:lvl w:ilvl="8" w:tplc="040A0005" w:tentative="1">
      <w:start w:val="1"/>
      <w:numFmt w:val="bullet"/>
      <w:lvlText w:val=""/>
      <w:lvlJc w:val="left"/>
      <w:pPr>
        <w:ind w:left="7608" w:hanging="360"/>
      </w:pPr>
      <w:rPr>
        <w:rFonts w:ascii="Wingdings" w:hAnsi="Wingdings" w:hint="default"/>
      </w:rPr>
    </w:lvl>
  </w:abstractNum>
  <w:abstractNum w:abstractNumId="7" w15:restartNumberingAfterBreak="0">
    <w:nsid w:val="1D1269DE"/>
    <w:multiLevelType w:val="hybridMultilevel"/>
    <w:tmpl w:val="5FC2228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0516A7B"/>
    <w:multiLevelType w:val="hybridMultilevel"/>
    <w:tmpl w:val="76CA88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10B5D8D"/>
    <w:multiLevelType w:val="hybridMultilevel"/>
    <w:tmpl w:val="63C8654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10" w15:restartNumberingAfterBreak="0">
    <w:nsid w:val="25974743"/>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1" w15:restartNumberingAfterBreak="0">
    <w:nsid w:val="27176828"/>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2" w15:restartNumberingAfterBreak="0">
    <w:nsid w:val="305B4CB7"/>
    <w:multiLevelType w:val="multilevel"/>
    <w:tmpl w:val="8932B106"/>
    <w:lvl w:ilvl="0">
      <w:start w:val="2"/>
      <w:numFmt w:val="decimal"/>
      <w:lvlText w:val="%1"/>
      <w:lvlJc w:val="left"/>
      <w:pPr>
        <w:ind w:left="705" w:hanging="705"/>
      </w:pPr>
      <w:rPr>
        <w:rFonts w:hint="default"/>
      </w:rPr>
    </w:lvl>
    <w:lvl w:ilvl="1">
      <w:start w:val="2"/>
      <w:numFmt w:val="decimal"/>
      <w:lvlText w:val="%1.%2"/>
      <w:lvlJc w:val="left"/>
      <w:pPr>
        <w:ind w:left="1848" w:hanging="720"/>
      </w:pPr>
      <w:rPr>
        <w:rFonts w:hint="default"/>
      </w:rPr>
    </w:lvl>
    <w:lvl w:ilvl="2">
      <w:start w:val="1"/>
      <w:numFmt w:val="decimal"/>
      <w:lvlText w:val="%1.%2.%3"/>
      <w:lvlJc w:val="left"/>
      <w:pPr>
        <w:ind w:left="3696" w:hanging="1440"/>
      </w:pPr>
      <w:rPr>
        <w:rFonts w:hint="default"/>
      </w:rPr>
    </w:lvl>
    <w:lvl w:ilvl="3">
      <w:start w:val="1"/>
      <w:numFmt w:val="decimal"/>
      <w:lvlText w:val="%1.%2.%3.%4"/>
      <w:lvlJc w:val="left"/>
      <w:pPr>
        <w:ind w:left="5184" w:hanging="1800"/>
      </w:pPr>
      <w:rPr>
        <w:rFonts w:hint="default"/>
      </w:rPr>
    </w:lvl>
    <w:lvl w:ilvl="4">
      <w:start w:val="1"/>
      <w:numFmt w:val="decimal"/>
      <w:lvlText w:val="%1.%2.%3.%4.%5"/>
      <w:lvlJc w:val="left"/>
      <w:pPr>
        <w:ind w:left="6672" w:hanging="2160"/>
      </w:pPr>
      <w:rPr>
        <w:rFonts w:hint="default"/>
      </w:rPr>
    </w:lvl>
    <w:lvl w:ilvl="5">
      <w:start w:val="1"/>
      <w:numFmt w:val="decimal"/>
      <w:lvlText w:val="%1.%2.%3.%4.%5.%6"/>
      <w:lvlJc w:val="left"/>
      <w:pPr>
        <w:ind w:left="8160" w:hanging="2520"/>
      </w:pPr>
      <w:rPr>
        <w:rFonts w:hint="default"/>
      </w:rPr>
    </w:lvl>
    <w:lvl w:ilvl="6">
      <w:start w:val="1"/>
      <w:numFmt w:val="decimal"/>
      <w:lvlText w:val="%1.%2.%3.%4.%5.%6.%7"/>
      <w:lvlJc w:val="left"/>
      <w:pPr>
        <w:ind w:left="9648" w:hanging="2880"/>
      </w:pPr>
      <w:rPr>
        <w:rFonts w:hint="default"/>
      </w:rPr>
    </w:lvl>
    <w:lvl w:ilvl="7">
      <w:start w:val="1"/>
      <w:numFmt w:val="decimal"/>
      <w:lvlText w:val="%1.%2.%3.%4.%5.%6.%7.%8"/>
      <w:lvlJc w:val="left"/>
      <w:pPr>
        <w:ind w:left="11136" w:hanging="3240"/>
      </w:pPr>
      <w:rPr>
        <w:rFonts w:hint="default"/>
      </w:rPr>
    </w:lvl>
    <w:lvl w:ilvl="8">
      <w:start w:val="1"/>
      <w:numFmt w:val="decimal"/>
      <w:lvlText w:val="%1.%2.%3.%4.%5.%6.%7.%8.%9"/>
      <w:lvlJc w:val="left"/>
      <w:pPr>
        <w:ind w:left="12984" w:hanging="3960"/>
      </w:pPr>
      <w:rPr>
        <w:rFonts w:hint="default"/>
      </w:rPr>
    </w:lvl>
  </w:abstractNum>
  <w:abstractNum w:abstractNumId="13" w15:restartNumberingAfterBreak="0">
    <w:nsid w:val="305E3B93"/>
    <w:multiLevelType w:val="hybridMultilevel"/>
    <w:tmpl w:val="7B561B0E"/>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w:hAnsi="Courier"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w:hAnsi="Courier"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w:hAnsi="Courier" w:hint="default"/>
      </w:rPr>
    </w:lvl>
    <w:lvl w:ilvl="8" w:tplc="040A0005" w:tentative="1">
      <w:start w:val="1"/>
      <w:numFmt w:val="bullet"/>
      <w:lvlText w:val=""/>
      <w:lvlJc w:val="left"/>
      <w:pPr>
        <w:ind w:left="7896" w:hanging="360"/>
      </w:pPr>
      <w:rPr>
        <w:rFonts w:ascii="Wingdings" w:hAnsi="Wingdings" w:hint="default"/>
      </w:rPr>
    </w:lvl>
  </w:abstractNum>
  <w:abstractNum w:abstractNumId="14"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AF4EBA"/>
    <w:multiLevelType w:val="hybridMultilevel"/>
    <w:tmpl w:val="EFB47790"/>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w:hAnsi="Courier"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w:hAnsi="Courier"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w:hAnsi="Courier" w:hint="default"/>
      </w:rPr>
    </w:lvl>
    <w:lvl w:ilvl="8" w:tplc="040A0005" w:tentative="1">
      <w:start w:val="1"/>
      <w:numFmt w:val="bullet"/>
      <w:lvlText w:val=""/>
      <w:lvlJc w:val="left"/>
      <w:pPr>
        <w:ind w:left="7896" w:hanging="360"/>
      </w:pPr>
      <w:rPr>
        <w:rFonts w:ascii="Wingdings" w:hAnsi="Wingdings" w:hint="default"/>
      </w:rPr>
    </w:lvl>
  </w:abstractNum>
  <w:abstractNum w:abstractNumId="16"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F7988"/>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8" w15:restartNumberingAfterBreak="0">
    <w:nsid w:val="40117E77"/>
    <w:multiLevelType w:val="hybridMultilevel"/>
    <w:tmpl w:val="F7588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21634C"/>
    <w:multiLevelType w:val="hybridMultilevel"/>
    <w:tmpl w:val="55CE1BF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w:hAnsi="Courier"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w:hAnsi="Courier"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w:hAnsi="Courier" w:hint="default"/>
      </w:rPr>
    </w:lvl>
    <w:lvl w:ilvl="8" w:tplc="040A0005" w:tentative="1">
      <w:start w:val="1"/>
      <w:numFmt w:val="bullet"/>
      <w:lvlText w:val=""/>
      <w:lvlJc w:val="left"/>
      <w:pPr>
        <w:ind w:left="6840" w:hanging="360"/>
      </w:pPr>
      <w:rPr>
        <w:rFonts w:ascii="Wingdings" w:hAnsi="Wingdings" w:hint="default"/>
      </w:rPr>
    </w:lvl>
  </w:abstractNum>
  <w:abstractNum w:abstractNumId="20"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C81CD7"/>
    <w:multiLevelType w:val="hybridMultilevel"/>
    <w:tmpl w:val="505C50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1A3390"/>
    <w:multiLevelType w:val="hybridMultilevel"/>
    <w:tmpl w:val="94BC94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B94088"/>
    <w:multiLevelType w:val="hybridMultilevel"/>
    <w:tmpl w:val="AD4CB83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w:hAnsi="Courier"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w:hAnsi="Courier"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w:hAnsi="Courier"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487A24AB"/>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7"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9" w15:restartNumberingAfterBreak="0">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541FF1"/>
    <w:multiLevelType w:val="multilevel"/>
    <w:tmpl w:val="A706225A"/>
    <w:lvl w:ilvl="0">
      <w:start w:val="1"/>
      <w:numFmt w:val="decimal"/>
      <w:lvlText w:val="%1."/>
      <w:lvlJc w:val="left"/>
      <w:pPr>
        <w:ind w:left="1068" w:hanging="360"/>
      </w:pPr>
      <w:rPr>
        <w:rFonts w:hint="default"/>
        <w:color w:val="auto"/>
      </w:rPr>
    </w:lvl>
    <w:lvl w:ilvl="1">
      <w:start w:val="1"/>
      <w:numFmt w:val="decimal"/>
      <w:isLgl/>
      <w:lvlText w:val="%1.%2"/>
      <w:lvlJc w:val="left"/>
      <w:pPr>
        <w:ind w:left="1476" w:hanging="42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72" w:hanging="72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528"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84" w:hanging="1440"/>
      </w:pPr>
      <w:rPr>
        <w:rFonts w:hint="default"/>
      </w:rPr>
    </w:lvl>
    <w:lvl w:ilvl="8">
      <w:start w:val="1"/>
      <w:numFmt w:val="decimal"/>
      <w:isLgl/>
      <w:lvlText w:val="%1.%2.%3.%4.%5.%6.%7.%8.%9"/>
      <w:lvlJc w:val="left"/>
      <w:pPr>
        <w:ind w:left="4932" w:hanging="1440"/>
      </w:pPr>
      <w:rPr>
        <w:rFonts w:hint="default"/>
      </w:rPr>
    </w:lvl>
  </w:abstractNum>
  <w:abstractNum w:abstractNumId="31" w15:restartNumberingAfterBreak="0">
    <w:nsid w:val="51F01B7A"/>
    <w:multiLevelType w:val="hybridMultilevel"/>
    <w:tmpl w:val="A5288134"/>
    <w:lvl w:ilvl="0" w:tplc="040A0001">
      <w:start w:val="1"/>
      <w:numFmt w:val="bullet"/>
      <w:lvlText w:val=""/>
      <w:lvlJc w:val="left"/>
      <w:pPr>
        <w:ind w:left="1125" w:hanging="360"/>
      </w:pPr>
      <w:rPr>
        <w:rFonts w:ascii="Symbol" w:hAnsi="Symbol" w:hint="default"/>
      </w:rPr>
    </w:lvl>
    <w:lvl w:ilvl="1" w:tplc="040A0003" w:tentative="1">
      <w:start w:val="1"/>
      <w:numFmt w:val="bullet"/>
      <w:lvlText w:val="o"/>
      <w:lvlJc w:val="left"/>
      <w:pPr>
        <w:ind w:left="1845" w:hanging="360"/>
      </w:pPr>
      <w:rPr>
        <w:rFonts w:ascii="Courier" w:hAnsi="Courier" w:hint="default"/>
      </w:rPr>
    </w:lvl>
    <w:lvl w:ilvl="2" w:tplc="040A0005" w:tentative="1">
      <w:start w:val="1"/>
      <w:numFmt w:val="bullet"/>
      <w:lvlText w:val=""/>
      <w:lvlJc w:val="left"/>
      <w:pPr>
        <w:ind w:left="2565" w:hanging="360"/>
      </w:pPr>
      <w:rPr>
        <w:rFonts w:ascii="Wingdings" w:hAnsi="Wingdings" w:hint="default"/>
      </w:rPr>
    </w:lvl>
    <w:lvl w:ilvl="3" w:tplc="040A0001" w:tentative="1">
      <w:start w:val="1"/>
      <w:numFmt w:val="bullet"/>
      <w:lvlText w:val=""/>
      <w:lvlJc w:val="left"/>
      <w:pPr>
        <w:ind w:left="3285" w:hanging="360"/>
      </w:pPr>
      <w:rPr>
        <w:rFonts w:ascii="Symbol" w:hAnsi="Symbol" w:hint="default"/>
      </w:rPr>
    </w:lvl>
    <w:lvl w:ilvl="4" w:tplc="040A0003" w:tentative="1">
      <w:start w:val="1"/>
      <w:numFmt w:val="bullet"/>
      <w:lvlText w:val="o"/>
      <w:lvlJc w:val="left"/>
      <w:pPr>
        <w:ind w:left="4005" w:hanging="360"/>
      </w:pPr>
      <w:rPr>
        <w:rFonts w:ascii="Courier" w:hAnsi="Courier" w:hint="default"/>
      </w:rPr>
    </w:lvl>
    <w:lvl w:ilvl="5" w:tplc="040A0005" w:tentative="1">
      <w:start w:val="1"/>
      <w:numFmt w:val="bullet"/>
      <w:lvlText w:val=""/>
      <w:lvlJc w:val="left"/>
      <w:pPr>
        <w:ind w:left="4725" w:hanging="360"/>
      </w:pPr>
      <w:rPr>
        <w:rFonts w:ascii="Wingdings" w:hAnsi="Wingdings" w:hint="default"/>
      </w:rPr>
    </w:lvl>
    <w:lvl w:ilvl="6" w:tplc="040A0001" w:tentative="1">
      <w:start w:val="1"/>
      <w:numFmt w:val="bullet"/>
      <w:lvlText w:val=""/>
      <w:lvlJc w:val="left"/>
      <w:pPr>
        <w:ind w:left="5445" w:hanging="360"/>
      </w:pPr>
      <w:rPr>
        <w:rFonts w:ascii="Symbol" w:hAnsi="Symbol" w:hint="default"/>
      </w:rPr>
    </w:lvl>
    <w:lvl w:ilvl="7" w:tplc="040A0003" w:tentative="1">
      <w:start w:val="1"/>
      <w:numFmt w:val="bullet"/>
      <w:lvlText w:val="o"/>
      <w:lvlJc w:val="left"/>
      <w:pPr>
        <w:ind w:left="6165" w:hanging="360"/>
      </w:pPr>
      <w:rPr>
        <w:rFonts w:ascii="Courier" w:hAnsi="Courier" w:hint="default"/>
      </w:rPr>
    </w:lvl>
    <w:lvl w:ilvl="8" w:tplc="040A0005" w:tentative="1">
      <w:start w:val="1"/>
      <w:numFmt w:val="bullet"/>
      <w:lvlText w:val=""/>
      <w:lvlJc w:val="left"/>
      <w:pPr>
        <w:ind w:left="6885" w:hanging="360"/>
      </w:pPr>
      <w:rPr>
        <w:rFonts w:ascii="Wingdings" w:hAnsi="Wingdings" w:hint="default"/>
      </w:rPr>
    </w:lvl>
  </w:abstractNum>
  <w:abstractNum w:abstractNumId="32" w15:restartNumberingAfterBreak="0">
    <w:nsid w:val="53ED6429"/>
    <w:multiLevelType w:val="multilevel"/>
    <w:tmpl w:val="8932B106"/>
    <w:lvl w:ilvl="0">
      <w:start w:val="2"/>
      <w:numFmt w:val="decimal"/>
      <w:lvlText w:val="%1"/>
      <w:lvlJc w:val="left"/>
      <w:pPr>
        <w:ind w:left="705" w:hanging="705"/>
      </w:pPr>
      <w:rPr>
        <w:rFonts w:hint="default"/>
      </w:rPr>
    </w:lvl>
    <w:lvl w:ilvl="1">
      <w:start w:val="2"/>
      <w:numFmt w:val="decimal"/>
      <w:lvlText w:val="%1.%2"/>
      <w:lvlJc w:val="left"/>
      <w:pPr>
        <w:ind w:left="1848" w:hanging="720"/>
      </w:pPr>
      <w:rPr>
        <w:rFonts w:hint="default"/>
      </w:rPr>
    </w:lvl>
    <w:lvl w:ilvl="2">
      <w:start w:val="1"/>
      <w:numFmt w:val="decimal"/>
      <w:lvlText w:val="%1.%2.%3"/>
      <w:lvlJc w:val="left"/>
      <w:pPr>
        <w:ind w:left="3696" w:hanging="1440"/>
      </w:pPr>
      <w:rPr>
        <w:rFonts w:hint="default"/>
      </w:rPr>
    </w:lvl>
    <w:lvl w:ilvl="3">
      <w:start w:val="1"/>
      <w:numFmt w:val="decimal"/>
      <w:lvlText w:val="%1.%2.%3.%4"/>
      <w:lvlJc w:val="left"/>
      <w:pPr>
        <w:ind w:left="5184" w:hanging="1800"/>
      </w:pPr>
      <w:rPr>
        <w:rFonts w:hint="default"/>
      </w:rPr>
    </w:lvl>
    <w:lvl w:ilvl="4">
      <w:start w:val="1"/>
      <w:numFmt w:val="decimal"/>
      <w:lvlText w:val="%1.%2.%3.%4.%5"/>
      <w:lvlJc w:val="left"/>
      <w:pPr>
        <w:ind w:left="6672" w:hanging="2160"/>
      </w:pPr>
      <w:rPr>
        <w:rFonts w:hint="default"/>
      </w:rPr>
    </w:lvl>
    <w:lvl w:ilvl="5">
      <w:start w:val="1"/>
      <w:numFmt w:val="decimal"/>
      <w:lvlText w:val="%1.%2.%3.%4.%5.%6"/>
      <w:lvlJc w:val="left"/>
      <w:pPr>
        <w:ind w:left="8160" w:hanging="2520"/>
      </w:pPr>
      <w:rPr>
        <w:rFonts w:hint="default"/>
      </w:rPr>
    </w:lvl>
    <w:lvl w:ilvl="6">
      <w:start w:val="1"/>
      <w:numFmt w:val="decimal"/>
      <w:lvlText w:val="%1.%2.%3.%4.%5.%6.%7"/>
      <w:lvlJc w:val="left"/>
      <w:pPr>
        <w:ind w:left="9648" w:hanging="2880"/>
      </w:pPr>
      <w:rPr>
        <w:rFonts w:hint="default"/>
      </w:rPr>
    </w:lvl>
    <w:lvl w:ilvl="7">
      <w:start w:val="1"/>
      <w:numFmt w:val="decimal"/>
      <w:lvlText w:val="%1.%2.%3.%4.%5.%6.%7.%8"/>
      <w:lvlJc w:val="left"/>
      <w:pPr>
        <w:ind w:left="11136" w:hanging="3240"/>
      </w:pPr>
      <w:rPr>
        <w:rFonts w:hint="default"/>
      </w:rPr>
    </w:lvl>
    <w:lvl w:ilvl="8">
      <w:start w:val="1"/>
      <w:numFmt w:val="decimal"/>
      <w:lvlText w:val="%1.%2.%3.%4.%5.%6.%7.%8.%9"/>
      <w:lvlJc w:val="left"/>
      <w:pPr>
        <w:ind w:left="12984" w:hanging="3960"/>
      </w:pPr>
      <w:rPr>
        <w:rFonts w:hint="default"/>
      </w:rPr>
    </w:lvl>
  </w:abstractNum>
  <w:abstractNum w:abstractNumId="33"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55961A2"/>
    <w:multiLevelType w:val="multilevel"/>
    <w:tmpl w:val="A706225A"/>
    <w:lvl w:ilvl="0">
      <w:start w:val="1"/>
      <w:numFmt w:val="decimal"/>
      <w:lvlText w:val="%1."/>
      <w:lvlJc w:val="left"/>
      <w:pPr>
        <w:ind w:left="720" w:hanging="360"/>
      </w:pPr>
      <w:rPr>
        <w:rFonts w:hint="default"/>
        <w:color w:val="auto"/>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7" w15:restartNumberingAfterBreak="0">
    <w:nsid w:val="6BDC2C2A"/>
    <w:multiLevelType w:val="hybridMultilevel"/>
    <w:tmpl w:val="1BD8803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20"/>
  </w:num>
  <w:num w:numId="3">
    <w:abstractNumId w:val="34"/>
  </w:num>
  <w:num w:numId="4">
    <w:abstractNumId w:val="16"/>
  </w:num>
  <w:num w:numId="5">
    <w:abstractNumId w:val="0"/>
  </w:num>
  <w:num w:numId="6">
    <w:abstractNumId w:val="27"/>
  </w:num>
  <w:num w:numId="7">
    <w:abstractNumId w:val="14"/>
  </w:num>
  <w:num w:numId="8">
    <w:abstractNumId w:val="33"/>
  </w:num>
  <w:num w:numId="9">
    <w:abstractNumId w:val="35"/>
  </w:num>
  <w:num w:numId="10">
    <w:abstractNumId w:val="1"/>
  </w:num>
  <w:num w:numId="11">
    <w:abstractNumId w:val="39"/>
  </w:num>
  <w:num w:numId="12">
    <w:abstractNumId w:val="38"/>
  </w:num>
  <w:num w:numId="13">
    <w:abstractNumId w:val="3"/>
  </w:num>
  <w:num w:numId="14">
    <w:abstractNumId w:val="2"/>
  </w:num>
  <w:num w:numId="15">
    <w:abstractNumId w:val="23"/>
  </w:num>
  <w:num w:numId="16">
    <w:abstractNumId w:val="22"/>
  </w:num>
  <w:num w:numId="17">
    <w:abstractNumId w:val="29"/>
  </w:num>
  <w:num w:numId="18">
    <w:abstractNumId w:val="17"/>
  </w:num>
  <w:num w:numId="19">
    <w:abstractNumId w:val="13"/>
  </w:num>
  <w:num w:numId="20">
    <w:abstractNumId w:val="6"/>
  </w:num>
  <w:num w:numId="21">
    <w:abstractNumId w:val="15"/>
  </w:num>
  <w:num w:numId="22">
    <w:abstractNumId w:val="25"/>
  </w:num>
  <w:num w:numId="23">
    <w:abstractNumId w:val="19"/>
  </w:num>
  <w:num w:numId="24">
    <w:abstractNumId w:val="31"/>
  </w:num>
  <w:num w:numId="25">
    <w:abstractNumId w:val="8"/>
  </w:num>
  <w:num w:numId="26">
    <w:abstractNumId w:val="9"/>
  </w:num>
  <w:num w:numId="27">
    <w:abstractNumId w:val="18"/>
  </w:num>
  <w:num w:numId="28">
    <w:abstractNumId w:val="32"/>
  </w:num>
  <w:num w:numId="29">
    <w:abstractNumId w:val="37"/>
  </w:num>
  <w:num w:numId="30">
    <w:abstractNumId w:val="4"/>
  </w:num>
  <w:num w:numId="31">
    <w:abstractNumId w:val="26"/>
  </w:num>
  <w:num w:numId="32">
    <w:abstractNumId w:val="11"/>
  </w:num>
  <w:num w:numId="33">
    <w:abstractNumId w:val="5"/>
  </w:num>
  <w:num w:numId="34">
    <w:abstractNumId w:val="36"/>
  </w:num>
  <w:num w:numId="35">
    <w:abstractNumId w:val="24"/>
  </w:num>
  <w:num w:numId="36">
    <w:abstractNumId w:val="10"/>
  </w:num>
  <w:num w:numId="37">
    <w:abstractNumId w:val="30"/>
  </w:num>
  <w:num w:numId="38">
    <w:abstractNumId w:val="7"/>
  </w:num>
  <w:num w:numId="39">
    <w:abstractNumId w:val="12"/>
  </w:num>
  <w:num w:numId="4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QUEL BLANCO AGUIRRE">
    <w15:presenceInfo w15:providerId="AD" w15:userId="S-1-12-1-620265121-1102118218-4204484013-3110710981"/>
  </w15:person>
  <w15:person w15:author="Raul García Fernández">
    <w15:presenceInfo w15:providerId="None" w15:userId="Raul García F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F6"/>
    <w:rsid w:val="00000AAA"/>
    <w:rsid w:val="000150A4"/>
    <w:rsid w:val="00020427"/>
    <w:rsid w:val="00021582"/>
    <w:rsid w:val="000220C3"/>
    <w:rsid w:val="00030A83"/>
    <w:rsid w:val="00033D1F"/>
    <w:rsid w:val="0003493C"/>
    <w:rsid w:val="00037111"/>
    <w:rsid w:val="00042E96"/>
    <w:rsid w:val="000434B9"/>
    <w:rsid w:val="00045C46"/>
    <w:rsid w:val="00050EC2"/>
    <w:rsid w:val="000551D2"/>
    <w:rsid w:val="0006462F"/>
    <w:rsid w:val="00066D4D"/>
    <w:rsid w:val="00074C8A"/>
    <w:rsid w:val="00074FB2"/>
    <w:rsid w:val="0007657B"/>
    <w:rsid w:val="00080037"/>
    <w:rsid w:val="00080404"/>
    <w:rsid w:val="00083FF7"/>
    <w:rsid w:val="00086ABA"/>
    <w:rsid w:val="000961DD"/>
    <w:rsid w:val="00096454"/>
    <w:rsid w:val="000A1DF6"/>
    <w:rsid w:val="000A4C0A"/>
    <w:rsid w:val="000A5C8E"/>
    <w:rsid w:val="000B2C37"/>
    <w:rsid w:val="000B5528"/>
    <w:rsid w:val="000B5CF0"/>
    <w:rsid w:val="000C244F"/>
    <w:rsid w:val="000D043A"/>
    <w:rsid w:val="000D29A2"/>
    <w:rsid w:val="000D2F77"/>
    <w:rsid w:val="000E4351"/>
    <w:rsid w:val="000E4496"/>
    <w:rsid w:val="000E4F97"/>
    <w:rsid w:val="000E5B80"/>
    <w:rsid w:val="000F139B"/>
    <w:rsid w:val="000F333F"/>
    <w:rsid w:val="000F4DAE"/>
    <w:rsid w:val="000F79B8"/>
    <w:rsid w:val="00102304"/>
    <w:rsid w:val="00105D66"/>
    <w:rsid w:val="00107A4B"/>
    <w:rsid w:val="001144A1"/>
    <w:rsid w:val="001158D5"/>
    <w:rsid w:val="00115FD9"/>
    <w:rsid w:val="00120BAF"/>
    <w:rsid w:val="001232E1"/>
    <w:rsid w:val="00124245"/>
    <w:rsid w:val="001247EA"/>
    <w:rsid w:val="00126CCD"/>
    <w:rsid w:val="00130A19"/>
    <w:rsid w:val="001337C8"/>
    <w:rsid w:val="001360A9"/>
    <w:rsid w:val="00140BB7"/>
    <w:rsid w:val="0014616C"/>
    <w:rsid w:val="00155F7E"/>
    <w:rsid w:val="0015697B"/>
    <w:rsid w:val="00160A60"/>
    <w:rsid w:val="00167F60"/>
    <w:rsid w:val="00180D51"/>
    <w:rsid w:val="0018638B"/>
    <w:rsid w:val="00190ADB"/>
    <w:rsid w:val="001A01F6"/>
    <w:rsid w:val="001A02F3"/>
    <w:rsid w:val="001A2DE3"/>
    <w:rsid w:val="001A5C47"/>
    <w:rsid w:val="001B13CE"/>
    <w:rsid w:val="001B327F"/>
    <w:rsid w:val="001C725F"/>
    <w:rsid w:val="001D1116"/>
    <w:rsid w:val="001D2552"/>
    <w:rsid w:val="001D41A5"/>
    <w:rsid w:val="001D541F"/>
    <w:rsid w:val="001D5868"/>
    <w:rsid w:val="001D60E1"/>
    <w:rsid w:val="001E2C96"/>
    <w:rsid w:val="001E3327"/>
    <w:rsid w:val="001E76BB"/>
    <w:rsid w:val="001F074D"/>
    <w:rsid w:val="001F6FA0"/>
    <w:rsid w:val="001F7CA4"/>
    <w:rsid w:val="002077E3"/>
    <w:rsid w:val="00215DF9"/>
    <w:rsid w:val="00224538"/>
    <w:rsid w:val="002333B1"/>
    <w:rsid w:val="00242ED0"/>
    <w:rsid w:val="0024417F"/>
    <w:rsid w:val="00244F3D"/>
    <w:rsid w:val="0024534B"/>
    <w:rsid w:val="0025326B"/>
    <w:rsid w:val="00253E57"/>
    <w:rsid w:val="00260AB0"/>
    <w:rsid w:val="0026324F"/>
    <w:rsid w:val="00266B66"/>
    <w:rsid w:val="00276730"/>
    <w:rsid w:val="00282F53"/>
    <w:rsid w:val="0028452B"/>
    <w:rsid w:val="00285522"/>
    <w:rsid w:val="002868C2"/>
    <w:rsid w:val="002933CD"/>
    <w:rsid w:val="002A2A72"/>
    <w:rsid w:val="002A6951"/>
    <w:rsid w:val="002B5CEE"/>
    <w:rsid w:val="002C12E8"/>
    <w:rsid w:val="002D7486"/>
    <w:rsid w:val="002D77DA"/>
    <w:rsid w:val="002E4A15"/>
    <w:rsid w:val="002E5D56"/>
    <w:rsid w:val="002F6360"/>
    <w:rsid w:val="002F6551"/>
    <w:rsid w:val="00301B47"/>
    <w:rsid w:val="00303F59"/>
    <w:rsid w:val="00306300"/>
    <w:rsid w:val="00306894"/>
    <w:rsid w:val="00310B0E"/>
    <w:rsid w:val="00310D20"/>
    <w:rsid w:val="00312FCE"/>
    <w:rsid w:val="0032180F"/>
    <w:rsid w:val="003267FA"/>
    <w:rsid w:val="003273F1"/>
    <w:rsid w:val="00327587"/>
    <w:rsid w:val="00333F7A"/>
    <w:rsid w:val="0034022C"/>
    <w:rsid w:val="00340642"/>
    <w:rsid w:val="0035469B"/>
    <w:rsid w:val="0035575C"/>
    <w:rsid w:val="003620D1"/>
    <w:rsid w:val="0036353E"/>
    <w:rsid w:val="003658B1"/>
    <w:rsid w:val="00367A5A"/>
    <w:rsid w:val="00372153"/>
    <w:rsid w:val="00372E93"/>
    <w:rsid w:val="003731D6"/>
    <w:rsid w:val="003840AB"/>
    <w:rsid w:val="00391581"/>
    <w:rsid w:val="003A4353"/>
    <w:rsid w:val="003A7A20"/>
    <w:rsid w:val="003B567B"/>
    <w:rsid w:val="003B56C2"/>
    <w:rsid w:val="003B5B75"/>
    <w:rsid w:val="003C2606"/>
    <w:rsid w:val="003C3AF0"/>
    <w:rsid w:val="003D6CD2"/>
    <w:rsid w:val="003E01BC"/>
    <w:rsid w:val="003E1860"/>
    <w:rsid w:val="003E5480"/>
    <w:rsid w:val="003E6BA2"/>
    <w:rsid w:val="003E6F3D"/>
    <w:rsid w:val="003F1432"/>
    <w:rsid w:val="003F4CBC"/>
    <w:rsid w:val="003F625E"/>
    <w:rsid w:val="003F6270"/>
    <w:rsid w:val="00400A29"/>
    <w:rsid w:val="0040178A"/>
    <w:rsid w:val="0040488F"/>
    <w:rsid w:val="004072B2"/>
    <w:rsid w:val="004106CF"/>
    <w:rsid w:val="00412910"/>
    <w:rsid w:val="00414FBE"/>
    <w:rsid w:val="00417815"/>
    <w:rsid w:val="004234E2"/>
    <w:rsid w:val="004260F7"/>
    <w:rsid w:val="004358ED"/>
    <w:rsid w:val="00435C60"/>
    <w:rsid w:val="00436D14"/>
    <w:rsid w:val="00441A29"/>
    <w:rsid w:val="00442825"/>
    <w:rsid w:val="00444C21"/>
    <w:rsid w:val="00447D25"/>
    <w:rsid w:val="00453920"/>
    <w:rsid w:val="00460047"/>
    <w:rsid w:val="00466AD1"/>
    <w:rsid w:val="004702D5"/>
    <w:rsid w:val="00470FD2"/>
    <w:rsid w:val="00473B21"/>
    <w:rsid w:val="00476CC4"/>
    <w:rsid w:val="00480848"/>
    <w:rsid w:val="00482851"/>
    <w:rsid w:val="00487C51"/>
    <w:rsid w:val="004911DB"/>
    <w:rsid w:val="00494942"/>
    <w:rsid w:val="004A132C"/>
    <w:rsid w:val="004A2644"/>
    <w:rsid w:val="004A4D00"/>
    <w:rsid w:val="004A56F3"/>
    <w:rsid w:val="004A5AFC"/>
    <w:rsid w:val="004A752D"/>
    <w:rsid w:val="004A7A34"/>
    <w:rsid w:val="004B49C2"/>
    <w:rsid w:val="004B7355"/>
    <w:rsid w:val="004C32C3"/>
    <w:rsid w:val="004C4A31"/>
    <w:rsid w:val="004C4ABF"/>
    <w:rsid w:val="004D650C"/>
    <w:rsid w:val="004E0688"/>
    <w:rsid w:val="004E2F5B"/>
    <w:rsid w:val="005044B4"/>
    <w:rsid w:val="0050701D"/>
    <w:rsid w:val="00511501"/>
    <w:rsid w:val="005156AA"/>
    <w:rsid w:val="00517A91"/>
    <w:rsid w:val="005227A3"/>
    <w:rsid w:val="00522B98"/>
    <w:rsid w:val="00524B2C"/>
    <w:rsid w:val="0052609F"/>
    <w:rsid w:val="005319E7"/>
    <w:rsid w:val="00543A19"/>
    <w:rsid w:val="00550046"/>
    <w:rsid w:val="00552321"/>
    <w:rsid w:val="00553A2D"/>
    <w:rsid w:val="00560174"/>
    <w:rsid w:val="0056375F"/>
    <w:rsid w:val="00564B06"/>
    <w:rsid w:val="00571536"/>
    <w:rsid w:val="00576069"/>
    <w:rsid w:val="00577B49"/>
    <w:rsid w:val="00577CF9"/>
    <w:rsid w:val="00580016"/>
    <w:rsid w:val="00585847"/>
    <w:rsid w:val="005936CD"/>
    <w:rsid w:val="005A0452"/>
    <w:rsid w:val="005A28B5"/>
    <w:rsid w:val="005A665E"/>
    <w:rsid w:val="005B31BD"/>
    <w:rsid w:val="005B364A"/>
    <w:rsid w:val="005C05CC"/>
    <w:rsid w:val="005C3C06"/>
    <w:rsid w:val="005C4F41"/>
    <w:rsid w:val="005E1C6D"/>
    <w:rsid w:val="005E22B3"/>
    <w:rsid w:val="005F3536"/>
    <w:rsid w:val="005F4FD6"/>
    <w:rsid w:val="006071FE"/>
    <w:rsid w:val="0062219C"/>
    <w:rsid w:val="00632FC5"/>
    <w:rsid w:val="0063471D"/>
    <w:rsid w:val="00636062"/>
    <w:rsid w:val="00640142"/>
    <w:rsid w:val="006410AE"/>
    <w:rsid w:val="00641294"/>
    <w:rsid w:val="006413E7"/>
    <w:rsid w:val="00641B08"/>
    <w:rsid w:val="0065258C"/>
    <w:rsid w:val="00655CA3"/>
    <w:rsid w:val="006601DA"/>
    <w:rsid w:val="00662B50"/>
    <w:rsid w:val="00663FA0"/>
    <w:rsid w:val="00680A4B"/>
    <w:rsid w:val="00680E4D"/>
    <w:rsid w:val="00680E5B"/>
    <w:rsid w:val="00681E73"/>
    <w:rsid w:val="00684DEA"/>
    <w:rsid w:val="00690082"/>
    <w:rsid w:val="00693B74"/>
    <w:rsid w:val="006A2797"/>
    <w:rsid w:val="006A2DB2"/>
    <w:rsid w:val="006B4C17"/>
    <w:rsid w:val="006B79F5"/>
    <w:rsid w:val="006C0557"/>
    <w:rsid w:val="006D7A6B"/>
    <w:rsid w:val="006E1D0B"/>
    <w:rsid w:val="006E35EE"/>
    <w:rsid w:val="006F0072"/>
    <w:rsid w:val="006F11E9"/>
    <w:rsid w:val="00703CD3"/>
    <w:rsid w:val="00713066"/>
    <w:rsid w:val="007159AA"/>
    <w:rsid w:val="007168C7"/>
    <w:rsid w:val="00717761"/>
    <w:rsid w:val="00723E6A"/>
    <w:rsid w:val="007247DB"/>
    <w:rsid w:val="007256B0"/>
    <w:rsid w:val="00725866"/>
    <w:rsid w:val="00725A86"/>
    <w:rsid w:val="007263A9"/>
    <w:rsid w:val="0072734C"/>
    <w:rsid w:val="007358F7"/>
    <w:rsid w:val="00737323"/>
    <w:rsid w:val="00737672"/>
    <w:rsid w:val="0074144E"/>
    <w:rsid w:val="00742184"/>
    <w:rsid w:val="00743997"/>
    <w:rsid w:val="007444EB"/>
    <w:rsid w:val="00750CE2"/>
    <w:rsid w:val="007549CB"/>
    <w:rsid w:val="00757242"/>
    <w:rsid w:val="00766B80"/>
    <w:rsid w:val="0077026D"/>
    <w:rsid w:val="00774B4C"/>
    <w:rsid w:val="00785539"/>
    <w:rsid w:val="0078567E"/>
    <w:rsid w:val="00790210"/>
    <w:rsid w:val="0079341F"/>
    <w:rsid w:val="007973C0"/>
    <w:rsid w:val="007B17F0"/>
    <w:rsid w:val="007C45B6"/>
    <w:rsid w:val="007D229A"/>
    <w:rsid w:val="007D6772"/>
    <w:rsid w:val="007E0D1B"/>
    <w:rsid w:val="007E0E3F"/>
    <w:rsid w:val="007E1D74"/>
    <w:rsid w:val="007E405C"/>
    <w:rsid w:val="007F21B6"/>
    <w:rsid w:val="008002BA"/>
    <w:rsid w:val="00802331"/>
    <w:rsid w:val="0080347A"/>
    <w:rsid w:val="0080433B"/>
    <w:rsid w:val="008131CB"/>
    <w:rsid w:val="00822D46"/>
    <w:rsid w:val="008249A4"/>
    <w:rsid w:val="00826A34"/>
    <w:rsid w:val="0083026E"/>
    <w:rsid w:val="00831553"/>
    <w:rsid w:val="008369B9"/>
    <w:rsid w:val="008409AD"/>
    <w:rsid w:val="008434B2"/>
    <w:rsid w:val="00860FAB"/>
    <w:rsid w:val="00862FAC"/>
    <w:rsid w:val="00864F67"/>
    <w:rsid w:val="00867071"/>
    <w:rsid w:val="00870284"/>
    <w:rsid w:val="008767E7"/>
    <w:rsid w:val="00877D8B"/>
    <w:rsid w:val="008830FC"/>
    <w:rsid w:val="008857AF"/>
    <w:rsid w:val="008909D8"/>
    <w:rsid w:val="008A3EBB"/>
    <w:rsid w:val="008A7D84"/>
    <w:rsid w:val="008B66B4"/>
    <w:rsid w:val="008C4FEA"/>
    <w:rsid w:val="008C65EF"/>
    <w:rsid w:val="008D2460"/>
    <w:rsid w:val="008D25A1"/>
    <w:rsid w:val="008D3B30"/>
    <w:rsid w:val="008D6043"/>
    <w:rsid w:val="008E3BEA"/>
    <w:rsid w:val="008E461D"/>
    <w:rsid w:val="008E5B9B"/>
    <w:rsid w:val="008E7A92"/>
    <w:rsid w:val="008F0AB7"/>
    <w:rsid w:val="008F1133"/>
    <w:rsid w:val="008F1A35"/>
    <w:rsid w:val="008F3DB2"/>
    <w:rsid w:val="008F734A"/>
    <w:rsid w:val="00903397"/>
    <w:rsid w:val="00907DBA"/>
    <w:rsid w:val="00932C7E"/>
    <w:rsid w:val="00936B8B"/>
    <w:rsid w:val="00946C78"/>
    <w:rsid w:val="009531FF"/>
    <w:rsid w:val="009567EA"/>
    <w:rsid w:val="00956D73"/>
    <w:rsid w:val="00960F05"/>
    <w:rsid w:val="00961793"/>
    <w:rsid w:val="00962BFD"/>
    <w:rsid w:val="00963A30"/>
    <w:rsid w:val="009710E4"/>
    <w:rsid w:val="00980759"/>
    <w:rsid w:val="00997CD8"/>
    <w:rsid w:val="009A2D7C"/>
    <w:rsid w:val="009A40F2"/>
    <w:rsid w:val="009A4950"/>
    <w:rsid w:val="009B3AC6"/>
    <w:rsid w:val="009B4CFD"/>
    <w:rsid w:val="009B5409"/>
    <w:rsid w:val="009B5925"/>
    <w:rsid w:val="009B72F7"/>
    <w:rsid w:val="009C2EF8"/>
    <w:rsid w:val="009C3804"/>
    <w:rsid w:val="009C47FE"/>
    <w:rsid w:val="009C6B64"/>
    <w:rsid w:val="009C7A12"/>
    <w:rsid w:val="009D332E"/>
    <w:rsid w:val="009D48B7"/>
    <w:rsid w:val="009D53E1"/>
    <w:rsid w:val="009E18C8"/>
    <w:rsid w:val="009F1C56"/>
    <w:rsid w:val="00A01B6E"/>
    <w:rsid w:val="00A048F6"/>
    <w:rsid w:val="00A05358"/>
    <w:rsid w:val="00A11DC7"/>
    <w:rsid w:val="00A156E2"/>
    <w:rsid w:val="00A239BF"/>
    <w:rsid w:val="00A23E34"/>
    <w:rsid w:val="00A2418C"/>
    <w:rsid w:val="00A254A7"/>
    <w:rsid w:val="00A3422E"/>
    <w:rsid w:val="00A34312"/>
    <w:rsid w:val="00A408C8"/>
    <w:rsid w:val="00A43D0C"/>
    <w:rsid w:val="00A4533C"/>
    <w:rsid w:val="00A5322B"/>
    <w:rsid w:val="00A53948"/>
    <w:rsid w:val="00A54AA7"/>
    <w:rsid w:val="00A54CB9"/>
    <w:rsid w:val="00A54F96"/>
    <w:rsid w:val="00A63E75"/>
    <w:rsid w:val="00A661C8"/>
    <w:rsid w:val="00A666C5"/>
    <w:rsid w:val="00A81360"/>
    <w:rsid w:val="00A850DC"/>
    <w:rsid w:val="00A850E0"/>
    <w:rsid w:val="00A97498"/>
    <w:rsid w:val="00AA47A4"/>
    <w:rsid w:val="00AB1E4C"/>
    <w:rsid w:val="00AB5422"/>
    <w:rsid w:val="00AC25A0"/>
    <w:rsid w:val="00AD15C7"/>
    <w:rsid w:val="00AD2429"/>
    <w:rsid w:val="00AD79E2"/>
    <w:rsid w:val="00AE35B8"/>
    <w:rsid w:val="00AF1E16"/>
    <w:rsid w:val="00AF6C73"/>
    <w:rsid w:val="00B043B8"/>
    <w:rsid w:val="00B07029"/>
    <w:rsid w:val="00B206BF"/>
    <w:rsid w:val="00B2300C"/>
    <w:rsid w:val="00B317F0"/>
    <w:rsid w:val="00B37610"/>
    <w:rsid w:val="00B401CC"/>
    <w:rsid w:val="00B40DB9"/>
    <w:rsid w:val="00B40ED2"/>
    <w:rsid w:val="00B44C09"/>
    <w:rsid w:val="00B45BEE"/>
    <w:rsid w:val="00B53460"/>
    <w:rsid w:val="00B53DCA"/>
    <w:rsid w:val="00B5411C"/>
    <w:rsid w:val="00B544B1"/>
    <w:rsid w:val="00B5633D"/>
    <w:rsid w:val="00B57876"/>
    <w:rsid w:val="00B62736"/>
    <w:rsid w:val="00B7537A"/>
    <w:rsid w:val="00B763BA"/>
    <w:rsid w:val="00B83D62"/>
    <w:rsid w:val="00BA6449"/>
    <w:rsid w:val="00BB6284"/>
    <w:rsid w:val="00BB7B51"/>
    <w:rsid w:val="00BC4035"/>
    <w:rsid w:val="00BC65D3"/>
    <w:rsid w:val="00BC7D72"/>
    <w:rsid w:val="00BD420C"/>
    <w:rsid w:val="00BE2297"/>
    <w:rsid w:val="00BE48B9"/>
    <w:rsid w:val="00BF3023"/>
    <w:rsid w:val="00BF60A2"/>
    <w:rsid w:val="00C01591"/>
    <w:rsid w:val="00C062DA"/>
    <w:rsid w:val="00C07F98"/>
    <w:rsid w:val="00C103C9"/>
    <w:rsid w:val="00C32774"/>
    <w:rsid w:val="00C3551A"/>
    <w:rsid w:val="00C46FBE"/>
    <w:rsid w:val="00C55B8B"/>
    <w:rsid w:val="00C564F8"/>
    <w:rsid w:val="00C6032A"/>
    <w:rsid w:val="00C60F59"/>
    <w:rsid w:val="00C64E7B"/>
    <w:rsid w:val="00C825EF"/>
    <w:rsid w:val="00C85115"/>
    <w:rsid w:val="00C86063"/>
    <w:rsid w:val="00C86673"/>
    <w:rsid w:val="00CA7097"/>
    <w:rsid w:val="00CB2FD2"/>
    <w:rsid w:val="00CB40B1"/>
    <w:rsid w:val="00CB7755"/>
    <w:rsid w:val="00CB79B2"/>
    <w:rsid w:val="00CB79D9"/>
    <w:rsid w:val="00CC0F85"/>
    <w:rsid w:val="00CD1D9D"/>
    <w:rsid w:val="00CE00B9"/>
    <w:rsid w:val="00CE1306"/>
    <w:rsid w:val="00CE39CB"/>
    <w:rsid w:val="00CE3B0F"/>
    <w:rsid w:val="00CE3B1E"/>
    <w:rsid w:val="00CF4F4F"/>
    <w:rsid w:val="00D1039E"/>
    <w:rsid w:val="00D1254D"/>
    <w:rsid w:val="00D17F9C"/>
    <w:rsid w:val="00D20969"/>
    <w:rsid w:val="00D30FC7"/>
    <w:rsid w:val="00D31EAC"/>
    <w:rsid w:val="00D40049"/>
    <w:rsid w:val="00D43EB1"/>
    <w:rsid w:val="00D44A3A"/>
    <w:rsid w:val="00D4670F"/>
    <w:rsid w:val="00D50148"/>
    <w:rsid w:val="00D5067F"/>
    <w:rsid w:val="00D53CF8"/>
    <w:rsid w:val="00D5409A"/>
    <w:rsid w:val="00D54F0A"/>
    <w:rsid w:val="00D66BF6"/>
    <w:rsid w:val="00D67108"/>
    <w:rsid w:val="00D71236"/>
    <w:rsid w:val="00D72901"/>
    <w:rsid w:val="00D767E0"/>
    <w:rsid w:val="00D8574C"/>
    <w:rsid w:val="00D90DF8"/>
    <w:rsid w:val="00D93B06"/>
    <w:rsid w:val="00D94E9D"/>
    <w:rsid w:val="00D956FA"/>
    <w:rsid w:val="00D96AE2"/>
    <w:rsid w:val="00DA143D"/>
    <w:rsid w:val="00DA1FDB"/>
    <w:rsid w:val="00DA5FC3"/>
    <w:rsid w:val="00DB2247"/>
    <w:rsid w:val="00DC1B68"/>
    <w:rsid w:val="00DC2BC2"/>
    <w:rsid w:val="00DC467A"/>
    <w:rsid w:val="00DC69F9"/>
    <w:rsid w:val="00DD1DBB"/>
    <w:rsid w:val="00DD4F75"/>
    <w:rsid w:val="00DE146C"/>
    <w:rsid w:val="00DE2F72"/>
    <w:rsid w:val="00DE3C13"/>
    <w:rsid w:val="00DE446F"/>
    <w:rsid w:val="00DF586F"/>
    <w:rsid w:val="00DF70A8"/>
    <w:rsid w:val="00E01406"/>
    <w:rsid w:val="00E021D2"/>
    <w:rsid w:val="00E033CD"/>
    <w:rsid w:val="00E0371F"/>
    <w:rsid w:val="00E0697E"/>
    <w:rsid w:val="00E129D1"/>
    <w:rsid w:val="00E21324"/>
    <w:rsid w:val="00E27CB9"/>
    <w:rsid w:val="00E507E0"/>
    <w:rsid w:val="00E50B41"/>
    <w:rsid w:val="00E533F4"/>
    <w:rsid w:val="00E626EF"/>
    <w:rsid w:val="00E661B1"/>
    <w:rsid w:val="00E70840"/>
    <w:rsid w:val="00E80E29"/>
    <w:rsid w:val="00E91986"/>
    <w:rsid w:val="00EA0441"/>
    <w:rsid w:val="00EA2CB5"/>
    <w:rsid w:val="00EB6835"/>
    <w:rsid w:val="00EB7193"/>
    <w:rsid w:val="00EB7DCB"/>
    <w:rsid w:val="00EC166F"/>
    <w:rsid w:val="00EC263D"/>
    <w:rsid w:val="00ED2AC7"/>
    <w:rsid w:val="00ED46C3"/>
    <w:rsid w:val="00ED6A55"/>
    <w:rsid w:val="00EE0742"/>
    <w:rsid w:val="00EE1B6C"/>
    <w:rsid w:val="00EF0506"/>
    <w:rsid w:val="00EF71C8"/>
    <w:rsid w:val="00F004F8"/>
    <w:rsid w:val="00F00F1C"/>
    <w:rsid w:val="00F033C9"/>
    <w:rsid w:val="00F05EF1"/>
    <w:rsid w:val="00F178DE"/>
    <w:rsid w:val="00F2402D"/>
    <w:rsid w:val="00F26135"/>
    <w:rsid w:val="00F31B25"/>
    <w:rsid w:val="00F32912"/>
    <w:rsid w:val="00F32F84"/>
    <w:rsid w:val="00F40013"/>
    <w:rsid w:val="00F4177A"/>
    <w:rsid w:val="00F4316F"/>
    <w:rsid w:val="00F56FB7"/>
    <w:rsid w:val="00F622A8"/>
    <w:rsid w:val="00F67CAD"/>
    <w:rsid w:val="00F73786"/>
    <w:rsid w:val="00F8319C"/>
    <w:rsid w:val="00FA239C"/>
    <w:rsid w:val="00FA4028"/>
    <w:rsid w:val="00FA59A0"/>
    <w:rsid w:val="00FC0D5C"/>
    <w:rsid w:val="00FC579D"/>
    <w:rsid w:val="00FC62A5"/>
    <w:rsid w:val="00FD1ADC"/>
    <w:rsid w:val="00FD2180"/>
    <w:rsid w:val="00FD22CA"/>
    <w:rsid w:val="00FD2635"/>
    <w:rsid w:val="00FD30BE"/>
    <w:rsid w:val="00FD5867"/>
    <w:rsid w:val="00FE2E3F"/>
    <w:rsid w:val="00FE3320"/>
    <w:rsid w:val="00FE49BA"/>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38768"/>
  <w15:docId w15:val="{168A2F24-A3BD-45CF-AC36-46D8BF6B4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71C8"/>
    <w:pPr>
      <w:spacing w:after="200"/>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126CCD"/>
    <w:pPr>
      <w:keepNext/>
      <w:keepLines/>
      <w:numPr>
        <w:numId w:val="30"/>
      </w:numPr>
      <w:spacing w:before="480" w:after="0"/>
      <w:outlineLvl w:val="0"/>
    </w:pPr>
    <w:rPr>
      <w:rFonts w:eastAsiaTheme="majorEastAsia" w:cstheme="majorBidi"/>
      <w:b/>
      <w:bCs/>
      <w:sz w:val="56"/>
      <w:szCs w:val="28"/>
    </w:rPr>
  </w:style>
  <w:style w:type="paragraph" w:styleId="Ttulo2">
    <w:name w:val="heading 2"/>
    <w:basedOn w:val="Normal"/>
    <w:next w:val="Normal"/>
    <w:link w:val="Ttulo2Car"/>
    <w:uiPriority w:val="9"/>
    <w:unhideWhenUsed/>
    <w:qFormat/>
    <w:rsid w:val="00126CCD"/>
    <w:pPr>
      <w:keepNext/>
      <w:keepLines/>
      <w:numPr>
        <w:ilvl w:val="1"/>
        <w:numId w:val="30"/>
      </w:numPr>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585847"/>
    <w:pPr>
      <w:keepNext/>
      <w:keepLines/>
      <w:numPr>
        <w:ilvl w:val="2"/>
        <w:numId w:val="30"/>
      </w:numPr>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4A56F3"/>
    <w:pPr>
      <w:keepNext/>
      <w:keepLines/>
      <w:spacing w:before="200" w:after="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pPr>
    <w:rPr>
      <w:rFonts w:eastAsia="Times New Roman"/>
      <w:b/>
      <w:bCs/>
      <w:szCs w:val="24"/>
      <w:lang w:eastAsia="es-ES"/>
    </w:rPr>
  </w:style>
  <w:style w:type="paragraph" w:customStyle="1" w:styleId="xl67">
    <w:name w:val="xl67"/>
    <w:basedOn w:val="Normal"/>
    <w:rsid w:val="00D66BF6"/>
    <w:pPr>
      <w:spacing w:before="100" w:beforeAutospacing="1" w:after="100" w:afterAutospacing="1"/>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character" w:customStyle="1" w:styleId="Ttulo1Car">
    <w:name w:val="Título 1 Car"/>
    <w:basedOn w:val="Fuentedeprrafopredeter"/>
    <w:link w:val="Ttulo1"/>
    <w:uiPriority w:val="9"/>
    <w:rsid w:val="00126CCD"/>
    <w:rPr>
      <w:rFonts w:ascii="Times New Roman" w:eastAsiaTheme="majorEastAsia" w:hAnsi="Times New Roman" w:cstheme="majorBidi"/>
      <w:b/>
      <w:bCs/>
      <w:sz w:val="56"/>
      <w:szCs w:val="28"/>
      <w:lang w:eastAsia="en-US"/>
    </w:rPr>
  </w:style>
  <w:style w:type="character" w:customStyle="1" w:styleId="Ttulo2Car">
    <w:name w:val="Título 2 Car"/>
    <w:basedOn w:val="Fuentedeprrafopredeter"/>
    <w:link w:val="Ttulo2"/>
    <w:uiPriority w:val="9"/>
    <w:rsid w:val="00126CCD"/>
    <w:rPr>
      <w:rFonts w:ascii="Times New Roman" w:eastAsiaTheme="majorEastAsia" w:hAnsi="Times New Roman" w:cstheme="majorBidi"/>
      <w:b/>
      <w:bCs/>
      <w:sz w:val="24"/>
      <w:szCs w:val="26"/>
      <w:lang w:eastAsia="en-US"/>
    </w:rPr>
  </w:style>
  <w:style w:type="paragraph" w:styleId="Descripcin">
    <w:name w:val="caption"/>
    <w:basedOn w:val="Normal"/>
    <w:next w:val="Normal"/>
    <w:uiPriority w:val="35"/>
    <w:unhideWhenUsed/>
    <w:qFormat/>
    <w:rsid w:val="00D767E0"/>
    <w:rPr>
      <w:b/>
      <w:bCs/>
      <w:color w:val="4F81BD" w:themeColor="accent1"/>
      <w:sz w:val="18"/>
      <w:szCs w:val="18"/>
    </w:rPr>
  </w:style>
  <w:style w:type="character" w:customStyle="1" w:styleId="Ttulo3Car">
    <w:name w:val="Título 3 Car"/>
    <w:basedOn w:val="Fuentedeprrafopredeter"/>
    <w:link w:val="Ttulo3"/>
    <w:uiPriority w:val="9"/>
    <w:rsid w:val="00585847"/>
    <w:rPr>
      <w:rFonts w:ascii="Times New Roman" w:eastAsiaTheme="majorEastAsia" w:hAnsi="Times New Roman" w:cstheme="majorBidi"/>
      <w:b/>
      <w:bCs/>
      <w:sz w:val="24"/>
      <w:szCs w:val="22"/>
      <w:lang w:eastAsia="en-US"/>
    </w:rPr>
  </w:style>
  <w:style w:type="table" w:styleId="Sombreadomedio1-nfasis1">
    <w:name w:val="Medium Shading 1 Accent 1"/>
    <w:basedOn w:val="Tablanormal"/>
    <w:uiPriority w:val="63"/>
    <w:rsid w:val="00B3761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1">
    <w:name w:val="Medium Grid 3 Accent 1"/>
    <w:basedOn w:val="Tablanormal"/>
    <w:uiPriority w:val="69"/>
    <w:rsid w:val="00B3761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stamedia2-nfasis1">
    <w:name w:val="Medium List 2 Accent 1"/>
    <w:basedOn w:val="Tablanormal"/>
    <w:uiPriority w:val="66"/>
    <w:rsid w:val="00B3761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1">
    <w:name w:val="Medium Shading 2 Accent 1"/>
    <w:basedOn w:val="Tablanormal"/>
    <w:uiPriority w:val="64"/>
    <w:rsid w:val="00B37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clara-nfasis1">
    <w:name w:val="Light Grid Accent 1"/>
    <w:basedOn w:val="Tablanormal"/>
    <w:uiPriority w:val="62"/>
    <w:rsid w:val="00B3761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4Car">
    <w:name w:val="Título 4 Car"/>
    <w:basedOn w:val="Fuentedeprrafopredeter"/>
    <w:link w:val="Ttulo4"/>
    <w:uiPriority w:val="9"/>
    <w:rsid w:val="004A56F3"/>
    <w:rPr>
      <w:rFonts w:ascii="Times New Roman" w:eastAsiaTheme="majorEastAsia" w:hAnsi="Times New Roman" w:cstheme="majorBidi"/>
      <w:b/>
      <w:bCs/>
      <w:iCs/>
      <w:sz w:val="24"/>
      <w:szCs w:val="22"/>
      <w:lang w:eastAsia="en-US"/>
    </w:rPr>
  </w:style>
  <w:style w:type="table" w:styleId="Tabladelista3">
    <w:name w:val="List Table 3"/>
    <w:basedOn w:val="Tablanormal"/>
    <w:uiPriority w:val="48"/>
    <w:rsid w:val="007444E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444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7444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126CCD"/>
    <w:pPr>
      <w:numPr>
        <w:numId w:val="0"/>
      </w:numPr>
    </w:pPr>
  </w:style>
  <w:style w:type="paragraph" w:styleId="TDC1">
    <w:name w:val="toc 1"/>
    <w:basedOn w:val="Normal"/>
    <w:next w:val="Normal"/>
    <w:autoRedefine/>
    <w:uiPriority w:val="39"/>
    <w:unhideWhenUsed/>
    <w:rsid w:val="004E2F5B"/>
    <w:pPr>
      <w:tabs>
        <w:tab w:val="right" w:leader="dot" w:pos="9061"/>
      </w:tabs>
      <w:spacing w:after="100"/>
    </w:pPr>
  </w:style>
  <w:style w:type="paragraph" w:styleId="TDC3">
    <w:name w:val="toc 3"/>
    <w:basedOn w:val="Normal"/>
    <w:next w:val="Normal"/>
    <w:autoRedefine/>
    <w:uiPriority w:val="39"/>
    <w:unhideWhenUsed/>
    <w:rsid w:val="00D53CF8"/>
    <w:pPr>
      <w:spacing w:after="100"/>
      <w:ind w:left="480"/>
    </w:pPr>
  </w:style>
  <w:style w:type="paragraph" w:styleId="TDC2">
    <w:name w:val="toc 2"/>
    <w:basedOn w:val="Normal"/>
    <w:next w:val="Normal"/>
    <w:autoRedefine/>
    <w:uiPriority w:val="39"/>
    <w:unhideWhenUsed/>
    <w:rsid w:val="00D53CF8"/>
    <w:pPr>
      <w:spacing w:after="100"/>
      <w:ind w:left="240"/>
    </w:pPr>
  </w:style>
  <w:style w:type="paragraph" w:styleId="Tabladeilustraciones">
    <w:name w:val="table of figures"/>
    <w:basedOn w:val="Normal"/>
    <w:next w:val="Normal"/>
    <w:uiPriority w:val="99"/>
    <w:unhideWhenUsed/>
    <w:rsid w:val="00D53CF8"/>
    <w:pPr>
      <w:spacing w:after="0"/>
    </w:pPr>
  </w:style>
  <w:style w:type="paragraph" w:styleId="Sinespaciado">
    <w:name w:val="No Spacing"/>
    <w:link w:val="SinespaciadoCar"/>
    <w:uiPriority w:val="1"/>
    <w:qFormat/>
    <w:rsid w:val="00B57876"/>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B57876"/>
    <w:rPr>
      <w:rFonts w:asciiTheme="minorHAnsi" w:eastAsiaTheme="minorEastAsia" w:hAnsiTheme="minorHAnsi" w:cstheme="minorBidi"/>
      <w:sz w:val="22"/>
      <w:szCs w:val="22"/>
    </w:rPr>
  </w:style>
  <w:style w:type="paragraph" w:customStyle="1" w:styleId="indep">
    <w:name w:val="indep"/>
    <w:basedOn w:val="Textoindependiente"/>
    <w:rsid w:val="00B57876"/>
    <w:pPr>
      <w:spacing w:after="0"/>
    </w:pPr>
    <w:rPr>
      <w:rFonts w:eastAsia="Times New Roman"/>
      <w:szCs w:val="20"/>
      <w:lang w:eastAsia="es-ES"/>
    </w:rPr>
  </w:style>
  <w:style w:type="character" w:customStyle="1" w:styleId="titulacion">
    <w:name w:val="titulacion"/>
    <w:basedOn w:val="Fuentedeprrafopredeter"/>
    <w:rsid w:val="00B57876"/>
  </w:style>
  <w:style w:type="paragraph" w:styleId="Textoindependiente">
    <w:name w:val="Body Text"/>
    <w:basedOn w:val="Normal"/>
    <w:link w:val="TextoindependienteCar"/>
    <w:uiPriority w:val="99"/>
    <w:semiHidden/>
    <w:unhideWhenUsed/>
    <w:rsid w:val="00B57876"/>
    <w:pPr>
      <w:spacing w:after="120"/>
    </w:pPr>
  </w:style>
  <w:style w:type="character" w:customStyle="1" w:styleId="TextoindependienteCar">
    <w:name w:val="Texto independiente Car"/>
    <w:basedOn w:val="Fuentedeprrafopredeter"/>
    <w:link w:val="Textoindependiente"/>
    <w:uiPriority w:val="99"/>
    <w:semiHidden/>
    <w:rsid w:val="00B57876"/>
    <w:rPr>
      <w:rFonts w:ascii="Times New Roman" w:hAnsi="Times New Roman"/>
      <w:sz w:val="24"/>
      <w:szCs w:val="22"/>
      <w:lang w:eastAsia="en-US"/>
    </w:rPr>
  </w:style>
  <w:style w:type="character" w:styleId="Refdecomentario">
    <w:name w:val="annotation reference"/>
    <w:basedOn w:val="Fuentedeprrafopredeter"/>
    <w:uiPriority w:val="99"/>
    <w:semiHidden/>
    <w:unhideWhenUsed/>
    <w:rsid w:val="0074144E"/>
    <w:rPr>
      <w:sz w:val="16"/>
      <w:szCs w:val="16"/>
    </w:rPr>
  </w:style>
  <w:style w:type="paragraph" w:styleId="Textocomentario">
    <w:name w:val="annotation text"/>
    <w:basedOn w:val="Normal"/>
    <w:link w:val="TextocomentarioCar"/>
    <w:uiPriority w:val="99"/>
    <w:semiHidden/>
    <w:unhideWhenUsed/>
    <w:rsid w:val="0074144E"/>
    <w:rPr>
      <w:sz w:val="20"/>
      <w:szCs w:val="20"/>
    </w:rPr>
  </w:style>
  <w:style w:type="character" w:customStyle="1" w:styleId="TextocomentarioCar">
    <w:name w:val="Texto comentario Car"/>
    <w:basedOn w:val="Fuentedeprrafopredeter"/>
    <w:link w:val="Textocomentario"/>
    <w:uiPriority w:val="99"/>
    <w:semiHidden/>
    <w:rsid w:val="0074144E"/>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74144E"/>
    <w:rPr>
      <w:b/>
      <w:bCs/>
    </w:rPr>
  </w:style>
  <w:style w:type="character" w:customStyle="1" w:styleId="AsuntodelcomentarioCar">
    <w:name w:val="Asunto del comentario Car"/>
    <w:basedOn w:val="TextocomentarioCar"/>
    <w:link w:val="Asuntodelcomentario"/>
    <w:uiPriority w:val="99"/>
    <w:semiHidden/>
    <w:rsid w:val="0074144E"/>
    <w:rPr>
      <w:rFonts w:ascii="Times New Roman" w:hAnsi="Times New Roman"/>
      <w:b/>
      <w:bCs/>
      <w:lang w:eastAsia="en-US"/>
    </w:rPr>
  </w:style>
  <w:style w:type="table" w:customStyle="1" w:styleId="Tabladecuadrcula6concolores1">
    <w:name w:val="Tabla de cuadrícula 6 con colores1"/>
    <w:basedOn w:val="Tablanormal"/>
    <w:uiPriority w:val="51"/>
    <w:rsid w:val="003D6CD2"/>
    <w:rPr>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3D6CD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1">
    <w:name w:val="Tabla de cuadrícula 41"/>
    <w:basedOn w:val="Tablanormal"/>
    <w:uiPriority w:val="49"/>
    <w:rsid w:val="008F1A35"/>
    <w:rPr>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1">
    <w:name w:val="Mencionar1"/>
    <w:basedOn w:val="Fuentedeprrafopredeter"/>
    <w:uiPriority w:val="99"/>
    <w:semiHidden/>
    <w:unhideWhenUsed/>
    <w:rsid w:val="004A7A3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660740848">
      <w:bodyDiv w:val="1"/>
      <w:marLeft w:val="0"/>
      <w:marRight w:val="0"/>
      <w:marTop w:val="0"/>
      <w:marBottom w:val="0"/>
      <w:divBdr>
        <w:top w:val="none" w:sz="0" w:space="0" w:color="auto"/>
        <w:left w:val="none" w:sz="0" w:space="0" w:color="auto"/>
        <w:bottom w:val="none" w:sz="0" w:space="0" w:color="auto"/>
        <w:right w:val="none" w:sz="0" w:space="0" w:color="auto"/>
      </w:divBdr>
    </w:div>
    <w:div w:id="973097688">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footer" Target="footer3.xml"/><Relationship Id="rId21" Type="http://schemas.openxmlformats.org/officeDocument/2006/relationships/package" Target="embeddings/Microsoft_Visio_Drawing1.vsdx"/><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package" Target="embeddings/Microsoft_Visio_Drawing3.vsdx"/><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package" Target="embeddings/Microsoft_Visio_Drawing2.vsdx"/><Relationship Id="rId33" Type="http://schemas.openxmlformats.org/officeDocument/2006/relationships/image" Target="media/image20.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DEE9D-4809-4FDB-AD8E-123D397F6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7895</Words>
  <Characters>43426</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Universidad de Ovied</Company>
  <LinksUpToDate>false</LinksUpToDate>
  <CharactersWithSpaces>51219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Raul García Fernández</cp:lastModifiedBy>
  <cp:revision>7</cp:revision>
  <cp:lastPrinted>2017-07-10T18:58:00Z</cp:lastPrinted>
  <dcterms:created xsi:type="dcterms:W3CDTF">2017-07-10T18:07:00Z</dcterms:created>
  <dcterms:modified xsi:type="dcterms:W3CDTF">2017-07-10T18:58:00Z</dcterms:modified>
</cp:coreProperties>
</file>
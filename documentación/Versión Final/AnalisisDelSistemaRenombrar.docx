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000000" w:themeColor="accent1"/>
          <w:szCs w:val="22"/>
          <w:lang w:val="es-ES_tradnl" w:eastAsia="en-US"/>
        </w:rPr>
        <w:id w:val="1684320871"/>
        <w:docPartObj>
          <w:docPartGallery w:val="Cover Pages"/>
          <w:docPartUnique/>
        </w:docPartObj>
      </w:sdtPr>
      <w:sdtEndPr>
        <w:rPr>
          <w:b/>
          <w:bCs/>
          <w:color w:val="auto"/>
          <w:sz w:val="22"/>
        </w:rPr>
      </w:sdtEndPr>
      <w:sdtContent>
        <w:p w14:paraId="7BAD18DC" w14:textId="77777777" w:rsidR="008F4C36" w:rsidRDefault="008F4C36" w:rsidP="008F4C36">
          <w:pPr>
            <w:pStyle w:val="indep"/>
          </w:pPr>
          <w:r w:rsidRPr="00AD73D1">
            <w:rPr>
              <w:noProof/>
            </w:rPr>
            <w:drawing>
              <wp:inline distT="0" distB="0" distL="0" distR="0" wp14:anchorId="07CB0DBB" wp14:editId="13DA70EA">
                <wp:extent cx="3114675" cy="952500"/>
                <wp:effectExtent l="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t="12163" r="8659" b="20270"/>
                        <a:stretch>
                          <a:fillRect/>
                        </a:stretch>
                      </pic:blipFill>
                      <pic:spPr bwMode="auto">
                        <a:xfrm>
                          <a:off x="0" y="0"/>
                          <a:ext cx="3114675" cy="952500"/>
                        </a:xfrm>
                        <a:prstGeom prst="rect">
                          <a:avLst/>
                        </a:prstGeom>
                        <a:noFill/>
                        <a:ln>
                          <a:noFill/>
                        </a:ln>
                      </pic:spPr>
                    </pic:pic>
                  </a:graphicData>
                </a:graphic>
              </wp:inline>
            </w:drawing>
          </w:r>
          <w:r>
            <w:rPr>
              <w:noProof/>
            </w:rPr>
            <w:tab/>
          </w:r>
          <w:r>
            <w:rPr>
              <w:noProof/>
            </w:rPr>
            <w:tab/>
          </w:r>
          <w:r>
            <w:rPr>
              <w:noProof/>
            </w:rPr>
            <w:tab/>
          </w:r>
          <w:r>
            <w:rPr>
              <w:noProof/>
            </w:rPr>
            <w:tab/>
          </w:r>
          <w:r>
            <w:rPr>
              <w:noProof/>
            </w:rPr>
            <w:drawing>
              <wp:inline distT="0" distB="0" distL="0" distR="0" wp14:anchorId="3E2A7A67" wp14:editId="7EA6A080">
                <wp:extent cx="857250" cy="952500"/>
                <wp:effectExtent l="0" t="0" r="0" b="0"/>
                <wp:docPr id="44" name="Picture 1" descr="logo epi 2013 col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epi 2013 color vertic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14:paraId="3A9FA2F0" w14:textId="77777777" w:rsidR="008F4C36" w:rsidRDefault="008F4C36" w:rsidP="008F4C36">
          <w:pPr>
            <w:pStyle w:val="indep"/>
          </w:pPr>
        </w:p>
        <w:p w14:paraId="193AA423" w14:textId="77777777" w:rsidR="008F4C36" w:rsidRDefault="008F4C36" w:rsidP="008F4C36">
          <w:pPr>
            <w:pStyle w:val="indep"/>
          </w:pPr>
        </w:p>
        <w:p w14:paraId="79B7891C" w14:textId="77777777" w:rsidR="008F4C36" w:rsidRDefault="008F4C36" w:rsidP="008F4C36">
          <w:pPr>
            <w:pStyle w:val="indep"/>
            <w:rPr>
              <w:sz w:val="36"/>
              <w:szCs w:val="36"/>
            </w:rPr>
          </w:pPr>
        </w:p>
        <w:p w14:paraId="1113F26F" w14:textId="77777777" w:rsidR="008F4C36" w:rsidRDefault="008F4C36" w:rsidP="008F4C36">
          <w:pPr>
            <w:pStyle w:val="indep"/>
            <w:rPr>
              <w:sz w:val="36"/>
              <w:szCs w:val="36"/>
            </w:rPr>
          </w:pPr>
        </w:p>
        <w:p w14:paraId="45483828" w14:textId="77777777" w:rsidR="008F4C36" w:rsidRDefault="008F4C36" w:rsidP="008F4C36">
          <w:pPr>
            <w:pStyle w:val="indep"/>
            <w:rPr>
              <w:sz w:val="36"/>
              <w:szCs w:val="36"/>
            </w:rPr>
          </w:pPr>
        </w:p>
        <w:p w14:paraId="7E9F3A55" w14:textId="77777777" w:rsidR="008F4C36" w:rsidRPr="000C23EF" w:rsidRDefault="008F4C36" w:rsidP="008F4C36">
          <w:pPr>
            <w:pStyle w:val="indep"/>
            <w:rPr>
              <w:sz w:val="36"/>
              <w:szCs w:val="36"/>
            </w:rPr>
          </w:pPr>
        </w:p>
        <w:p w14:paraId="3D8DCCFC" w14:textId="77777777" w:rsidR="008F4C36" w:rsidRPr="000C23EF" w:rsidRDefault="008F4C36" w:rsidP="008F4C36">
          <w:pPr>
            <w:pStyle w:val="indep"/>
            <w:jc w:val="center"/>
            <w:rPr>
              <w:b/>
              <w:bCs/>
              <w:sz w:val="36"/>
              <w:szCs w:val="36"/>
            </w:rPr>
          </w:pPr>
          <w:r w:rsidRPr="000C23EF">
            <w:rPr>
              <w:b/>
              <w:bCs/>
              <w:sz w:val="36"/>
              <w:szCs w:val="36"/>
            </w:rPr>
            <w:t xml:space="preserve">ESCUELA POLITÉCNICA DE INGENIERÍA DE GIJÓN. </w:t>
          </w:r>
        </w:p>
        <w:p w14:paraId="03FDAE00" w14:textId="77777777" w:rsidR="008F4C36" w:rsidRPr="000C23EF" w:rsidRDefault="008F4C36" w:rsidP="008F4C36">
          <w:pPr>
            <w:pStyle w:val="indep"/>
            <w:jc w:val="center"/>
            <w:rPr>
              <w:b/>
              <w:bCs/>
              <w:sz w:val="36"/>
              <w:szCs w:val="36"/>
            </w:rPr>
          </w:pPr>
        </w:p>
        <w:p w14:paraId="3608F04C" w14:textId="77777777" w:rsidR="008F4C36" w:rsidRDefault="008F4C36" w:rsidP="008F4C36">
          <w:pPr>
            <w:pStyle w:val="indep"/>
            <w:jc w:val="center"/>
            <w:rPr>
              <w:b/>
              <w:bCs/>
              <w:sz w:val="32"/>
              <w:szCs w:val="32"/>
            </w:rPr>
          </w:pPr>
        </w:p>
        <w:p w14:paraId="0FF7533A" w14:textId="77777777" w:rsidR="008F4C36" w:rsidRDefault="008F4C36" w:rsidP="008F4C36">
          <w:pPr>
            <w:pStyle w:val="indep"/>
            <w:jc w:val="center"/>
            <w:rPr>
              <w:b/>
              <w:bCs/>
              <w:sz w:val="32"/>
              <w:szCs w:val="32"/>
            </w:rPr>
          </w:pPr>
        </w:p>
        <w:p w14:paraId="1E4093B7" w14:textId="59CE088D" w:rsidR="008F4C36" w:rsidRDefault="008F4C36" w:rsidP="008F4C36">
          <w:pPr>
            <w:pStyle w:val="indep"/>
            <w:jc w:val="center"/>
            <w:rPr>
              <w:b/>
              <w:bCs/>
              <w:sz w:val="32"/>
              <w:szCs w:val="32"/>
            </w:rPr>
          </w:pPr>
          <w:r>
            <w:rPr>
              <w:b/>
              <w:bCs/>
              <w:sz w:val="32"/>
              <w:szCs w:val="32"/>
            </w:rPr>
            <w:t xml:space="preserve">GRADO EN INGENIERÍA </w:t>
          </w:r>
          <w:del w:id="0" w:author="RAQUEL BLANCO AGUIRRE" w:date="2017-07-10T18:50:00Z">
            <w:r w:rsidDel="009662B6">
              <w:rPr>
                <w:b/>
                <w:bCs/>
                <w:sz w:val="32"/>
                <w:szCs w:val="32"/>
              </w:rPr>
              <w:delText xml:space="preserve">INFORMATICA </w:delText>
            </w:r>
          </w:del>
          <w:ins w:id="1" w:author="RAQUEL BLANCO AGUIRRE" w:date="2017-07-10T18:50:00Z">
            <w:r w:rsidR="009662B6">
              <w:rPr>
                <w:b/>
                <w:bCs/>
                <w:sz w:val="32"/>
                <w:szCs w:val="32"/>
              </w:rPr>
              <w:t xml:space="preserve">INFORMÁTICA </w:t>
            </w:r>
          </w:ins>
          <w:r>
            <w:rPr>
              <w:b/>
              <w:bCs/>
              <w:sz w:val="32"/>
              <w:szCs w:val="32"/>
            </w:rPr>
            <w:t>EN</w:t>
          </w:r>
        </w:p>
        <w:p w14:paraId="2E6F9D70" w14:textId="135C993A" w:rsidR="008F4C36" w:rsidRDefault="008F4C36" w:rsidP="008F4C36">
          <w:pPr>
            <w:pStyle w:val="indep"/>
            <w:jc w:val="center"/>
            <w:rPr>
              <w:b/>
              <w:bCs/>
              <w:sz w:val="32"/>
              <w:szCs w:val="32"/>
            </w:rPr>
          </w:pPr>
          <w:r>
            <w:rPr>
              <w:b/>
              <w:bCs/>
              <w:sz w:val="32"/>
              <w:szCs w:val="32"/>
            </w:rPr>
            <w:t>TECNOLOG</w:t>
          </w:r>
          <w:ins w:id="2" w:author="RAQUEL BLANCO AGUIRRE" w:date="2017-07-10T18:14:00Z">
            <w:r w:rsidR="004B73E8">
              <w:rPr>
                <w:b/>
                <w:bCs/>
                <w:sz w:val="32"/>
                <w:szCs w:val="32"/>
              </w:rPr>
              <w:t>Í</w:t>
            </w:r>
          </w:ins>
          <w:del w:id="3" w:author="RAQUEL BLANCO AGUIRRE" w:date="2017-07-10T18:14:00Z">
            <w:r w:rsidDel="004B73E8">
              <w:rPr>
                <w:b/>
                <w:bCs/>
                <w:sz w:val="32"/>
                <w:szCs w:val="32"/>
              </w:rPr>
              <w:delText>I</w:delText>
            </w:r>
          </w:del>
          <w:r>
            <w:rPr>
              <w:b/>
              <w:bCs/>
              <w:sz w:val="32"/>
              <w:szCs w:val="32"/>
            </w:rPr>
            <w:t>AS DE LA INFORMACIÓN</w:t>
          </w:r>
        </w:p>
        <w:p w14:paraId="0AF78FE2" w14:textId="77777777" w:rsidR="008F4C36" w:rsidRPr="000C23EF" w:rsidRDefault="008F4C36" w:rsidP="008F4C36">
          <w:pPr>
            <w:pStyle w:val="indep"/>
            <w:rPr>
              <w:sz w:val="28"/>
              <w:szCs w:val="28"/>
            </w:rPr>
          </w:pPr>
        </w:p>
        <w:p w14:paraId="56577B6F" w14:textId="77777777" w:rsidR="008F4C36" w:rsidRPr="000C23EF" w:rsidRDefault="008F4C36" w:rsidP="008F4C36">
          <w:pPr>
            <w:pStyle w:val="indep"/>
            <w:rPr>
              <w:sz w:val="28"/>
              <w:szCs w:val="28"/>
            </w:rPr>
          </w:pPr>
        </w:p>
        <w:p w14:paraId="75274336" w14:textId="77777777" w:rsidR="008F4C36" w:rsidRPr="000C23EF" w:rsidRDefault="008F4C36" w:rsidP="008F4C36">
          <w:pPr>
            <w:pStyle w:val="indep"/>
            <w:rPr>
              <w:sz w:val="28"/>
              <w:szCs w:val="28"/>
            </w:rPr>
          </w:pPr>
        </w:p>
        <w:p w14:paraId="7E4A726A" w14:textId="77777777" w:rsidR="008F4C36" w:rsidRPr="000C23EF" w:rsidRDefault="008F4C36" w:rsidP="008F4C36">
          <w:pPr>
            <w:pStyle w:val="indep"/>
            <w:rPr>
              <w:sz w:val="28"/>
              <w:szCs w:val="28"/>
            </w:rPr>
          </w:pPr>
        </w:p>
        <w:p w14:paraId="091439D5" w14:textId="797522B6" w:rsidR="008F4C36" w:rsidRPr="000C23EF" w:rsidRDefault="008F4C36" w:rsidP="008F4C36">
          <w:pPr>
            <w:pStyle w:val="indep"/>
            <w:jc w:val="center"/>
            <w:rPr>
              <w:b/>
              <w:bCs/>
              <w:sz w:val="28"/>
              <w:szCs w:val="28"/>
            </w:rPr>
          </w:pPr>
          <w:r w:rsidRPr="000C23EF">
            <w:rPr>
              <w:b/>
              <w:bCs/>
              <w:sz w:val="28"/>
              <w:szCs w:val="28"/>
            </w:rPr>
            <w:t xml:space="preserve">ÁREA DE </w:t>
          </w:r>
          <w:r>
            <w:rPr>
              <w:b/>
              <w:bCs/>
              <w:sz w:val="28"/>
              <w:szCs w:val="28"/>
            </w:rPr>
            <w:t>INGENIER</w:t>
          </w:r>
          <w:ins w:id="4" w:author="Raul García Fernández" w:date="2017-07-06T18:33:00Z">
            <w:r w:rsidR="00FF0615">
              <w:rPr>
                <w:b/>
                <w:bCs/>
                <w:sz w:val="28"/>
                <w:szCs w:val="28"/>
              </w:rPr>
              <w:t>Í</w:t>
            </w:r>
          </w:ins>
          <w:del w:id="5" w:author="Raul García Fernández" w:date="2017-07-06T18:33:00Z">
            <w:r w:rsidDel="00FF0615">
              <w:rPr>
                <w:b/>
                <w:bCs/>
                <w:sz w:val="28"/>
                <w:szCs w:val="28"/>
              </w:rPr>
              <w:delText>I</w:delText>
            </w:r>
          </w:del>
          <w:r>
            <w:rPr>
              <w:b/>
              <w:bCs/>
              <w:sz w:val="28"/>
              <w:szCs w:val="28"/>
            </w:rPr>
            <w:t>A TELEM</w:t>
          </w:r>
          <w:ins w:id="6" w:author="Raul García Fernández" w:date="2017-07-06T18:34:00Z">
            <w:r w:rsidR="00FF0615">
              <w:rPr>
                <w:b/>
                <w:bCs/>
                <w:sz w:val="28"/>
                <w:szCs w:val="28"/>
              </w:rPr>
              <w:t>Á</w:t>
            </w:r>
          </w:ins>
          <w:del w:id="7" w:author="Raul García Fernández" w:date="2017-07-06T18:34:00Z">
            <w:r w:rsidDel="00FF0615">
              <w:rPr>
                <w:b/>
                <w:bCs/>
                <w:sz w:val="28"/>
                <w:szCs w:val="28"/>
              </w:rPr>
              <w:delText>A</w:delText>
            </w:r>
          </w:del>
          <w:r>
            <w:rPr>
              <w:b/>
              <w:bCs/>
              <w:sz w:val="28"/>
              <w:szCs w:val="28"/>
            </w:rPr>
            <w:t>TICA</w:t>
          </w:r>
        </w:p>
        <w:p w14:paraId="67FB5474" w14:textId="77777777" w:rsidR="008F4C36" w:rsidRPr="000C23EF" w:rsidRDefault="008F4C36" w:rsidP="008F4C36">
          <w:pPr>
            <w:pStyle w:val="indep"/>
            <w:rPr>
              <w:sz w:val="28"/>
              <w:szCs w:val="28"/>
            </w:rPr>
          </w:pPr>
        </w:p>
        <w:p w14:paraId="2FE3C932" w14:textId="77777777" w:rsidR="008F4C36" w:rsidRPr="000C23EF" w:rsidRDefault="008F4C36" w:rsidP="008F4C36">
          <w:pPr>
            <w:pStyle w:val="indep"/>
            <w:rPr>
              <w:sz w:val="28"/>
              <w:szCs w:val="28"/>
            </w:rPr>
          </w:pPr>
        </w:p>
        <w:p w14:paraId="50AA61F3" w14:textId="055898C1" w:rsidR="008F4C36" w:rsidRPr="000C23EF" w:rsidRDefault="008F4C36" w:rsidP="008F4C36">
          <w:pPr>
            <w:pStyle w:val="indep"/>
            <w:jc w:val="center"/>
            <w:rPr>
              <w:b/>
              <w:bCs/>
              <w:sz w:val="28"/>
              <w:szCs w:val="28"/>
            </w:rPr>
          </w:pPr>
          <w:r w:rsidRPr="000C23EF">
            <w:rPr>
              <w:b/>
              <w:bCs/>
              <w:sz w:val="28"/>
              <w:szCs w:val="28"/>
            </w:rPr>
            <w:t xml:space="preserve">TRABAJO FIN DE GRADO Nº </w:t>
          </w:r>
          <w:ins w:id="8" w:author="Raul García Fernández" w:date="2017-07-10T20:02:00Z">
            <w:r w:rsidR="00B1793D" w:rsidRPr="00B1793D">
              <w:rPr>
                <w:b/>
                <w:sz w:val="28"/>
                <w:rPrChange w:id="9" w:author="Raul García Fernández" w:date="2017-07-10T20:02:00Z">
                  <w:rPr/>
                </w:rPrChange>
              </w:rPr>
              <w:t>17010523</w:t>
            </w:r>
          </w:ins>
          <w:del w:id="10" w:author="Raul García Fernández" w:date="2017-07-10T20:02:00Z">
            <w:r w:rsidRPr="000C23EF" w:rsidDel="00B1793D">
              <w:rPr>
                <w:b/>
                <w:bCs/>
                <w:sz w:val="28"/>
                <w:szCs w:val="28"/>
              </w:rPr>
              <w:delText>11111111111</w:delText>
            </w:r>
          </w:del>
        </w:p>
        <w:p w14:paraId="337C7880" w14:textId="77777777" w:rsidR="008F4C36" w:rsidRPr="000C23EF" w:rsidRDefault="008F4C36" w:rsidP="008F4C36">
          <w:pPr>
            <w:pStyle w:val="indep"/>
            <w:jc w:val="center"/>
            <w:rPr>
              <w:b/>
              <w:bCs/>
              <w:sz w:val="28"/>
              <w:szCs w:val="28"/>
            </w:rPr>
          </w:pPr>
        </w:p>
        <w:p w14:paraId="49279C71" w14:textId="77777777" w:rsidR="008F4C36" w:rsidRPr="00B625B8" w:rsidRDefault="008F4C36" w:rsidP="008F4C36">
          <w:pPr>
            <w:pStyle w:val="indep"/>
            <w:jc w:val="center"/>
            <w:rPr>
              <w:b/>
              <w:bCs/>
              <w:i/>
              <w:sz w:val="28"/>
              <w:szCs w:val="28"/>
            </w:rPr>
          </w:pPr>
          <w:r w:rsidRPr="00B625B8">
            <w:rPr>
              <w:b/>
              <w:bCs/>
              <w:i/>
              <w:sz w:val="28"/>
              <w:szCs w:val="28"/>
            </w:rPr>
            <w:t>“</w:t>
          </w:r>
          <w:r w:rsidRPr="00B625B8">
            <w:rPr>
              <w:rStyle w:val="titulacion"/>
              <w:rFonts w:eastAsiaTheme="majorEastAsia"/>
              <w:i/>
              <w:sz w:val="28"/>
              <w:szCs w:val="28"/>
            </w:rPr>
            <w:t>Aplicación web para la gestión de un repositorio</w:t>
          </w:r>
          <w:r w:rsidRPr="00B625B8">
            <w:rPr>
              <w:b/>
              <w:bCs/>
              <w:i/>
              <w:sz w:val="28"/>
              <w:szCs w:val="28"/>
            </w:rPr>
            <w:t>”</w:t>
          </w:r>
        </w:p>
        <w:p w14:paraId="0FA98201" w14:textId="77777777" w:rsidR="008F4C36" w:rsidRPr="000C23EF" w:rsidRDefault="008F4C36" w:rsidP="008F4C36">
          <w:pPr>
            <w:pStyle w:val="indep"/>
            <w:rPr>
              <w:b/>
              <w:bCs/>
              <w:sz w:val="28"/>
              <w:szCs w:val="28"/>
            </w:rPr>
          </w:pPr>
        </w:p>
        <w:p w14:paraId="74ED29DD" w14:textId="77777777" w:rsidR="008F4C36" w:rsidRPr="000C23EF" w:rsidRDefault="008F4C36" w:rsidP="008F4C36">
          <w:pPr>
            <w:pStyle w:val="indep"/>
            <w:rPr>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8F4C36" w14:paraId="0E27B26B" w14:textId="77777777" w:rsidTr="003B6585">
            <w:tc>
              <w:tcPr>
                <w:tcW w:w="4530" w:type="dxa"/>
              </w:tcPr>
              <w:p w14:paraId="496C0AC1" w14:textId="77777777" w:rsidR="008F4C36" w:rsidRPr="00B625B8" w:rsidRDefault="008F4C36" w:rsidP="003B6585">
                <w:pPr>
                  <w:pStyle w:val="indep"/>
                  <w:jc w:val="center"/>
                  <w:rPr>
                    <w:b/>
                    <w:sz w:val="28"/>
                    <w:szCs w:val="28"/>
                  </w:rPr>
                </w:pPr>
                <w:r w:rsidRPr="00B625B8">
                  <w:rPr>
                    <w:b/>
                    <w:sz w:val="28"/>
                    <w:szCs w:val="28"/>
                  </w:rPr>
                  <w:t>Autor:</w:t>
                </w:r>
              </w:p>
            </w:tc>
            <w:tc>
              <w:tcPr>
                <w:tcW w:w="4531" w:type="dxa"/>
              </w:tcPr>
              <w:p w14:paraId="50E57789" w14:textId="77777777" w:rsidR="008F4C36" w:rsidRPr="00B625B8" w:rsidRDefault="008F4C36" w:rsidP="003B6585">
                <w:pPr>
                  <w:pStyle w:val="indep"/>
                  <w:jc w:val="center"/>
                  <w:rPr>
                    <w:b/>
                    <w:sz w:val="28"/>
                    <w:szCs w:val="28"/>
                  </w:rPr>
                </w:pPr>
                <w:r w:rsidRPr="00B625B8">
                  <w:rPr>
                    <w:b/>
                    <w:sz w:val="28"/>
                    <w:szCs w:val="28"/>
                  </w:rPr>
                  <w:t>Tutor:</w:t>
                </w:r>
              </w:p>
            </w:tc>
          </w:tr>
          <w:tr w:rsidR="008F4C36" w14:paraId="33A055A7" w14:textId="77777777" w:rsidTr="003B6585">
            <w:tc>
              <w:tcPr>
                <w:tcW w:w="4530" w:type="dxa"/>
              </w:tcPr>
              <w:p w14:paraId="23F458B6" w14:textId="77777777" w:rsidR="008F4C36" w:rsidRPr="00B625B8" w:rsidRDefault="008F4C36" w:rsidP="003B6585">
                <w:pPr>
                  <w:pStyle w:val="indep"/>
                  <w:jc w:val="center"/>
                  <w:rPr>
                    <w:b/>
                    <w:sz w:val="28"/>
                    <w:szCs w:val="28"/>
                  </w:rPr>
                </w:pPr>
                <w:r w:rsidRPr="00B625B8">
                  <w:rPr>
                    <w:b/>
                    <w:sz w:val="28"/>
                    <w:szCs w:val="28"/>
                  </w:rPr>
                  <w:t>Raúl García Fernández</w:t>
                </w:r>
              </w:p>
            </w:tc>
            <w:tc>
              <w:tcPr>
                <w:tcW w:w="4531" w:type="dxa"/>
              </w:tcPr>
              <w:p w14:paraId="6FFC0D8A" w14:textId="77777777" w:rsidR="008F4C36" w:rsidRPr="00B625B8" w:rsidRDefault="008F4C36" w:rsidP="003B6585">
                <w:pPr>
                  <w:pStyle w:val="indep"/>
                  <w:jc w:val="center"/>
                  <w:rPr>
                    <w:b/>
                    <w:sz w:val="28"/>
                    <w:szCs w:val="28"/>
                  </w:rPr>
                </w:pPr>
                <w:r w:rsidRPr="00B625B8">
                  <w:rPr>
                    <w:b/>
                    <w:sz w:val="28"/>
                    <w:szCs w:val="28"/>
                  </w:rPr>
                  <w:t>Raquel Blanco Aguirre</w:t>
                </w:r>
              </w:p>
            </w:tc>
          </w:tr>
        </w:tbl>
        <w:p w14:paraId="2902BE83" w14:textId="77777777" w:rsidR="008F4C36" w:rsidRPr="000C23EF" w:rsidRDefault="008F4C36" w:rsidP="008F4C36">
          <w:pPr>
            <w:pStyle w:val="indep"/>
            <w:rPr>
              <w:sz w:val="28"/>
              <w:szCs w:val="28"/>
            </w:rPr>
          </w:pPr>
        </w:p>
        <w:p w14:paraId="69536F12" w14:textId="77777777" w:rsidR="008F4C36" w:rsidRPr="000C23EF" w:rsidRDefault="008F4C36" w:rsidP="008F4C36">
          <w:pPr>
            <w:pStyle w:val="indep"/>
            <w:rPr>
              <w:sz w:val="28"/>
              <w:szCs w:val="28"/>
            </w:rPr>
          </w:pPr>
        </w:p>
        <w:p w14:paraId="40D8EA51" w14:textId="77777777" w:rsidR="008F4C36" w:rsidRDefault="008F4C36" w:rsidP="008F4C36">
          <w:pPr>
            <w:pStyle w:val="indep"/>
            <w:rPr>
              <w:b/>
              <w:bCs/>
              <w:sz w:val="28"/>
            </w:rPr>
          </w:pPr>
        </w:p>
        <w:p w14:paraId="5CA20B07" w14:textId="77777777" w:rsidR="008F4C36" w:rsidRPr="008F4C36" w:rsidRDefault="008F4C36" w:rsidP="008F4C36">
          <w:pPr>
            <w:pStyle w:val="indep"/>
            <w:jc w:val="center"/>
            <w:rPr>
              <w:sz w:val="28"/>
              <w:szCs w:val="28"/>
            </w:rPr>
          </w:pPr>
          <w:r>
            <w:rPr>
              <w:b/>
              <w:bCs/>
              <w:sz w:val="28"/>
            </w:rPr>
            <w:t>Junio de 2017</w:t>
          </w:r>
        </w:p>
        <w:p w14:paraId="4F8DF112" w14:textId="77777777" w:rsidR="0048199C" w:rsidRDefault="0048199C">
          <w:pPr>
            <w:rPr>
              <w:sz w:val="22"/>
              <w:lang w:val="es-ES"/>
            </w:rPr>
          </w:pPr>
        </w:p>
        <w:p w14:paraId="053A0DC7" w14:textId="77777777" w:rsidR="00921F2C" w:rsidRDefault="00921F2C">
          <w:pPr>
            <w:rPr>
              <w:ins w:id="11" w:author="Raul García Fernández" w:date="2017-06-30T18:36:00Z"/>
              <w:sz w:val="22"/>
              <w:lang w:val="es-ES"/>
            </w:rPr>
          </w:pPr>
        </w:p>
        <w:p w14:paraId="4CFC7D81" w14:textId="73DFB83C" w:rsidR="00A865A5" w:rsidRPr="00A07839" w:rsidRDefault="00921F2C" w:rsidP="006D3F06">
          <w:pPr>
            <w:spacing w:line="276" w:lineRule="auto"/>
            <w:jc w:val="center"/>
            <w:rPr>
              <w:ins w:id="12" w:author="Raul García Fernández" w:date="2017-07-10T20:46:00Z"/>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Change w:id="13" w:author="Raul García Fernández" w:date="2017-07-10T20:48:00Z">
              <w:pPr>
                <w:spacing w:line="276" w:lineRule="auto"/>
              </w:pPr>
            </w:pPrChange>
          </w:pPr>
          <w:ins w:id="14" w:author="Raul García Fernández" w:date="2017-06-30T18:36:00Z">
            <w:r>
              <w:rPr>
                <w:sz w:val="22"/>
                <w:lang w:val="es-ES"/>
              </w:rPr>
              <w:br w:type="page"/>
            </w:r>
          </w:ins>
          <w:ins w:id="15" w:author="Raul García Fernández" w:date="2017-06-30T18:38:00Z">
            <w:r>
              <w:rPr>
                <w:sz w:val="22"/>
                <w:lang w:val="es-ES"/>
              </w:rPr>
              <w:lastRenderedPageBreak/>
              <w:br/>
            </w:r>
            <w:r>
              <w:rPr>
                <w:sz w:val="22"/>
                <w:lang w:val="es-ES"/>
              </w:rPr>
              <w:br/>
            </w:r>
            <w:r>
              <w:rPr>
                <w:sz w:val="22"/>
                <w:lang w:val="es-ES"/>
              </w:rPr>
              <w:br/>
            </w:r>
            <w:r>
              <w:rPr>
                <w:sz w:val="22"/>
                <w:lang w:val="es-ES"/>
              </w:rPr>
              <w:br/>
            </w:r>
            <w:r>
              <w:rPr>
                <w:sz w:val="22"/>
                <w:lang w:val="es-ES"/>
              </w:rPr>
              <w:br/>
            </w:r>
            <w:r>
              <w:rPr>
                <w:sz w:val="22"/>
                <w:lang w:val="es-ES"/>
              </w:rPr>
              <w:br/>
            </w:r>
            <w:r>
              <w:rPr>
                <w:sz w:val="22"/>
                <w:lang w:val="es-ES"/>
              </w:rPr>
              <w:br/>
            </w:r>
            <w:r>
              <w:rPr>
                <w:sz w:val="22"/>
                <w:lang w:val="es-ES"/>
              </w:rPr>
              <w:br/>
            </w:r>
          </w:ins>
          <w:ins w:id="16" w:author="Raul García Fernández" w:date="2017-07-10T20:46:00Z">
            <w:r w:rsidR="00A865A5" w:rsidRPr="00A07839">
              <w:rPr>
                <w:sz w:val="72"/>
                <w:szCs w:val="72"/>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Análisis Del Sistema</w:t>
            </w:r>
          </w:ins>
        </w:p>
        <w:p w14:paraId="617DD032" w14:textId="263D5ADD" w:rsidR="00921F2C" w:rsidRPr="00921F2C" w:rsidRDefault="00921F2C">
          <w:pPr>
            <w:spacing w:line="276" w:lineRule="auto"/>
            <w:jc w:val="center"/>
            <w:rPr>
              <w:ins w:id="17" w:author="Raul García Fernández" w:date="2017-06-30T18:37:00Z"/>
              <w:sz w:val="56"/>
              <w:szCs w:val="56"/>
              <w:u w:val="single"/>
              <w:lang w:val="es-ES"/>
              <w:rPrChange w:id="18" w:author="Raul García Fernández" w:date="2017-06-30T18:39:00Z">
                <w:rPr>
                  <w:ins w:id="19" w:author="Raul García Fernández" w:date="2017-06-30T18:37:00Z"/>
                  <w:sz w:val="80"/>
                  <w:szCs w:val="80"/>
                  <w:lang w:val="es-ES"/>
                </w:rPr>
              </w:rPrChange>
            </w:rPr>
            <w:pPrChange w:id="20" w:author="Raul García Fernández" w:date="2017-06-30T18:37:00Z">
              <w:pPr/>
            </w:pPrChange>
          </w:pPr>
          <w:ins w:id="21" w:author="Raul García Fernández" w:date="2017-06-30T18:38:00Z">
            <w:r>
              <w:rPr>
                <w:sz w:val="22"/>
                <w:lang w:val="es-ES"/>
              </w:rPr>
              <w:br/>
            </w:r>
            <w:r>
              <w:rPr>
                <w:sz w:val="22"/>
                <w:lang w:val="es-ES"/>
              </w:rPr>
              <w:br/>
            </w:r>
            <w:r>
              <w:rPr>
                <w:sz w:val="22"/>
                <w:lang w:val="es-ES"/>
              </w:rPr>
              <w:br/>
            </w:r>
            <w:r>
              <w:rPr>
                <w:sz w:val="22"/>
                <w:lang w:val="es-ES"/>
              </w:rPr>
              <w:br/>
            </w:r>
          </w:ins>
        </w:p>
        <w:p w14:paraId="13661E1A" w14:textId="1260E390" w:rsidR="008F4C36" w:rsidRPr="00921F2C" w:rsidRDefault="00921F2C">
          <w:pPr>
            <w:spacing w:line="276" w:lineRule="auto"/>
            <w:jc w:val="left"/>
            <w:rPr>
              <w:sz w:val="80"/>
              <w:szCs w:val="80"/>
              <w:lang w:val="es-ES"/>
              <w:rPrChange w:id="22" w:author="Raul García Fernández" w:date="2017-06-30T18:37:00Z">
                <w:rPr>
                  <w:sz w:val="22"/>
                  <w:lang w:val="es-ES"/>
                </w:rPr>
              </w:rPrChange>
            </w:rPr>
            <w:pPrChange w:id="23" w:author="Raul García Fernández" w:date="2017-06-30T18:37:00Z">
              <w:pPr/>
            </w:pPrChange>
          </w:pPr>
          <w:ins w:id="24" w:author="Raul García Fernández" w:date="2017-06-30T18:37:00Z">
            <w:r>
              <w:rPr>
                <w:sz w:val="80"/>
                <w:szCs w:val="80"/>
                <w:lang w:val="es-ES"/>
              </w:rPr>
              <w:br w:type="page"/>
            </w:r>
          </w:ins>
        </w:p>
      </w:sdtContent>
    </w:sdt>
    <w:sdt>
      <w:sdtPr>
        <w:rPr>
          <w:rFonts w:asciiTheme="minorHAnsi" w:eastAsiaTheme="minorHAnsi" w:hAnsiTheme="minorHAnsi" w:cstheme="minorBidi"/>
          <w:b w:val="0"/>
          <w:bCs w:val="0"/>
          <w:color w:val="auto"/>
          <w:sz w:val="22"/>
          <w:szCs w:val="22"/>
          <w:lang w:val="es-ES" w:eastAsia="en-US"/>
        </w:rPr>
        <w:id w:val="-1428800832"/>
        <w:docPartObj>
          <w:docPartGallery w:val="Table of Contents"/>
          <w:docPartUnique/>
        </w:docPartObj>
      </w:sdtPr>
      <w:sdtEndPr>
        <w:rPr>
          <w:sz w:val="24"/>
        </w:rPr>
      </w:sdtEndPr>
      <w:sdtContent>
        <w:p w14:paraId="4F9D87C3" w14:textId="206FD294" w:rsidR="00B97571" w:rsidRPr="001824F2" w:rsidRDefault="00B97571" w:rsidP="003C3EAA">
          <w:pPr>
            <w:pStyle w:val="TtuloTDC"/>
            <w:outlineLvl w:val="0"/>
          </w:pPr>
          <w:del w:id="25" w:author="Raul García Fernández" w:date="2017-07-10T20:38:00Z">
            <w:r w:rsidRPr="001824F2" w:rsidDel="00D52F31">
              <w:delText>Contenid</w:delText>
            </w:r>
          </w:del>
          <w:bookmarkStart w:id="26" w:name="_Toc487482715"/>
          <w:ins w:id="27" w:author="Raul García Fernández" w:date="2017-07-10T20:38:00Z">
            <w:r w:rsidR="00D52F31">
              <w:t>Índice</w:t>
            </w:r>
          </w:ins>
          <w:bookmarkEnd w:id="26"/>
          <w:del w:id="28" w:author="Raul García Fernández" w:date="2017-07-10T20:38:00Z">
            <w:r w:rsidRPr="001824F2" w:rsidDel="00D52F31">
              <w:delText>o</w:delText>
            </w:r>
          </w:del>
        </w:p>
        <w:p w14:paraId="1CE0891E" w14:textId="1061B7D2" w:rsidR="00954FCB" w:rsidRDefault="00B97571">
          <w:pPr>
            <w:pStyle w:val="TDC1"/>
            <w:tabs>
              <w:tab w:val="right" w:leader="dot" w:pos="8494"/>
            </w:tabs>
            <w:rPr>
              <w:ins w:id="29" w:author="Raul García Fernández" w:date="2017-07-10T20:43:00Z"/>
              <w:rFonts w:eastAsiaTheme="minorEastAsia"/>
              <w:noProof/>
              <w:sz w:val="22"/>
              <w:lang w:val="es-ES" w:eastAsia="es-ES"/>
            </w:rPr>
          </w:pPr>
          <w:r>
            <w:rPr>
              <w:sz w:val="22"/>
            </w:rPr>
            <w:fldChar w:fldCharType="begin"/>
          </w:r>
          <w:r>
            <w:instrText xml:space="preserve"> TOC \o "1-3" \h \z \u </w:instrText>
          </w:r>
          <w:r>
            <w:rPr>
              <w:sz w:val="22"/>
            </w:rPr>
            <w:fldChar w:fldCharType="separate"/>
          </w:r>
          <w:ins w:id="30" w:author="Raul García Fernández" w:date="2017-07-10T20:43:00Z">
            <w:r w:rsidR="00954FCB" w:rsidRPr="000F2F03">
              <w:rPr>
                <w:rStyle w:val="Hipervnculo"/>
                <w:noProof/>
              </w:rPr>
              <w:fldChar w:fldCharType="begin"/>
            </w:r>
            <w:r w:rsidR="00954FCB" w:rsidRPr="000F2F03">
              <w:rPr>
                <w:rStyle w:val="Hipervnculo"/>
                <w:noProof/>
              </w:rPr>
              <w:instrText xml:space="preserve"> </w:instrText>
            </w:r>
            <w:r w:rsidR="00954FCB">
              <w:rPr>
                <w:noProof/>
              </w:rPr>
              <w:instrText>HYPERLINK \l "_Toc487482715"</w:instrText>
            </w:r>
            <w:r w:rsidR="00954FCB" w:rsidRPr="000F2F03">
              <w:rPr>
                <w:rStyle w:val="Hipervnculo"/>
                <w:noProof/>
              </w:rPr>
              <w:instrText xml:space="preserve"> </w:instrText>
            </w:r>
            <w:r w:rsidR="00954FCB" w:rsidRPr="000F2F03">
              <w:rPr>
                <w:rStyle w:val="Hipervnculo"/>
                <w:noProof/>
              </w:rPr>
              <w:fldChar w:fldCharType="separate"/>
            </w:r>
            <w:r w:rsidR="00954FCB" w:rsidRPr="000F2F03">
              <w:rPr>
                <w:rStyle w:val="Hipervnculo"/>
                <w:noProof/>
              </w:rPr>
              <w:t>Índice</w:t>
            </w:r>
            <w:r w:rsidR="00954FCB">
              <w:rPr>
                <w:noProof/>
                <w:webHidden/>
              </w:rPr>
              <w:tab/>
            </w:r>
            <w:r w:rsidR="00954FCB">
              <w:rPr>
                <w:noProof/>
                <w:webHidden/>
              </w:rPr>
              <w:fldChar w:fldCharType="begin"/>
            </w:r>
            <w:r w:rsidR="00954FCB">
              <w:rPr>
                <w:noProof/>
                <w:webHidden/>
              </w:rPr>
              <w:instrText xml:space="preserve"> PAGEREF _Toc487482715 \h </w:instrText>
            </w:r>
          </w:ins>
          <w:r w:rsidR="00954FCB">
            <w:rPr>
              <w:noProof/>
              <w:webHidden/>
            </w:rPr>
          </w:r>
          <w:r w:rsidR="00954FCB">
            <w:rPr>
              <w:noProof/>
              <w:webHidden/>
            </w:rPr>
            <w:fldChar w:fldCharType="separate"/>
          </w:r>
          <w:ins w:id="31" w:author="Raul García Fernández" w:date="2017-07-10T20:50:00Z">
            <w:r w:rsidR="009D59D5">
              <w:rPr>
                <w:noProof/>
                <w:webHidden/>
              </w:rPr>
              <w:t>2</w:t>
            </w:r>
          </w:ins>
          <w:ins w:id="32" w:author="Raul García Fernández" w:date="2017-07-10T20:43:00Z">
            <w:r w:rsidR="00954FCB">
              <w:rPr>
                <w:noProof/>
                <w:webHidden/>
              </w:rPr>
              <w:fldChar w:fldCharType="end"/>
            </w:r>
            <w:r w:rsidR="00954FCB" w:rsidRPr="000F2F03">
              <w:rPr>
                <w:rStyle w:val="Hipervnculo"/>
                <w:noProof/>
              </w:rPr>
              <w:fldChar w:fldCharType="end"/>
            </w:r>
          </w:ins>
        </w:p>
        <w:p w14:paraId="6CF90A1B" w14:textId="12275C66" w:rsidR="00954FCB" w:rsidRDefault="00954FCB">
          <w:pPr>
            <w:pStyle w:val="TDC1"/>
            <w:tabs>
              <w:tab w:val="right" w:leader="dot" w:pos="8494"/>
            </w:tabs>
            <w:rPr>
              <w:ins w:id="33" w:author="Raul García Fernández" w:date="2017-07-10T20:43:00Z"/>
              <w:rFonts w:eastAsiaTheme="minorEastAsia"/>
              <w:noProof/>
              <w:sz w:val="22"/>
              <w:lang w:val="es-ES" w:eastAsia="es-ES"/>
            </w:rPr>
          </w:pPr>
          <w:ins w:id="34"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"_Toc487482716"</w:instrText>
            </w:r>
            <w:r w:rsidRPr="000F2F03">
              <w:rPr>
                <w:rStyle w:val="Hipervnculo"/>
                <w:noProof/>
              </w:rPr>
              <w:instrText xml:space="preserve"> </w:instrText>
            </w:r>
            <w:r w:rsidRPr="000F2F03">
              <w:rPr>
                <w:rStyle w:val="Hipervnculo"/>
                <w:noProof/>
              </w:rPr>
              <w:fldChar w:fldCharType="separate"/>
            </w:r>
            <w:r w:rsidRPr="000F2F03">
              <w:rPr>
                <w:rStyle w:val="Hipervnculo"/>
                <w:noProof/>
                <w:lang w:val="es-ES"/>
              </w:rPr>
              <w:t>Ilustraciones</w:t>
            </w:r>
            <w:r>
              <w:rPr>
                <w:noProof/>
                <w:webHidden/>
              </w:rPr>
              <w:tab/>
            </w:r>
            <w:r>
              <w:rPr>
                <w:noProof/>
                <w:webHidden/>
              </w:rPr>
              <w:fldChar w:fldCharType="begin"/>
            </w:r>
            <w:r>
              <w:rPr>
                <w:noProof/>
                <w:webHidden/>
              </w:rPr>
              <w:instrText xml:space="preserve"> PAGEREF _Toc487482716 \h </w:instrText>
            </w:r>
          </w:ins>
          <w:r>
            <w:rPr>
              <w:noProof/>
              <w:webHidden/>
            </w:rPr>
          </w:r>
          <w:r>
            <w:rPr>
              <w:noProof/>
              <w:webHidden/>
            </w:rPr>
            <w:fldChar w:fldCharType="separate"/>
          </w:r>
          <w:ins w:id="35" w:author="Raul García Fernández" w:date="2017-07-10T20:50:00Z">
            <w:r w:rsidR="009D59D5">
              <w:rPr>
                <w:noProof/>
                <w:webHidden/>
              </w:rPr>
              <w:t>3</w:t>
            </w:r>
          </w:ins>
          <w:ins w:id="36" w:author="Raul García Fernández" w:date="2017-07-10T20:43:00Z">
            <w:r>
              <w:rPr>
                <w:noProof/>
                <w:webHidden/>
              </w:rPr>
              <w:fldChar w:fldCharType="end"/>
            </w:r>
            <w:r w:rsidRPr="000F2F03">
              <w:rPr>
                <w:rStyle w:val="Hipervnculo"/>
                <w:noProof/>
              </w:rPr>
              <w:fldChar w:fldCharType="end"/>
            </w:r>
          </w:ins>
        </w:p>
        <w:p w14:paraId="29058F38" w14:textId="0FC9181B" w:rsidR="00954FCB" w:rsidRDefault="00954FCB">
          <w:pPr>
            <w:pStyle w:val="TDC1"/>
            <w:tabs>
              <w:tab w:val="right" w:leader="dot" w:pos="8494"/>
            </w:tabs>
            <w:rPr>
              <w:ins w:id="37" w:author="Raul García Fernández" w:date="2017-07-10T20:43:00Z"/>
              <w:rFonts w:eastAsiaTheme="minorEastAsia"/>
              <w:noProof/>
              <w:sz w:val="22"/>
              <w:lang w:val="es-ES" w:eastAsia="es-ES"/>
            </w:rPr>
          </w:pPr>
          <w:ins w:id="38"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"_Toc487482717"</w:instrText>
            </w:r>
            <w:r w:rsidRPr="000F2F03">
              <w:rPr>
                <w:rStyle w:val="Hipervnculo"/>
                <w:noProof/>
              </w:rPr>
              <w:instrText xml:space="preserve"> </w:instrText>
            </w:r>
            <w:r w:rsidRPr="000F2F03">
              <w:rPr>
                <w:rStyle w:val="Hipervnculo"/>
                <w:noProof/>
              </w:rPr>
              <w:fldChar w:fldCharType="separate"/>
            </w:r>
            <w:r w:rsidRPr="000F2F03">
              <w:rPr>
                <w:rStyle w:val="Hipervnculo"/>
                <w:noProof/>
                <w:lang w:val="es-ES"/>
              </w:rPr>
              <w:t>Tablas</w:t>
            </w:r>
            <w:r>
              <w:rPr>
                <w:noProof/>
                <w:webHidden/>
              </w:rPr>
              <w:tab/>
            </w:r>
            <w:r>
              <w:rPr>
                <w:noProof/>
                <w:webHidden/>
              </w:rPr>
              <w:fldChar w:fldCharType="begin"/>
            </w:r>
            <w:r>
              <w:rPr>
                <w:noProof/>
                <w:webHidden/>
              </w:rPr>
              <w:instrText xml:space="preserve"> PAGEREF _Toc487482717 \h </w:instrText>
            </w:r>
          </w:ins>
          <w:r>
            <w:rPr>
              <w:noProof/>
              <w:webHidden/>
            </w:rPr>
          </w:r>
          <w:r>
            <w:rPr>
              <w:noProof/>
              <w:webHidden/>
            </w:rPr>
            <w:fldChar w:fldCharType="separate"/>
          </w:r>
          <w:ins w:id="39" w:author="Raul García Fernández" w:date="2017-07-10T20:50:00Z">
            <w:r w:rsidR="009D59D5">
              <w:rPr>
                <w:noProof/>
                <w:webHidden/>
              </w:rPr>
              <w:t>4</w:t>
            </w:r>
          </w:ins>
          <w:ins w:id="40" w:author="Raul García Fernández" w:date="2017-07-10T20:43:00Z">
            <w:r>
              <w:rPr>
                <w:noProof/>
                <w:webHidden/>
              </w:rPr>
              <w:fldChar w:fldCharType="end"/>
            </w:r>
            <w:r w:rsidRPr="000F2F03">
              <w:rPr>
                <w:rStyle w:val="Hipervnculo"/>
                <w:noProof/>
              </w:rPr>
              <w:fldChar w:fldCharType="end"/>
            </w:r>
          </w:ins>
        </w:p>
        <w:p w14:paraId="55540FEA" w14:textId="331CBAEC" w:rsidR="00954FCB" w:rsidRDefault="00954FCB">
          <w:pPr>
            <w:pStyle w:val="TDC1"/>
            <w:tabs>
              <w:tab w:val="left" w:pos="440"/>
              <w:tab w:val="right" w:leader="dot" w:pos="8494"/>
            </w:tabs>
            <w:rPr>
              <w:ins w:id="41" w:author="Raul García Fernández" w:date="2017-07-10T20:43:00Z"/>
              <w:rFonts w:eastAsiaTheme="minorEastAsia"/>
              <w:noProof/>
              <w:sz w:val="22"/>
              <w:lang w:val="es-ES" w:eastAsia="es-ES"/>
            </w:rPr>
          </w:pPr>
          <w:ins w:id="42"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"_Toc487482718"</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1.</w:t>
            </w:r>
            <w:r>
              <w:rPr>
                <w:rFonts w:eastAsiaTheme="minorEastAsia"/>
                <w:noProof/>
                <w:sz w:val="22"/>
                <w:lang w:val="es-ES" w:eastAsia="es-ES"/>
              </w:rPr>
              <w:tab/>
            </w:r>
            <w:r w:rsidRPr="000F2F03">
              <w:rPr>
                <w:rStyle w:val="Hipervnculo"/>
                <w:noProof/>
              </w:rPr>
              <w:t>Actores del sistema:</w:t>
            </w:r>
            <w:r>
              <w:rPr>
                <w:noProof/>
                <w:webHidden/>
              </w:rPr>
              <w:tab/>
            </w:r>
            <w:r>
              <w:rPr>
                <w:noProof/>
                <w:webHidden/>
              </w:rPr>
              <w:fldChar w:fldCharType="begin"/>
            </w:r>
            <w:r>
              <w:rPr>
                <w:noProof/>
                <w:webHidden/>
              </w:rPr>
              <w:instrText xml:space="preserve"> PAGEREF _Toc487482718 \h </w:instrText>
            </w:r>
          </w:ins>
          <w:r>
            <w:rPr>
              <w:noProof/>
              <w:webHidden/>
            </w:rPr>
          </w:r>
          <w:r>
            <w:rPr>
              <w:noProof/>
              <w:webHidden/>
            </w:rPr>
            <w:fldChar w:fldCharType="separate"/>
          </w:r>
          <w:ins w:id="43" w:author="Raul García Fernández" w:date="2017-07-10T20:50:00Z">
            <w:r w:rsidR="009D59D5">
              <w:rPr>
                <w:noProof/>
                <w:webHidden/>
              </w:rPr>
              <w:t>5</w:t>
            </w:r>
          </w:ins>
          <w:ins w:id="44" w:author="Raul García Fernández" w:date="2017-07-10T20:43:00Z">
            <w:r>
              <w:rPr>
                <w:noProof/>
                <w:webHidden/>
              </w:rPr>
              <w:fldChar w:fldCharType="end"/>
            </w:r>
            <w:r w:rsidRPr="000F2F03">
              <w:rPr>
                <w:rStyle w:val="Hipervnculo"/>
                <w:noProof/>
              </w:rPr>
              <w:fldChar w:fldCharType="end"/>
            </w:r>
          </w:ins>
        </w:p>
        <w:p w14:paraId="14F3632B" w14:textId="3DF09DC2" w:rsidR="00954FCB" w:rsidRDefault="00954FCB">
          <w:pPr>
            <w:pStyle w:val="TDC1"/>
            <w:tabs>
              <w:tab w:val="left" w:pos="440"/>
              <w:tab w:val="right" w:leader="dot" w:pos="8494"/>
            </w:tabs>
            <w:rPr>
              <w:ins w:id="45" w:author="Raul García Fernández" w:date="2017-07-10T20:43:00Z"/>
              <w:rFonts w:eastAsiaTheme="minorEastAsia"/>
              <w:noProof/>
              <w:sz w:val="22"/>
              <w:lang w:val="es-ES" w:eastAsia="es-ES"/>
            </w:rPr>
          </w:pPr>
          <w:ins w:id="46"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"_Toc487482719"</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2.</w:t>
            </w:r>
            <w:r>
              <w:rPr>
                <w:rFonts w:eastAsiaTheme="minorEastAsia"/>
                <w:noProof/>
                <w:sz w:val="22"/>
                <w:lang w:val="es-ES" w:eastAsia="es-ES"/>
              </w:rPr>
              <w:tab/>
            </w:r>
            <w:r w:rsidRPr="000F2F03">
              <w:rPr>
                <w:rStyle w:val="Hipervnculo"/>
                <w:noProof/>
              </w:rPr>
              <w:t>Modelo de dominio</w:t>
            </w:r>
            <w:r>
              <w:rPr>
                <w:noProof/>
                <w:webHidden/>
              </w:rPr>
              <w:tab/>
            </w:r>
            <w:r>
              <w:rPr>
                <w:noProof/>
                <w:webHidden/>
              </w:rPr>
              <w:fldChar w:fldCharType="begin"/>
            </w:r>
            <w:r>
              <w:rPr>
                <w:noProof/>
                <w:webHidden/>
              </w:rPr>
              <w:instrText xml:space="preserve"> PAGEREF _Toc487482719 \h </w:instrText>
            </w:r>
          </w:ins>
          <w:r>
            <w:rPr>
              <w:noProof/>
              <w:webHidden/>
            </w:rPr>
          </w:r>
          <w:r>
            <w:rPr>
              <w:noProof/>
              <w:webHidden/>
            </w:rPr>
            <w:fldChar w:fldCharType="separate"/>
          </w:r>
          <w:ins w:id="47" w:author="Raul García Fernández" w:date="2017-07-10T20:50:00Z">
            <w:r w:rsidR="009D59D5">
              <w:rPr>
                <w:noProof/>
                <w:webHidden/>
              </w:rPr>
              <w:t>6</w:t>
            </w:r>
          </w:ins>
          <w:ins w:id="48" w:author="Raul García Fernández" w:date="2017-07-10T20:43:00Z">
            <w:r>
              <w:rPr>
                <w:noProof/>
                <w:webHidden/>
              </w:rPr>
              <w:fldChar w:fldCharType="end"/>
            </w:r>
            <w:r w:rsidRPr="000F2F03">
              <w:rPr>
                <w:rStyle w:val="Hipervnculo"/>
                <w:noProof/>
              </w:rPr>
              <w:fldChar w:fldCharType="end"/>
            </w:r>
          </w:ins>
        </w:p>
        <w:p w14:paraId="58303652" w14:textId="1CF621AB" w:rsidR="00954FCB" w:rsidRDefault="00954FCB">
          <w:pPr>
            <w:pStyle w:val="TDC1"/>
            <w:tabs>
              <w:tab w:val="left" w:pos="440"/>
              <w:tab w:val="right" w:leader="dot" w:pos="8494"/>
            </w:tabs>
            <w:rPr>
              <w:ins w:id="49" w:author="Raul García Fernández" w:date="2017-07-10T20:43:00Z"/>
              <w:rFonts w:eastAsiaTheme="minorEastAsia"/>
              <w:noProof/>
              <w:sz w:val="22"/>
              <w:lang w:val="es-ES" w:eastAsia="es-ES"/>
            </w:rPr>
          </w:pPr>
          <w:ins w:id="50"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"_Toc487482720"</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3.</w:t>
            </w:r>
            <w:r>
              <w:rPr>
                <w:rFonts w:eastAsiaTheme="minorEastAsia"/>
                <w:noProof/>
                <w:sz w:val="22"/>
                <w:lang w:val="es-ES" w:eastAsia="es-ES"/>
              </w:rPr>
              <w:tab/>
            </w:r>
            <w:r w:rsidRPr="000F2F03">
              <w:rPr>
                <w:rStyle w:val="Hipervnculo"/>
                <w:noProof/>
              </w:rPr>
              <w:t>Diagrama general de los casos de uso</w:t>
            </w:r>
            <w:r>
              <w:rPr>
                <w:noProof/>
                <w:webHidden/>
              </w:rPr>
              <w:tab/>
            </w:r>
            <w:r>
              <w:rPr>
                <w:noProof/>
                <w:webHidden/>
              </w:rPr>
              <w:fldChar w:fldCharType="begin"/>
            </w:r>
            <w:r>
              <w:rPr>
                <w:noProof/>
                <w:webHidden/>
              </w:rPr>
              <w:instrText xml:space="preserve"> PAGEREF _Toc487482720 \h </w:instrText>
            </w:r>
          </w:ins>
          <w:r>
            <w:rPr>
              <w:noProof/>
              <w:webHidden/>
            </w:rPr>
          </w:r>
          <w:r>
            <w:rPr>
              <w:noProof/>
              <w:webHidden/>
            </w:rPr>
            <w:fldChar w:fldCharType="separate"/>
          </w:r>
          <w:ins w:id="51" w:author="Raul García Fernández" w:date="2017-07-10T20:50:00Z">
            <w:r w:rsidR="009D59D5">
              <w:rPr>
                <w:noProof/>
                <w:webHidden/>
              </w:rPr>
              <w:t>7</w:t>
            </w:r>
          </w:ins>
          <w:ins w:id="52" w:author="Raul García Fernández" w:date="2017-07-10T20:43:00Z">
            <w:r>
              <w:rPr>
                <w:noProof/>
                <w:webHidden/>
              </w:rPr>
              <w:fldChar w:fldCharType="end"/>
            </w:r>
            <w:r w:rsidRPr="000F2F03">
              <w:rPr>
                <w:rStyle w:val="Hipervnculo"/>
                <w:noProof/>
              </w:rPr>
              <w:fldChar w:fldCharType="end"/>
            </w:r>
          </w:ins>
        </w:p>
        <w:p w14:paraId="4CA0CF7D" w14:textId="3B15CE38" w:rsidR="00954FCB" w:rsidRDefault="00954FCB">
          <w:pPr>
            <w:pStyle w:val="TDC1"/>
            <w:tabs>
              <w:tab w:val="left" w:pos="440"/>
              <w:tab w:val="right" w:leader="dot" w:pos="8494"/>
            </w:tabs>
            <w:rPr>
              <w:ins w:id="53" w:author="Raul García Fernández" w:date="2017-07-10T20:43:00Z"/>
              <w:rFonts w:eastAsiaTheme="minorEastAsia"/>
              <w:noProof/>
              <w:sz w:val="22"/>
              <w:lang w:val="es-ES" w:eastAsia="es-ES"/>
            </w:rPr>
          </w:pPr>
          <w:ins w:id="54"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"_Toc487482721"</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w:t>
            </w:r>
            <w:r>
              <w:rPr>
                <w:rFonts w:eastAsiaTheme="minorEastAsia"/>
                <w:noProof/>
                <w:sz w:val="22"/>
                <w:lang w:val="es-ES" w:eastAsia="es-ES"/>
              </w:rPr>
              <w:tab/>
            </w:r>
            <w:r w:rsidRPr="000F2F03">
              <w:rPr>
                <w:rStyle w:val="Hipervnculo"/>
                <w:noProof/>
              </w:rPr>
              <w:t>Descripción de subsistemas de casos de uso</w:t>
            </w:r>
            <w:r>
              <w:rPr>
                <w:noProof/>
                <w:webHidden/>
              </w:rPr>
              <w:tab/>
            </w:r>
            <w:r>
              <w:rPr>
                <w:noProof/>
                <w:webHidden/>
              </w:rPr>
              <w:fldChar w:fldCharType="begin"/>
            </w:r>
            <w:r>
              <w:rPr>
                <w:noProof/>
                <w:webHidden/>
              </w:rPr>
              <w:instrText xml:space="preserve"> PAGEREF _Toc487482721 \h </w:instrText>
            </w:r>
          </w:ins>
          <w:r>
            <w:rPr>
              <w:noProof/>
              <w:webHidden/>
            </w:rPr>
          </w:r>
          <w:r>
            <w:rPr>
              <w:noProof/>
              <w:webHidden/>
            </w:rPr>
            <w:fldChar w:fldCharType="separate"/>
          </w:r>
          <w:ins w:id="55" w:author="Raul García Fernández" w:date="2017-07-10T20:50:00Z">
            <w:r w:rsidR="009D59D5">
              <w:rPr>
                <w:noProof/>
                <w:webHidden/>
              </w:rPr>
              <w:t>8</w:t>
            </w:r>
          </w:ins>
          <w:ins w:id="56" w:author="Raul García Fernández" w:date="2017-07-10T20:43:00Z">
            <w:r>
              <w:rPr>
                <w:noProof/>
                <w:webHidden/>
              </w:rPr>
              <w:fldChar w:fldCharType="end"/>
            </w:r>
            <w:r w:rsidRPr="000F2F03">
              <w:rPr>
                <w:rStyle w:val="Hipervnculo"/>
                <w:noProof/>
              </w:rPr>
              <w:fldChar w:fldCharType="end"/>
            </w:r>
          </w:ins>
        </w:p>
        <w:p w14:paraId="5044D73C" w14:textId="48F1D836" w:rsidR="00954FCB" w:rsidRDefault="00954FCB">
          <w:pPr>
            <w:pStyle w:val="TDC2"/>
            <w:tabs>
              <w:tab w:val="left" w:pos="880"/>
              <w:tab w:val="right" w:leader="dot" w:pos="8494"/>
            </w:tabs>
            <w:rPr>
              <w:ins w:id="57" w:author="Raul García Fernández" w:date="2017-07-10T20:43:00Z"/>
              <w:rFonts w:eastAsiaTheme="minorEastAsia"/>
              <w:noProof/>
              <w:sz w:val="22"/>
              <w:lang w:val="es-ES" w:eastAsia="es-ES"/>
            </w:rPr>
          </w:pPr>
          <w:ins w:id="58"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"_Toc487482722"</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4.1.</w:t>
            </w:r>
            <w:r>
              <w:rPr>
                <w:rFonts w:eastAsiaTheme="minorEastAsia"/>
                <w:noProof/>
                <w:sz w:val="22"/>
                <w:lang w:val="es-ES" w:eastAsia="es-ES"/>
              </w:rPr>
              <w:tab/>
            </w:r>
            <w:r w:rsidRPr="000F2F03">
              <w:rPr>
                <w:rStyle w:val="Hipervnculo"/>
                <w:noProof/>
              </w:rPr>
              <w:t>Gestión de autenticación</w:t>
            </w:r>
            <w:r>
              <w:rPr>
                <w:noProof/>
                <w:webHidden/>
              </w:rPr>
              <w:tab/>
            </w:r>
            <w:r>
              <w:rPr>
                <w:noProof/>
                <w:webHidden/>
              </w:rPr>
              <w:fldChar w:fldCharType="begin"/>
            </w:r>
            <w:r>
              <w:rPr>
                <w:noProof/>
                <w:webHidden/>
              </w:rPr>
              <w:instrText xml:space="preserve"> PAGEREF _Toc487482722 \h </w:instrText>
            </w:r>
          </w:ins>
          <w:r>
            <w:rPr>
              <w:noProof/>
              <w:webHidden/>
            </w:rPr>
          </w:r>
          <w:r>
            <w:rPr>
              <w:noProof/>
              <w:webHidden/>
            </w:rPr>
            <w:fldChar w:fldCharType="separate"/>
          </w:r>
          <w:ins w:id="59" w:author="Raul García Fernández" w:date="2017-07-10T20:50:00Z">
            <w:r w:rsidR="009D59D5">
              <w:rPr>
                <w:noProof/>
                <w:webHidden/>
              </w:rPr>
              <w:t>8</w:t>
            </w:r>
          </w:ins>
          <w:ins w:id="60" w:author="Raul García Fernández" w:date="2017-07-10T20:43:00Z">
            <w:r>
              <w:rPr>
                <w:noProof/>
                <w:webHidden/>
              </w:rPr>
              <w:fldChar w:fldCharType="end"/>
            </w:r>
            <w:r w:rsidRPr="000F2F03">
              <w:rPr>
                <w:rStyle w:val="Hipervnculo"/>
                <w:noProof/>
              </w:rPr>
              <w:fldChar w:fldCharType="end"/>
            </w:r>
          </w:ins>
        </w:p>
        <w:p w14:paraId="7C01F70E" w14:textId="074505E8" w:rsidR="00954FCB" w:rsidRDefault="00954FCB">
          <w:pPr>
            <w:pStyle w:val="TDC2"/>
            <w:tabs>
              <w:tab w:val="left" w:pos="880"/>
              <w:tab w:val="right" w:leader="dot" w:pos="8494"/>
            </w:tabs>
            <w:rPr>
              <w:ins w:id="61" w:author="Raul García Fernández" w:date="2017-07-10T20:43:00Z"/>
              <w:rFonts w:eastAsiaTheme="minorEastAsia"/>
              <w:noProof/>
              <w:sz w:val="22"/>
              <w:lang w:val="es-ES" w:eastAsia="es-ES"/>
            </w:rPr>
          </w:pPr>
          <w:ins w:id="62"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"_Toc487482723"</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4.2.</w:t>
            </w:r>
            <w:r>
              <w:rPr>
                <w:rFonts w:eastAsiaTheme="minorEastAsia"/>
                <w:noProof/>
                <w:sz w:val="22"/>
                <w:lang w:val="es-ES" w:eastAsia="es-ES"/>
              </w:rPr>
              <w:tab/>
            </w:r>
            <w:r w:rsidRPr="000F2F03">
              <w:rPr>
                <w:rStyle w:val="Hipervnculo"/>
                <w:noProof/>
              </w:rPr>
              <w:t>Gestión de datos personales</w:t>
            </w:r>
            <w:r>
              <w:rPr>
                <w:noProof/>
                <w:webHidden/>
              </w:rPr>
              <w:tab/>
            </w:r>
            <w:r>
              <w:rPr>
                <w:noProof/>
                <w:webHidden/>
              </w:rPr>
              <w:fldChar w:fldCharType="begin"/>
            </w:r>
            <w:r>
              <w:rPr>
                <w:noProof/>
                <w:webHidden/>
              </w:rPr>
              <w:instrText xml:space="preserve"> PAGEREF _Toc487482723 \h </w:instrText>
            </w:r>
          </w:ins>
          <w:r>
            <w:rPr>
              <w:noProof/>
              <w:webHidden/>
            </w:rPr>
          </w:r>
          <w:r>
            <w:rPr>
              <w:noProof/>
              <w:webHidden/>
            </w:rPr>
            <w:fldChar w:fldCharType="separate"/>
          </w:r>
          <w:ins w:id="63" w:author="Raul García Fernández" w:date="2017-07-10T20:50:00Z">
            <w:r w:rsidR="009D59D5">
              <w:rPr>
                <w:noProof/>
                <w:webHidden/>
              </w:rPr>
              <w:t>11</w:t>
            </w:r>
          </w:ins>
          <w:ins w:id="64" w:author="Raul García Fernández" w:date="2017-07-10T20:43:00Z">
            <w:r>
              <w:rPr>
                <w:noProof/>
                <w:webHidden/>
              </w:rPr>
              <w:fldChar w:fldCharType="end"/>
            </w:r>
            <w:r w:rsidRPr="000F2F03">
              <w:rPr>
                <w:rStyle w:val="Hipervnculo"/>
                <w:noProof/>
              </w:rPr>
              <w:fldChar w:fldCharType="end"/>
            </w:r>
          </w:ins>
        </w:p>
        <w:p w14:paraId="726FC141" w14:textId="698173D7" w:rsidR="00954FCB" w:rsidRDefault="00954FCB">
          <w:pPr>
            <w:pStyle w:val="TDC2"/>
            <w:tabs>
              <w:tab w:val="left" w:pos="880"/>
              <w:tab w:val="right" w:leader="dot" w:pos="8494"/>
            </w:tabs>
            <w:rPr>
              <w:ins w:id="65" w:author="Raul García Fernández" w:date="2017-07-10T20:43:00Z"/>
              <w:rFonts w:eastAsiaTheme="minorEastAsia"/>
              <w:noProof/>
              <w:sz w:val="22"/>
              <w:lang w:val="es-ES" w:eastAsia="es-ES"/>
            </w:rPr>
          </w:pPr>
          <w:ins w:id="66"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"_Toc487482724"</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4.3.</w:t>
            </w:r>
            <w:r>
              <w:rPr>
                <w:rFonts w:eastAsiaTheme="minorEastAsia"/>
                <w:noProof/>
                <w:sz w:val="22"/>
                <w:lang w:val="es-ES" w:eastAsia="es-ES"/>
              </w:rPr>
              <w:tab/>
            </w:r>
            <w:r w:rsidRPr="000F2F03">
              <w:rPr>
                <w:rStyle w:val="Hipervnculo"/>
                <w:noProof/>
              </w:rPr>
              <w:t>Gestión de Grupos</w:t>
            </w:r>
            <w:r>
              <w:rPr>
                <w:noProof/>
                <w:webHidden/>
              </w:rPr>
              <w:tab/>
            </w:r>
            <w:r>
              <w:rPr>
                <w:noProof/>
                <w:webHidden/>
              </w:rPr>
              <w:fldChar w:fldCharType="begin"/>
            </w:r>
            <w:r>
              <w:rPr>
                <w:noProof/>
                <w:webHidden/>
              </w:rPr>
              <w:instrText xml:space="preserve"> PAGEREF _Toc487482724 \h </w:instrText>
            </w:r>
          </w:ins>
          <w:r>
            <w:rPr>
              <w:noProof/>
              <w:webHidden/>
            </w:rPr>
          </w:r>
          <w:r>
            <w:rPr>
              <w:noProof/>
              <w:webHidden/>
            </w:rPr>
            <w:fldChar w:fldCharType="separate"/>
          </w:r>
          <w:ins w:id="67" w:author="Raul García Fernández" w:date="2017-07-10T20:50:00Z">
            <w:r w:rsidR="009D59D5">
              <w:rPr>
                <w:noProof/>
                <w:webHidden/>
              </w:rPr>
              <w:t>13</w:t>
            </w:r>
          </w:ins>
          <w:ins w:id="68" w:author="Raul García Fernández" w:date="2017-07-10T20:43:00Z">
            <w:r>
              <w:rPr>
                <w:noProof/>
                <w:webHidden/>
              </w:rPr>
              <w:fldChar w:fldCharType="end"/>
            </w:r>
            <w:r w:rsidRPr="000F2F03">
              <w:rPr>
                <w:rStyle w:val="Hipervnculo"/>
                <w:noProof/>
              </w:rPr>
              <w:fldChar w:fldCharType="end"/>
            </w:r>
          </w:ins>
        </w:p>
        <w:p w14:paraId="4455CD7A" w14:textId="6529D956" w:rsidR="00954FCB" w:rsidRDefault="00954FCB">
          <w:pPr>
            <w:pStyle w:val="TDC2"/>
            <w:tabs>
              <w:tab w:val="left" w:pos="880"/>
              <w:tab w:val="right" w:leader="dot" w:pos="8494"/>
            </w:tabs>
            <w:rPr>
              <w:ins w:id="69" w:author="Raul García Fernández" w:date="2017-07-10T20:43:00Z"/>
              <w:rFonts w:eastAsiaTheme="minorEastAsia"/>
              <w:noProof/>
              <w:sz w:val="22"/>
              <w:lang w:val="es-ES" w:eastAsia="es-ES"/>
            </w:rPr>
          </w:pPr>
          <w:ins w:id="70"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"_Toc487482725"</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4.4.</w:t>
            </w:r>
            <w:r>
              <w:rPr>
                <w:rFonts w:eastAsiaTheme="minorEastAsia"/>
                <w:noProof/>
                <w:sz w:val="22"/>
                <w:lang w:val="es-ES" w:eastAsia="es-ES"/>
              </w:rPr>
              <w:tab/>
            </w:r>
            <w:r w:rsidRPr="000F2F03">
              <w:rPr>
                <w:rStyle w:val="Hipervnculo"/>
                <w:noProof/>
              </w:rPr>
              <w:t>Gestión de proyectos</w:t>
            </w:r>
            <w:r>
              <w:rPr>
                <w:noProof/>
                <w:webHidden/>
              </w:rPr>
              <w:tab/>
            </w:r>
            <w:r>
              <w:rPr>
                <w:noProof/>
                <w:webHidden/>
              </w:rPr>
              <w:fldChar w:fldCharType="begin"/>
            </w:r>
            <w:r>
              <w:rPr>
                <w:noProof/>
                <w:webHidden/>
              </w:rPr>
              <w:instrText xml:space="preserve"> PAGEREF _Toc487482725 \h </w:instrText>
            </w:r>
          </w:ins>
          <w:r>
            <w:rPr>
              <w:noProof/>
              <w:webHidden/>
            </w:rPr>
          </w:r>
          <w:r>
            <w:rPr>
              <w:noProof/>
              <w:webHidden/>
            </w:rPr>
            <w:fldChar w:fldCharType="separate"/>
          </w:r>
          <w:ins w:id="71" w:author="Raul García Fernández" w:date="2017-07-10T20:50:00Z">
            <w:r w:rsidR="009D59D5">
              <w:rPr>
                <w:noProof/>
                <w:webHidden/>
              </w:rPr>
              <w:t>21</w:t>
            </w:r>
          </w:ins>
          <w:ins w:id="72" w:author="Raul García Fernández" w:date="2017-07-10T20:43:00Z">
            <w:r>
              <w:rPr>
                <w:noProof/>
                <w:webHidden/>
              </w:rPr>
              <w:fldChar w:fldCharType="end"/>
            </w:r>
            <w:r w:rsidRPr="000F2F03">
              <w:rPr>
                <w:rStyle w:val="Hipervnculo"/>
                <w:noProof/>
              </w:rPr>
              <w:fldChar w:fldCharType="end"/>
            </w:r>
          </w:ins>
        </w:p>
        <w:p w14:paraId="2AB8ACB2" w14:textId="02EC1A40" w:rsidR="00954FCB" w:rsidRDefault="00954FCB">
          <w:pPr>
            <w:pStyle w:val="TDC2"/>
            <w:tabs>
              <w:tab w:val="left" w:pos="880"/>
              <w:tab w:val="right" w:leader="dot" w:pos="8494"/>
            </w:tabs>
            <w:rPr>
              <w:ins w:id="73" w:author="Raul García Fernández" w:date="2017-07-10T20:43:00Z"/>
              <w:rFonts w:eastAsiaTheme="minorEastAsia"/>
              <w:noProof/>
              <w:sz w:val="22"/>
              <w:lang w:val="es-ES" w:eastAsia="es-ES"/>
            </w:rPr>
          </w:pPr>
          <w:ins w:id="74"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"_Toc487482726"</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4.5.</w:t>
            </w:r>
            <w:r>
              <w:rPr>
                <w:rFonts w:eastAsiaTheme="minorEastAsia"/>
                <w:noProof/>
                <w:sz w:val="22"/>
                <w:lang w:val="es-ES" w:eastAsia="es-ES"/>
              </w:rPr>
              <w:tab/>
            </w:r>
            <w:r w:rsidRPr="000F2F03">
              <w:rPr>
                <w:rStyle w:val="Hipervnculo"/>
                <w:noProof/>
              </w:rPr>
              <w:t>Gestión de ejecuciones</w:t>
            </w:r>
            <w:r>
              <w:rPr>
                <w:noProof/>
                <w:webHidden/>
              </w:rPr>
              <w:tab/>
            </w:r>
            <w:r>
              <w:rPr>
                <w:noProof/>
                <w:webHidden/>
              </w:rPr>
              <w:fldChar w:fldCharType="begin"/>
            </w:r>
            <w:r>
              <w:rPr>
                <w:noProof/>
                <w:webHidden/>
              </w:rPr>
              <w:instrText xml:space="preserve"> PAGEREF _Toc487482726 \h </w:instrText>
            </w:r>
          </w:ins>
          <w:r>
            <w:rPr>
              <w:noProof/>
              <w:webHidden/>
            </w:rPr>
          </w:r>
          <w:r>
            <w:rPr>
              <w:noProof/>
              <w:webHidden/>
            </w:rPr>
            <w:fldChar w:fldCharType="separate"/>
          </w:r>
          <w:ins w:id="75" w:author="Raul García Fernández" w:date="2017-07-10T20:50:00Z">
            <w:r w:rsidR="009D59D5">
              <w:rPr>
                <w:noProof/>
                <w:webHidden/>
              </w:rPr>
              <w:t>28</w:t>
            </w:r>
          </w:ins>
          <w:ins w:id="76" w:author="Raul García Fernández" w:date="2017-07-10T20:43:00Z">
            <w:r>
              <w:rPr>
                <w:noProof/>
                <w:webHidden/>
              </w:rPr>
              <w:fldChar w:fldCharType="end"/>
            </w:r>
            <w:r w:rsidRPr="000F2F03">
              <w:rPr>
                <w:rStyle w:val="Hipervnculo"/>
                <w:noProof/>
              </w:rPr>
              <w:fldChar w:fldCharType="end"/>
            </w:r>
          </w:ins>
        </w:p>
        <w:p w14:paraId="09C5E74F" w14:textId="3F351B40" w:rsidR="00954FCB" w:rsidRDefault="00954FCB">
          <w:pPr>
            <w:pStyle w:val="TDC2"/>
            <w:tabs>
              <w:tab w:val="left" w:pos="880"/>
              <w:tab w:val="right" w:leader="dot" w:pos="8494"/>
            </w:tabs>
            <w:rPr>
              <w:ins w:id="77" w:author="Raul García Fernández" w:date="2017-07-10T20:43:00Z"/>
              <w:rFonts w:eastAsiaTheme="minorEastAsia"/>
              <w:noProof/>
              <w:sz w:val="22"/>
              <w:lang w:val="es-ES" w:eastAsia="es-ES"/>
            </w:rPr>
          </w:pPr>
          <w:ins w:id="78"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"_Toc487482727"</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4.6.</w:t>
            </w:r>
            <w:r>
              <w:rPr>
                <w:rFonts w:eastAsiaTheme="minorEastAsia"/>
                <w:noProof/>
                <w:sz w:val="22"/>
                <w:lang w:val="es-ES" w:eastAsia="es-ES"/>
              </w:rPr>
              <w:tab/>
            </w:r>
            <w:r w:rsidRPr="000F2F03">
              <w:rPr>
                <w:rStyle w:val="Hipervnculo"/>
                <w:noProof/>
              </w:rPr>
              <w:t>Gestión de navegación</w:t>
            </w:r>
            <w:r>
              <w:rPr>
                <w:noProof/>
                <w:webHidden/>
              </w:rPr>
              <w:tab/>
            </w:r>
            <w:r>
              <w:rPr>
                <w:noProof/>
                <w:webHidden/>
              </w:rPr>
              <w:fldChar w:fldCharType="begin"/>
            </w:r>
            <w:r>
              <w:rPr>
                <w:noProof/>
                <w:webHidden/>
              </w:rPr>
              <w:instrText xml:space="preserve"> PAGEREF _Toc487482727 \h </w:instrText>
            </w:r>
          </w:ins>
          <w:r>
            <w:rPr>
              <w:noProof/>
              <w:webHidden/>
            </w:rPr>
          </w:r>
          <w:r>
            <w:rPr>
              <w:noProof/>
              <w:webHidden/>
            </w:rPr>
            <w:fldChar w:fldCharType="separate"/>
          </w:r>
          <w:ins w:id="79" w:author="Raul García Fernández" w:date="2017-07-10T20:50:00Z">
            <w:r w:rsidR="009D59D5">
              <w:rPr>
                <w:noProof/>
                <w:webHidden/>
              </w:rPr>
              <w:t>33</w:t>
            </w:r>
          </w:ins>
          <w:ins w:id="80" w:author="Raul García Fernández" w:date="2017-07-10T20:43:00Z">
            <w:r>
              <w:rPr>
                <w:noProof/>
                <w:webHidden/>
              </w:rPr>
              <w:fldChar w:fldCharType="end"/>
            </w:r>
            <w:r w:rsidRPr="000F2F03">
              <w:rPr>
                <w:rStyle w:val="Hipervnculo"/>
                <w:noProof/>
              </w:rPr>
              <w:fldChar w:fldCharType="end"/>
            </w:r>
          </w:ins>
        </w:p>
        <w:p w14:paraId="08476F7C" w14:textId="3ECD047D" w:rsidR="00954FCB" w:rsidRDefault="00954FCB">
          <w:pPr>
            <w:pStyle w:val="TDC2"/>
            <w:tabs>
              <w:tab w:val="left" w:pos="880"/>
              <w:tab w:val="right" w:leader="dot" w:pos="8494"/>
            </w:tabs>
            <w:rPr>
              <w:ins w:id="81" w:author="Raul García Fernández" w:date="2017-07-10T20:43:00Z"/>
              <w:rFonts w:eastAsiaTheme="minorEastAsia"/>
              <w:noProof/>
              <w:sz w:val="22"/>
              <w:lang w:val="es-ES" w:eastAsia="es-ES"/>
            </w:rPr>
          </w:pPr>
          <w:ins w:id="82"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"_Toc487482728"</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4.7.</w:t>
            </w:r>
            <w:r>
              <w:rPr>
                <w:rFonts w:eastAsiaTheme="minorEastAsia"/>
                <w:noProof/>
                <w:sz w:val="22"/>
                <w:lang w:val="es-ES" w:eastAsia="es-ES"/>
              </w:rPr>
              <w:tab/>
            </w:r>
            <w:r w:rsidRPr="000F2F03">
              <w:rPr>
                <w:rStyle w:val="Hipervnculo"/>
                <w:noProof/>
              </w:rPr>
              <w:t>Gestión de aplicaciones</w:t>
            </w:r>
            <w:r>
              <w:rPr>
                <w:noProof/>
                <w:webHidden/>
              </w:rPr>
              <w:tab/>
            </w:r>
            <w:r>
              <w:rPr>
                <w:noProof/>
                <w:webHidden/>
              </w:rPr>
              <w:fldChar w:fldCharType="begin"/>
            </w:r>
            <w:r>
              <w:rPr>
                <w:noProof/>
                <w:webHidden/>
              </w:rPr>
              <w:instrText xml:space="preserve"> PAGEREF _Toc487482728 \h </w:instrText>
            </w:r>
          </w:ins>
          <w:r>
            <w:rPr>
              <w:noProof/>
              <w:webHidden/>
            </w:rPr>
          </w:r>
          <w:r>
            <w:rPr>
              <w:noProof/>
              <w:webHidden/>
            </w:rPr>
            <w:fldChar w:fldCharType="separate"/>
          </w:r>
          <w:ins w:id="83" w:author="Raul García Fernández" w:date="2017-07-10T20:50:00Z">
            <w:r w:rsidR="009D59D5">
              <w:rPr>
                <w:noProof/>
                <w:webHidden/>
              </w:rPr>
              <w:t>37</w:t>
            </w:r>
          </w:ins>
          <w:ins w:id="84" w:author="Raul García Fernández" w:date="2017-07-10T20:43:00Z">
            <w:r>
              <w:rPr>
                <w:noProof/>
                <w:webHidden/>
              </w:rPr>
              <w:fldChar w:fldCharType="end"/>
            </w:r>
            <w:r w:rsidRPr="000F2F03">
              <w:rPr>
                <w:rStyle w:val="Hipervnculo"/>
                <w:noProof/>
              </w:rPr>
              <w:fldChar w:fldCharType="end"/>
            </w:r>
          </w:ins>
        </w:p>
        <w:p w14:paraId="378C9AD9" w14:textId="4C54B106" w:rsidR="00954FCB" w:rsidRDefault="00954FCB">
          <w:pPr>
            <w:pStyle w:val="TDC2"/>
            <w:tabs>
              <w:tab w:val="left" w:pos="880"/>
              <w:tab w:val="right" w:leader="dot" w:pos="8494"/>
            </w:tabs>
            <w:rPr>
              <w:ins w:id="85" w:author="Raul García Fernández" w:date="2017-07-10T20:43:00Z"/>
              <w:rFonts w:eastAsiaTheme="minorEastAsia"/>
              <w:noProof/>
              <w:sz w:val="22"/>
              <w:lang w:val="es-ES" w:eastAsia="es-ES"/>
            </w:rPr>
          </w:pPr>
          <w:ins w:id="86"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"_Toc487482729"</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4.8.</w:t>
            </w:r>
            <w:r>
              <w:rPr>
                <w:rFonts w:eastAsiaTheme="minorEastAsia"/>
                <w:noProof/>
                <w:sz w:val="22"/>
                <w:lang w:val="es-ES" w:eastAsia="es-ES"/>
              </w:rPr>
              <w:tab/>
            </w:r>
            <w:r w:rsidRPr="000F2F03">
              <w:rPr>
                <w:rStyle w:val="Hipervnculo"/>
                <w:noProof/>
              </w:rPr>
              <w:t>Administración de usuarios:</w:t>
            </w:r>
            <w:r>
              <w:rPr>
                <w:noProof/>
                <w:webHidden/>
              </w:rPr>
              <w:tab/>
            </w:r>
            <w:r>
              <w:rPr>
                <w:noProof/>
                <w:webHidden/>
              </w:rPr>
              <w:fldChar w:fldCharType="begin"/>
            </w:r>
            <w:r>
              <w:rPr>
                <w:noProof/>
                <w:webHidden/>
              </w:rPr>
              <w:instrText xml:space="preserve"> PAGEREF _Toc487482729 \h </w:instrText>
            </w:r>
          </w:ins>
          <w:r>
            <w:rPr>
              <w:noProof/>
              <w:webHidden/>
            </w:rPr>
          </w:r>
          <w:r>
            <w:rPr>
              <w:noProof/>
              <w:webHidden/>
            </w:rPr>
            <w:fldChar w:fldCharType="separate"/>
          </w:r>
          <w:ins w:id="87" w:author="Raul García Fernández" w:date="2017-07-10T20:50:00Z">
            <w:r w:rsidR="009D59D5">
              <w:rPr>
                <w:noProof/>
                <w:webHidden/>
              </w:rPr>
              <w:t>40</w:t>
            </w:r>
          </w:ins>
          <w:ins w:id="88" w:author="Raul García Fernández" w:date="2017-07-10T20:43:00Z">
            <w:r>
              <w:rPr>
                <w:noProof/>
                <w:webHidden/>
              </w:rPr>
              <w:fldChar w:fldCharType="end"/>
            </w:r>
            <w:r w:rsidRPr="000F2F03">
              <w:rPr>
                <w:rStyle w:val="Hipervnculo"/>
                <w:noProof/>
              </w:rPr>
              <w:fldChar w:fldCharType="end"/>
            </w:r>
          </w:ins>
        </w:p>
        <w:p w14:paraId="281D5684" w14:textId="00F9E4FD" w:rsidR="00954FCB" w:rsidRDefault="00954FCB">
          <w:pPr>
            <w:pStyle w:val="TDC2"/>
            <w:tabs>
              <w:tab w:val="left" w:pos="880"/>
              <w:tab w:val="right" w:leader="dot" w:pos="8494"/>
            </w:tabs>
            <w:rPr>
              <w:ins w:id="89" w:author="Raul García Fernández" w:date="2017-07-10T20:43:00Z"/>
              <w:rFonts w:eastAsiaTheme="minorEastAsia"/>
              <w:noProof/>
              <w:sz w:val="22"/>
              <w:lang w:val="es-ES" w:eastAsia="es-ES"/>
            </w:rPr>
          </w:pPr>
          <w:ins w:id="90"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"_Toc487482730"</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4.9.</w:t>
            </w:r>
            <w:r>
              <w:rPr>
                <w:rFonts w:eastAsiaTheme="minorEastAsia"/>
                <w:noProof/>
                <w:sz w:val="22"/>
                <w:lang w:val="es-ES" w:eastAsia="es-ES"/>
              </w:rPr>
              <w:tab/>
            </w:r>
            <w:r w:rsidRPr="000F2F03">
              <w:rPr>
                <w:rStyle w:val="Hipervnculo"/>
                <w:noProof/>
              </w:rPr>
              <w:t>Administración de proyectos</w:t>
            </w:r>
            <w:r>
              <w:rPr>
                <w:noProof/>
                <w:webHidden/>
              </w:rPr>
              <w:tab/>
            </w:r>
            <w:r>
              <w:rPr>
                <w:noProof/>
                <w:webHidden/>
              </w:rPr>
              <w:fldChar w:fldCharType="begin"/>
            </w:r>
            <w:r>
              <w:rPr>
                <w:noProof/>
                <w:webHidden/>
              </w:rPr>
              <w:instrText xml:space="preserve"> PAGEREF _Toc487482730 \h </w:instrText>
            </w:r>
          </w:ins>
          <w:r>
            <w:rPr>
              <w:noProof/>
              <w:webHidden/>
            </w:rPr>
          </w:r>
          <w:r>
            <w:rPr>
              <w:noProof/>
              <w:webHidden/>
            </w:rPr>
            <w:fldChar w:fldCharType="separate"/>
          </w:r>
          <w:ins w:id="91" w:author="Raul García Fernández" w:date="2017-07-10T20:50:00Z">
            <w:r w:rsidR="009D59D5">
              <w:rPr>
                <w:noProof/>
                <w:webHidden/>
              </w:rPr>
              <w:t>43</w:t>
            </w:r>
          </w:ins>
          <w:ins w:id="92" w:author="Raul García Fernández" w:date="2017-07-10T20:43:00Z">
            <w:r>
              <w:rPr>
                <w:noProof/>
                <w:webHidden/>
              </w:rPr>
              <w:fldChar w:fldCharType="end"/>
            </w:r>
            <w:r w:rsidRPr="000F2F03">
              <w:rPr>
                <w:rStyle w:val="Hipervnculo"/>
                <w:noProof/>
              </w:rPr>
              <w:fldChar w:fldCharType="end"/>
            </w:r>
          </w:ins>
        </w:p>
        <w:p w14:paraId="088CDE13" w14:textId="5C633F80" w:rsidR="00954FCB" w:rsidRDefault="00954FCB">
          <w:pPr>
            <w:pStyle w:val="TDC2"/>
            <w:tabs>
              <w:tab w:val="left" w:pos="1100"/>
              <w:tab w:val="right" w:leader="dot" w:pos="8494"/>
            </w:tabs>
            <w:rPr>
              <w:ins w:id="93" w:author="Raul García Fernández" w:date="2017-07-10T20:43:00Z"/>
              <w:rFonts w:eastAsiaTheme="minorEastAsia"/>
              <w:noProof/>
              <w:sz w:val="22"/>
              <w:lang w:val="es-ES" w:eastAsia="es-ES"/>
            </w:rPr>
          </w:pPr>
          <w:ins w:id="94"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"_Toc487482731"</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4.10.</w:t>
            </w:r>
            <w:r>
              <w:rPr>
                <w:rFonts w:eastAsiaTheme="minorEastAsia"/>
                <w:noProof/>
                <w:sz w:val="22"/>
                <w:lang w:val="es-ES" w:eastAsia="es-ES"/>
              </w:rPr>
              <w:tab/>
            </w:r>
            <w:r w:rsidRPr="000F2F03">
              <w:rPr>
                <w:rStyle w:val="Hipervnculo"/>
                <w:noProof/>
              </w:rPr>
              <w:t>Administración de grupos</w:t>
            </w:r>
            <w:r>
              <w:rPr>
                <w:noProof/>
                <w:webHidden/>
              </w:rPr>
              <w:tab/>
            </w:r>
            <w:r>
              <w:rPr>
                <w:noProof/>
                <w:webHidden/>
              </w:rPr>
              <w:fldChar w:fldCharType="begin"/>
            </w:r>
            <w:r>
              <w:rPr>
                <w:noProof/>
                <w:webHidden/>
              </w:rPr>
              <w:instrText xml:space="preserve"> PAGEREF _Toc487482731 \h </w:instrText>
            </w:r>
          </w:ins>
          <w:r>
            <w:rPr>
              <w:noProof/>
              <w:webHidden/>
            </w:rPr>
          </w:r>
          <w:r>
            <w:rPr>
              <w:noProof/>
              <w:webHidden/>
            </w:rPr>
            <w:fldChar w:fldCharType="separate"/>
          </w:r>
          <w:ins w:id="95" w:author="Raul García Fernández" w:date="2017-07-10T20:50:00Z">
            <w:r w:rsidR="009D59D5">
              <w:rPr>
                <w:noProof/>
                <w:webHidden/>
              </w:rPr>
              <w:t>46</w:t>
            </w:r>
          </w:ins>
          <w:ins w:id="96" w:author="Raul García Fernández" w:date="2017-07-10T20:43:00Z">
            <w:r>
              <w:rPr>
                <w:noProof/>
                <w:webHidden/>
              </w:rPr>
              <w:fldChar w:fldCharType="end"/>
            </w:r>
            <w:r w:rsidRPr="000F2F03">
              <w:rPr>
                <w:rStyle w:val="Hipervnculo"/>
                <w:noProof/>
              </w:rPr>
              <w:fldChar w:fldCharType="end"/>
            </w:r>
          </w:ins>
        </w:p>
        <w:p w14:paraId="1F302365" w14:textId="0926B5B1" w:rsidR="00954FCB" w:rsidRDefault="00954FCB">
          <w:pPr>
            <w:pStyle w:val="TDC2"/>
            <w:tabs>
              <w:tab w:val="left" w:pos="1100"/>
              <w:tab w:val="right" w:leader="dot" w:pos="8494"/>
            </w:tabs>
            <w:rPr>
              <w:ins w:id="97" w:author="Raul García Fernández" w:date="2017-07-10T20:43:00Z"/>
              <w:rFonts w:eastAsiaTheme="minorEastAsia"/>
              <w:noProof/>
              <w:sz w:val="22"/>
              <w:lang w:val="es-ES" w:eastAsia="es-ES"/>
            </w:rPr>
          </w:pPr>
          <w:ins w:id="98"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"_Toc487482732"</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4.11.</w:t>
            </w:r>
            <w:r>
              <w:rPr>
                <w:rFonts w:eastAsiaTheme="minorEastAsia"/>
                <w:noProof/>
                <w:sz w:val="22"/>
                <w:lang w:val="es-ES" w:eastAsia="es-ES"/>
              </w:rPr>
              <w:tab/>
            </w:r>
            <w:r w:rsidRPr="000F2F03">
              <w:rPr>
                <w:rStyle w:val="Hipervnculo"/>
                <w:noProof/>
              </w:rPr>
              <w:t>Administración de ejecuciones</w:t>
            </w:r>
            <w:r>
              <w:rPr>
                <w:noProof/>
                <w:webHidden/>
              </w:rPr>
              <w:tab/>
            </w:r>
            <w:r>
              <w:rPr>
                <w:noProof/>
                <w:webHidden/>
              </w:rPr>
              <w:fldChar w:fldCharType="begin"/>
            </w:r>
            <w:r>
              <w:rPr>
                <w:noProof/>
                <w:webHidden/>
              </w:rPr>
              <w:instrText xml:space="preserve"> PAGEREF _Toc487482732 \h </w:instrText>
            </w:r>
          </w:ins>
          <w:r>
            <w:rPr>
              <w:noProof/>
              <w:webHidden/>
            </w:rPr>
          </w:r>
          <w:r>
            <w:rPr>
              <w:noProof/>
              <w:webHidden/>
            </w:rPr>
            <w:fldChar w:fldCharType="separate"/>
          </w:r>
          <w:ins w:id="99" w:author="Raul García Fernández" w:date="2017-07-10T20:50:00Z">
            <w:r w:rsidR="009D59D5">
              <w:rPr>
                <w:noProof/>
                <w:webHidden/>
              </w:rPr>
              <w:t>48</w:t>
            </w:r>
          </w:ins>
          <w:ins w:id="100" w:author="Raul García Fernández" w:date="2017-07-10T20:43:00Z">
            <w:r>
              <w:rPr>
                <w:noProof/>
                <w:webHidden/>
              </w:rPr>
              <w:fldChar w:fldCharType="end"/>
            </w:r>
            <w:r w:rsidRPr="000F2F03">
              <w:rPr>
                <w:rStyle w:val="Hipervnculo"/>
                <w:noProof/>
              </w:rPr>
              <w:fldChar w:fldCharType="end"/>
            </w:r>
          </w:ins>
        </w:p>
        <w:p w14:paraId="14CA9EC7" w14:textId="1894F997" w:rsidR="00954FCB" w:rsidRDefault="00954FCB">
          <w:pPr>
            <w:pStyle w:val="TDC2"/>
            <w:tabs>
              <w:tab w:val="left" w:pos="1100"/>
              <w:tab w:val="right" w:leader="dot" w:pos="8494"/>
            </w:tabs>
            <w:rPr>
              <w:ins w:id="101" w:author="Raul García Fernández" w:date="2017-07-10T20:43:00Z"/>
              <w:rFonts w:eastAsiaTheme="minorEastAsia"/>
              <w:noProof/>
              <w:sz w:val="22"/>
              <w:lang w:val="es-ES" w:eastAsia="es-ES"/>
            </w:rPr>
          </w:pPr>
          <w:ins w:id="102"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"_Toc487482733"</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4.12.</w:t>
            </w:r>
            <w:r>
              <w:rPr>
                <w:rFonts w:eastAsiaTheme="minorEastAsia"/>
                <w:noProof/>
                <w:sz w:val="22"/>
                <w:lang w:val="es-ES" w:eastAsia="es-ES"/>
              </w:rPr>
              <w:tab/>
            </w:r>
            <w:r w:rsidRPr="000F2F03">
              <w:rPr>
                <w:rStyle w:val="Hipervnculo"/>
                <w:noProof/>
              </w:rPr>
              <w:t>Administración de la aplicación (App)</w:t>
            </w:r>
            <w:r>
              <w:rPr>
                <w:noProof/>
                <w:webHidden/>
              </w:rPr>
              <w:tab/>
            </w:r>
            <w:r>
              <w:rPr>
                <w:noProof/>
                <w:webHidden/>
              </w:rPr>
              <w:fldChar w:fldCharType="begin"/>
            </w:r>
            <w:r>
              <w:rPr>
                <w:noProof/>
                <w:webHidden/>
              </w:rPr>
              <w:instrText xml:space="preserve"> PAGEREF _Toc487482733 \h </w:instrText>
            </w:r>
          </w:ins>
          <w:r>
            <w:rPr>
              <w:noProof/>
              <w:webHidden/>
            </w:rPr>
          </w:r>
          <w:r>
            <w:rPr>
              <w:noProof/>
              <w:webHidden/>
            </w:rPr>
            <w:fldChar w:fldCharType="separate"/>
          </w:r>
          <w:ins w:id="103" w:author="Raul García Fernández" w:date="2017-07-10T20:50:00Z">
            <w:r w:rsidR="009D59D5">
              <w:rPr>
                <w:noProof/>
                <w:webHidden/>
              </w:rPr>
              <w:t>50</w:t>
            </w:r>
          </w:ins>
          <w:ins w:id="104" w:author="Raul García Fernández" w:date="2017-07-10T20:43:00Z">
            <w:r>
              <w:rPr>
                <w:noProof/>
                <w:webHidden/>
              </w:rPr>
              <w:fldChar w:fldCharType="end"/>
            </w:r>
            <w:r w:rsidRPr="000F2F03">
              <w:rPr>
                <w:rStyle w:val="Hipervnculo"/>
                <w:noProof/>
              </w:rPr>
              <w:fldChar w:fldCharType="end"/>
            </w:r>
          </w:ins>
        </w:p>
        <w:p w14:paraId="3C39FDE7" w14:textId="452DD3CF" w:rsidR="00954FCB" w:rsidRDefault="00954FCB">
          <w:pPr>
            <w:pStyle w:val="TDC1"/>
            <w:tabs>
              <w:tab w:val="left" w:pos="440"/>
              <w:tab w:val="right" w:leader="dot" w:pos="8494"/>
            </w:tabs>
            <w:rPr>
              <w:ins w:id="105" w:author="Raul García Fernández" w:date="2017-07-10T20:43:00Z"/>
              <w:rFonts w:eastAsiaTheme="minorEastAsia"/>
              <w:noProof/>
              <w:sz w:val="22"/>
              <w:lang w:val="es-ES" w:eastAsia="es-ES"/>
            </w:rPr>
          </w:pPr>
          <w:ins w:id="106"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"_Toc487482734"</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5.</w:t>
            </w:r>
            <w:r>
              <w:rPr>
                <w:rFonts w:eastAsiaTheme="minorEastAsia"/>
                <w:noProof/>
                <w:sz w:val="22"/>
                <w:lang w:val="es-ES" w:eastAsia="es-ES"/>
              </w:rPr>
              <w:tab/>
            </w:r>
            <w:r w:rsidRPr="000F2F03">
              <w:rPr>
                <w:rStyle w:val="Hipervnculo"/>
                <w:noProof/>
              </w:rPr>
              <w:t>Definición de los prototipos de interfaces de usuario</w:t>
            </w:r>
            <w:r>
              <w:rPr>
                <w:noProof/>
                <w:webHidden/>
              </w:rPr>
              <w:tab/>
            </w:r>
            <w:r>
              <w:rPr>
                <w:noProof/>
                <w:webHidden/>
              </w:rPr>
              <w:fldChar w:fldCharType="begin"/>
            </w:r>
            <w:r>
              <w:rPr>
                <w:noProof/>
                <w:webHidden/>
              </w:rPr>
              <w:instrText xml:space="preserve"> PAGEREF _Toc487482734 \h </w:instrText>
            </w:r>
          </w:ins>
          <w:r>
            <w:rPr>
              <w:noProof/>
              <w:webHidden/>
            </w:rPr>
          </w:r>
          <w:r>
            <w:rPr>
              <w:noProof/>
              <w:webHidden/>
            </w:rPr>
            <w:fldChar w:fldCharType="separate"/>
          </w:r>
          <w:ins w:id="107" w:author="Raul García Fernández" w:date="2017-07-10T20:50:00Z">
            <w:r w:rsidR="009D59D5">
              <w:rPr>
                <w:noProof/>
                <w:webHidden/>
              </w:rPr>
              <w:t>52</w:t>
            </w:r>
          </w:ins>
          <w:ins w:id="108" w:author="Raul García Fernández" w:date="2017-07-10T20:43:00Z">
            <w:r>
              <w:rPr>
                <w:noProof/>
                <w:webHidden/>
              </w:rPr>
              <w:fldChar w:fldCharType="end"/>
            </w:r>
            <w:r w:rsidRPr="000F2F03">
              <w:rPr>
                <w:rStyle w:val="Hipervnculo"/>
                <w:noProof/>
              </w:rPr>
              <w:fldChar w:fldCharType="end"/>
            </w:r>
          </w:ins>
        </w:p>
        <w:p w14:paraId="17CE56F2" w14:textId="1104F1DC" w:rsidR="00954FCB" w:rsidRDefault="00954FCB">
          <w:pPr>
            <w:pStyle w:val="TDC2"/>
            <w:tabs>
              <w:tab w:val="left" w:pos="880"/>
              <w:tab w:val="right" w:leader="dot" w:pos="8494"/>
            </w:tabs>
            <w:rPr>
              <w:ins w:id="109" w:author="Raul García Fernández" w:date="2017-07-10T20:43:00Z"/>
              <w:rFonts w:eastAsiaTheme="minorEastAsia"/>
              <w:noProof/>
              <w:sz w:val="22"/>
              <w:lang w:val="es-ES" w:eastAsia="es-ES"/>
            </w:rPr>
          </w:pPr>
          <w:ins w:id="110"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"_Toc487482735"</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5.1.</w:t>
            </w:r>
            <w:r>
              <w:rPr>
                <w:rFonts w:eastAsiaTheme="minorEastAsia"/>
                <w:noProof/>
                <w:sz w:val="22"/>
                <w:lang w:val="es-ES" w:eastAsia="es-ES"/>
              </w:rPr>
              <w:tab/>
            </w:r>
            <w:r w:rsidRPr="000F2F03">
              <w:rPr>
                <w:rStyle w:val="Hipervnculo"/>
                <w:noProof/>
              </w:rPr>
              <w:t>Inicio de sesión:</w:t>
            </w:r>
            <w:r>
              <w:rPr>
                <w:noProof/>
                <w:webHidden/>
              </w:rPr>
              <w:tab/>
            </w:r>
            <w:r>
              <w:rPr>
                <w:noProof/>
                <w:webHidden/>
              </w:rPr>
              <w:fldChar w:fldCharType="begin"/>
            </w:r>
            <w:r>
              <w:rPr>
                <w:noProof/>
                <w:webHidden/>
              </w:rPr>
              <w:instrText xml:space="preserve"> PAGEREF _Toc487482735 \h </w:instrText>
            </w:r>
          </w:ins>
          <w:r>
            <w:rPr>
              <w:noProof/>
              <w:webHidden/>
            </w:rPr>
          </w:r>
          <w:r>
            <w:rPr>
              <w:noProof/>
              <w:webHidden/>
            </w:rPr>
            <w:fldChar w:fldCharType="separate"/>
          </w:r>
          <w:ins w:id="111" w:author="Raul García Fernández" w:date="2017-07-10T20:50:00Z">
            <w:r w:rsidR="009D59D5">
              <w:rPr>
                <w:noProof/>
                <w:webHidden/>
              </w:rPr>
              <w:t>52</w:t>
            </w:r>
          </w:ins>
          <w:ins w:id="112" w:author="Raul García Fernández" w:date="2017-07-10T20:43:00Z">
            <w:r>
              <w:rPr>
                <w:noProof/>
                <w:webHidden/>
              </w:rPr>
              <w:fldChar w:fldCharType="end"/>
            </w:r>
            <w:r w:rsidRPr="000F2F03">
              <w:rPr>
                <w:rStyle w:val="Hipervnculo"/>
                <w:noProof/>
              </w:rPr>
              <w:fldChar w:fldCharType="end"/>
            </w:r>
          </w:ins>
        </w:p>
        <w:p w14:paraId="61EA3517" w14:textId="12D53EE3" w:rsidR="00954FCB" w:rsidRDefault="00954FCB">
          <w:pPr>
            <w:pStyle w:val="TDC2"/>
            <w:tabs>
              <w:tab w:val="left" w:pos="880"/>
              <w:tab w:val="right" w:leader="dot" w:pos="8494"/>
            </w:tabs>
            <w:rPr>
              <w:ins w:id="113" w:author="Raul García Fernández" w:date="2017-07-10T20:43:00Z"/>
              <w:rFonts w:eastAsiaTheme="minorEastAsia"/>
              <w:noProof/>
              <w:sz w:val="22"/>
              <w:lang w:val="es-ES" w:eastAsia="es-ES"/>
            </w:rPr>
          </w:pPr>
          <w:ins w:id="114"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"_Toc487482736"</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5.2.</w:t>
            </w:r>
            <w:r>
              <w:rPr>
                <w:rFonts w:eastAsiaTheme="minorEastAsia"/>
                <w:noProof/>
                <w:sz w:val="22"/>
                <w:lang w:val="es-ES" w:eastAsia="es-ES"/>
              </w:rPr>
              <w:tab/>
            </w:r>
            <w:r w:rsidRPr="000F2F03">
              <w:rPr>
                <w:rStyle w:val="Hipervnculo"/>
                <w:noProof/>
              </w:rPr>
              <w:t>Menú de aplicación:</w:t>
            </w:r>
            <w:r>
              <w:rPr>
                <w:noProof/>
                <w:webHidden/>
              </w:rPr>
              <w:tab/>
            </w:r>
            <w:r>
              <w:rPr>
                <w:noProof/>
                <w:webHidden/>
              </w:rPr>
              <w:fldChar w:fldCharType="begin"/>
            </w:r>
            <w:r>
              <w:rPr>
                <w:noProof/>
                <w:webHidden/>
              </w:rPr>
              <w:instrText xml:space="preserve"> PAGEREF _Toc487482736 \h </w:instrText>
            </w:r>
          </w:ins>
          <w:r>
            <w:rPr>
              <w:noProof/>
              <w:webHidden/>
            </w:rPr>
          </w:r>
          <w:r>
            <w:rPr>
              <w:noProof/>
              <w:webHidden/>
            </w:rPr>
            <w:fldChar w:fldCharType="separate"/>
          </w:r>
          <w:ins w:id="115" w:author="Raul García Fernández" w:date="2017-07-10T20:50:00Z">
            <w:r w:rsidR="009D59D5">
              <w:rPr>
                <w:noProof/>
                <w:webHidden/>
              </w:rPr>
              <w:t>53</w:t>
            </w:r>
          </w:ins>
          <w:ins w:id="116" w:author="Raul García Fernández" w:date="2017-07-10T20:43:00Z">
            <w:r>
              <w:rPr>
                <w:noProof/>
                <w:webHidden/>
              </w:rPr>
              <w:fldChar w:fldCharType="end"/>
            </w:r>
            <w:r w:rsidRPr="000F2F03">
              <w:rPr>
                <w:rStyle w:val="Hipervnculo"/>
                <w:noProof/>
              </w:rPr>
              <w:fldChar w:fldCharType="end"/>
            </w:r>
          </w:ins>
        </w:p>
        <w:p w14:paraId="71038F84" w14:textId="65059288" w:rsidR="00954FCB" w:rsidRDefault="00954FCB">
          <w:pPr>
            <w:pStyle w:val="TDC2"/>
            <w:tabs>
              <w:tab w:val="left" w:pos="880"/>
              <w:tab w:val="right" w:leader="dot" w:pos="8494"/>
            </w:tabs>
            <w:rPr>
              <w:ins w:id="117" w:author="Raul García Fernández" w:date="2017-07-10T20:43:00Z"/>
              <w:rFonts w:eastAsiaTheme="minorEastAsia"/>
              <w:noProof/>
              <w:sz w:val="22"/>
              <w:lang w:val="es-ES" w:eastAsia="es-ES"/>
            </w:rPr>
          </w:pPr>
          <w:ins w:id="118"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"_Toc487482737"</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5.3.</w:t>
            </w:r>
            <w:r>
              <w:rPr>
                <w:rFonts w:eastAsiaTheme="minorEastAsia"/>
                <w:noProof/>
                <w:sz w:val="22"/>
                <w:lang w:val="es-ES" w:eastAsia="es-ES"/>
              </w:rPr>
              <w:tab/>
            </w:r>
            <w:r w:rsidRPr="000F2F03">
              <w:rPr>
                <w:rStyle w:val="Hipervnculo"/>
                <w:noProof/>
              </w:rPr>
              <w:t>Ventana Proyectos:</w:t>
            </w:r>
            <w:r>
              <w:rPr>
                <w:noProof/>
                <w:webHidden/>
              </w:rPr>
              <w:tab/>
            </w:r>
            <w:r>
              <w:rPr>
                <w:noProof/>
                <w:webHidden/>
              </w:rPr>
              <w:fldChar w:fldCharType="begin"/>
            </w:r>
            <w:r>
              <w:rPr>
                <w:noProof/>
                <w:webHidden/>
              </w:rPr>
              <w:instrText xml:space="preserve"> PAGEREF _Toc487482737 \h </w:instrText>
            </w:r>
          </w:ins>
          <w:r>
            <w:rPr>
              <w:noProof/>
              <w:webHidden/>
            </w:rPr>
          </w:r>
          <w:r>
            <w:rPr>
              <w:noProof/>
              <w:webHidden/>
            </w:rPr>
            <w:fldChar w:fldCharType="separate"/>
          </w:r>
          <w:ins w:id="119" w:author="Raul García Fernández" w:date="2017-07-10T20:50:00Z">
            <w:r w:rsidR="009D59D5">
              <w:rPr>
                <w:noProof/>
                <w:webHidden/>
              </w:rPr>
              <w:t>54</w:t>
            </w:r>
          </w:ins>
          <w:ins w:id="120" w:author="Raul García Fernández" w:date="2017-07-10T20:43:00Z">
            <w:r>
              <w:rPr>
                <w:noProof/>
                <w:webHidden/>
              </w:rPr>
              <w:fldChar w:fldCharType="end"/>
            </w:r>
            <w:r w:rsidRPr="000F2F03">
              <w:rPr>
                <w:rStyle w:val="Hipervnculo"/>
                <w:noProof/>
              </w:rPr>
              <w:fldChar w:fldCharType="end"/>
            </w:r>
          </w:ins>
        </w:p>
        <w:p w14:paraId="30A5A4D4" w14:textId="4295823B" w:rsidR="00954FCB" w:rsidRDefault="00954FCB">
          <w:pPr>
            <w:pStyle w:val="TDC2"/>
            <w:tabs>
              <w:tab w:val="left" w:pos="880"/>
              <w:tab w:val="right" w:leader="dot" w:pos="8494"/>
            </w:tabs>
            <w:rPr>
              <w:ins w:id="121" w:author="Raul García Fernández" w:date="2017-07-10T20:43:00Z"/>
              <w:rFonts w:eastAsiaTheme="minorEastAsia"/>
              <w:noProof/>
              <w:sz w:val="22"/>
              <w:lang w:val="es-ES" w:eastAsia="es-ES"/>
            </w:rPr>
          </w:pPr>
          <w:ins w:id="122"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"_Toc487482738"</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5.4.</w:t>
            </w:r>
            <w:r>
              <w:rPr>
                <w:rFonts w:eastAsiaTheme="minorEastAsia"/>
                <w:noProof/>
                <w:sz w:val="22"/>
                <w:lang w:val="es-ES" w:eastAsia="es-ES"/>
              </w:rPr>
              <w:tab/>
            </w:r>
            <w:r w:rsidRPr="000F2F03">
              <w:rPr>
                <w:rStyle w:val="Hipervnculo"/>
                <w:noProof/>
              </w:rPr>
              <w:t>Ventana Grupos:</w:t>
            </w:r>
            <w:r>
              <w:rPr>
                <w:noProof/>
                <w:webHidden/>
              </w:rPr>
              <w:tab/>
            </w:r>
            <w:r>
              <w:rPr>
                <w:noProof/>
                <w:webHidden/>
              </w:rPr>
              <w:fldChar w:fldCharType="begin"/>
            </w:r>
            <w:r>
              <w:rPr>
                <w:noProof/>
                <w:webHidden/>
              </w:rPr>
              <w:instrText xml:space="preserve"> PAGEREF _Toc487482738 \h </w:instrText>
            </w:r>
          </w:ins>
          <w:r>
            <w:rPr>
              <w:noProof/>
              <w:webHidden/>
            </w:rPr>
          </w:r>
          <w:r>
            <w:rPr>
              <w:noProof/>
              <w:webHidden/>
            </w:rPr>
            <w:fldChar w:fldCharType="separate"/>
          </w:r>
          <w:ins w:id="123" w:author="Raul García Fernández" w:date="2017-07-10T20:50:00Z">
            <w:r w:rsidR="009D59D5">
              <w:rPr>
                <w:noProof/>
                <w:webHidden/>
              </w:rPr>
              <w:t>55</w:t>
            </w:r>
          </w:ins>
          <w:ins w:id="124" w:author="Raul García Fernández" w:date="2017-07-10T20:43:00Z">
            <w:r>
              <w:rPr>
                <w:noProof/>
                <w:webHidden/>
              </w:rPr>
              <w:fldChar w:fldCharType="end"/>
            </w:r>
            <w:r w:rsidRPr="000F2F03">
              <w:rPr>
                <w:rStyle w:val="Hipervnculo"/>
                <w:noProof/>
              </w:rPr>
              <w:fldChar w:fldCharType="end"/>
            </w:r>
          </w:ins>
        </w:p>
        <w:p w14:paraId="5DB125D1" w14:textId="4E45C900" w:rsidR="00954FCB" w:rsidRDefault="00954FCB">
          <w:pPr>
            <w:pStyle w:val="TDC2"/>
            <w:tabs>
              <w:tab w:val="left" w:pos="880"/>
              <w:tab w:val="right" w:leader="dot" w:pos="8494"/>
            </w:tabs>
            <w:rPr>
              <w:ins w:id="125" w:author="Raul García Fernández" w:date="2017-07-10T20:43:00Z"/>
              <w:rFonts w:eastAsiaTheme="minorEastAsia"/>
              <w:noProof/>
              <w:sz w:val="22"/>
              <w:lang w:val="es-ES" w:eastAsia="es-ES"/>
            </w:rPr>
          </w:pPr>
          <w:ins w:id="126"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"_Toc487482739"</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5.5.</w:t>
            </w:r>
            <w:r>
              <w:rPr>
                <w:rFonts w:eastAsiaTheme="minorEastAsia"/>
                <w:noProof/>
                <w:sz w:val="22"/>
                <w:lang w:val="es-ES" w:eastAsia="es-ES"/>
              </w:rPr>
              <w:tab/>
            </w:r>
            <w:r w:rsidRPr="000F2F03">
              <w:rPr>
                <w:rStyle w:val="Hipervnculo"/>
                <w:noProof/>
              </w:rPr>
              <w:t>Ventana Ejecuciones:</w:t>
            </w:r>
            <w:r>
              <w:rPr>
                <w:noProof/>
                <w:webHidden/>
              </w:rPr>
              <w:tab/>
            </w:r>
            <w:r>
              <w:rPr>
                <w:noProof/>
                <w:webHidden/>
              </w:rPr>
              <w:fldChar w:fldCharType="begin"/>
            </w:r>
            <w:r>
              <w:rPr>
                <w:noProof/>
                <w:webHidden/>
              </w:rPr>
              <w:instrText xml:space="preserve"> PAGEREF _Toc487482739 \h </w:instrText>
            </w:r>
          </w:ins>
          <w:r>
            <w:rPr>
              <w:noProof/>
              <w:webHidden/>
            </w:rPr>
          </w:r>
          <w:r>
            <w:rPr>
              <w:noProof/>
              <w:webHidden/>
            </w:rPr>
            <w:fldChar w:fldCharType="separate"/>
          </w:r>
          <w:ins w:id="127" w:author="Raul García Fernández" w:date="2017-07-10T20:50:00Z">
            <w:r w:rsidR="009D59D5">
              <w:rPr>
                <w:noProof/>
                <w:webHidden/>
              </w:rPr>
              <w:t>59</w:t>
            </w:r>
          </w:ins>
          <w:ins w:id="128" w:author="Raul García Fernández" w:date="2017-07-10T20:43:00Z">
            <w:r>
              <w:rPr>
                <w:noProof/>
                <w:webHidden/>
              </w:rPr>
              <w:fldChar w:fldCharType="end"/>
            </w:r>
            <w:r w:rsidRPr="000F2F03">
              <w:rPr>
                <w:rStyle w:val="Hipervnculo"/>
                <w:noProof/>
              </w:rPr>
              <w:fldChar w:fldCharType="end"/>
            </w:r>
          </w:ins>
        </w:p>
        <w:p w14:paraId="7004A3BB" w14:textId="4A2C1988" w:rsidR="00954FCB" w:rsidRDefault="00954FCB">
          <w:pPr>
            <w:pStyle w:val="TDC2"/>
            <w:tabs>
              <w:tab w:val="left" w:pos="880"/>
              <w:tab w:val="right" w:leader="dot" w:pos="8494"/>
            </w:tabs>
            <w:rPr>
              <w:ins w:id="129" w:author="Raul García Fernández" w:date="2017-07-10T20:43:00Z"/>
              <w:rFonts w:eastAsiaTheme="minorEastAsia"/>
              <w:noProof/>
              <w:sz w:val="22"/>
              <w:lang w:val="es-ES" w:eastAsia="es-ES"/>
            </w:rPr>
          </w:pPr>
          <w:ins w:id="130"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"_Toc487482740"</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5.6.</w:t>
            </w:r>
            <w:r>
              <w:rPr>
                <w:rFonts w:eastAsiaTheme="minorEastAsia"/>
                <w:noProof/>
                <w:sz w:val="22"/>
                <w:lang w:val="es-ES" w:eastAsia="es-ES"/>
              </w:rPr>
              <w:tab/>
            </w:r>
            <w:r w:rsidRPr="000F2F03">
              <w:rPr>
                <w:rStyle w:val="Hipervnculo"/>
                <w:noProof/>
              </w:rPr>
              <w:t>Ventana de administración:</w:t>
            </w:r>
            <w:r>
              <w:rPr>
                <w:noProof/>
                <w:webHidden/>
              </w:rPr>
              <w:tab/>
            </w:r>
            <w:r>
              <w:rPr>
                <w:noProof/>
                <w:webHidden/>
              </w:rPr>
              <w:fldChar w:fldCharType="begin"/>
            </w:r>
            <w:r>
              <w:rPr>
                <w:noProof/>
                <w:webHidden/>
              </w:rPr>
              <w:instrText xml:space="preserve"> PAGEREF _Toc487482740 \h </w:instrText>
            </w:r>
          </w:ins>
          <w:r>
            <w:rPr>
              <w:noProof/>
              <w:webHidden/>
            </w:rPr>
          </w:r>
          <w:r>
            <w:rPr>
              <w:noProof/>
              <w:webHidden/>
            </w:rPr>
            <w:fldChar w:fldCharType="separate"/>
          </w:r>
          <w:ins w:id="131" w:author="Raul García Fernández" w:date="2017-07-10T20:50:00Z">
            <w:r w:rsidR="009D59D5">
              <w:rPr>
                <w:noProof/>
                <w:webHidden/>
              </w:rPr>
              <w:t>61</w:t>
            </w:r>
          </w:ins>
          <w:ins w:id="132" w:author="Raul García Fernández" w:date="2017-07-10T20:43:00Z">
            <w:r>
              <w:rPr>
                <w:noProof/>
                <w:webHidden/>
              </w:rPr>
              <w:fldChar w:fldCharType="end"/>
            </w:r>
            <w:r w:rsidRPr="000F2F03">
              <w:rPr>
                <w:rStyle w:val="Hipervnculo"/>
                <w:noProof/>
              </w:rPr>
              <w:fldChar w:fldCharType="end"/>
            </w:r>
          </w:ins>
        </w:p>
        <w:p w14:paraId="7D0A30D8" w14:textId="59F070AD" w:rsidR="00954FCB" w:rsidRDefault="00954FCB">
          <w:pPr>
            <w:pStyle w:val="TDC2"/>
            <w:tabs>
              <w:tab w:val="left" w:pos="880"/>
              <w:tab w:val="right" w:leader="dot" w:pos="8494"/>
            </w:tabs>
            <w:rPr>
              <w:ins w:id="133" w:author="Raul García Fernández" w:date="2017-07-10T20:43:00Z"/>
              <w:rFonts w:eastAsiaTheme="minorEastAsia"/>
              <w:noProof/>
              <w:sz w:val="22"/>
              <w:lang w:val="es-ES" w:eastAsia="es-ES"/>
            </w:rPr>
          </w:pPr>
          <w:ins w:id="134"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"_Toc487482741"</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5.7.</w:t>
            </w:r>
            <w:r>
              <w:rPr>
                <w:rFonts w:eastAsiaTheme="minorEastAsia"/>
                <w:noProof/>
                <w:sz w:val="22"/>
                <w:lang w:val="es-ES" w:eastAsia="es-ES"/>
              </w:rPr>
              <w:tab/>
            </w:r>
            <w:r w:rsidRPr="000F2F03">
              <w:rPr>
                <w:rStyle w:val="Hipervnculo"/>
                <w:noProof/>
              </w:rPr>
              <w:t>Ventana Mi Usuario:</w:t>
            </w:r>
            <w:r>
              <w:rPr>
                <w:noProof/>
                <w:webHidden/>
              </w:rPr>
              <w:tab/>
            </w:r>
            <w:r>
              <w:rPr>
                <w:noProof/>
                <w:webHidden/>
              </w:rPr>
              <w:fldChar w:fldCharType="begin"/>
            </w:r>
            <w:r>
              <w:rPr>
                <w:noProof/>
                <w:webHidden/>
              </w:rPr>
              <w:instrText xml:space="preserve"> PAGEREF _Toc487482741 \h </w:instrText>
            </w:r>
          </w:ins>
          <w:r>
            <w:rPr>
              <w:noProof/>
              <w:webHidden/>
            </w:rPr>
          </w:r>
          <w:r>
            <w:rPr>
              <w:noProof/>
              <w:webHidden/>
            </w:rPr>
            <w:fldChar w:fldCharType="separate"/>
          </w:r>
          <w:ins w:id="135" w:author="Raul García Fernández" w:date="2017-07-10T20:50:00Z">
            <w:r w:rsidR="009D59D5">
              <w:rPr>
                <w:noProof/>
                <w:webHidden/>
              </w:rPr>
              <w:t>64</w:t>
            </w:r>
          </w:ins>
          <w:ins w:id="136" w:author="Raul García Fernández" w:date="2017-07-10T20:43:00Z">
            <w:r>
              <w:rPr>
                <w:noProof/>
                <w:webHidden/>
              </w:rPr>
              <w:fldChar w:fldCharType="end"/>
            </w:r>
            <w:r w:rsidRPr="000F2F03">
              <w:rPr>
                <w:rStyle w:val="Hipervnculo"/>
                <w:noProof/>
              </w:rPr>
              <w:fldChar w:fldCharType="end"/>
            </w:r>
          </w:ins>
        </w:p>
        <w:p w14:paraId="0B00CEAD" w14:textId="693319F4" w:rsidR="00954FCB" w:rsidRDefault="00954FCB">
          <w:pPr>
            <w:pStyle w:val="TDC2"/>
            <w:tabs>
              <w:tab w:val="left" w:pos="880"/>
              <w:tab w:val="right" w:leader="dot" w:pos="8494"/>
            </w:tabs>
            <w:rPr>
              <w:ins w:id="137" w:author="Raul García Fernández" w:date="2017-07-10T20:43:00Z"/>
              <w:rFonts w:eastAsiaTheme="minorEastAsia"/>
              <w:noProof/>
              <w:sz w:val="22"/>
              <w:lang w:val="es-ES" w:eastAsia="es-ES"/>
            </w:rPr>
          </w:pPr>
          <w:ins w:id="138"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"_Toc487482742"</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5.8.</w:t>
            </w:r>
            <w:r>
              <w:rPr>
                <w:rFonts w:eastAsiaTheme="minorEastAsia"/>
                <w:noProof/>
                <w:sz w:val="22"/>
                <w:lang w:val="es-ES" w:eastAsia="es-ES"/>
              </w:rPr>
              <w:tab/>
            </w:r>
            <w:r w:rsidRPr="000F2F03">
              <w:rPr>
                <w:rStyle w:val="Hipervnculo"/>
                <w:noProof/>
              </w:rPr>
              <w:t>Ventana Nuevo Proyecto y Nuevo Grupo:</w:t>
            </w:r>
            <w:r>
              <w:rPr>
                <w:noProof/>
                <w:webHidden/>
              </w:rPr>
              <w:tab/>
            </w:r>
            <w:r>
              <w:rPr>
                <w:noProof/>
                <w:webHidden/>
              </w:rPr>
              <w:fldChar w:fldCharType="begin"/>
            </w:r>
            <w:r>
              <w:rPr>
                <w:noProof/>
                <w:webHidden/>
              </w:rPr>
              <w:instrText xml:space="preserve"> PAGEREF _Toc487482742 \h </w:instrText>
            </w:r>
          </w:ins>
          <w:r>
            <w:rPr>
              <w:noProof/>
              <w:webHidden/>
            </w:rPr>
          </w:r>
          <w:r>
            <w:rPr>
              <w:noProof/>
              <w:webHidden/>
            </w:rPr>
            <w:fldChar w:fldCharType="separate"/>
          </w:r>
          <w:ins w:id="139" w:author="Raul García Fernández" w:date="2017-07-10T20:50:00Z">
            <w:r w:rsidR="009D59D5">
              <w:rPr>
                <w:noProof/>
                <w:webHidden/>
              </w:rPr>
              <w:t>64</w:t>
            </w:r>
          </w:ins>
          <w:ins w:id="140" w:author="Raul García Fernández" w:date="2017-07-10T20:43:00Z">
            <w:r>
              <w:rPr>
                <w:noProof/>
                <w:webHidden/>
              </w:rPr>
              <w:fldChar w:fldCharType="end"/>
            </w:r>
            <w:r w:rsidRPr="000F2F03">
              <w:rPr>
                <w:rStyle w:val="Hipervnculo"/>
                <w:noProof/>
              </w:rPr>
              <w:fldChar w:fldCharType="end"/>
            </w:r>
          </w:ins>
        </w:p>
        <w:p w14:paraId="39056E3B" w14:textId="4EC0BC8F" w:rsidR="00954FCB" w:rsidRDefault="00954FCB">
          <w:pPr>
            <w:pStyle w:val="TDC1"/>
            <w:tabs>
              <w:tab w:val="left" w:pos="440"/>
              <w:tab w:val="right" w:leader="dot" w:pos="8494"/>
            </w:tabs>
            <w:rPr>
              <w:ins w:id="141" w:author="Raul García Fernández" w:date="2017-07-10T20:43:00Z"/>
              <w:rFonts w:eastAsiaTheme="minorEastAsia"/>
              <w:noProof/>
              <w:sz w:val="22"/>
              <w:lang w:val="es-ES" w:eastAsia="es-ES"/>
            </w:rPr>
          </w:pPr>
          <w:ins w:id="142" w:author="Raul García Fernández" w:date="2017-07-10T20:43:00Z">
            <w:r w:rsidRPr="000F2F03">
              <w:rPr>
                <w:rStyle w:val="Hipervnculo"/>
                <w:noProof/>
              </w:rPr>
              <w:fldChar w:fldCharType="begin"/>
            </w:r>
            <w:r w:rsidRPr="000F2F03">
              <w:rPr>
                <w:rStyle w:val="Hipervnculo"/>
                <w:noProof/>
              </w:rPr>
              <w:instrText xml:space="preserve"> </w:instrText>
            </w:r>
            <w:r>
              <w:rPr>
                <w:noProof/>
              </w:rPr>
              <w:instrText>HYPERLINK \l "_Toc487482743"</w:instrText>
            </w:r>
            <w:r w:rsidRPr="000F2F03">
              <w:rPr>
                <w:rStyle w:val="Hipervnculo"/>
                <w:noProof/>
              </w:rPr>
              <w:instrText xml:space="preserve"> </w:instrText>
            </w:r>
            <w:r w:rsidRPr="000F2F03">
              <w:rPr>
                <w:rStyle w:val="Hipervnculo"/>
                <w:noProof/>
              </w:rPr>
              <w:fldChar w:fldCharType="separate"/>
            </w:r>
            <w:r w:rsidRPr="000F2F03">
              <w:rPr>
                <w:rStyle w:val="Hipervnculo"/>
                <w:noProof/>
              </w:rPr>
              <w:t>6.</w:t>
            </w:r>
            <w:r>
              <w:rPr>
                <w:rFonts w:eastAsiaTheme="minorEastAsia"/>
                <w:noProof/>
                <w:sz w:val="22"/>
                <w:lang w:val="es-ES" w:eastAsia="es-ES"/>
              </w:rPr>
              <w:tab/>
            </w:r>
            <w:r w:rsidRPr="000F2F03">
              <w:rPr>
                <w:rStyle w:val="Hipervnculo"/>
                <w:noProof/>
              </w:rPr>
              <w:t>Navegabilidad:</w:t>
            </w:r>
            <w:r>
              <w:rPr>
                <w:noProof/>
                <w:webHidden/>
              </w:rPr>
              <w:tab/>
            </w:r>
            <w:r>
              <w:rPr>
                <w:noProof/>
                <w:webHidden/>
              </w:rPr>
              <w:fldChar w:fldCharType="begin"/>
            </w:r>
            <w:r>
              <w:rPr>
                <w:noProof/>
                <w:webHidden/>
              </w:rPr>
              <w:instrText xml:space="preserve"> PAGEREF _Toc487482743 \h </w:instrText>
            </w:r>
          </w:ins>
          <w:r>
            <w:rPr>
              <w:noProof/>
              <w:webHidden/>
            </w:rPr>
          </w:r>
          <w:r>
            <w:rPr>
              <w:noProof/>
              <w:webHidden/>
            </w:rPr>
            <w:fldChar w:fldCharType="separate"/>
          </w:r>
          <w:ins w:id="143" w:author="Raul García Fernández" w:date="2017-07-10T20:50:00Z">
            <w:r w:rsidR="009D59D5">
              <w:rPr>
                <w:noProof/>
                <w:webHidden/>
              </w:rPr>
              <w:t>67</w:t>
            </w:r>
          </w:ins>
          <w:ins w:id="144" w:author="Raul García Fernández" w:date="2017-07-10T20:43:00Z">
            <w:r>
              <w:rPr>
                <w:noProof/>
                <w:webHidden/>
              </w:rPr>
              <w:fldChar w:fldCharType="end"/>
            </w:r>
            <w:r w:rsidRPr="000F2F03">
              <w:rPr>
                <w:rStyle w:val="Hipervnculo"/>
                <w:noProof/>
              </w:rPr>
              <w:fldChar w:fldCharType="end"/>
            </w:r>
          </w:ins>
        </w:p>
        <w:p w14:paraId="696E2625" w14:textId="0C3D0B20" w:rsidR="00E9755A" w:rsidDel="00921F2C" w:rsidRDefault="00E9755A">
          <w:pPr>
            <w:pStyle w:val="TDC1"/>
            <w:tabs>
              <w:tab w:val="right" w:leader="dot" w:pos="8494"/>
            </w:tabs>
            <w:rPr>
              <w:del w:id="145" w:author="Raul García Fernández" w:date="2017-06-30T18:38:00Z"/>
              <w:rFonts w:eastAsiaTheme="minorEastAsia"/>
              <w:noProof/>
              <w:sz w:val="22"/>
              <w:lang w:val="es-ES" w:eastAsia="es-ES"/>
            </w:rPr>
          </w:pPr>
          <w:del w:id="146" w:author="Raul García Fernández" w:date="2017-06-30T18:38:00Z">
            <w:r w:rsidRPr="00921F2C" w:rsidDel="00921F2C">
              <w:rPr>
                <w:rPrChange w:id="147" w:author="Raul García Fernández" w:date="2017-06-30T18:38:00Z">
                  <w:rPr>
                    <w:rStyle w:val="Hipervnculo"/>
                    <w:noProof/>
                  </w:rPr>
                </w:rPrChange>
              </w:rPr>
              <w:delText>Contenido</w:delText>
            </w:r>
            <w:r w:rsidDel="00921F2C">
              <w:rPr>
                <w:noProof/>
                <w:webHidden/>
              </w:rPr>
              <w:tab/>
              <w:delText>1</w:delText>
            </w:r>
          </w:del>
        </w:p>
        <w:p w14:paraId="41BA3F45" w14:textId="2FEC30E1" w:rsidR="00E9755A" w:rsidDel="00921F2C" w:rsidRDefault="00E9755A">
          <w:pPr>
            <w:pStyle w:val="TDC1"/>
            <w:tabs>
              <w:tab w:val="right" w:leader="dot" w:pos="8494"/>
            </w:tabs>
            <w:rPr>
              <w:del w:id="148" w:author="Raul García Fernández" w:date="2017-06-30T18:38:00Z"/>
              <w:rFonts w:eastAsiaTheme="minorEastAsia"/>
              <w:noProof/>
              <w:sz w:val="22"/>
              <w:lang w:val="es-ES" w:eastAsia="es-ES"/>
            </w:rPr>
          </w:pPr>
          <w:del w:id="149" w:author="Raul García Fernández" w:date="2017-06-30T18:38:00Z">
            <w:r w:rsidRPr="00921F2C" w:rsidDel="00921F2C">
              <w:rPr>
                <w:rPrChange w:id="150" w:author="Raul García Fernández" w:date="2017-06-30T18:38:00Z">
                  <w:rPr>
                    <w:rStyle w:val="Hipervnculo"/>
                    <w:noProof/>
                    <w:lang w:val="es-ES"/>
                  </w:rPr>
                </w:rPrChange>
              </w:rPr>
              <w:delText>Ilustraciones</w:delText>
            </w:r>
            <w:r w:rsidDel="00921F2C">
              <w:rPr>
                <w:noProof/>
                <w:webHidden/>
              </w:rPr>
              <w:tab/>
              <w:delText>2</w:delText>
            </w:r>
          </w:del>
        </w:p>
        <w:p w14:paraId="211A0E23" w14:textId="382DDC1F" w:rsidR="00E9755A" w:rsidDel="00921F2C" w:rsidRDefault="00E9755A">
          <w:pPr>
            <w:pStyle w:val="TDC1"/>
            <w:tabs>
              <w:tab w:val="right" w:leader="dot" w:pos="8494"/>
            </w:tabs>
            <w:rPr>
              <w:del w:id="151" w:author="Raul García Fernández" w:date="2017-06-30T18:38:00Z"/>
              <w:rFonts w:eastAsiaTheme="minorEastAsia"/>
              <w:noProof/>
              <w:sz w:val="22"/>
              <w:lang w:val="es-ES" w:eastAsia="es-ES"/>
            </w:rPr>
          </w:pPr>
          <w:del w:id="152" w:author="Raul García Fernández" w:date="2017-06-30T18:38:00Z">
            <w:r w:rsidRPr="00921F2C" w:rsidDel="00921F2C">
              <w:rPr>
                <w:rPrChange w:id="153" w:author="Raul García Fernández" w:date="2017-06-30T18:38:00Z">
                  <w:rPr>
                    <w:rStyle w:val="Hipervnculo"/>
                    <w:noProof/>
                    <w:lang w:val="es-ES"/>
                  </w:rPr>
                </w:rPrChange>
              </w:rPr>
              <w:delText>Tablas</w:delText>
            </w:r>
            <w:r w:rsidDel="00921F2C">
              <w:rPr>
                <w:noProof/>
                <w:webHidden/>
              </w:rPr>
              <w:tab/>
              <w:delText>3</w:delText>
            </w:r>
          </w:del>
        </w:p>
        <w:p w14:paraId="7F9D26E8" w14:textId="73AB7C65" w:rsidR="00E9755A" w:rsidDel="00921F2C" w:rsidRDefault="00E9755A">
          <w:pPr>
            <w:pStyle w:val="TDC1"/>
            <w:tabs>
              <w:tab w:val="left" w:pos="440"/>
              <w:tab w:val="right" w:leader="dot" w:pos="8494"/>
            </w:tabs>
            <w:rPr>
              <w:del w:id="154" w:author="Raul García Fernández" w:date="2017-06-30T18:38:00Z"/>
              <w:rFonts w:eastAsiaTheme="minorEastAsia"/>
              <w:noProof/>
              <w:sz w:val="22"/>
              <w:lang w:val="es-ES" w:eastAsia="es-ES"/>
            </w:rPr>
          </w:pPr>
          <w:del w:id="155" w:author="Raul García Fernández" w:date="2017-06-30T18:38:00Z">
            <w:r w:rsidRPr="00921F2C" w:rsidDel="00921F2C">
              <w:rPr>
                <w:rPrChange w:id="156" w:author="Raul García Fernández" w:date="2017-06-30T18:38:00Z">
                  <w:rPr>
                    <w:rStyle w:val="Hipervnculo"/>
                    <w:noProof/>
                  </w:rPr>
                </w:rPrChange>
              </w:rPr>
              <w:delText>1.</w:delText>
            </w:r>
            <w:r w:rsidDel="00921F2C">
              <w:rPr>
                <w:rFonts w:eastAsiaTheme="minorEastAsia"/>
                <w:noProof/>
                <w:sz w:val="22"/>
                <w:lang w:val="es-ES" w:eastAsia="es-ES"/>
              </w:rPr>
              <w:tab/>
            </w:r>
            <w:r w:rsidRPr="00921F2C" w:rsidDel="00921F2C">
              <w:rPr>
                <w:rPrChange w:id="157" w:author="Raul García Fernández" w:date="2017-06-30T18:38:00Z">
                  <w:rPr>
                    <w:rStyle w:val="Hipervnculo"/>
                    <w:noProof/>
                  </w:rPr>
                </w:rPrChange>
              </w:rPr>
              <w:delText>Actores del sistema:</w:delText>
            </w:r>
            <w:r w:rsidDel="00921F2C">
              <w:rPr>
                <w:noProof/>
                <w:webHidden/>
              </w:rPr>
              <w:tab/>
              <w:delText>4</w:delText>
            </w:r>
          </w:del>
        </w:p>
        <w:p w14:paraId="4AEA9C73" w14:textId="5D15DD93" w:rsidR="00E9755A" w:rsidDel="00921F2C" w:rsidRDefault="00E9755A">
          <w:pPr>
            <w:pStyle w:val="TDC1"/>
            <w:tabs>
              <w:tab w:val="left" w:pos="440"/>
              <w:tab w:val="right" w:leader="dot" w:pos="8494"/>
            </w:tabs>
            <w:rPr>
              <w:del w:id="158" w:author="Raul García Fernández" w:date="2017-06-30T18:38:00Z"/>
              <w:rFonts w:eastAsiaTheme="minorEastAsia"/>
              <w:noProof/>
              <w:sz w:val="22"/>
              <w:lang w:val="es-ES" w:eastAsia="es-ES"/>
            </w:rPr>
          </w:pPr>
          <w:del w:id="159" w:author="Raul García Fernández" w:date="2017-06-30T18:38:00Z">
            <w:r w:rsidRPr="00921F2C" w:rsidDel="00921F2C">
              <w:rPr>
                <w:rPrChange w:id="160" w:author="Raul García Fernández" w:date="2017-06-30T18:38:00Z">
                  <w:rPr>
                    <w:rStyle w:val="Hipervnculo"/>
                    <w:noProof/>
                  </w:rPr>
                </w:rPrChange>
              </w:rPr>
              <w:delText>2.</w:delText>
            </w:r>
            <w:r w:rsidDel="00921F2C">
              <w:rPr>
                <w:rFonts w:eastAsiaTheme="minorEastAsia"/>
                <w:noProof/>
                <w:sz w:val="22"/>
                <w:lang w:val="es-ES" w:eastAsia="es-ES"/>
              </w:rPr>
              <w:tab/>
            </w:r>
            <w:r w:rsidRPr="00921F2C" w:rsidDel="00921F2C">
              <w:rPr>
                <w:rPrChange w:id="161" w:author="Raul García Fernández" w:date="2017-06-30T18:38:00Z">
                  <w:rPr>
                    <w:rStyle w:val="Hipervnculo"/>
                    <w:noProof/>
                  </w:rPr>
                </w:rPrChange>
              </w:rPr>
              <w:delText>Modelo de negocio:</w:delText>
            </w:r>
            <w:r w:rsidDel="00921F2C">
              <w:rPr>
                <w:noProof/>
                <w:webHidden/>
              </w:rPr>
              <w:tab/>
              <w:delText>5</w:delText>
            </w:r>
          </w:del>
        </w:p>
        <w:p w14:paraId="2580BF85" w14:textId="3A60DAD6" w:rsidR="00E9755A" w:rsidDel="00921F2C" w:rsidRDefault="00E9755A">
          <w:pPr>
            <w:pStyle w:val="TDC1"/>
            <w:tabs>
              <w:tab w:val="left" w:pos="440"/>
              <w:tab w:val="right" w:leader="dot" w:pos="8494"/>
            </w:tabs>
            <w:rPr>
              <w:del w:id="162" w:author="Raul García Fernández" w:date="2017-06-30T18:38:00Z"/>
              <w:rFonts w:eastAsiaTheme="minorEastAsia"/>
              <w:noProof/>
              <w:sz w:val="22"/>
              <w:lang w:val="es-ES" w:eastAsia="es-ES"/>
            </w:rPr>
          </w:pPr>
          <w:del w:id="163" w:author="Raul García Fernández" w:date="2017-06-30T18:38:00Z">
            <w:r w:rsidRPr="00921F2C" w:rsidDel="00921F2C">
              <w:rPr>
                <w:rPrChange w:id="164" w:author="Raul García Fernández" w:date="2017-06-30T18:38:00Z">
                  <w:rPr>
                    <w:rStyle w:val="Hipervnculo"/>
                    <w:noProof/>
                  </w:rPr>
                </w:rPrChange>
              </w:rPr>
              <w:delText>3.</w:delText>
            </w:r>
            <w:r w:rsidDel="00921F2C">
              <w:rPr>
                <w:rFonts w:eastAsiaTheme="minorEastAsia"/>
                <w:noProof/>
                <w:sz w:val="22"/>
                <w:lang w:val="es-ES" w:eastAsia="es-ES"/>
              </w:rPr>
              <w:tab/>
            </w:r>
            <w:r w:rsidRPr="00921F2C" w:rsidDel="00921F2C">
              <w:rPr>
                <w:rPrChange w:id="165" w:author="Raul García Fernández" w:date="2017-06-30T18:38:00Z">
                  <w:rPr>
                    <w:rStyle w:val="Hipervnculo"/>
                    <w:noProof/>
                  </w:rPr>
                </w:rPrChange>
              </w:rPr>
              <w:delText>Diagrama general de los casos de uso:</w:delText>
            </w:r>
            <w:r w:rsidDel="00921F2C">
              <w:rPr>
                <w:noProof/>
                <w:webHidden/>
              </w:rPr>
              <w:tab/>
              <w:delText>6</w:delText>
            </w:r>
          </w:del>
        </w:p>
        <w:p w14:paraId="57401FB1" w14:textId="627DA661" w:rsidR="00E9755A" w:rsidDel="00921F2C" w:rsidRDefault="00E9755A">
          <w:pPr>
            <w:pStyle w:val="TDC1"/>
            <w:tabs>
              <w:tab w:val="left" w:pos="440"/>
              <w:tab w:val="right" w:leader="dot" w:pos="8494"/>
            </w:tabs>
            <w:rPr>
              <w:del w:id="166" w:author="Raul García Fernández" w:date="2017-06-30T18:38:00Z"/>
              <w:rFonts w:eastAsiaTheme="minorEastAsia"/>
              <w:noProof/>
              <w:sz w:val="22"/>
              <w:lang w:val="es-ES" w:eastAsia="es-ES"/>
            </w:rPr>
          </w:pPr>
          <w:del w:id="167" w:author="Raul García Fernández" w:date="2017-06-30T18:38:00Z">
            <w:r w:rsidRPr="00921F2C" w:rsidDel="00921F2C">
              <w:rPr>
                <w:rPrChange w:id="168" w:author="Raul García Fernández" w:date="2017-06-30T18:38:00Z">
                  <w:rPr>
                    <w:rStyle w:val="Hipervnculo"/>
                    <w:noProof/>
                  </w:rPr>
                </w:rPrChange>
              </w:rPr>
              <w:delText>4.</w:delText>
            </w:r>
            <w:r w:rsidDel="00921F2C">
              <w:rPr>
                <w:rFonts w:eastAsiaTheme="minorEastAsia"/>
                <w:noProof/>
                <w:sz w:val="22"/>
                <w:lang w:val="es-ES" w:eastAsia="es-ES"/>
              </w:rPr>
              <w:tab/>
            </w:r>
            <w:r w:rsidRPr="00921F2C" w:rsidDel="00921F2C">
              <w:rPr>
                <w:rPrChange w:id="169" w:author="Raul García Fernández" w:date="2017-06-30T18:38:00Z">
                  <w:rPr>
                    <w:rStyle w:val="Hipervnculo"/>
                    <w:noProof/>
                  </w:rPr>
                </w:rPrChange>
              </w:rPr>
              <w:delText>Descripción de subsistemas de casos de uso:</w:delText>
            </w:r>
            <w:r w:rsidDel="00921F2C">
              <w:rPr>
                <w:noProof/>
                <w:webHidden/>
              </w:rPr>
              <w:tab/>
              <w:delText>8</w:delText>
            </w:r>
          </w:del>
        </w:p>
        <w:p w14:paraId="520CA2FD" w14:textId="2BF7DECF" w:rsidR="00E9755A" w:rsidDel="00921F2C" w:rsidRDefault="00E9755A">
          <w:pPr>
            <w:pStyle w:val="TDC2"/>
            <w:tabs>
              <w:tab w:val="left" w:pos="880"/>
              <w:tab w:val="right" w:leader="dot" w:pos="8494"/>
            </w:tabs>
            <w:rPr>
              <w:del w:id="170" w:author="Raul García Fernández" w:date="2017-06-30T18:38:00Z"/>
              <w:rFonts w:eastAsiaTheme="minorEastAsia"/>
              <w:noProof/>
              <w:sz w:val="22"/>
              <w:lang w:val="es-ES" w:eastAsia="es-ES"/>
            </w:rPr>
          </w:pPr>
          <w:del w:id="171" w:author="Raul García Fernández" w:date="2017-06-30T18:38:00Z">
            <w:r w:rsidRPr="00921F2C" w:rsidDel="00921F2C">
              <w:rPr>
                <w:rPrChange w:id="172" w:author="Raul García Fernández" w:date="2017-06-30T18:38:00Z">
                  <w:rPr>
                    <w:rStyle w:val="Hipervnculo"/>
                    <w:noProof/>
                  </w:rPr>
                </w:rPrChange>
              </w:rPr>
              <w:delText>4.1.</w:delText>
            </w:r>
            <w:r w:rsidDel="00921F2C">
              <w:rPr>
                <w:rFonts w:eastAsiaTheme="minorEastAsia"/>
                <w:noProof/>
                <w:sz w:val="22"/>
                <w:lang w:val="es-ES" w:eastAsia="es-ES"/>
              </w:rPr>
              <w:tab/>
            </w:r>
            <w:r w:rsidRPr="00921F2C" w:rsidDel="00921F2C">
              <w:rPr>
                <w:rPrChange w:id="173" w:author="Raul García Fernández" w:date="2017-06-30T18:38:00Z">
                  <w:rPr>
                    <w:rStyle w:val="Hipervnculo"/>
                    <w:noProof/>
                  </w:rPr>
                </w:rPrChange>
              </w:rPr>
              <w:delText>Gestión de autenticación:</w:delText>
            </w:r>
            <w:r w:rsidDel="00921F2C">
              <w:rPr>
                <w:noProof/>
                <w:webHidden/>
              </w:rPr>
              <w:tab/>
              <w:delText>8</w:delText>
            </w:r>
          </w:del>
        </w:p>
        <w:p w14:paraId="49D5AE02" w14:textId="1CCD2B69" w:rsidR="00E9755A" w:rsidDel="00921F2C" w:rsidRDefault="00E9755A">
          <w:pPr>
            <w:pStyle w:val="TDC2"/>
            <w:tabs>
              <w:tab w:val="left" w:pos="880"/>
              <w:tab w:val="right" w:leader="dot" w:pos="8494"/>
            </w:tabs>
            <w:rPr>
              <w:del w:id="174" w:author="Raul García Fernández" w:date="2017-06-30T18:38:00Z"/>
              <w:rFonts w:eastAsiaTheme="minorEastAsia"/>
              <w:noProof/>
              <w:sz w:val="22"/>
              <w:lang w:val="es-ES" w:eastAsia="es-ES"/>
            </w:rPr>
          </w:pPr>
          <w:del w:id="175" w:author="Raul García Fernández" w:date="2017-06-30T18:38:00Z">
            <w:r w:rsidRPr="00921F2C" w:rsidDel="00921F2C">
              <w:rPr>
                <w:rPrChange w:id="176" w:author="Raul García Fernández" w:date="2017-06-30T18:38:00Z">
                  <w:rPr>
                    <w:rStyle w:val="Hipervnculo"/>
                    <w:noProof/>
                  </w:rPr>
                </w:rPrChange>
              </w:rPr>
              <w:delText>4.2.</w:delText>
            </w:r>
            <w:r w:rsidDel="00921F2C">
              <w:rPr>
                <w:rFonts w:eastAsiaTheme="minorEastAsia"/>
                <w:noProof/>
                <w:sz w:val="22"/>
                <w:lang w:val="es-ES" w:eastAsia="es-ES"/>
              </w:rPr>
              <w:tab/>
            </w:r>
            <w:r w:rsidRPr="00921F2C" w:rsidDel="00921F2C">
              <w:rPr>
                <w:rPrChange w:id="177" w:author="Raul García Fernández" w:date="2017-06-30T18:38:00Z">
                  <w:rPr>
                    <w:rStyle w:val="Hipervnculo"/>
                    <w:noProof/>
                  </w:rPr>
                </w:rPrChange>
              </w:rPr>
              <w:delText>Gestión de datos personales:</w:delText>
            </w:r>
            <w:r w:rsidDel="00921F2C">
              <w:rPr>
                <w:noProof/>
                <w:webHidden/>
              </w:rPr>
              <w:tab/>
              <w:delText>10</w:delText>
            </w:r>
          </w:del>
        </w:p>
        <w:p w14:paraId="2581645C" w14:textId="3FD23841" w:rsidR="00E9755A" w:rsidDel="00921F2C" w:rsidRDefault="00E9755A">
          <w:pPr>
            <w:pStyle w:val="TDC2"/>
            <w:tabs>
              <w:tab w:val="left" w:pos="880"/>
              <w:tab w:val="right" w:leader="dot" w:pos="8494"/>
            </w:tabs>
            <w:rPr>
              <w:del w:id="178" w:author="Raul García Fernández" w:date="2017-06-30T18:38:00Z"/>
              <w:rFonts w:eastAsiaTheme="minorEastAsia"/>
              <w:noProof/>
              <w:sz w:val="22"/>
              <w:lang w:val="es-ES" w:eastAsia="es-ES"/>
            </w:rPr>
          </w:pPr>
          <w:del w:id="179" w:author="Raul García Fernández" w:date="2017-06-30T18:38:00Z">
            <w:r w:rsidRPr="00921F2C" w:rsidDel="00921F2C">
              <w:rPr>
                <w:rPrChange w:id="180" w:author="Raul García Fernández" w:date="2017-06-30T18:38:00Z">
                  <w:rPr>
                    <w:rStyle w:val="Hipervnculo"/>
                    <w:noProof/>
                  </w:rPr>
                </w:rPrChange>
              </w:rPr>
              <w:delText>4.3.</w:delText>
            </w:r>
            <w:r w:rsidDel="00921F2C">
              <w:rPr>
                <w:rFonts w:eastAsiaTheme="minorEastAsia"/>
                <w:noProof/>
                <w:sz w:val="22"/>
                <w:lang w:val="es-ES" w:eastAsia="es-ES"/>
              </w:rPr>
              <w:tab/>
            </w:r>
            <w:r w:rsidRPr="00921F2C" w:rsidDel="00921F2C">
              <w:rPr>
                <w:rPrChange w:id="181" w:author="Raul García Fernández" w:date="2017-06-30T18:38:00Z">
                  <w:rPr>
                    <w:rStyle w:val="Hipervnculo"/>
                    <w:noProof/>
                  </w:rPr>
                </w:rPrChange>
              </w:rPr>
              <w:delText>Gestión de Grupos:</w:delText>
            </w:r>
            <w:r w:rsidDel="00921F2C">
              <w:rPr>
                <w:noProof/>
                <w:webHidden/>
              </w:rPr>
              <w:tab/>
              <w:delText>13</w:delText>
            </w:r>
          </w:del>
        </w:p>
        <w:p w14:paraId="6FF3EAE5" w14:textId="7993F396" w:rsidR="00E9755A" w:rsidDel="00921F2C" w:rsidRDefault="00E9755A">
          <w:pPr>
            <w:pStyle w:val="TDC2"/>
            <w:tabs>
              <w:tab w:val="left" w:pos="880"/>
              <w:tab w:val="right" w:leader="dot" w:pos="8494"/>
            </w:tabs>
            <w:rPr>
              <w:del w:id="182" w:author="Raul García Fernández" w:date="2017-06-30T18:38:00Z"/>
              <w:rFonts w:eastAsiaTheme="minorEastAsia"/>
              <w:noProof/>
              <w:sz w:val="22"/>
              <w:lang w:val="es-ES" w:eastAsia="es-ES"/>
            </w:rPr>
          </w:pPr>
          <w:del w:id="183" w:author="Raul García Fernández" w:date="2017-06-30T18:38:00Z">
            <w:r w:rsidRPr="00921F2C" w:rsidDel="00921F2C">
              <w:rPr>
                <w:rPrChange w:id="184" w:author="Raul García Fernández" w:date="2017-06-30T18:38:00Z">
                  <w:rPr>
                    <w:rStyle w:val="Hipervnculo"/>
                    <w:noProof/>
                  </w:rPr>
                </w:rPrChange>
              </w:rPr>
              <w:delText>4.4.</w:delText>
            </w:r>
            <w:r w:rsidDel="00921F2C">
              <w:rPr>
                <w:rFonts w:eastAsiaTheme="minorEastAsia"/>
                <w:noProof/>
                <w:sz w:val="22"/>
                <w:lang w:val="es-ES" w:eastAsia="es-ES"/>
              </w:rPr>
              <w:tab/>
            </w:r>
            <w:r w:rsidRPr="00921F2C" w:rsidDel="00921F2C">
              <w:rPr>
                <w:rPrChange w:id="185" w:author="Raul García Fernández" w:date="2017-06-30T18:38:00Z">
                  <w:rPr>
                    <w:rStyle w:val="Hipervnculo"/>
                    <w:noProof/>
                  </w:rPr>
                </w:rPrChange>
              </w:rPr>
              <w:delText>Gestión de proyectos:</w:delText>
            </w:r>
            <w:r w:rsidDel="00921F2C">
              <w:rPr>
                <w:noProof/>
                <w:webHidden/>
              </w:rPr>
              <w:tab/>
              <w:delText>21</w:delText>
            </w:r>
          </w:del>
        </w:p>
        <w:p w14:paraId="7B874C59" w14:textId="0622A486" w:rsidR="00E9755A" w:rsidDel="00921F2C" w:rsidRDefault="00E9755A">
          <w:pPr>
            <w:pStyle w:val="TDC2"/>
            <w:tabs>
              <w:tab w:val="left" w:pos="880"/>
              <w:tab w:val="right" w:leader="dot" w:pos="8494"/>
            </w:tabs>
            <w:rPr>
              <w:del w:id="186" w:author="Raul García Fernández" w:date="2017-06-30T18:38:00Z"/>
              <w:rFonts w:eastAsiaTheme="minorEastAsia"/>
              <w:noProof/>
              <w:sz w:val="22"/>
              <w:lang w:val="es-ES" w:eastAsia="es-ES"/>
            </w:rPr>
          </w:pPr>
          <w:del w:id="187" w:author="Raul García Fernández" w:date="2017-06-30T18:38:00Z">
            <w:r w:rsidRPr="00921F2C" w:rsidDel="00921F2C">
              <w:rPr>
                <w:rPrChange w:id="188" w:author="Raul García Fernández" w:date="2017-06-30T18:38:00Z">
                  <w:rPr>
                    <w:rStyle w:val="Hipervnculo"/>
                    <w:noProof/>
                  </w:rPr>
                </w:rPrChange>
              </w:rPr>
              <w:delText>4.5.</w:delText>
            </w:r>
            <w:r w:rsidDel="00921F2C">
              <w:rPr>
                <w:rFonts w:eastAsiaTheme="minorEastAsia"/>
                <w:noProof/>
                <w:sz w:val="22"/>
                <w:lang w:val="es-ES" w:eastAsia="es-ES"/>
              </w:rPr>
              <w:tab/>
            </w:r>
            <w:r w:rsidRPr="00921F2C" w:rsidDel="00921F2C">
              <w:rPr>
                <w:rPrChange w:id="189" w:author="Raul García Fernández" w:date="2017-06-30T18:38:00Z">
                  <w:rPr>
                    <w:rStyle w:val="Hipervnculo"/>
                    <w:noProof/>
                  </w:rPr>
                </w:rPrChange>
              </w:rPr>
              <w:delText>Gestión de ejecuciones:</w:delText>
            </w:r>
            <w:r w:rsidDel="00921F2C">
              <w:rPr>
                <w:noProof/>
                <w:webHidden/>
              </w:rPr>
              <w:tab/>
              <w:delText>26</w:delText>
            </w:r>
          </w:del>
        </w:p>
        <w:p w14:paraId="1088E799" w14:textId="030B4719" w:rsidR="00E9755A" w:rsidDel="00921F2C" w:rsidRDefault="00E9755A">
          <w:pPr>
            <w:pStyle w:val="TDC2"/>
            <w:tabs>
              <w:tab w:val="left" w:pos="880"/>
              <w:tab w:val="right" w:leader="dot" w:pos="8494"/>
            </w:tabs>
            <w:rPr>
              <w:del w:id="190" w:author="Raul García Fernández" w:date="2017-06-30T18:38:00Z"/>
              <w:rFonts w:eastAsiaTheme="minorEastAsia"/>
              <w:noProof/>
              <w:sz w:val="22"/>
              <w:lang w:val="es-ES" w:eastAsia="es-ES"/>
            </w:rPr>
          </w:pPr>
          <w:del w:id="191" w:author="Raul García Fernández" w:date="2017-06-30T18:38:00Z">
            <w:r w:rsidRPr="00921F2C" w:rsidDel="00921F2C">
              <w:rPr>
                <w:rPrChange w:id="192" w:author="Raul García Fernández" w:date="2017-06-30T18:38:00Z">
                  <w:rPr>
                    <w:rStyle w:val="Hipervnculo"/>
                    <w:noProof/>
                  </w:rPr>
                </w:rPrChange>
              </w:rPr>
              <w:delText>4.6.</w:delText>
            </w:r>
            <w:r w:rsidDel="00921F2C">
              <w:rPr>
                <w:rFonts w:eastAsiaTheme="minorEastAsia"/>
                <w:noProof/>
                <w:sz w:val="22"/>
                <w:lang w:val="es-ES" w:eastAsia="es-ES"/>
              </w:rPr>
              <w:tab/>
            </w:r>
            <w:r w:rsidRPr="00921F2C" w:rsidDel="00921F2C">
              <w:rPr>
                <w:rPrChange w:id="193" w:author="Raul García Fernández" w:date="2017-06-30T18:38:00Z">
                  <w:rPr>
                    <w:rStyle w:val="Hipervnculo"/>
                    <w:noProof/>
                  </w:rPr>
                </w:rPrChange>
              </w:rPr>
              <w:delText>Gestión de navegación:</w:delText>
            </w:r>
            <w:r w:rsidDel="00921F2C">
              <w:rPr>
                <w:noProof/>
                <w:webHidden/>
              </w:rPr>
              <w:tab/>
              <w:delText>31</w:delText>
            </w:r>
          </w:del>
        </w:p>
        <w:p w14:paraId="6F299665" w14:textId="049F3A00" w:rsidR="00E9755A" w:rsidDel="00921F2C" w:rsidRDefault="00E9755A">
          <w:pPr>
            <w:pStyle w:val="TDC2"/>
            <w:tabs>
              <w:tab w:val="left" w:pos="880"/>
              <w:tab w:val="right" w:leader="dot" w:pos="8494"/>
            </w:tabs>
            <w:rPr>
              <w:del w:id="194" w:author="Raul García Fernández" w:date="2017-06-30T18:38:00Z"/>
              <w:rFonts w:eastAsiaTheme="minorEastAsia"/>
              <w:noProof/>
              <w:sz w:val="22"/>
              <w:lang w:val="es-ES" w:eastAsia="es-ES"/>
            </w:rPr>
          </w:pPr>
          <w:del w:id="195" w:author="Raul García Fernández" w:date="2017-06-30T18:38:00Z">
            <w:r w:rsidRPr="00921F2C" w:rsidDel="00921F2C">
              <w:rPr>
                <w:rPrChange w:id="196" w:author="Raul García Fernández" w:date="2017-06-30T18:38:00Z">
                  <w:rPr>
                    <w:rStyle w:val="Hipervnculo"/>
                    <w:noProof/>
                  </w:rPr>
                </w:rPrChange>
              </w:rPr>
              <w:delText>4.7.</w:delText>
            </w:r>
            <w:r w:rsidDel="00921F2C">
              <w:rPr>
                <w:rFonts w:eastAsiaTheme="minorEastAsia"/>
                <w:noProof/>
                <w:sz w:val="22"/>
                <w:lang w:val="es-ES" w:eastAsia="es-ES"/>
              </w:rPr>
              <w:tab/>
            </w:r>
            <w:r w:rsidRPr="00921F2C" w:rsidDel="00921F2C">
              <w:rPr>
                <w:rPrChange w:id="197" w:author="Raul García Fernández" w:date="2017-06-30T18:38:00Z">
                  <w:rPr>
                    <w:rStyle w:val="Hipervnculo"/>
                    <w:noProof/>
                  </w:rPr>
                </w:rPrChange>
              </w:rPr>
              <w:delText>Gestión de aplicaciones:</w:delText>
            </w:r>
            <w:r w:rsidDel="00921F2C">
              <w:rPr>
                <w:noProof/>
                <w:webHidden/>
              </w:rPr>
              <w:tab/>
              <w:delText>34</w:delText>
            </w:r>
          </w:del>
        </w:p>
        <w:p w14:paraId="297B9B47" w14:textId="26D9382F" w:rsidR="00E9755A" w:rsidDel="00921F2C" w:rsidRDefault="00E9755A">
          <w:pPr>
            <w:pStyle w:val="TDC2"/>
            <w:tabs>
              <w:tab w:val="left" w:pos="880"/>
              <w:tab w:val="right" w:leader="dot" w:pos="8494"/>
            </w:tabs>
            <w:rPr>
              <w:del w:id="198" w:author="Raul García Fernández" w:date="2017-06-30T18:38:00Z"/>
              <w:rFonts w:eastAsiaTheme="minorEastAsia"/>
              <w:noProof/>
              <w:sz w:val="22"/>
              <w:lang w:val="es-ES" w:eastAsia="es-ES"/>
            </w:rPr>
          </w:pPr>
          <w:del w:id="199" w:author="Raul García Fernández" w:date="2017-06-30T18:38:00Z">
            <w:r w:rsidRPr="00921F2C" w:rsidDel="00921F2C">
              <w:rPr>
                <w:rPrChange w:id="200" w:author="Raul García Fernández" w:date="2017-06-30T18:38:00Z">
                  <w:rPr>
                    <w:rStyle w:val="Hipervnculo"/>
                    <w:noProof/>
                  </w:rPr>
                </w:rPrChange>
              </w:rPr>
              <w:delText>4.8.</w:delText>
            </w:r>
            <w:r w:rsidDel="00921F2C">
              <w:rPr>
                <w:rFonts w:eastAsiaTheme="minorEastAsia"/>
                <w:noProof/>
                <w:sz w:val="22"/>
                <w:lang w:val="es-ES" w:eastAsia="es-ES"/>
              </w:rPr>
              <w:tab/>
            </w:r>
            <w:r w:rsidRPr="00921F2C" w:rsidDel="00921F2C">
              <w:rPr>
                <w:rPrChange w:id="201" w:author="Raul García Fernández" w:date="2017-06-30T18:38:00Z">
                  <w:rPr>
                    <w:rStyle w:val="Hipervnculo"/>
                    <w:noProof/>
                  </w:rPr>
                </w:rPrChange>
              </w:rPr>
              <w:delText>Administración de usuarios:</w:delText>
            </w:r>
            <w:r w:rsidDel="00921F2C">
              <w:rPr>
                <w:noProof/>
                <w:webHidden/>
              </w:rPr>
              <w:tab/>
              <w:delText>36</w:delText>
            </w:r>
          </w:del>
        </w:p>
        <w:p w14:paraId="0600AC91" w14:textId="35F58BF5" w:rsidR="00E9755A" w:rsidDel="00921F2C" w:rsidRDefault="00E9755A">
          <w:pPr>
            <w:pStyle w:val="TDC2"/>
            <w:tabs>
              <w:tab w:val="left" w:pos="880"/>
              <w:tab w:val="right" w:leader="dot" w:pos="8494"/>
            </w:tabs>
            <w:rPr>
              <w:del w:id="202" w:author="Raul García Fernández" w:date="2017-06-30T18:38:00Z"/>
              <w:rFonts w:eastAsiaTheme="minorEastAsia"/>
              <w:noProof/>
              <w:sz w:val="22"/>
              <w:lang w:val="es-ES" w:eastAsia="es-ES"/>
            </w:rPr>
          </w:pPr>
          <w:del w:id="203" w:author="Raul García Fernández" w:date="2017-06-30T18:38:00Z">
            <w:r w:rsidRPr="00921F2C" w:rsidDel="00921F2C">
              <w:rPr>
                <w:rPrChange w:id="204" w:author="Raul García Fernández" w:date="2017-06-30T18:38:00Z">
                  <w:rPr>
                    <w:rStyle w:val="Hipervnculo"/>
                    <w:noProof/>
                  </w:rPr>
                </w:rPrChange>
              </w:rPr>
              <w:delText>4.9.</w:delText>
            </w:r>
            <w:r w:rsidDel="00921F2C">
              <w:rPr>
                <w:rFonts w:eastAsiaTheme="minorEastAsia"/>
                <w:noProof/>
                <w:sz w:val="22"/>
                <w:lang w:val="es-ES" w:eastAsia="es-ES"/>
              </w:rPr>
              <w:tab/>
            </w:r>
            <w:r w:rsidRPr="00921F2C" w:rsidDel="00921F2C">
              <w:rPr>
                <w:rPrChange w:id="205" w:author="Raul García Fernández" w:date="2017-06-30T18:38:00Z">
                  <w:rPr>
                    <w:rStyle w:val="Hipervnculo"/>
                    <w:noProof/>
                  </w:rPr>
                </w:rPrChange>
              </w:rPr>
              <w:delText>Administración de proyectos:</w:delText>
            </w:r>
            <w:r w:rsidDel="00921F2C">
              <w:rPr>
                <w:noProof/>
                <w:webHidden/>
              </w:rPr>
              <w:tab/>
              <w:delText>40</w:delText>
            </w:r>
          </w:del>
        </w:p>
        <w:p w14:paraId="62E8EBE0" w14:textId="03CA4968" w:rsidR="00E9755A" w:rsidDel="00921F2C" w:rsidRDefault="00E9755A">
          <w:pPr>
            <w:pStyle w:val="TDC2"/>
            <w:tabs>
              <w:tab w:val="left" w:pos="1100"/>
              <w:tab w:val="right" w:leader="dot" w:pos="8494"/>
            </w:tabs>
            <w:rPr>
              <w:del w:id="206" w:author="Raul García Fernández" w:date="2017-06-30T18:38:00Z"/>
              <w:rFonts w:eastAsiaTheme="minorEastAsia"/>
              <w:noProof/>
              <w:sz w:val="22"/>
              <w:lang w:val="es-ES" w:eastAsia="es-ES"/>
            </w:rPr>
          </w:pPr>
          <w:del w:id="207" w:author="Raul García Fernández" w:date="2017-06-30T18:38:00Z">
            <w:r w:rsidRPr="00921F2C" w:rsidDel="00921F2C">
              <w:rPr>
                <w:rPrChange w:id="208" w:author="Raul García Fernández" w:date="2017-06-30T18:38:00Z">
                  <w:rPr>
                    <w:rStyle w:val="Hipervnculo"/>
                    <w:noProof/>
                  </w:rPr>
                </w:rPrChange>
              </w:rPr>
              <w:delText>4.10.</w:delText>
            </w:r>
            <w:r w:rsidDel="00921F2C">
              <w:rPr>
                <w:rFonts w:eastAsiaTheme="minorEastAsia"/>
                <w:noProof/>
                <w:sz w:val="22"/>
                <w:lang w:val="es-ES" w:eastAsia="es-ES"/>
              </w:rPr>
              <w:tab/>
            </w:r>
            <w:r w:rsidRPr="00921F2C" w:rsidDel="00921F2C">
              <w:rPr>
                <w:rPrChange w:id="209" w:author="Raul García Fernández" w:date="2017-06-30T18:38:00Z">
                  <w:rPr>
                    <w:rStyle w:val="Hipervnculo"/>
                    <w:noProof/>
                  </w:rPr>
                </w:rPrChange>
              </w:rPr>
              <w:delText>Administración de grupos:</w:delText>
            </w:r>
            <w:r w:rsidDel="00921F2C">
              <w:rPr>
                <w:noProof/>
                <w:webHidden/>
              </w:rPr>
              <w:tab/>
              <w:delText>42</w:delText>
            </w:r>
          </w:del>
        </w:p>
        <w:p w14:paraId="1CADC8DE" w14:textId="32B63846" w:rsidR="00E9755A" w:rsidDel="00921F2C" w:rsidRDefault="00E9755A">
          <w:pPr>
            <w:pStyle w:val="TDC2"/>
            <w:tabs>
              <w:tab w:val="left" w:pos="1100"/>
              <w:tab w:val="right" w:leader="dot" w:pos="8494"/>
            </w:tabs>
            <w:rPr>
              <w:del w:id="210" w:author="Raul García Fernández" w:date="2017-06-30T18:38:00Z"/>
              <w:rFonts w:eastAsiaTheme="minorEastAsia"/>
              <w:noProof/>
              <w:sz w:val="22"/>
              <w:lang w:val="es-ES" w:eastAsia="es-ES"/>
            </w:rPr>
          </w:pPr>
          <w:del w:id="211" w:author="Raul García Fernández" w:date="2017-06-30T18:38:00Z">
            <w:r w:rsidRPr="00921F2C" w:rsidDel="00921F2C">
              <w:rPr>
                <w:rPrChange w:id="212" w:author="Raul García Fernández" w:date="2017-06-30T18:38:00Z">
                  <w:rPr>
                    <w:rStyle w:val="Hipervnculo"/>
                    <w:noProof/>
                  </w:rPr>
                </w:rPrChange>
              </w:rPr>
              <w:delText>4.11.</w:delText>
            </w:r>
            <w:r w:rsidDel="00921F2C">
              <w:rPr>
                <w:rFonts w:eastAsiaTheme="minorEastAsia"/>
                <w:noProof/>
                <w:sz w:val="22"/>
                <w:lang w:val="es-ES" w:eastAsia="es-ES"/>
              </w:rPr>
              <w:tab/>
            </w:r>
            <w:r w:rsidRPr="00921F2C" w:rsidDel="00921F2C">
              <w:rPr>
                <w:rPrChange w:id="213" w:author="Raul García Fernández" w:date="2017-06-30T18:38:00Z">
                  <w:rPr>
                    <w:rStyle w:val="Hipervnculo"/>
                    <w:noProof/>
                  </w:rPr>
                </w:rPrChange>
              </w:rPr>
              <w:delText>Administración de ejecuciones:</w:delText>
            </w:r>
            <w:r w:rsidDel="00921F2C">
              <w:rPr>
                <w:noProof/>
                <w:webHidden/>
              </w:rPr>
              <w:tab/>
              <w:delText>43</w:delText>
            </w:r>
          </w:del>
        </w:p>
        <w:p w14:paraId="51FFB3FB" w14:textId="3533ACD1" w:rsidR="00E9755A" w:rsidDel="00921F2C" w:rsidRDefault="00E9755A">
          <w:pPr>
            <w:pStyle w:val="TDC2"/>
            <w:tabs>
              <w:tab w:val="left" w:pos="1100"/>
              <w:tab w:val="right" w:leader="dot" w:pos="8494"/>
            </w:tabs>
            <w:rPr>
              <w:del w:id="214" w:author="Raul García Fernández" w:date="2017-06-30T18:38:00Z"/>
              <w:rFonts w:eastAsiaTheme="minorEastAsia"/>
              <w:noProof/>
              <w:sz w:val="22"/>
              <w:lang w:val="es-ES" w:eastAsia="es-ES"/>
            </w:rPr>
          </w:pPr>
          <w:del w:id="215" w:author="Raul García Fernández" w:date="2017-06-30T18:38:00Z">
            <w:r w:rsidRPr="00921F2C" w:rsidDel="00921F2C">
              <w:rPr>
                <w:rPrChange w:id="216" w:author="Raul García Fernández" w:date="2017-06-30T18:38:00Z">
                  <w:rPr>
                    <w:rStyle w:val="Hipervnculo"/>
                    <w:noProof/>
                  </w:rPr>
                </w:rPrChange>
              </w:rPr>
              <w:delText>4.12.</w:delText>
            </w:r>
            <w:r w:rsidDel="00921F2C">
              <w:rPr>
                <w:rFonts w:eastAsiaTheme="minorEastAsia"/>
                <w:noProof/>
                <w:sz w:val="22"/>
                <w:lang w:val="es-ES" w:eastAsia="es-ES"/>
              </w:rPr>
              <w:tab/>
            </w:r>
            <w:r w:rsidRPr="00921F2C" w:rsidDel="00921F2C">
              <w:rPr>
                <w:rPrChange w:id="217" w:author="Raul García Fernández" w:date="2017-06-30T18:38:00Z">
                  <w:rPr>
                    <w:rStyle w:val="Hipervnculo"/>
                    <w:noProof/>
                  </w:rPr>
                </w:rPrChange>
              </w:rPr>
              <w:delText>Gestión de administración (App):</w:delText>
            </w:r>
            <w:r w:rsidDel="00921F2C">
              <w:rPr>
                <w:noProof/>
                <w:webHidden/>
              </w:rPr>
              <w:tab/>
              <w:delText>46</w:delText>
            </w:r>
          </w:del>
        </w:p>
        <w:p w14:paraId="59A87B06" w14:textId="7CD4EDAF" w:rsidR="00E9755A" w:rsidDel="00921F2C" w:rsidRDefault="00E9755A">
          <w:pPr>
            <w:pStyle w:val="TDC1"/>
            <w:tabs>
              <w:tab w:val="left" w:pos="440"/>
              <w:tab w:val="right" w:leader="dot" w:pos="8494"/>
            </w:tabs>
            <w:rPr>
              <w:del w:id="218" w:author="Raul García Fernández" w:date="2017-06-30T18:38:00Z"/>
              <w:rFonts w:eastAsiaTheme="minorEastAsia"/>
              <w:noProof/>
              <w:sz w:val="22"/>
              <w:lang w:val="es-ES" w:eastAsia="es-ES"/>
            </w:rPr>
          </w:pPr>
          <w:del w:id="219" w:author="Raul García Fernández" w:date="2017-06-30T18:38:00Z">
            <w:r w:rsidRPr="00921F2C" w:rsidDel="00921F2C">
              <w:rPr>
                <w:rPrChange w:id="220" w:author="Raul García Fernández" w:date="2017-06-30T18:38:00Z">
                  <w:rPr>
                    <w:rStyle w:val="Hipervnculo"/>
                    <w:noProof/>
                  </w:rPr>
                </w:rPrChange>
              </w:rPr>
              <w:delText>5.</w:delText>
            </w:r>
            <w:r w:rsidDel="00921F2C">
              <w:rPr>
                <w:rFonts w:eastAsiaTheme="minorEastAsia"/>
                <w:noProof/>
                <w:sz w:val="22"/>
                <w:lang w:val="es-ES" w:eastAsia="es-ES"/>
              </w:rPr>
              <w:tab/>
            </w:r>
            <w:r w:rsidRPr="00921F2C" w:rsidDel="00921F2C">
              <w:rPr>
                <w:rPrChange w:id="221" w:author="Raul García Fernández" w:date="2017-06-30T18:38:00Z">
                  <w:rPr>
                    <w:rStyle w:val="Hipervnculo"/>
                    <w:noProof/>
                  </w:rPr>
                </w:rPrChange>
              </w:rPr>
              <w:delText>Definición de los prototipos de interfaces de usuario (Mockup):</w:delText>
            </w:r>
            <w:r w:rsidDel="00921F2C">
              <w:rPr>
                <w:noProof/>
                <w:webHidden/>
              </w:rPr>
              <w:tab/>
              <w:delText>48</w:delText>
            </w:r>
          </w:del>
        </w:p>
        <w:p w14:paraId="2F848307" w14:textId="1CECBCE7" w:rsidR="00E9755A" w:rsidDel="00921F2C" w:rsidRDefault="00E9755A">
          <w:pPr>
            <w:pStyle w:val="TDC2"/>
            <w:tabs>
              <w:tab w:val="left" w:pos="880"/>
              <w:tab w:val="right" w:leader="dot" w:pos="8494"/>
            </w:tabs>
            <w:rPr>
              <w:del w:id="222" w:author="Raul García Fernández" w:date="2017-06-30T18:38:00Z"/>
              <w:rFonts w:eastAsiaTheme="minorEastAsia"/>
              <w:noProof/>
              <w:sz w:val="22"/>
              <w:lang w:val="es-ES" w:eastAsia="es-ES"/>
            </w:rPr>
          </w:pPr>
          <w:del w:id="223" w:author="Raul García Fernández" w:date="2017-06-30T18:38:00Z">
            <w:r w:rsidRPr="00921F2C" w:rsidDel="00921F2C">
              <w:rPr>
                <w:rPrChange w:id="224" w:author="Raul García Fernández" w:date="2017-06-30T18:38:00Z">
                  <w:rPr>
                    <w:rStyle w:val="Hipervnculo"/>
                    <w:noProof/>
                  </w:rPr>
                </w:rPrChange>
              </w:rPr>
              <w:delText>5.1.</w:delText>
            </w:r>
            <w:r w:rsidDel="00921F2C">
              <w:rPr>
                <w:rFonts w:eastAsiaTheme="minorEastAsia"/>
                <w:noProof/>
                <w:sz w:val="22"/>
                <w:lang w:val="es-ES" w:eastAsia="es-ES"/>
              </w:rPr>
              <w:tab/>
            </w:r>
            <w:r w:rsidRPr="00921F2C" w:rsidDel="00921F2C">
              <w:rPr>
                <w:rPrChange w:id="225" w:author="Raul García Fernández" w:date="2017-06-30T18:38:00Z">
                  <w:rPr>
                    <w:rStyle w:val="Hipervnculo"/>
                    <w:noProof/>
                  </w:rPr>
                </w:rPrChange>
              </w:rPr>
              <w:delText>Inicio de sesión:</w:delText>
            </w:r>
            <w:r w:rsidDel="00921F2C">
              <w:rPr>
                <w:noProof/>
                <w:webHidden/>
              </w:rPr>
              <w:tab/>
              <w:delText>48</w:delText>
            </w:r>
          </w:del>
        </w:p>
        <w:p w14:paraId="09A361F6" w14:textId="4BBBAAAD" w:rsidR="00E9755A" w:rsidDel="00921F2C" w:rsidRDefault="00E9755A">
          <w:pPr>
            <w:pStyle w:val="TDC2"/>
            <w:tabs>
              <w:tab w:val="left" w:pos="880"/>
              <w:tab w:val="right" w:leader="dot" w:pos="8494"/>
            </w:tabs>
            <w:rPr>
              <w:del w:id="226" w:author="Raul García Fernández" w:date="2017-06-30T18:38:00Z"/>
              <w:rFonts w:eastAsiaTheme="minorEastAsia"/>
              <w:noProof/>
              <w:sz w:val="22"/>
              <w:lang w:val="es-ES" w:eastAsia="es-ES"/>
            </w:rPr>
          </w:pPr>
          <w:del w:id="227" w:author="Raul García Fernández" w:date="2017-06-30T18:38:00Z">
            <w:r w:rsidRPr="00921F2C" w:rsidDel="00921F2C">
              <w:rPr>
                <w:rPrChange w:id="228" w:author="Raul García Fernández" w:date="2017-06-30T18:38:00Z">
                  <w:rPr>
                    <w:rStyle w:val="Hipervnculo"/>
                    <w:noProof/>
                  </w:rPr>
                </w:rPrChange>
              </w:rPr>
              <w:delText>5.2.</w:delText>
            </w:r>
            <w:r w:rsidDel="00921F2C">
              <w:rPr>
                <w:rFonts w:eastAsiaTheme="minorEastAsia"/>
                <w:noProof/>
                <w:sz w:val="22"/>
                <w:lang w:val="es-ES" w:eastAsia="es-ES"/>
              </w:rPr>
              <w:tab/>
            </w:r>
            <w:r w:rsidRPr="00921F2C" w:rsidDel="00921F2C">
              <w:rPr>
                <w:rPrChange w:id="229" w:author="Raul García Fernández" w:date="2017-06-30T18:38:00Z">
                  <w:rPr>
                    <w:rStyle w:val="Hipervnculo"/>
                    <w:noProof/>
                  </w:rPr>
                </w:rPrChange>
              </w:rPr>
              <w:delText>Menú de aplicación:</w:delText>
            </w:r>
            <w:r w:rsidDel="00921F2C">
              <w:rPr>
                <w:noProof/>
                <w:webHidden/>
              </w:rPr>
              <w:tab/>
              <w:delText>49</w:delText>
            </w:r>
          </w:del>
        </w:p>
        <w:p w14:paraId="5BF1D99B" w14:textId="489514C2" w:rsidR="00E9755A" w:rsidDel="00921F2C" w:rsidRDefault="00E9755A">
          <w:pPr>
            <w:pStyle w:val="TDC2"/>
            <w:tabs>
              <w:tab w:val="left" w:pos="880"/>
              <w:tab w:val="right" w:leader="dot" w:pos="8494"/>
            </w:tabs>
            <w:rPr>
              <w:del w:id="230" w:author="Raul García Fernández" w:date="2017-06-30T18:38:00Z"/>
              <w:rFonts w:eastAsiaTheme="minorEastAsia"/>
              <w:noProof/>
              <w:sz w:val="22"/>
              <w:lang w:val="es-ES" w:eastAsia="es-ES"/>
            </w:rPr>
          </w:pPr>
          <w:del w:id="231" w:author="Raul García Fernández" w:date="2017-06-30T18:38:00Z">
            <w:r w:rsidRPr="00921F2C" w:rsidDel="00921F2C">
              <w:rPr>
                <w:rPrChange w:id="232" w:author="Raul García Fernández" w:date="2017-06-30T18:38:00Z">
                  <w:rPr>
                    <w:rStyle w:val="Hipervnculo"/>
                    <w:noProof/>
                  </w:rPr>
                </w:rPrChange>
              </w:rPr>
              <w:delText>5.3.</w:delText>
            </w:r>
            <w:r w:rsidDel="00921F2C">
              <w:rPr>
                <w:rFonts w:eastAsiaTheme="minorEastAsia"/>
                <w:noProof/>
                <w:sz w:val="22"/>
                <w:lang w:val="es-ES" w:eastAsia="es-ES"/>
              </w:rPr>
              <w:tab/>
            </w:r>
            <w:r w:rsidRPr="00921F2C" w:rsidDel="00921F2C">
              <w:rPr>
                <w:rPrChange w:id="233" w:author="Raul García Fernández" w:date="2017-06-30T18:38:00Z">
                  <w:rPr>
                    <w:rStyle w:val="Hipervnculo"/>
                    <w:noProof/>
                  </w:rPr>
                </w:rPrChange>
              </w:rPr>
              <w:delText>Ventana Proyectos:</w:delText>
            </w:r>
            <w:r w:rsidDel="00921F2C">
              <w:rPr>
                <w:noProof/>
                <w:webHidden/>
              </w:rPr>
              <w:tab/>
              <w:delText>50</w:delText>
            </w:r>
          </w:del>
        </w:p>
        <w:p w14:paraId="6835F4D6" w14:textId="6A510A84" w:rsidR="00E9755A" w:rsidDel="00921F2C" w:rsidRDefault="00E9755A">
          <w:pPr>
            <w:pStyle w:val="TDC2"/>
            <w:tabs>
              <w:tab w:val="left" w:pos="880"/>
              <w:tab w:val="right" w:leader="dot" w:pos="8494"/>
            </w:tabs>
            <w:rPr>
              <w:del w:id="234" w:author="Raul García Fernández" w:date="2017-06-30T18:38:00Z"/>
              <w:rFonts w:eastAsiaTheme="minorEastAsia"/>
              <w:noProof/>
              <w:sz w:val="22"/>
              <w:lang w:val="es-ES" w:eastAsia="es-ES"/>
            </w:rPr>
          </w:pPr>
          <w:del w:id="235" w:author="Raul García Fernández" w:date="2017-06-30T18:38:00Z">
            <w:r w:rsidRPr="00921F2C" w:rsidDel="00921F2C">
              <w:rPr>
                <w:rPrChange w:id="236" w:author="Raul García Fernández" w:date="2017-06-30T18:38:00Z">
                  <w:rPr>
                    <w:rStyle w:val="Hipervnculo"/>
                    <w:noProof/>
                  </w:rPr>
                </w:rPrChange>
              </w:rPr>
              <w:delText>5.4.</w:delText>
            </w:r>
            <w:r w:rsidDel="00921F2C">
              <w:rPr>
                <w:rFonts w:eastAsiaTheme="minorEastAsia"/>
                <w:noProof/>
                <w:sz w:val="22"/>
                <w:lang w:val="es-ES" w:eastAsia="es-ES"/>
              </w:rPr>
              <w:tab/>
            </w:r>
            <w:r w:rsidRPr="00921F2C" w:rsidDel="00921F2C">
              <w:rPr>
                <w:rPrChange w:id="237" w:author="Raul García Fernández" w:date="2017-06-30T18:38:00Z">
                  <w:rPr>
                    <w:rStyle w:val="Hipervnculo"/>
                    <w:noProof/>
                  </w:rPr>
                </w:rPrChange>
              </w:rPr>
              <w:delText>Ventana Grupos:</w:delText>
            </w:r>
            <w:r w:rsidDel="00921F2C">
              <w:rPr>
                <w:noProof/>
                <w:webHidden/>
              </w:rPr>
              <w:tab/>
              <w:delText>51</w:delText>
            </w:r>
          </w:del>
        </w:p>
        <w:p w14:paraId="78FE944C" w14:textId="79A2BDB7" w:rsidR="00E9755A" w:rsidDel="00921F2C" w:rsidRDefault="00E9755A">
          <w:pPr>
            <w:pStyle w:val="TDC2"/>
            <w:tabs>
              <w:tab w:val="left" w:pos="880"/>
              <w:tab w:val="right" w:leader="dot" w:pos="8494"/>
            </w:tabs>
            <w:rPr>
              <w:del w:id="238" w:author="Raul García Fernández" w:date="2017-06-30T18:38:00Z"/>
              <w:rFonts w:eastAsiaTheme="minorEastAsia"/>
              <w:noProof/>
              <w:sz w:val="22"/>
              <w:lang w:val="es-ES" w:eastAsia="es-ES"/>
            </w:rPr>
          </w:pPr>
          <w:del w:id="239" w:author="Raul García Fernández" w:date="2017-06-30T18:38:00Z">
            <w:r w:rsidRPr="00921F2C" w:rsidDel="00921F2C">
              <w:rPr>
                <w:rPrChange w:id="240" w:author="Raul García Fernández" w:date="2017-06-30T18:38:00Z">
                  <w:rPr>
                    <w:rStyle w:val="Hipervnculo"/>
                    <w:noProof/>
                  </w:rPr>
                </w:rPrChange>
              </w:rPr>
              <w:delText>5.5.</w:delText>
            </w:r>
            <w:r w:rsidDel="00921F2C">
              <w:rPr>
                <w:rFonts w:eastAsiaTheme="minorEastAsia"/>
                <w:noProof/>
                <w:sz w:val="22"/>
                <w:lang w:val="es-ES" w:eastAsia="es-ES"/>
              </w:rPr>
              <w:tab/>
            </w:r>
            <w:r w:rsidRPr="00921F2C" w:rsidDel="00921F2C">
              <w:rPr>
                <w:rPrChange w:id="241" w:author="Raul García Fernández" w:date="2017-06-30T18:38:00Z">
                  <w:rPr>
                    <w:rStyle w:val="Hipervnculo"/>
                    <w:noProof/>
                  </w:rPr>
                </w:rPrChange>
              </w:rPr>
              <w:delText>Ventana Ejecuciones:</w:delText>
            </w:r>
            <w:r w:rsidDel="00921F2C">
              <w:rPr>
                <w:noProof/>
                <w:webHidden/>
              </w:rPr>
              <w:tab/>
              <w:delText>55</w:delText>
            </w:r>
          </w:del>
        </w:p>
        <w:p w14:paraId="598C30A7" w14:textId="013C4BC6" w:rsidR="00E9755A" w:rsidDel="00921F2C" w:rsidRDefault="00E9755A">
          <w:pPr>
            <w:pStyle w:val="TDC2"/>
            <w:tabs>
              <w:tab w:val="left" w:pos="880"/>
              <w:tab w:val="right" w:leader="dot" w:pos="8494"/>
            </w:tabs>
            <w:rPr>
              <w:del w:id="242" w:author="Raul García Fernández" w:date="2017-06-30T18:38:00Z"/>
              <w:rFonts w:eastAsiaTheme="minorEastAsia"/>
              <w:noProof/>
              <w:sz w:val="22"/>
              <w:lang w:val="es-ES" w:eastAsia="es-ES"/>
            </w:rPr>
          </w:pPr>
          <w:del w:id="243" w:author="Raul García Fernández" w:date="2017-06-30T18:38:00Z">
            <w:r w:rsidRPr="00921F2C" w:rsidDel="00921F2C">
              <w:rPr>
                <w:rPrChange w:id="244" w:author="Raul García Fernández" w:date="2017-06-30T18:38:00Z">
                  <w:rPr>
                    <w:rStyle w:val="Hipervnculo"/>
                    <w:noProof/>
                  </w:rPr>
                </w:rPrChange>
              </w:rPr>
              <w:delText>5.6.</w:delText>
            </w:r>
            <w:r w:rsidDel="00921F2C">
              <w:rPr>
                <w:rFonts w:eastAsiaTheme="minorEastAsia"/>
                <w:noProof/>
                <w:sz w:val="22"/>
                <w:lang w:val="es-ES" w:eastAsia="es-ES"/>
              </w:rPr>
              <w:tab/>
            </w:r>
            <w:r w:rsidRPr="00921F2C" w:rsidDel="00921F2C">
              <w:rPr>
                <w:rPrChange w:id="245" w:author="Raul García Fernández" w:date="2017-06-30T18:38:00Z">
                  <w:rPr>
                    <w:rStyle w:val="Hipervnculo"/>
                    <w:noProof/>
                  </w:rPr>
                </w:rPrChange>
              </w:rPr>
              <w:delText>Ventana de administración:</w:delText>
            </w:r>
            <w:r w:rsidDel="00921F2C">
              <w:rPr>
                <w:noProof/>
                <w:webHidden/>
              </w:rPr>
              <w:tab/>
              <w:delText>57</w:delText>
            </w:r>
          </w:del>
        </w:p>
        <w:p w14:paraId="7233590C" w14:textId="08EA0325" w:rsidR="00E9755A" w:rsidDel="00921F2C" w:rsidRDefault="00E9755A">
          <w:pPr>
            <w:pStyle w:val="TDC2"/>
            <w:tabs>
              <w:tab w:val="left" w:pos="880"/>
              <w:tab w:val="right" w:leader="dot" w:pos="8494"/>
            </w:tabs>
            <w:rPr>
              <w:del w:id="246" w:author="Raul García Fernández" w:date="2017-06-30T18:38:00Z"/>
              <w:rFonts w:eastAsiaTheme="minorEastAsia"/>
              <w:noProof/>
              <w:sz w:val="22"/>
              <w:lang w:val="es-ES" w:eastAsia="es-ES"/>
            </w:rPr>
          </w:pPr>
          <w:del w:id="247" w:author="Raul García Fernández" w:date="2017-06-30T18:38:00Z">
            <w:r w:rsidRPr="00921F2C" w:rsidDel="00921F2C">
              <w:rPr>
                <w:rPrChange w:id="248" w:author="Raul García Fernández" w:date="2017-06-30T18:38:00Z">
                  <w:rPr>
                    <w:rStyle w:val="Hipervnculo"/>
                    <w:noProof/>
                  </w:rPr>
                </w:rPrChange>
              </w:rPr>
              <w:delText>5.7.</w:delText>
            </w:r>
            <w:r w:rsidDel="00921F2C">
              <w:rPr>
                <w:rFonts w:eastAsiaTheme="minorEastAsia"/>
                <w:noProof/>
                <w:sz w:val="22"/>
                <w:lang w:val="es-ES" w:eastAsia="es-ES"/>
              </w:rPr>
              <w:tab/>
            </w:r>
            <w:r w:rsidRPr="00921F2C" w:rsidDel="00921F2C">
              <w:rPr>
                <w:rPrChange w:id="249" w:author="Raul García Fernández" w:date="2017-06-30T18:38:00Z">
                  <w:rPr>
                    <w:rStyle w:val="Hipervnculo"/>
                    <w:noProof/>
                  </w:rPr>
                </w:rPrChange>
              </w:rPr>
              <w:delText>Ventana Mi Usuario:</w:delText>
            </w:r>
            <w:r w:rsidDel="00921F2C">
              <w:rPr>
                <w:noProof/>
                <w:webHidden/>
              </w:rPr>
              <w:tab/>
              <w:delText>59</w:delText>
            </w:r>
          </w:del>
        </w:p>
        <w:p w14:paraId="36EC0E28" w14:textId="2A933ED8" w:rsidR="00E9755A" w:rsidDel="00921F2C" w:rsidRDefault="00E9755A">
          <w:pPr>
            <w:pStyle w:val="TDC2"/>
            <w:tabs>
              <w:tab w:val="left" w:pos="880"/>
              <w:tab w:val="right" w:leader="dot" w:pos="8494"/>
            </w:tabs>
            <w:rPr>
              <w:del w:id="250" w:author="Raul García Fernández" w:date="2017-06-30T18:38:00Z"/>
              <w:rFonts w:eastAsiaTheme="minorEastAsia"/>
              <w:noProof/>
              <w:sz w:val="22"/>
              <w:lang w:val="es-ES" w:eastAsia="es-ES"/>
            </w:rPr>
          </w:pPr>
          <w:del w:id="251" w:author="Raul García Fernández" w:date="2017-06-30T18:38:00Z">
            <w:r w:rsidRPr="00921F2C" w:rsidDel="00921F2C">
              <w:rPr>
                <w:rPrChange w:id="252" w:author="Raul García Fernández" w:date="2017-06-30T18:38:00Z">
                  <w:rPr>
                    <w:rStyle w:val="Hipervnculo"/>
                    <w:noProof/>
                  </w:rPr>
                </w:rPrChange>
              </w:rPr>
              <w:delText>5.8.</w:delText>
            </w:r>
            <w:r w:rsidDel="00921F2C">
              <w:rPr>
                <w:rFonts w:eastAsiaTheme="minorEastAsia"/>
                <w:noProof/>
                <w:sz w:val="22"/>
                <w:lang w:val="es-ES" w:eastAsia="es-ES"/>
              </w:rPr>
              <w:tab/>
            </w:r>
            <w:r w:rsidRPr="00921F2C" w:rsidDel="00921F2C">
              <w:rPr>
                <w:rPrChange w:id="253" w:author="Raul García Fernández" w:date="2017-06-30T18:38:00Z">
                  <w:rPr>
                    <w:rStyle w:val="Hipervnculo"/>
                    <w:noProof/>
                  </w:rPr>
                </w:rPrChange>
              </w:rPr>
              <w:delText>Ventana Nuevo Proyecto y Nuevo Grupo:</w:delText>
            </w:r>
            <w:r w:rsidDel="00921F2C">
              <w:rPr>
                <w:noProof/>
                <w:webHidden/>
              </w:rPr>
              <w:tab/>
              <w:delText>60</w:delText>
            </w:r>
          </w:del>
        </w:p>
        <w:p w14:paraId="18E7E47C" w14:textId="2BF119D7" w:rsidR="00E9755A" w:rsidDel="00921F2C" w:rsidRDefault="00E9755A">
          <w:pPr>
            <w:pStyle w:val="TDC1"/>
            <w:tabs>
              <w:tab w:val="left" w:pos="440"/>
              <w:tab w:val="right" w:leader="dot" w:pos="8494"/>
            </w:tabs>
            <w:rPr>
              <w:del w:id="254" w:author="Raul García Fernández" w:date="2017-06-30T18:38:00Z"/>
              <w:rFonts w:eastAsiaTheme="minorEastAsia"/>
              <w:noProof/>
              <w:sz w:val="22"/>
              <w:lang w:val="es-ES" w:eastAsia="es-ES"/>
            </w:rPr>
          </w:pPr>
          <w:del w:id="255" w:author="Raul García Fernández" w:date="2017-06-30T18:38:00Z">
            <w:r w:rsidRPr="00921F2C" w:rsidDel="00921F2C">
              <w:rPr>
                <w:rPrChange w:id="256" w:author="Raul García Fernández" w:date="2017-06-30T18:38:00Z">
                  <w:rPr>
                    <w:rStyle w:val="Hipervnculo"/>
                    <w:noProof/>
                  </w:rPr>
                </w:rPrChange>
              </w:rPr>
              <w:delText>6.</w:delText>
            </w:r>
            <w:r w:rsidDel="00921F2C">
              <w:rPr>
                <w:rFonts w:eastAsiaTheme="minorEastAsia"/>
                <w:noProof/>
                <w:sz w:val="22"/>
                <w:lang w:val="es-ES" w:eastAsia="es-ES"/>
              </w:rPr>
              <w:tab/>
            </w:r>
            <w:r w:rsidRPr="00921F2C" w:rsidDel="00921F2C">
              <w:rPr>
                <w:rPrChange w:id="257" w:author="Raul García Fernández" w:date="2017-06-30T18:38:00Z">
                  <w:rPr>
                    <w:rStyle w:val="Hipervnculo"/>
                    <w:noProof/>
                  </w:rPr>
                </w:rPrChange>
              </w:rPr>
              <w:delText>Navegabilidad:</w:delText>
            </w:r>
            <w:r w:rsidDel="00921F2C">
              <w:rPr>
                <w:noProof/>
                <w:webHidden/>
              </w:rPr>
              <w:tab/>
              <w:delText>63</w:delText>
            </w:r>
          </w:del>
        </w:p>
        <w:p w14:paraId="13351542" w14:textId="77777777" w:rsidR="00727412" w:rsidRDefault="00B97571" w:rsidP="00804A59">
          <w:pPr>
            <w:pStyle w:val="TtuloTDC"/>
            <w:rPr>
              <w:lang w:val="es-ES"/>
            </w:rPr>
            <w:sectPr w:rsidR="00727412" w:rsidSect="008F4C36">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pgNumType w:start="0"/>
              <w:cols w:space="708"/>
              <w:titlePg/>
              <w:docGrid w:linePitch="360"/>
            </w:sectPr>
          </w:pPr>
          <w:r>
            <w:rPr>
              <w:b w:val="0"/>
              <w:bCs w:val="0"/>
              <w:lang w:val="es-ES"/>
            </w:rPr>
            <w:fldChar w:fldCharType="end"/>
          </w:r>
        </w:p>
        <w:p w14:paraId="2E447302" w14:textId="427E9FC6" w:rsidR="00954FCB" w:rsidRDefault="00804A59">
          <w:pPr>
            <w:pStyle w:val="Tabladeilustraciones"/>
            <w:tabs>
              <w:tab w:val="right" w:leader="dot" w:pos="8494"/>
            </w:tabs>
            <w:rPr>
              <w:ins w:id="264" w:author="Raul García Fernández" w:date="2017-07-10T20:43:00Z"/>
              <w:rFonts w:eastAsiaTheme="minorEastAsia"/>
              <w:noProof/>
              <w:sz w:val="22"/>
              <w:lang w:val="es-ES" w:eastAsia="es-ES"/>
            </w:rPr>
          </w:pPr>
          <w:bookmarkStart w:id="265" w:name="_Toc487482716"/>
          <w:r w:rsidRPr="00954FCB">
            <w:rPr>
              <w:b/>
              <w:sz w:val="56"/>
              <w:szCs w:val="56"/>
              <w:lang w:val="es-ES"/>
              <w:rPrChange w:id="266" w:author="Raul García Fernández" w:date="2017-07-10T20:43:00Z">
                <w:rPr>
                  <w:lang w:val="es-ES"/>
                </w:rPr>
              </w:rPrChange>
            </w:rPr>
            <w:lastRenderedPageBreak/>
            <w:t>Ilustraciones</w:t>
          </w:r>
          <w:bookmarkEnd w:id="265"/>
          <w:ins w:id="267" w:author="Raul García Fernández" w:date="2017-07-10T20:43:00Z">
            <w:r w:rsidR="00954FCB">
              <w:rPr>
                <w:lang w:val="es-ES"/>
              </w:rPr>
              <w:br/>
            </w:r>
          </w:ins>
          <w:r w:rsidR="003C3EAA">
            <w:rPr>
              <w:rFonts w:asciiTheme="majorHAnsi" w:eastAsiaTheme="majorEastAsia" w:hAnsiTheme="majorHAnsi" w:cstheme="majorBidi"/>
              <w:color w:val="000000" w:themeColor="accent1" w:themeShade="BF"/>
              <w:sz w:val="56"/>
              <w:szCs w:val="28"/>
              <w:lang w:val="es-ES" w:eastAsia="es-ES_tradnl"/>
            </w:rPr>
            <w:fldChar w:fldCharType="begin"/>
          </w:r>
          <w:r w:rsidR="003C3EAA">
            <w:rPr>
              <w:lang w:val="es-ES"/>
            </w:rPr>
            <w:instrText xml:space="preserve"> TOC \h \z \c "Ilustración" </w:instrText>
          </w:r>
          <w:r w:rsidR="003C3EAA">
            <w:rPr>
              <w:rFonts w:asciiTheme="majorHAnsi" w:eastAsiaTheme="majorEastAsia" w:hAnsiTheme="majorHAnsi" w:cstheme="majorBidi"/>
              <w:color w:val="000000" w:themeColor="accent1" w:themeShade="BF"/>
              <w:sz w:val="56"/>
              <w:szCs w:val="28"/>
              <w:lang w:val="es-ES" w:eastAsia="es-ES_tradnl"/>
            </w:rPr>
            <w:fldChar w:fldCharType="separate"/>
          </w:r>
          <w:ins w:id="268" w:author="Raul García Fernández" w:date="2017-07-10T20:43:00Z">
            <w:r w:rsidR="00954FCB" w:rsidRPr="00C507A1">
              <w:rPr>
                <w:rStyle w:val="Hipervnculo"/>
                <w:noProof/>
              </w:rPr>
              <w:fldChar w:fldCharType="begin"/>
            </w:r>
            <w:r w:rsidR="00954FCB" w:rsidRPr="00C507A1">
              <w:rPr>
                <w:rStyle w:val="Hipervnculo"/>
                <w:noProof/>
              </w:rPr>
              <w:instrText xml:space="preserve"> </w:instrText>
            </w:r>
            <w:r w:rsidR="00954FCB">
              <w:rPr>
                <w:noProof/>
              </w:rPr>
              <w:instrText>HYPERLINK \l "_Toc487482784"</w:instrText>
            </w:r>
            <w:r w:rsidR="00954FCB" w:rsidRPr="00C507A1">
              <w:rPr>
                <w:rStyle w:val="Hipervnculo"/>
                <w:noProof/>
              </w:rPr>
              <w:instrText xml:space="preserve"> </w:instrText>
            </w:r>
            <w:r w:rsidR="00954FCB" w:rsidRPr="00C507A1">
              <w:rPr>
                <w:rStyle w:val="Hipervnculo"/>
                <w:noProof/>
              </w:rPr>
              <w:fldChar w:fldCharType="separate"/>
            </w:r>
            <w:r w:rsidR="00954FCB" w:rsidRPr="00C507A1">
              <w:rPr>
                <w:rStyle w:val="Hipervnculo"/>
                <w:noProof/>
              </w:rPr>
              <w:t>Ilustración 3</w:t>
            </w:r>
            <w:r w:rsidR="00954FCB" w:rsidRPr="00C507A1">
              <w:rPr>
                <w:rStyle w:val="Hipervnculo"/>
                <w:noProof/>
              </w:rPr>
              <w:noBreakHyphen/>
              <w:t>1 (Modelo de dominio)</w:t>
            </w:r>
            <w:r w:rsidR="00954FCB">
              <w:rPr>
                <w:noProof/>
                <w:webHidden/>
              </w:rPr>
              <w:tab/>
            </w:r>
            <w:r w:rsidR="00954FCB">
              <w:rPr>
                <w:noProof/>
                <w:webHidden/>
              </w:rPr>
              <w:fldChar w:fldCharType="begin"/>
            </w:r>
            <w:r w:rsidR="00954FCB">
              <w:rPr>
                <w:noProof/>
                <w:webHidden/>
              </w:rPr>
              <w:instrText xml:space="preserve"> PAGEREF _Toc487482784 \h </w:instrText>
            </w:r>
          </w:ins>
          <w:r w:rsidR="00954FCB">
            <w:rPr>
              <w:noProof/>
              <w:webHidden/>
            </w:rPr>
          </w:r>
          <w:r w:rsidR="00954FCB">
            <w:rPr>
              <w:noProof/>
              <w:webHidden/>
            </w:rPr>
            <w:fldChar w:fldCharType="separate"/>
          </w:r>
          <w:ins w:id="269" w:author="Raul García Fernández" w:date="2017-07-10T20:50:00Z">
            <w:r w:rsidR="009D59D5">
              <w:rPr>
                <w:noProof/>
                <w:webHidden/>
              </w:rPr>
              <w:t>6</w:t>
            </w:r>
          </w:ins>
          <w:ins w:id="270" w:author="Raul García Fernández" w:date="2017-07-10T20:43:00Z">
            <w:r w:rsidR="00954FCB">
              <w:rPr>
                <w:noProof/>
                <w:webHidden/>
              </w:rPr>
              <w:fldChar w:fldCharType="end"/>
            </w:r>
            <w:r w:rsidR="00954FCB" w:rsidRPr="00C507A1">
              <w:rPr>
                <w:rStyle w:val="Hipervnculo"/>
                <w:noProof/>
              </w:rPr>
              <w:fldChar w:fldCharType="end"/>
            </w:r>
          </w:ins>
        </w:p>
        <w:p w14:paraId="12FCD285" w14:textId="1D676560" w:rsidR="00954FCB" w:rsidRDefault="00954FCB">
          <w:pPr>
            <w:pStyle w:val="Tabladeilustraciones"/>
            <w:tabs>
              <w:tab w:val="right" w:leader="dot" w:pos="8494"/>
            </w:tabs>
            <w:rPr>
              <w:ins w:id="271" w:author="Raul García Fernández" w:date="2017-07-10T20:43:00Z"/>
              <w:rFonts w:eastAsiaTheme="minorEastAsia"/>
              <w:noProof/>
              <w:sz w:val="22"/>
              <w:lang w:val="es-ES" w:eastAsia="es-ES"/>
            </w:rPr>
          </w:pPr>
          <w:ins w:id="272"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"_Toc487482785"</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4</w:t>
            </w:r>
            <w:r w:rsidRPr="00C507A1">
              <w:rPr>
                <w:rStyle w:val="Hipervnculo"/>
                <w:noProof/>
              </w:rPr>
              <w:noBreakHyphen/>
              <w:t>1 (Sistema de usuario)</w:t>
            </w:r>
            <w:r>
              <w:rPr>
                <w:noProof/>
                <w:webHidden/>
              </w:rPr>
              <w:tab/>
            </w:r>
            <w:r>
              <w:rPr>
                <w:noProof/>
                <w:webHidden/>
              </w:rPr>
              <w:fldChar w:fldCharType="begin"/>
            </w:r>
            <w:r>
              <w:rPr>
                <w:noProof/>
                <w:webHidden/>
              </w:rPr>
              <w:instrText xml:space="preserve"> PAGEREF _Toc487482785 \h </w:instrText>
            </w:r>
          </w:ins>
          <w:r>
            <w:rPr>
              <w:noProof/>
              <w:webHidden/>
            </w:rPr>
          </w:r>
          <w:r>
            <w:rPr>
              <w:noProof/>
              <w:webHidden/>
            </w:rPr>
            <w:fldChar w:fldCharType="separate"/>
          </w:r>
          <w:ins w:id="273" w:author="Raul García Fernández" w:date="2017-07-10T20:50:00Z">
            <w:r w:rsidR="009D59D5">
              <w:rPr>
                <w:noProof/>
                <w:webHidden/>
              </w:rPr>
              <w:t>7</w:t>
            </w:r>
          </w:ins>
          <w:ins w:id="274" w:author="Raul García Fernández" w:date="2017-07-10T20:43:00Z">
            <w:r>
              <w:rPr>
                <w:noProof/>
                <w:webHidden/>
              </w:rPr>
              <w:fldChar w:fldCharType="end"/>
            </w:r>
            <w:r w:rsidRPr="00C507A1">
              <w:rPr>
                <w:rStyle w:val="Hipervnculo"/>
                <w:noProof/>
              </w:rPr>
              <w:fldChar w:fldCharType="end"/>
            </w:r>
          </w:ins>
        </w:p>
        <w:p w14:paraId="0824F40A" w14:textId="42DA3800" w:rsidR="00954FCB" w:rsidRDefault="00954FCB">
          <w:pPr>
            <w:pStyle w:val="Tabladeilustraciones"/>
            <w:tabs>
              <w:tab w:val="right" w:leader="dot" w:pos="8494"/>
            </w:tabs>
            <w:rPr>
              <w:ins w:id="275" w:author="Raul García Fernández" w:date="2017-07-10T20:43:00Z"/>
              <w:rFonts w:eastAsiaTheme="minorEastAsia"/>
              <w:noProof/>
              <w:sz w:val="22"/>
              <w:lang w:val="es-ES" w:eastAsia="es-ES"/>
            </w:rPr>
          </w:pPr>
          <w:ins w:id="276"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"_Toc487482786"</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4</w:t>
            </w:r>
            <w:r w:rsidRPr="00C507A1">
              <w:rPr>
                <w:rStyle w:val="Hipervnculo"/>
                <w:noProof/>
              </w:rPr>
              <w:noBreakHyphen/>
              <w:t>2 (Sistema administrador)</w:t>
            </w:r>
            <w:r>
              <w:rPr>
                <w:noProof/>
                <w:webHidden/>
              </w:rPr>
              <w:tab/>
            </w:r>
            <w:r>
              <w:rPr>
                <w:noProof/>
                <w:webHidden/>
              </w:rPr>
              <w:fldChar w:fldCharType="begin"/>
            </w:r>
            <w:r>
              <w:rPr>
                <w:noProof/>
                <w:webHidden/>
              </w:rPr>
              <w:instrText xml:space="preserve"> PAGEREF _Toc487482786 \h </w:instrText>
            </w:r>
          </w:ins>
          <w:r>
            <w:rPr>
              <w:noProof/>
              <w:webHidden/>
            </w:rPr>
          </w:r>
          <w:r>
            <w:rPr>
              <w:noProof/>
              <w:webHidden/>
            </w:rPr>
            <w:fldChar w:fldCharType="separate"/>
          </w:r>
          <w:ins w:id="277" w:author="Raul García Fernández" w:date="2017-07-10T20:50:00Z">
            <w:r w:rsidR="009D59D5">
              <w:rPr>
                <w:noProof/>
                <w:webHidden/>
              </w:rPr>
              <w:t>7</w:t>
            </w:r>
          </w:ins>
          <w:ins w:id="278" w:author="Raul García Fernández" w:date="2017-07-10T20:43:00Z">
            <w:r>
              <w:rPr>
                <w:noProof/>
                <w:webHidden/>
              </w:rPr>
              <w:fldChar w:fldCharType="end"/>
            </w:r>
            <w:r w:rsidRPr="00C507A1">
              <w:rPr>
                <w:rStyle w:val="Hipervnculo"/>
                <w:noProof/>
              </w:rPr>
              <w:fldChar w:fldCharType="end"/>
            </w:r>
          </w:ins>
        </w:p>
        <w:p w14:paraId="0CB2CE32" w14:textId="394E44AC" w:rsidR="00954FCB" w:rsidRDefault="00954FCB">
          <w:pPr>
            <w:pStyle w:val="Tabladeilustraciones"/>
            <w:tabs>
              <w:tab w:val="right" w:leader="dot" w:pos="8494"/>
            </w:tabs>
            <w:rPr>
              <w:ins w:id="279" w:author="Raul García Fernández" w:date="2017-07-10T20:43:00Z"/>
              <w:rFonts w:eastAsiaTheme="minorEastAsia"/>
              <w:noProof/>
              <w:sz w:val="22"/>
              <w:lang w:val="es-ES" w:eastAsia="es-ES"/>
            </w:rPr>
          </w:pPr>
          <w:ins w:id="280"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"_Toc487482787"</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4</w:t>
            </w:r>
            <w:r w:rsidRPr="00C507A1">
              <w:rPr>
                <w:rStyle w:val="Hipervnculo"/>
                <w:noProof/>
              </w:rPr>
              <w:noBreakHyphen/>
              <w:t>3 (Sistema aplicación)</w:t>
            </w:r>
            <w:r>
              <w:rPr>
                <w:noProof/>
                <w:webHidden/>
              </w:rPr>
              <w:tab/>
            </w:r>
            <w:r>
              <w:rPr>
                <w:noProof/>
                <w:webHidden/>
              </w:rPr>
              <w:fldChar w:fldCharType="begin"/>
            </w:r>
            <w:r>
              <w:rPr>
                <w:noProof/>
                <w:webHidden/>
              </w:rPr>
              <w:instrText xml:space="preserve"> PAGEREF _Toc487482787 \h </w:instrText>
            </w:r>
          </w:ins>
          <w:r>
            <w:rPr>
              <w:noProof/>
              <w:webHidden/>
            </w:rPr>
          </w:r>
          <w:r>
            <w:rPr>
              <w:noProof/>
              <w:webHidden/>
            </w:rPr>
            <w:fldChar w:fldCharType="separate"/>
          </w:r>
          <w:ins w:id="281" w:author="Raul García Fernández" w:date="2017-07-10T20:50:00Z">
            <w:r w:rsidR="009D59D5">
              <w:rPr>
                <w:noProof/>
                <w:webHidden/>
              </w:rPr>
              <w:t>8</w:t>
            </w:r>
          </w:ins>
          <w:ins w:id="282" w:author="Raul García Fernández" w:date="2017-07-10T20:43:00Z">
            <w:r>
              <w:rPr>
                <w:noProof/>
                <w:webHidden/>
              </w:rPr>
              <w:fldChar w:fldCharType="end"/>
            </w:r>
            <w:r w:rsidRPr="00C507A1">
              <w:rPr>
                <w:rStyle w:val="Hipervnculo"/>
                <w:noProof/>
              </w:rPr>
              <w:fldChar w:fldCharType="end"/>
            </w:r>
          </w:ins>
        </w:p>
        <w:p w14:paraId="429D0E3C" w14:textId="363E0930" w:rsidR="00954FCB" w:rsidRDefault="00954FCB">
          <w:pPr>
            <w:pStyle w:val="Tabladeilustraciones"/>
            <w:tabs>
              <w:tab w:val="right" w:leader="dot" w:pos="8494"/>
            </w:tabs>
            <w:rPr>
              <w:ins w:id="283" w:author="Raul García Fernández" w:date="2017-07-10T20:43:00Z"/>
              <w:rFonts w:eastAsiaTheme="minorEastAsia"/>
              <w:noProof/>
              <w:sz w:val="22"/>
              <w:lang w:val="es-ES" w:eastAsia="es-ES"/>
            </w:rPr>
          </w:pPr>
          <w:ins w:id="284"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"_Toc487482788"</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1 (Gestión de autenticación)</w:t>
            </w:r>
            <w:r>
              <w:rPr>
                <w:noProof/>
                <w:webHidden/>
              </w:rPr>
              <w:tab/>
            </w:r>
            <w:r>
              <w:rPr>
                <w:noProof/>
                <w:webHidden/>
              </w:rPr>
              <w:fldChar w:fldCharType="begin"/>
            </w:r>
            <w:r>
              <w:rPr>
                <w:noProof/>
                <w:webHidden/>
              </w:rPr>
              <w:instrText xml:space="preserve"> PAGEREF _Toc487482788 \h </w:instrText>
            </w:r>
          </w:ins>
          <w:r>
            <w:rPr>
              <w:noProof/>
              <w:webHidden/>
            </w:rPr>
          </w:r>
          <w:r>
            <w:rPr>
              <w:noProof/>
              <w:webHidden/>
            </w:rPr>
            <w:fldChar w:fldCharType="separate"/>
          </w:r>
          <w:ins w:id="285" w:author="Raul García Fernández" w:date="2017-07-10T20:50:00Z">
            <w:r w:rsidR="009D59D5">
              <w:rPr>
                <w:noProof/>
                <w:webHidden/>
              </w:rPr>
              <w:t>8</w:t>
            </w:r>
          </w:ins>
          <w:ins w:id="286" w:author="Raul García Fernández" w:date="2017-07-10T20:43:00Z">
            <w:r>
              <w:rPr>
                <w:noProof/>
                <w:webHidden/>
              </w:rPr>
              <w:fldChar w:fldCharType="end"/>
            </w:r>
            <w:r w:rsidRPr="00C507A1">
              <w:rPr>
                <w:rStyle w:val="Hipervnculo"/>
                <w:noProof/>
              </w:rPr>
              <w:fldChar w:fldCharType="end"/>
            </w:r>
          </w:ins>
        </w:p>
        <w:p w14:paraId="1E37E4DF" w14:textId="041993F4" w:rsidR="00954FCB" w:rsidRDefault="00954FCB">
          <w:pPr>
            <w:pStyle w:val="Tabladeilustraciones"/>
            <w:tabs>
              <w:tab w:val="right" w:leader="dot" w:pos="8494"/>
            </w:tabs>
            <w:rPr>
              <w:ins w:id="287" w:author="Raul García Fernández" w:date="2017-07-10T20:43:00Z"/>
              <w:rFonts w:eastAsiaTheme="minorEastAsia"/>
              <w:noProof/>
              <w:sz w:val="22"/>
              <w:lang w:val="es-ES" w:eastAsia="es-ES"/>
            </w:rPr>
          </w:pPr>
          <w:ins w:id="288"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"_Toc487482789"</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2 (Gestión de datos personales)</w:t>
            </w:r>
            <w:r>
              <w:rPr>
                <w:noProof/>
                <w:webHidden/>
              </w:rPr>
              <w:tab/>
            </w:r>
            <w:r>
              <w:rPr>
                <w:noProof/>
                <w:webHidden/>
              </w:rPr>
              <w:fldChar w:fldCharType="begin"/>
            </w:r>
            <w:r>
              <w:rPr>
                <w:noProof/>
                <w:webHidden/>
              </w:rPr>
              <w:instrText xml:space="preserve"> PAGEREF _Toc487482789 \h </w:instrText>
            </w:r>
          </w:ins>
          <w:r>
            <w:rPr>
              <w:noProof/>
              <w:webHidden/>
            </w:rPr>
          </w:r>
          <w:r>
            <w:rPr>
              <w:noProof/>
              <w:webHidden/>
            </w:rPr>
            <w:fldChar w:fldCharType="separate"/>
          </w:r>
          <w:ins w:id="289" w:author="Raul García Fernández" w:date="2017-07-10T20:50:00Z">
            <w:r w:rsidR="009D59D5">
              <w:rPr>
                <w:noProof/>
                <w:webHidden/>
              </w:rPr>
              <w:t>11</w:t>
            </w:r>
          </w:ins>
          <w:ins w:id="290" w:author="Raul García Fernández" w:date="2017-07-10T20:43:00Z">
            <w:r>
              <w:rPr>
                <w:noProof/>
                <w:webHidden/>
              </w:rPr>
              <w:fldChar w:fldCharType="end"/>
            </w:r>
            <w:r w:rsidRPr="00C507A1">
              <w:rPr>
                <w:rStyle w:val="Hipervnculo"/>
                <w:noProof/>
              </w:rPr>
              <w:fldChar w:fldCharType="end"/>
            </w:r>
          </w:ins>
        </w:p>
        <w:p w14:paraId="61540704" w14:textId="12C72E48" w:rsidR="00954FCB" w:rsidRDefault="00954FCB">
          <w:pPr>
            <w:pStyle w:val="Tabladeilustraciones"/>
            <w:tabs>
              <w:tab w:val="right" w:leader="dot" w:pos="8494"/>
            </w:tabs>
            <w:rPr>
              <w:ins w:id="291" w:author="Raul García Fernández" w:date="2017-07-10T20:43:00Z"/>
              <w:rFonts w:eastAsiaTheme="minorEastAsia"/>
              <w:noProof/>
              <w:sz w:val="22"/>
              <w:lang w:val="es-ES" w:eastAsia="es-ES"/>
            </w:rPr>
          </w:pPr>
          <w:ins w:id="292"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"_Toc487482790"</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3 (Gestión de grupos)</w:t>
            </w:r>
            <w:r>
              <w:rPr>
                <w:noProof/>
                <w:webHidden/>
              </w:rPr>
              <w:tab/>
            </w:r>
            <w:r>
              <w:rPr>
                <w:noProof/>
                <w:webHidden/>
              </w:rPr>
              <w:fldChar w:fldCharType="begin"/>
            </w:r>
            <w:r>
              <w:rPr>
                <w:noProof/>
                <w:webHidden/>
              </w:rPr>
              <w:instrText xml:space="preserve"> PAGEREF _Toc487482790 \h </w:instrText>
            </w:r>
          </w:ins>
          <w:r>
            <w:rPr>
              <w:noProof/>
              <w:webHidden/>
            </w:rPr>
          </w:r>
          <w:r>
            <w:rPr>
              <w:noProof/>
              <w:webHidden/>
            </w:rPr>
            <w:fldChar w:fldCharType="separate"/>
          </w:r>
          <w:ins w:id="293" w:author="Raul García Fernández" w:date="2017-07-10T20:50:00Z">
            <w:r w:rsidR="009D59D5">
              <w:rPr>
                <w:noProof/>
                <w:webHidden/>
              </w:rPr>
              <w:t>13</w:t>
            </w:r>
          </w:ins>
          <w:ins w:id="294" w:author="Raul García Fernández" w:date="2017-07-10T20:43:00Z">
            <w:r>
              <w:rPr>
                <w:noProof/>
                <w:webHidden/>
              </w:rPr>
              <w:fldChar w:fldCharType="end"/>
            </w:r>
            <w:r w:rsidRPr="00C507A1">
              <w:rPr>
                <w:rStyle w:val="Hipervnculo"/>
                <w:noProof/>
              </w:rPr>
              <w:fldChar w:fldCharType="end"/>
            </w:r>
          </w:ins>
        </w:p>
        <w:p w14:paraId="6F9E13A5" w14:textId="0C162538" w:rsidR="00954FCB" w:rsidRDefault="00954FCB">
          <w:pPr>
            <w:pStyle w:val="Tabladeilustraciones"/>
            <w:tabs>
              <w:tab w:val="right" w:leader="dot" w:pos="8494"/>
            </w:tabs>
            <w:rPr>
              <w:ins w:id="295" w:author="Raul García Fernández" w:date="2017-07-10T20:43:00Z"/>
              <w:rFonts w:eastAsiaTheme="minorEastAsia"/>
              <w:noProof/>
              <w:sz w:val="22"/>
              <w:lang w:val="es-ES" w:eastAsia="es-ES"/>
            </w:rPr>
          </w:pPr>
          <w:ins w:id="296"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"_Toc487482791"</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4 (Gestión de proyectos)</w:t>
            </w:r>
            <w:r>
              <w:rPr>
                <w:noProof/>
                <w:webHidden/>
              </w:rPr>
              <w:tab/>
            </w:r>
            <w:r>
              <w:rPr>
                <w:noProof/>
                <w:webHidden/>
              </w:rPr>
              <w:fldChar w:fldCharType="begin"/>
            </w:r>
            <w:r>
              <w:rPr>
                <w:noProof/>
                <w:webHidden/>
              </w:rPr>
              <w:instrText xml:space="preserve"> PAGEREF _Toc487482791 \h </w:instrText>
            </w:r>
          </w:ins>
          <w:r>
            <w:rPr>
              <w:noProof/>
              <w:webHidden/>
            </w:rPr>
          </w:r>
          <w:r>
            <w:rPr>
              <w:noProof/>
              <w:webHidden/>
            </w:rPr>
            <w:fldChar w:fldCharType="separate"/>
          </w:r>
          <w:ins w:id="297" w:author="Raul García Fernández" w:date="2017-07-10T20:50:00Z">
            <w:r w:rsidR="009D59D5">
              <w:rPr>
                <w:noProof/>
                <w:webHidden/>
              </w:rPr>
              <w:t>21</w:t>
            </w:r>
          </w:ins>
          <w:ins w:id="298" w:author="Raul García Fernández" w:date="2017-07-10T20:43:00Z">
            <w:r>
              <w:rPr>
                <w:noProof/>
                <w:webHidden/>
              </w:rPr>
              <w:fldChar w:fldCharType="end"/>
            </w:r>
            <w:r w:rsidRPr="00C507A1">
              <w:rPr>
                <w:rStyle w:val="Hipervnculo"/>
                <w:noProof/>
              </w:rPr>
              <w:fldChar w:fldCharType="end"/>
            </w:r>
          </w:ins>
        </w:p>
        <w:p w14:paraId="1E649010" w14:textId="0355C496" w:rsidR="00954FCB" w:rsidRDefault="00954FCB">
          <w:pPr>
            <w:pStyle w:val="Tabladeilustraciones"/>
            <w:tabs>
              <w:tab w:val="right" w:leader="dot" w:pos="8494"/>
            </w:tabs>
            <w:rPr>
              <w:ins w:id="299" w:author="Raul García Fernández" w:date="2017-07-10T20:43:00Z"/>
              <w:rFonts w:eastAsiaTheme="minorEastAsia"/>
              <w:noProof/>
              <w:sz w:val="22"/>
              <w:lang w:val="es-ES" w:eastAsia="es-ES"/>
            </w:rPr>
          </w:pPr>
          <w:ins w:id="300"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"_Toc487482792"</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5 (Gestión de ejecución)</w:t>
            </w:r>
            <w:r>
              <w:rPr>
                <w:noProof/>
                <w:webHidden/>
              </w:rPr>
              <w:tab/>
            </w:r>
            <w:r>
              <w:rPr>
                <w:noProof/>
                <w:webHidden/>
              </w:rPr>
              <w:fldChar w:fldCharType="begin"/>
            </w:r>
            <w:r>
              <w:rPr>
                <w:noProof/>
                <w:webHidden/>
              </w:rPr>
              <w:instrText xml:space="preserve"> PAGEREF _Toc487482792 \h </w:instrText>
            </w:r>
          </w:ins>
          <w:r>
            <w:rPr>
              <w:noProof/>
              <w:webHidden/>
            </w:rPr>
          </w:r>
          <w:r>
            <w:rPr>
              <w:noProof/>
              <w:webHidden/>
            </w:rPr>
            <w:fldChar w:fldCharType="separate"/>
          </w:r>
          <w:ins w:id="301" w:author="Raul García Fernández" w:date="2017-07-10T20:50:00Z">
            <w:r w:rsidR="009D59D5">
              <w:rPr>
                <w:noProof/>
                <w:webHidden/>
              </w:rPr>
              <w:t>28</w:t>
            </w:r>
          </w:ins>
          <w:ins w:id="302" w:author="Raul García Fernández" w:date="2017-07-10T20:43:00Z">
            <w:r>
              <w:rPr>
                <w:noProof/>
                <w:webHidden/>
              </w:rPr>
              <w:fldChar w:fldCharType="end"/>
            </w:r>
            <w:r w:rsidRPr="00C507A1">
              <w:rPr>
                <w:rStyle w:val="Hipervnculo"/>
                <w:noProof/>
              </w:rPr>
              <w:fldChar w:fldCharType="end"/>
            </w:r>
          </w:ins>
        </w:p>
        <w:p w14:paraId="12F777AD" w14:textId="5E52DA80" w:rsidR="00954FCB" w:rsidRDefault="00954FCB">
          <w:pPr>
            <w:pStyle w:val="Tabladeilustraciones"/>
            <w:tabs>
              <w:tab w:val="right" w:leader="dot" w:pos="8494"/>
            </w:tabs>
            <w:rPr>
              <w:ins w:id="303" w:author="Raul García Fernández" w:date="2017-07-10T20:43:00Z"/>
              <w:rFonts w:eastAsiaTheme="minorEastAsia"/>
              <w:noProof/>
              <w:sz w:val="22"/>
              <w:lang w:val="es-ES" w:eastAsia="es-ES"/>
            </w:rPr>
          </w:pPr>
          <w:ins w:id="304"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"_Toc487482793"</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6 (Gestión de navegación)</w:t>
            </w:r>
            <w:r>
              <w:rPr>
                <w:noProof/>
                <w:webHidden/>
              </w:rPr>
              <w:tab/>
            </w:r>
            <w:r>
              <w:rPr>
                <w:noProof/>
                <w:webHidden/>
              </w:rPr>
              <w:fldChar w:fldCharType="begin"/>
            </w:r>
            <w:r>
              <w:rPr>
                <w:noProof/>
                <w:webHidden/>
              </w:rPr>
              <w:instrText xml:space="preserve"> PAGEREF _Toc487482793 \h </w:instrText>
            </w:r>
          </w:ins>
          <w:r>
            <w:rPr>
              <w:noProof/>
              <w:webHidden/>
            </w:rPr>
          </w:r>
          <w:r>
            <w:rPr>
              <w:noProof/>
              <w:webHidden/>
            </w:rPr>
            <w:fldChar w:fldCharType="separate"/>
          </w:r>
          <w:ins w:id="305" w:author="Raul García Fernández" w:date="2017-07-10T20:50:00Z">
            <w:r w:rsidR="009D59D5">
              <w:rPr>
                <w:noProof/>
                <w:webHidden/>
              </w:rPr>
              <w:t>33</w:t>
            </w:r>
          </w:ins>
          <w:ins w:id="306" w:author="Raul García Fernández" w:date="2017-07-10T20:43:00Z">
            <w:r>
              <w:rPr>
                <w:noProof/>
                <w:webHidden/>
              </w:rPr>
              <w:fldChar w:fldCharType="end"/>
            </w:r>
            <w:r w:rsidRPr="00C507A1">
              <w:rPr>
                <w:rStyle w:val="Hipervnculo"/>
                <w:noProof/>
              </w:rPr>
              <w:fldChar w:fldCharType="end"/>
            </w:r>
          </w:ins>
        </w:p>
        <w:p w14:paraId="3AB6F4BA" w14:textId="1BD134E5" w:rsidR="00954FCB" w:rsidRDefault="00954FCB">
          <w:pPr>
            <w:pStyle w:val="Tabladeilustraciones"/>
            <w:tabs>
              <w:tab w:val="right" w:leader="dot" w:pos="8494"/>
            </w:tabs>
            <w:rPr>
              <w:ins w:id="307" w:author="Raul García Fernández" w:date="2017-07-10T20:43:00Z"/>
              <w:rFonts w:eastAsiaTheme="minorEastAsia"/>
              <w:noProof/>
              <w:sz w:val="22"/>
              <w:lang w:val="es-ES" w:eastAsia="es-ES"/>
            </w:rPr>
          </w:pPr>
          <w:ins w:id="308"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"_Toc487482794"</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7 (Gestión de aplicaciones)</w:t>
            </w:r>
            <w:r>
              <w:rPr>
                <w:noProof/>
                <w:webHidden/>
              </w:rPr>
              <w:tab/>
            </w:r>
            <w:r>
              <w:rPr>
                <w:noProof/>
                <w:webHidden/>
              </w:rPr>
              <w:fldChar w:fldCharType="begin"/>
            </w:r>
            <w:r>
              <w:rPr>
                <w:noProof/>
                <w:webHidden/>
              </w:rPr>
              <w:instrText xml:space="preserve"> PAGEREF _Toc487482794 \h </w:instrText>
            </w:r>
          </w:ins>
          <w:r>
            <w:rPr>
              <w:noProof/>
              <w:webHidden/>
            </w:rPr>
          </w:r>
          <w:r>
            <w:rPr>
              <w:noProof/>
              <w:webHidden/>
            </w:rPr>
            <w:fldChar w:fldCharType="separate"/>
          </w:r>
          <w:ins w:id="309" w:author="Raul García Fernández" w:date="2017-07-10T20:50:00Z">
            <w:r w:rsidR="009D59D5">
              <w:rPr>
                <w:noProof/>
                <w:webHidden/>
              </w:rPr>
              <w:t>37</w:t>
            </w:r>
          </w:ins>
          <w:ins w:id="310" w:author="Raul García Fernández" w:date="2017-07-10T20:43:00Z">
            <w:r>
              <w:rPr>
                <w:noProof/>
                <w:webHidden/>
              </w:rPr>
              <w:fldChar w:fldCharType="end"/>
            </w:r>
            <w:r w:rsidRPr="00C507A1">
              <w:rPr>
                <w:rStyle w:val="Hipervnculo"/>
                <w:noProof/>
              </w:rPr>
              <w:fldChar w:fldCharType="end"/>
            </w:r>
          </w:ins>
        </w:p>
        <w:p w14:paraId="17D744FC" w14:textId="0D58EFB5" w:rsidR="00954FCB" w:rsidRDefault="00954FCB">
          <w:pPr>
            <w:pStyle w:val="Tabladeilustraciones"/>
            <w:tabs>
              <w:tab w:val="right" w:leader="dot" w:pos="8494"/>
            </w:tabs>
            <w:rPr>
              <w:ins w:id="311" w:author="Raul García Fernández" w:date="2017-07-10T20:43:00Z"/>
              <w:rFonts w:eastAsiaTheme="minorEastAsia"/>
              <w:noProof/>
              <w:sz w:val="22"/>
              <w:lang w:val="es-ES" w:eastAsia="es-ES"/>
            </w:rPr>
          </w:pPr>
          <w:ins w:id="312"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"_Toc487482795"</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8 (Administración de usuarios)</w:t>
            </w:r>
            <w:r>
              <w:rPr>
                <w:noProof/>
                <w:webHidden/>
              </w:rPr>
              <w:tab/>
            </w:r>
            <w:r>
              <w:rPr>
                <w:noProof/>
                <w:webHidden/>
              </w:rPr>
              <w:fldChar w:fldCharType="begin"/>
            </w:r>
            <w:r>
              <w:rPr>
                <w:noProof/>
                <w:webHidden/>
              </w:rPr>
              <w:instrText xml:space="preserve"> PAGEREF _Toc487482795 \h </w:instrText>
            </w:r>
          </w:ins>
          <w:r>
            <w:rPr>
              <w:noProof/>
              <w:webHidden/>
            </w:rPr>
          </w:r>
          <w:r>
            <w:rPr>
              <w:noProof/>
              <w:webHidden/>
            </w:rPr>
            <w:fldChar w:fldCharType="separate"/>
          </w:r>
          <w:ins w:id="313" w:author="Raul García Fernández" w:date="2017-07-10T20:50:00Z">
            <w:r w:rsidR="009D59D5">
              <w:rPr>
                <w:noProof/>
                <w:webHidden/>
              </w:rPr>
              <w:t>40</w:t>
            </w:r>
          </w:ins>
          <w:ins w:id="314" w:author="Raul García Fernández" w:date="2017-07-10T20:43:00Z">
            <w:r>
              <w:rPr>
                <w:noProof/>
                <w:webHidden/>
              </w:rPr>
              <w:fldChar w:fldCharType="end"/>
            </w:r>
            <w:r w:rsidRPr="00C507A1">
              <w:rPr>
                <w:rStyle w:val="Hipervnculo"/>
                <w:noProof/>
              </w:rPr>
              <w:fldChar w:fldCharType="end"/>
            </w:r>
          </w:ins>
        </w:p>
        <w:p w14:paraId="387E40FA" w14:textId="59A6CEC1" w:rsidR="00954FCB" w:rsidRDefault="00954FCB">
          <w:pPr>
            <w:pStyle w:val="Tabladeilustraciones"/>
            <w:tabs>
              <w:tab w:val="right" w:leader="dot" w:pos="8494"/>
            </w:tabs>
            <w:rPr>
              <w:ins w:id="315" w:author="Raul García Fernández" w:date="2017-07-10T20:43:00Z"/>
              <w:rFonts w:eastAsiaTheme="minorEastAsia"/>
              <w:noProof/>
              <w:sz w:val="22"/>
              <w:lang w:val="es-ES" w:eastAsia="es-ES"/>
            </w:rPr>
          </w:pPr>
          <w:ins w:id="316"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"_Toc487482796"</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9(Administración de proyectos)</w:t>
            </w:r>
            <w:r>
              <w:rPr>
                <w:noProof/>
                <w:webHidden/>
              </w:rPr>
              <w:tab/>
            </w:r>
            <w:r>
              <w:rPr>
                <w:noProof/>
                <w:webHidden/>
              </w:rPr>
              <w:fldChar w:fldCharType="begin"/>
            </w:r>
            <w:r>
              <w:rPr>
                <w:noProof/>
                <w:webHidden/>
              </w:rPr>
              <w:instrText xml:space="preserve"> PAGEREF _Toc487482796 \h </w:instrText>
            </w:r>
          </w:ins>
          <w:r>
            <w:rPr>
              <w:noProof/>
              <w:webHidden/>
            </w:rPr>
          </w:r>
          <w:r>
            <w:rPr>
              <w:noProof/>
              <w:webHidden/>
            </w:rPr>
            <w:fldChar w:fldCharType="separate"/>
          </w:r>
          <w:ins w:id="317" w:author="Raul García Fernández" w:date="2017-07-10T20:50:00Z">
            <w:r w:rsidR="009D59D5">
              <w:rPr>
                <w:noProof/>
                <w:webHidden/>
              </w:rPr>
              <w:t>43</w:t>
            </w:r>
          </w:ins>
          <w:ins w:id="318" w:author="Raul García Fernández" w:date="2017-07-10T20:43:00Z">
            <w:r>
              <w:rPr>
                <w:noProof/>
                <w:webHidden/>
              </w:rPr>
              <w:fldChar w:fldCharType="end"/>
            </w:r>
            <w:r w:rsidRPr="00C507A1">
              <w:rPr>
                <w:rStyle w:val="Hipervnculo"/>
                <w:noProof/>
              </w:rPr>
              <w:fldChar w:fldCharType="end"/>
            </w:r>
          </w:ins>
        </w:p>
        <w:p w14:paraId="5E8F90F5" w14:textId="6B615203" w:rsidR="00954FCB" w:rsidRDefault="00954FCB">
          <w:pPr>
            <w:pStyle w:val="Tabladeilustraciones"/>
            <w:tabs>
              <w:tab w:val="right" w:leader="dot" w:pos="8494"/>
            </w:tabs>
            <w:rPr>
              <w:ins w:id="319" w:author="Raul García Fernández" w:date="2017-07-10T20:43:00Z"/>
              <w:rFonts w:eastAsiaTheme="minorEastAsia"/>
              <w:noProof/>
              <w:sz w:val="22"/>
              <w:lang w:val="es-ES" w:eastAsia="es-ES"/>
            </w:rPr>
          </w:pPr>
          <w:ins w:id="320"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"_Toc487482797"</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10 (Administración de grupos)</w:t>
            </w:r>
            <w:r>
              <w:rPr>
                <w:noProof/>
                <w:webHidden/>
              </w:rPr>
              <w:tab/>
            </w:r>
            <w:r>
              <w:rPr>
                <w:noProof/>
                <w:webHidden/>
              </w:rPr>
              <w:fldChar w:fldCharType="begin"/>
            </w:r>
            <w:r>
              <w:rPr>
                <w:noProof/>
                <w:webHidden/>
              </w:rPr>
              <w:instrText xml:space="preserve"> PAGEREF _Toc487482797 \h </w:instrText>
            </w:r>
          </w:ins>
          <w:r>
            <w:rPr>
              <w:noProof/>
              <w:webHidden/>
            </w:rPr>
          </w:r>
          <w:r>
            <w:rPr>
              <w:noProof/>
              <w:webHidden/>
            </w:rPr>
            <w:fldChar w:fldCharType="separate"/>
          </w:r>
          <w:ins w:id="321" w:author="Raul García Fernández" w:date="2017-07-10T20:50:00Z">
            <w:r w:rsidR="009D59D5">
              <w:rPr>
                <w:noProof/>
                <w:webHidden/>
              </w:rPr>
              <w:t>46</w:t>
            </w:r>
          </w:ins>
          <w:ins w:id="322" w:author="Raul García Fernández" w:date="2017-07-10T20:43:00Z">
            <w:r>
              <w:rPr>
                <w:noProof/>
                <w:webHidden/>
              </w:rPr>
              <w:fldChar w:fldCharType="end"/>
            </w:r>
            <w:r w:rsidRPr="00C507A1">
              <w:rPr>
                <w:rStyle w:val="Hipervnculo"/>
                <w:noProof/>
              </w:rPr>
              <w:fldChar w:fldCharType="end"/>
            </w:r>
          </w:ins>
        </w:p>
        <w:p w14:paraId="44B8F48D" w14:textId="44F4B883" w:rsidR="00954FCB" w:rsidRDefault="00954FCB">
          <w:pPr>
            <w:pStyle w:val="Tabladeilustraciones"/>
            <w:tabs>
              <w:tab w:val="right" w:leader="dot" w:pos="8494"/>
            </w:tabs>
            <w:rPr>
              <w:ins w:id="323" w:author="Raul García Fernández" w:date="2017-07-10T20:43:00Z"/>
              <w:rFonts w:eastAsiaTheme="minorEastAsia"/>
              <w:noProof/>
              <w:sz w:val="22"/>
              <w:lang w:val="es-ES" w:eastAsia="es-ES"/>
            </w:rPr>
          </w:pPr>
          <w:ins w:id="324"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"_Toc487482798"</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11 (Administración de ejecuciones)</w:t>
            </w:r>
            <w:r>
              <w:rPr>
                <w:noProof/>
                <w:webHidden/>
              </w:rPr>
              <w:tab/>
            </w:r>
            <w:r>
              <w:rPr>
                <w:noProof/>
                <w:webHidden/>
              </w:rPr>
              <w:fldChar w:fldCharType="begin"/>
            </w:r>
            <w:r>
              <w:rPr>
                <w:noProof/>
                <w:webHidden/>
              </w:rPr>
              <w:instrText xml:space="preserve"> PAGEREF _Toc487482798 \h </w:instrText>
            </w:r>
          </w:ins>
          <w:r>
            <w:rPr>
              <w:noProof/>
              <w:webHidden/>
            </w:rPr>
          </w:r>
          <w:r>
            <w:rPr>
              <w:noProof/>
              <w:webHidden/>
            </w:rPr>
            <w:fldChar w:fldCharType="separate"/>
          </w:r>
          <w:ins w:id="325" w:author="Raul García Fernández" w:date="2017-07-10T20:50:00Z">
            <w:r w:rsidR="009D59D5">
              <w:rPr>
                <w:noProof/>
                <w:webHidden/>
              </w:rPr>
              <w:t>48</w:t>
            </w:r>
          </w:ins>
          <w:ins w:id="326" w:author="Raul García Fernández" w:date="2017-07-10T20:43:00Z">
            <w:r>
              <w:rPr>
                <w:noProof/>
                <w:webHidden/>
              </w:rPr>
              <w:fldChar w:fldCharType="end"/>
            </w:r>
            <w:r w:rsidRPr="00C507A1">
              <w:rPr>
                <w:rStyle w:val="Hipervnculo"/>
                <w:noProof/>
              </w:rPr>
              <w:fldChar w:fldCharType="end"/>
            </w:r>
          </w:ins>
        </w:p>
        <w:p w14:paraId="068A8E22" w14:textId="5DDB2F25" w:rsidR="00954FCB" w:rsidRDefault="00954FCB">
          <w:pPr>
            <w:pStyle w:val="Tabladeilustraciones"/>
            <w:tabs>
              <w:tab w:val="right" w:leader="dot" w:pos="8494"/>
            </w:tabs>
            <w:rPr>
              <w:ins w:id="327" w:author="Raul García Fernández" w:date="2017-07-10T20:43:00Z"/>
              <w:rFonts w:eastAsiaTheme="minorEastAsia"/>
              <w:noProof/>
              <w:sz w:val="22"/>
              <w:lang w:val="es-ES" w:eastAsia="es-ES"/>
            </w:rPr>
          </w:pPr>
          <w:ins w:id="328"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"_Toc487482799"</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5</w:t>
            </w:r>
            <w:r w:rsidRPr="00C507A1">
              <w:rPr>
                <w:rStyle w:val="Hipervnculo"/>
                <w:noProof/>
              </w:rPr>
              <w:noBreakHyphen/>
              <w:t>12 (Gestión de administración)</w:t>
            </w:r>
            <w:r>
              <w:rPr>
                <w:noProof/>
                <w:webHidden/>
              </w:rPr>
              <w:tab/>
            </w:r>
            <w:r>
              <w:rPr>
                <w:noProof/>
                <w:webHidden/>
              </w:rPr>
              <w:fldChar w:fldCharType="begin"/>
            </w:r>
            <w:r>
              <w:rPr>
                <w:noProof/>
                <w:webHidden/>
              </w:rPr>
              <w:instrText xml:space="preserve"> PAGEREF _Toc487482799 \h </w:instrText>
            </w:r>
          </w:ins>
          <w:r>
            <w:rPr>
              <w:noProof/>
              <w:webHidden/>
            </w:rPr>
          </w:r>
          <w:r>
            <w:rPr>
              <w:noProof/>
              <w:webHidden/>
            </w:rPr>
            <w:fldChar w:fldCharType="separate"/>
          </w:r>
          <w:ins w:id="329" w:author="Raul García Fernández" w:date="2017-07-10T20:50:00Z">
            <w:r w:rsidR="009D59D5">
              <w:rPr>
                <w:noProof/>
                <w:webHidden/>
              </w:rPr>
              <w:t>50</w:t>
            </w:r>
          </w:ins>
          <w:ins w:id="330" w:author="Raul García Fernández" w:date="2017-07-10T20:43:00Z">
            <w:r>
              <w:rPr>
                <w:noProof/>
                <w:webHidden/>
              </w:rPr>
              <w:fldChar w:fldCharType="end"/>
            </w:r>
            <w:r w:rsidRPr="00C507A1">
              <w:rPr>
                <w:rStyle w:val="Hipervnculo"/>
                <w:noProof/>
              </w:rPr>
              <w:fldChar w:fldCharType="end"/>
            </w:r>
          </w:ins>
        </w:p>
        <w:p w14:paraId="0C7B57B7" w14:textId="3FA0730D" w:rsidR="00954FCB" w:rsidRDefault="00954FCB">
          <w:pPr>
            <w:pStyle w:val="Tabladeilustraciones"/>
            <w:tabs>
              <w:tab w:val="right" w:leader="dot" w:pos="8494"/>
            </w:tabs>
            <w:rPr>
              <w:ins w:id="331" w:author="Raul García Fernández" w:date="2017-07-10T20:43:00Z"/>
              <w:rFonts w:eastAsiaTheme="minorEastAsia"/>
              <w:noProof/>
              <w:sz w:val="22"/>
              <w:lang w:val="es-ES" w:eastAsia="es-ES"/>
            </w:rPr>
          </w:pPr>
          <w:ins w:id="332"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"_Toc487482800"</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1 (Pagina de Login. Estado inicial)</w:t>
            </w:r>
            <w:r>
              <w:rPr>
                <w:noProof/>
                <w:webHidden/>
              </w:rPr>
              <w:tab/>
            </w:r>
            <w:r>
              <w:rPr>
                <w:noProof/>
                <w:webHidden/>
              </w:rPr>
              <w:fldChar w:fldCharType="begin"/>
            </w:r>
            <w:r>
              <w:rPr>
                <w:noProof/>
                <w:webHidden/>
              </w:rPr>
              <w:instrText xml:space="preserve"> PAGEREF _Toc487482800 \h </w:instrText>
            </w:r>
          </w:ins>
          <w:r>
            <w:rPr>
              <w:noProof/>
              <w:webHidden/>
            </w:rPr>
          </w:r>
          <w:r>
            <w:rPr>
              <w:noProof/>
              <w:webHidden/>
            </w:rPr>
            <w:fldChar w:fldCharType="separate"/>
          </w:r>
          <w:ins w:id="333" w:author="Raul García Fernández" w:date="2017-07-10T20:50:00Z">
            <w:r w:rsidR="009D59D5">
              <w:rPr>
                <w:noProof/>
                <w:webHidden/>
              </w:rPr>
              <w:t>52</w:t>
            </w:r>
          </w:ins>
          <w:ins w:id="334" w:author="Raul García Fernández" w:date="2017-07-10T20:43:00Z">
            <w:r>
              <w:rPr>
                <w:noProof/>
                <w:webHidden/>
              </w:rPr>
              <w:fldChar w:fldCharType="end"/>
            </w:r>
            <w:r w:rsidRPr="00C507A1">
              <w:rPr>
                <w:rStyle w:val="Hipervnculo"/>
                <w:noProof/>
              </w:rPr>
              <w:fldChar w:fldCharType="end"/>
            </w:r>
          </w:ins>
        </w:p>
        <w:p w14:paraId="72E0C525" w14:textId="5AA5B639" w:rsidR="00954FCB" w:rsidRDefault="00954FCB">
          <w:pPr>
            <w:pStyle w:val="Tabladeilustraciones"/>
            <w:tabs>
              <w:tab w:val="right" w:leader="dot" w:pos="8494"/>
            </w:tabs>
            <w:rPr>
              <w:ins w:id="335" w:author="Raul García Fernández" w:date="2017-07-10T20:43:00Z"/>
              <w:rFonts w:eastAsiaTheme="minorEastAsia"/>
              <w:noProof/>
              <w:sz w:val="22"/>
              <w:lang w:val="es-ES" w:eastAsia="es-ES"/>
            </w:rPr>
          </w:pPr>
          <w:ins w:id="336"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"_Toc487482801"</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2 (Pagina Login. Error de autenticación)</w:t>
            </w:r>
            <w:r>
              <w:rPr>
                <w:noProof/>
                <w:webHidden/>
              </w:rPr>
              <w:tab/>
            </w:r>
            <w:r>
              <w:rPr>
                <w:noProof/>
                <w:webHidden/>
              </w:rPr>
              <w:fldChar w:fldCharType="begin"/>
            </w:r>
            <w:r>
              <w:rPr>
                <w:noProof/>
                <w:webHidden/>
              </w:rPr>
              <w:instrText xml:space="preserve"> PAGEREF _Toc487482801 \h </w:instrText>
            </w:r>
          </w:ins>
          <w:r>
            <w:rPr>
              <w:noProof/>
              <w:webHidden/>
            </w:rPr>
          </w:r>
          <w:r>
            <w:rPr>
              <w:noProof/>
              <w:webHidden/>
            </w:rPr>
            <w:fldChar w:fldCharType="separate"/>
          </w:r>
          <w:ins w:id="337" w:author="Raul García Fernández" w:date="2017-07-10T20:50:00Z">
            <w:r w:rsidR="009D59D5">
              <w:rPr>
                <w:noProof/>
                <w:webHidden/>
              </w:rPr>
              <w:t>53</w:t>
            </w:r>
          </w:ins>
          <w:ins w:id="338" w:author="Raul García Fernández" w:date="2017-07-10T20:43:00Z">
            <w:r>
              <w:rPr>
                <w:noProof/>
                <w:webHidden/>
              </w:rPr>
              <w:fldChar w:fldCharType="end"/>
            </w:r>
            <w:r w:rsidRPr="00C507A1">
              <w:rPr>
                <w:rStyle w:val="Hipervnculo"/>
                <w:noProof/>
              </w:rPr>
              <w:fldChar w:fldCharType="end"/>
            </w:r>
          </w:ins>
        </w:p>
        <w:p w14:paraId="33F80917" w14:textId="6CB1C119" w:rsidR="00954FCB" w:rsidRDefault="00954FCB">
          <w:pPr>
            <w:pStyle w:val="Tabladeilustraciones"/>
            <w:tabs>
              <w:tab w:val="right" w:leader="dot" w:pos="8494"/>
            </w:tabs>
            <w:rPr>
              <w:ins w:id="339" w:author="Raul García Fernández" w:date="2017-07-10T20:43:00Z"/>
              <w:rFonts w:eastAsiaTheme="minorEastAsia"/>
              <w:noProof/>
              <w:sz w:val="22"/>
              <w:lang w:val="es-ES" w:eastAsia="es-ES"/>
            </w:rPr>
          </w:pPr>
          <w:ins w:id="340"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"_Toc487482802"</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3 (Menú de la aplicación)</w:t>
            </w:r>
            <w:r>
              <w:rPr>
                <w:noProof/>
                <w:webHidden/>
              </w:rPr>
              <w:tab/>
            </w:r>
            <w:r>
              <w:rPr>
                <w:noProof/>
                <w:webHidden/>
              </w:rPr>
              <w:fldChar w:fldCharType="begin"/>
            </w:r>
            <w:r>
              <w:rPr>
                <w:noProof/>
                <w:webHidden/>
              </w:rPr>
              <w:instrText xml:space="preserve"> PAGEREF _Toc487482802 \h </w:instrText>
            </w:r>
          </w:ins>
          <w:r>
            <w:rPr>
              <w:noProof/>
              <w:webHidden/>
            </w:rPr>
          </w:r>
          <w:r>
            <w:rPr>
              <w:noProof/>
              <w:webHidden/>
            </w:rPr>
            <w:fldChar w:fldCharType="separate"/>
          </w:r>
          <w:ins w:id="341" w:author="Raul García Fernández" w:date="2017-07-10T20:50:00Z">
            <w:r w:rsidR="009D59D5">
              <w:rPr>
                <w:noProof/>
                <w:webHidden/>
              </w:rPr>
              <w:t>53</w:t>
            </w:r>
          </w:ins>
          <w:ins w:id="342" w:author="Raul García Fernández" w:date="2017-07-10T20:43:00Z">
            <w:r>
              <w:rPr>
                <w:noProof/>
                <w:webHidden/>
              </w:rPr>
              <w:fldChar w:fldCharType="end"/>
            </w:r>
            <w:r w:rsidRPr="00C507A1">
              <w:rPr>
                <w:rStyle w:val="Hipervnculo"/>
                <w:noProof/>
              </w:rPr>
              <w:fldChar w:fldCharType="end"/>
            </w:r>
          </w:ins>
        </w:p>
        <w:p w14:paraId="4D817984" w14:textId="7B9250EC" w:rsidR="00954FCB" w:rsidRDefault="00954FCB">
          <w:pPr>
            <w:pStyle w:val="Tabladeilustraciones"/>
            <w:tabs>
              <w:tab w:val="right" w:leader="dot" w:pos="8494"/>
            </w:tabs>
            <w:rPr>
              <w:ins w:id="343" w:author="Raul García Fernández" w:date="2017-07-10T20:43:00Z"/>
              <w:rFonts w:eastAsiaTheme="minorEastAsia"/>
              <w:noProof/>
              <w:sz w:val="22"/>
              <w:lang w:val="es-ES" w:eastAsia="es-ES"/>
            </w:rPr>
          </w:pPr>
          <w:ins w:id="344"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"_Toc487482803"</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4 (Ventana” Project” Listado de proyectos)</w:t>
            </w:r>
            <w:r>
              <w:rPr>
                <w:noProof/>
                <w:webHidden/>
              </w:rPr>
              <w:tab/>
            </w:r>
            <w:r>
              <w:rPr>
                <w:noProof/>
                <w:webHidden/>
              </w:rPr>
              <w:fldChar w:fldCharType="begin"/>
            </w:r>
            <w:r>
              <w:rPr>
                <w:noProof/>
                <w:webHidden/>
              </w:rPr>
              <w:instrText xml:space="preserve"> PAGEREF _Toc487482803 \h </w:instrText>
            </w:r>
          </w:ins>
          <w:r>
            <w:rPr>
              <w:noProof/>
              <w:webHidden/>
            </w:rPr>
          </w:r>
          <w:r>
            <w:rPr>
              <w:noProof/>
              <w:webHidden/>
            </w:rPr>
            <w:fldChar w:fldCharType="separate"/>
          </w:r>
          <w:ins w:id="345" w:author="Raul García Fernández" w:date="2017-07-10T20:50:00Z">
            <w:r w:rsidR="009D59D5">
              <w:rPr>
                <w:noProof/>
                <w:webHidden/>
              </w:rPr>
              <w:t>54</w:t>
            </w:r>
          </w:ins>
          <w:ins w:id="346" w:author="Raul García Fernández" w:date="2017-07-10T20:43:00Z">
            <w:r>
              <w:rPr>
                <w:noProof/>
                <w:webHidden/>
              </w:rPr>
              <w:fldChar w:fldCharType="end"/>
            </w:r>
            <w:r w:rsidRPr="00C507A1">
              <w:rPr>
                <w:rStyle w:val="Hipervnculo"/>
                <w:noProof/>
              </w:rPr>
              <w:fldChar w:fldCharType="end"/>
            </w:r>
          </w:ins>
        </w:p>
        <w:p w14:paraId="7B1FA5B3" w14:textId="6447E485" w:rsidR="00954FCB" w:rsidRDefault="00954FCB">
          <w:pPr>
            <w:pStyle w:val="Tabladeilustraciones"/>
            <w:tabs>
              <w:tab w:val="right" w:leader="dot" w:pos="8494"/>
            </w:tabs>
            <w:rPr>
              <w:ins w:id="347" w:author="Raul García Fernández" w:date="2017-07-10T20:43:00Z"/>
              <w:rFonts w:eastAsiaTheme="minorEastAsia"/>
              <w:noProof/>
              <w:sz w:val="22"/>
              <w:lang w:val="es-ES" w:eastAsia="es-ES"/>
            </w:rPr>
          </w:pPr>
          <w:ins w:id="348"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"_Toc487482804"</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5(Ventana "Proyecto", visualización de proyectos)</w:t>
            </w:r>
            <w:r>
              <w:rPr>
                <w:noProof/>
                <w:webHidden/>
              </w:rPr>
              <w:tab/>
            </w:r>
            <w:r>
              <w:rPr>
                <w:noProof/>
                <w:webHidden/>
              </w:rPr>
              <w:fldChar w:fldCharType="begin"/>
            </w:r>
            <w:r>
              <w:rPr>
                <w:noProof/>
                <w:webHidden/>
              </w:rPr>
              <w:instrText xml:space="preserve"> PAGEREF _Toc487482804 \h </w:instrText>
            </w:r>
          </w:ins>
          <w:r>
            <w:rPr>
              <w:noProof/>
              <w:webHidden/>
            </w:rPr>
          </w:r>
          <w:r>
            <w:rPr>
              <w:noProof/>
              <w:webHidden/>
            </w:rPr>
            <w:fldChar w:fldCharType="separate"/>
          </w:r>
          <w:ins w:id="349" w:author="Raul García Fernández" w:date="2017-07-10T20:50:00Z">
            <w:r w:rsidR="009D59D5">
              <w:rPr>
                <w:noProof/>
                <w:webHidden/>
              </w:rPr>
              <w:t>55</w:t>
            </w:r>
          </w:ins>
          <w:ins w:id="350" w:author="Raul García Fernández" w:date="2017-07-10T20:43:00Z">
            <w:r>
              <w:rPr>
                <w:noProof/>
                <w:webHidden/>
              </w:rPr>
              <w:fldChar w:fldCharType="end"/>
            </w:r>
            <w:r w:rsidRPr="00C507A1">
              <w:rPr>
                <w:rStyle w:val="Hipervnculo"/>
                <w:noProof/>
              </w:rPr>
              <w:fldChar w:fldCharType="end"/>
            </w:r>
          </w:ins>
        </w:p>
        <w:p w14:paraId="0824C1B0" w14:textId="41460720" w:rsidR="00954FCB" w:rsidRDefault="00954FCB">
          <w:pPr>
            <w:pStyle w:val="Tabladeilustraciones"/>
            <w:tabs>
              <w:tab w:val="right" w:leader="dot" w:pos="8494"/>
            </w:tabs>
            <w:rPr>
              <w:ins w:id="351" w:author="Raul García Fernández" w:date="2017-07-10T20:43:00Z"/>
              <w:rFonts w:eastAsiaTheme="minorEastAsia"/>
              <w:noProof/>
              <w:sz w:val="22"/>
              <w:lang w:val="es-ES" w:eastAsia="es-ES"/>
            </w:rPr>
          </w:pPr>
          <w:ins w:id="352"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"_Toc487482805"</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6 (Diálogos de muestra)</w:t>
            </w:r>
            <w:r>
              <w:rPr>
                <w:noProof/>
                <w:webHidden/>
              </w:rPr>
              <w:tab/>
            </w:r>
            <w:r>
              <w:rPr>
                <w:noProof/>
                <w:webHidden/>
              </w:rPr>
              <w:fldChar w:fldCharType="begin"/>
            </w:r>
            <w:r>
              <w:rPr>
                <w:noProof/>
                <w:webHidden/>
              </w:rPr>
              <w:instrText xml:space="preserve"> PAGEREF _Toc487482805 \h </w:instrText>
            </w:r>
          </w:ins>
          <w:r>
            <w:rPr>
              <w:noProof/>
              <w:webHidden/>
            </w:rPr>
          </w:r>
          <w:r>
            <w:rPr>
              <w:noProof/>
              <w:webHidden/>
            </w:rPr>
            <w:fldChar w:fldCharType="separate"/>
          </w:r>
          <w:ins w:id="353" w:author="Raul García Fernández" w:date="2017-07-10T20:50:00Z">
            <w:r w:rsidR="009D59D5">
              <w:rPr>
                <w:noProof/>
                <w:webHidden/>
              </w:rPr>
              <w:t>55</w:t>
            </w:r>
          </w:ins>
          <w:ins w:id="354" w:author="Raul García Fernández" w:date="2017-07-10T20:43:00Z">
            <w:r>
              <w:rPr>
                <w:noProof/>
                <w:webHidden/>
              </w:rPr>
              <w:fldChar w:fldCharType="end"/>
            </w:r>
            <w:r w:rsidRPr="00C507A1">
              <w:rPr>
                <w:rStyle w:val="Hipervnculo"/>
                <w:noProof/>
              </w:rPr>
              <w:fldChar w:fldCharType="end"/>
            </w:r>
          </w:ins>
        </w:p>
        <w:p w14:paraId="05272195" w14:textId="382C996F" w:rsidR="00954FCB" w:rsidRDefault="00954FCB">
          <w:pPr>
            <w:pStyle w:val="Tabladeilustraciones"/>
            <w:tabs>
              <w:tab w:val="right" w:leader="dot" w:pos="8494"/>
            </w:tabs>
            <w:rPr>
              <w:ins w:id="355" w:author="Raul García Fernández" w:date="2017-07-10T20:43:00Z"/>
              <w:rFonts w:eastAsiaTheme="minorEastAsia"/>
              <w:noProof/>
              <w:sz w:val="22"/>
              <w:lang w:val="es-ES" w:eastAsia="es-ES"/>
            </w:rPr>
          </w:pPr>
          <w:ins w:id="356"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"_Toc487482806"</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7 (Ventana "Grupos"-Listado grupos)</w:t>
            </w:r>
            <w:r>
              <w:rPr>
                <w:noProof/>
                <w:webHidden/>
              </w:rPr>
              <w:tab/>
            </w:r>
            <w:r>
              <w:rPr>
                <w:noProof/>
                <w:webHidden/>
              </w:rPr>
              <w:fldChar w:fldCharType="begin"/>
            </w:r>
            <w:r>
              <w:rPr>
                <w:noProof/>
                <w:webHidden/>
              </w:rPr>
              <w:instrText xml:space="preserve"> PAGEREF _Toc487482806 \h </w:instrText>
            </w:r>
          </w:ins>
          <w:r>
            <w:rPr>
              <w:noProof/>
              <w:webHidden/>
            </w:rPr>
          </w:r>
          <w:r>
            <w:rPr>
              <w:noProof/>
              <w:webHidden/>
            </w:rPr>
            <w:fldChar w:fldCharType="separate"/>
          </w:r>
          <w:ins w:id="357" w:author="Raul García Fernández" w:date="2017-07-10T20:50:00Z">
            <w:r w:rsidR="009D59D5">
              <w:rPr>
                <w:noProof/>
                <w:webHidden/>
              </w:rPr>
              <w:t>56</w:t>
            </w:r>
          </w:ins>
          <w:ins w:id="358" w:author="Raul García Fernández" w:date="2017-07-10T20:43:00Z">
            <w:r>
              <w:rPr>
                <w:noProof/>
                <w:webHidden/>
              </w:rPr>
              <w:fldChar w:fldCharType="end"/>
            </w:r>
            <w:r w:rsidRPr="00C507A1">
              <w:rPr>
                <w:rStyle w:val="Hipervnculo"/>
                <w:noProof/>
              </w:rPr>
              <w:fldChar w:fldCharType="end"/>
            </w:r>
          </w:ins>
        </w:p>
        <w:p w14:paraId="493FFDC9" w14:textId="02447FCA" w:rsidR="00954FCB" w:rsidRDefault="00954FCB">
          <w:pPr>
            <w:pStyle w:val="Tabladeilustraciones"/>
            <w:tabs>
              <w:tab w:val="right" w:leader="dot" w:pos="8494"/>
            </w:tabs>
            <w:rPr>
              <w:ins w:id="359" w:author="Raul García Fernández" w:date="2017-07-10T20:43:00Z"/>
              <w:rFonts w:eastAsiaTheme="minorEastAsia"/>
              <w:noProof/>
              <w:sz w:val="22"/>
              <w:lang w:val="es-ES" w:eastAsia="es-ES"/>
            </w:rPr>
          </w:pPr>
          <w:ins w:id="360"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"_Toc487482807"</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8 (Ventana "Grupos"-Información)</w:t>
            </w:r>
            <w:r>
              <w:rPr>
                <w:noProof/>
                <w:webHidden/>
              </w:rPr>
              <w:tab/>
            </w:r>
            <w:r>
              <w:rPr>
                <w:noProof/>
                <w:webHidden/>
              </w:rPr>
              <w:fldChar w:fldCharType="begin"/>
            </w:r>
            <w:r>
              <w:rPr>
                <w:noProof/>
                <w:webHidden/>
              </w:rPr>
              <w:instrText xml:space="preserve"> PAGEREF _Toc487482807 \h </w:instrText>
            </w:r>
          </w:ins>
          <w:r>
            <w:rPr>
              <w:noProof/>
              <w:webHidden/>
            </w:rPr>
          </w:r>
          <w:r>
            <w:rPr>
              <w:noProof/>
              <w:webHidden/>
            </w:rPr>
            <w:fldChar w:fldCharType="separate"/>
          </w:r>
          <w:ins w:id="361" w:author="Raul García Fernández" w:date="2017-07-10T20:50:00Z">
            <w:r w:rsidR="009D59D5">
              <w:rPr>
                <w:noProof/>
                <w:webHidden/>
              </w:rPr>
              <w:t>57</w:t>
            </w:r>
          </w:ins>
          <w:ins w:id="362" w:author="Raul García Fernández" w:date="2017-07-10T20:43:00Z">
            <w:r>
              <w:rPr>
                <w:noProof/>
                <w:webHidden/>
              </w:rPr>
              <w:fldChar w:fldCharType="end"/>
            </w:r>
            <w:r w:rsidRPr="00C507A1">
              <w:rPr>
                <w:rStyle w:val="Hipervnculo"/>
                <w:noProof/>
              </w:rPr>
              <w:fldChar w:fldCharType="end"/>
            </w:r>
          </w:ins>
        </w:p>
        <w:p w14:paraId="36F7EBC0" w14:textId="75F66F27" w:rsidR="00954FCB" w:rsidRDefault="00954FCB">
          <w:pPr>
            <w:pStyle w:val="Tabladeilustraciones"/>
            <w:tabs>
              <w:tab w:val="right" w:leader="dot" w:pos="8494"/>
            </w:tabs>
            <w:rPr>
              <w:ins w:id="363" w:author="Raul García Fernández" w:date="2017-07-10T20:43:00Z"/>
              <w:rFonts w:eastAsiaTheme="minorEastAsia"/>
              <w:noProof/>
              <w:sz w:val="22"/>
              <w:lang w:val="es-ES" w:eastAsia="es-ES"/>
            </w:rPr>
          </w:pPr>
          <w:ins w:id="364"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"_Toc487482808"</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9 (Ventana "Grupos"-Miembros)</w:t>
            </w:r>
            <w:r>
              <w:rPr>
                <w:noProof/>
                <w:webHidden/>
              </w:rPr>
              <w:tab/>
            </w:r>
            <w:r>
              <w:rPr>
                <w:noProof/>
                <w:webHidden/>
              </w:rPr>
              <w:fldChar w:fldCharType="begin"/>
            </w:r>
            <w:r>
              <w:rPr>
                <w:noProof/>
                <w:webHidden/>
              </w:rPr>
              <w:instrText xml:space="preserve"> PAGEREF _Toc487482808 \h </w:instrText>
            </w:r>
          </w:ins>
          <w:r>
            <w:rPr>
              <w:noProof/>
              <w:webHidden/>
            </w:rPr>
          </w:r>
          <w:r>
            <w:rPr>
              <w:noProof/>
              <w:webHidden/>
            </w:rPr>
            <w:fldChar w:fldCharType="separate"/>
          </w:r>
          <w:ins w:id="365" w:author="Raul García Fernández" w:date="2017-07-10T20:50:00Z">
            <w:r w:rsidR="009D59D5">
              <w:rPr>
                <w:noProof/>
                <w:webHidden/>
              </w:rPr>
              <w:t>57</w:t>
            </w:r>
          </w:ins>
          <w:ins w:id="366" w:author="Raul García Fernández" w:date="2017-07-10T20:43:00Z">
            <w:r>
              <w:rPr>
                <w:noProof/>
                <w:webHidden/>
              </w:rPr>
              <w:fldChar w:fldCharType="end"/>
            </w:r>
            <w:r w:rsidRPr="00C507A1">
              <w:rPr>
                <w:rStyle w:val="Hipervnculo"/>
                <w:noProof/>
              </w:rPr>
              <w:fldChar w:fldCharType="end"/>
            </w:r>
          </w:ins>
        </w:p>
        <w:p w14:paraId="601BF585" w14:textId="1AFDFE13" w:rsidR="00954FCB" w:rsidRDefault="00954FCB">
          <w:pPr>
            <w:pStyle w:val="Tabladeilustraciones"/>
            <w:tabs>
              <w:tab w:val="right" w:leader="dot" w:pos="8494"/>
            </w:tabs>
            <w:rPr>
              <w:ins w:id="367" w:author="Raul García Fernández" w:date="2017-07-10T20:43:00Z"/>
              <w:rFonts w:eastAsiaTheme="minorEastAsia"/>
              <w:noProof/>
              <w:sz w:val="22"/>
              <w:lang w:val="es-ES" w:eastAsia="es-ES"/>
            </w:rPr>
          </w:pPr>
          <w:ins w:id="368"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"_Toc487482809"</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10 (Ventana "Grupos"- subgrupos)</w:t>
            </w:r>
            <w:r>
              <w:rPr>
                <w:noProof/>
                <w:webHidden/>
              </w:rPr>
              <w:tab/>
            </w:r>
            <w:r>
              <w:rPr>
                <w:noProof/>
                <w:webHidden/>
              </w:rPr>
              <w:fldChar w:fldCharType="begin"/>
            </w:r>
            <w:r>
              <w:rPr>
                <w:noProof/>
                <w:webHidden/>
              </w:rPr>
              <w:instrText xml:space="preserve"> PAGEREF _Toc487482809 \h </w:instrText>
            </w:r>
          </w:ins>
          <w:r>
            <w:rPr>
              <w:noProof/>
              <w:webHidden/>
            </w:rPr>
          </w:r>
          <w:r>
            <w:rPr>
              <w:noProof/>
              <w:webHidden/>
            </w:rPr>
            <w:fldChar w:fldCharType="separate"/>
          </w:r>
          <w:ins w:id="369" w:author="Raul García Fernández" w:date="2017-07-10T20:50:00Z">
            <w:r w:rsidR="009D59D5">
              <w:rPr>
                <w:noProof/>
                <w:webHidden/>
              </w:rPr>
              <w:t>58</w:t>
            </w:r>
          </w:ins>
          <w:ins w:id="370" w:author="Raul García Fernández" w:date="2017-07-10T20:43:00Z">
            <w:r>
              <w:rPr>
                <w:noProof/>
                <w:webHidden/>
              </w:rPr>
              <w:fldChar w:fldCharType="end"/>
            </w:r>
            <w:r w:rsidRPr="00C507A1">
              <w:rPr>
                <w:rStyle w:val="Hipervnculo"/>
                <w:noProof/>
              </w:rPr>
              <w:fldChar w:fldCharType="end"/>
            </w:r>
          </w:ins>
        </w:p>
        <w:p w14:paraId="2BA6E82D" w14:textId="7741FBFC" w:rsidR="00954FCB" w:rsidRDefault="00954FCB">
          <w:pPr>
            <w:pStyle w:val="Tabladeilustraciones"/>
            <w:tabs>
              <w:tab w:val="right" w:leader="dot" w:pos="8494"/>
            </w:tabs>
            <w:rPr>
              <w:ins w:id="371" w:author="Raul García Fernández" w:date="2017-07-10T20:43:00Z"/>
              <w:rFonts w:eastAsiaTheme="minorEastAsia"/>
              <w:noProof/>
              <w:sz w:val="22"/>
              <w:lang w:val="es-ES" w:eastAsia="es-ES"/>
            </w:rPr>
          </w:pPr>
          <w:ins w:id="372"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"_Toc487482810"</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11 (Ventana "Grupos"- proyectos)</w:t>
            </w:r>
            <w:r>
              <w:rPr>
                <w:noProof/>
                <w:webHidden/>
              </w:rPr>
              <w:tab/>
            </w:r>
            <w:r>
              <w:rPr>
                <w:noProof/>
                <w:webHidden/>
              </w:rPr>
              <w:fldChar w:fldCharType="begin"/>
            </w:r>
            <w:r>
              <w:rPr>
                <w:noProof/>
                <w:webHidden/>
              </w:rPr>
              <w:instrText xml:space="preserve"> PAGEREF _Toc487482810 \h </w:instrText>
            </w:r>
          </w:ins>
          <w:r>
            <w:rPr>
              <w:noProof/>
              <w:webHidden/>
            </w:rPr>
          </w:r>
          <w:r>
            <w:rPr>
              <w:noProof/>
              <w:webHidden/>
            </w:rPr>
            <w:fldChar w:fldCharType="separate"/>
          </w:r>
          <w:ins w:id="373" w:author="Raul García Fernández" w:date="2017-07-10T20:50:00Z">
            <w:r w:rsidR="009D59D5">
              <w:rPr>
                <w:noProof/>
                <w:webHidden/>
              </w:rPr>
              <w:t>58</w:t>
            </w:r>
          </w:ins>
          <w:ins w:id="374" w:author="Raul García Fernández" w:date="2017-07-10T20:43:00Z">
            <w:r>
              <w:rPr>
                <w:noProof/>
                <w:webHidden/>
              </w:rPr>
              <w:fldChar w:fldCharType="end"/>
            </w:r>
            <w:r w:rsidRPr="00C507A1">
              <w:rPr>
                <w:rStyle w:val="Hipervnculo"/>
                <w:noProof/>
              </w:rPr>
              <w:fldChar w:fldCharType="end"/>
            </w:r>
          </w:ins>
        </w:p>
        <w:p w14:paraId="3D25DFAA" w14:textId="2139BDA3" w:rsidR="00954FCB" w:rsidRDefault="00954FCB">
          <w:pPr>
            <w:pStyle w:val="Tabladeilustraciones"/>
            <w:tabs>
              <w:tab w:val="right" w:leader="dot" w:pos="8494"/>
            </w:tabs>
            <w:rPr>
              <w:ins w:id="375" w:author="Raul García Fernández" w:date="2017-07-10T20:43:00Z"/>
              <w:rFonts w:eastAsiaTheme="minorEastAsia"/>
              <w:noProof/>
              <w:sz w:val="22"/>
              <w:lang w:val="es-ES" w:eastAsia="es-ES"/>
            </w:rPr>
          </w:pPr>
          <w:ins w:id="376"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"_Toc487482811"</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12 (Ventana "Ejecuciones"-Listado)</w:t>
            </w:r>
            <w:r>
              <w:rPr>
                <w:noProof/>
                <w:webHidden/>
              </w:rPr>
              <w:tab/>
            </w:r>
            <w:r>
              <w:rPr>
                <w:noProof/>
                <w:webHidden/>
              </w:rPr>
              <w:fldChar w:fldCharType="begin"/>
            </w:r>
            <w:r>
              <w:rPr>
                <w:noProof/>
                <w:webHidden/>
              </w:rPr>
              <w:instrText xml:space="preserve"> PAGEREF _Toc487482811 \h </w:instrText>
            </w:r>
          </w:ins>
          <w:r>
            <w:rPr>
              <w:noProof/>
              <w:webHidden/>
            </w:rPr>
          </w:r>
          <w:r>
            <w:rPr>
              <w:noProof/>
              <w:webHidden/>
            </w:rPr>
            <w:fldChar w:fldCharType="separate"/>
          </w:r>
          <w:ins w:id="377" w:author="Raul García Fernández" w:date="2017-07-10T20:50:00Z">
            <w:r w:rsidR="009D59D5">
              <w:rPr>
                <w:noProof/>
                <w:webHidden/>
              </w:rPr>
              <w:t>59</w:t>
            </w:r>
          </w:ins>
          <w:ins w:id="378" w:author="Raul García Fernández" w:date="2017-07-10T20:43:00Z">
            <w:r>
              <w:rPr>
                <w:noProof/>
                <w:webHidden/>
              </w:rPr>
              <w:fldChar w:fldCharType="end"/>
            </w:r>
            <w:r w:rsidRPr="00C507A1">
              <w:rPr>
                <w:rStyle w:val="Hipervnculo"/>
                <w:noProof/>
              </w:rPr>
              <w:fldChar w:fldCharType="end"/>
            </w:r>
          </w:ins>
        </w:p>
        <w:p w14:paraId="71024403" w14:textId="3810D122" w:rsidR="00954FCB" w:rsidRDefault="00954FCB">
          <w:pPr>
            <w:pStyle w:val="Tabladeilustraciones"/>
            <w:tabs>
              <w:tab w:val="right" w:leader="dot" w:pos="8494"/>
            </w:tabs>
            <w:rPr>
              <w:ins w:id="379" w:author="Raul García Fernández" w:date="2017-07-10T20:43:00Z"/>
              <w:rFonts w:eastAsiaTheme="minorEastAsia"/>
              <w:noProof/>
              <w:sz w:val="22"/>
              <w:lang w:val="es-ES" w:eastAsia="es-ES"/>
            </w:rPr>
          </w:pPr>
          <w:ins w:id="380"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"_Toc487482812"</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13 (Ventana "Ejecuciones"-Input)</w:t>
            </w:r>
            <w:r>
              <w:rPr>
                <w:noProof/>
                <w:webHidden/>
              </w:rPr>
              <w:tab/>
            </w:r>
            <w:r>
              <w:rPr>
                <w:noProof/>
                <w:webHidden/>
              </w:rPr>
              <w:fldChar w:fldCharType="begin"/>
            </w:r>
            <w:r>
              <w:rPr>
                <w:noProof/>
                <w:webHidden/>
              </w:rPr>
              <w:instrText xml:space="preserve"> PAGEREF _Toc487482812 \h </w:instrText>
            </w:r>
          </w:ins>
          <w:r>
            <w:rPr>
              <w:noProof/>
              <w:webHidden/>
            </w:rPr>
          </w:r>
          <w:r>
            <w:rPr>
              <w:noProof/>
              <w:webHidden/>
            </w:rPr>
            <w:fldChar w:fldCharType="separate"/>
          </w:r>
          <w:ins w:id="381" w:author="Raul García Fernández" w:date="2017-07-10T20:50:00Z">
            <w:r w:rsidR="009D59D5">
              <w:rPr>
                <w:noProof/>
                <w:webHidden/>
              </w:rPr>
              <w:t>60</w:t>
            </w:r>
          </w:ins>
          <w:ins w:id="382" w:author="Raul García Fernández" w:date="2017-07-10T20:43:00Z">
            <w:r>
              <w:rPr>
                <w:noProof/>
                <w:webHidden/>
              </w:rPr>
              <w:fldChar w:fldCharType="end"/>
            </w:r>
            <w:r w:rsidRPr="00C507A1">
              <w:rPr>
                <w:rStyle w:val="Hipervnculo"/>
                <w:noProof/>
              </w:rPr>
              <w:fldChar w:fldCharType="end"/>
            </w:r>
          </w:ins>
        </w:p>
        <w:p w14:paraId="7EF81D53" w14:textId="7690A8CB" w:rsidR="00954FCB" w:rsidRDefault="00954FCB">
          <w:pPr>
            <w:pStyle w:val="Tabladeilustraciones"/>
            <w:tabs>
              <w:tab w:val="right" w:leader="dot" w:pos="8494"/>
            </w:tabs>
            <w:rPr>
              <w:ins w:id="383" w:author="Raul García Fernández" w:date="2017-07-10T20:43:00Z"/>
              <w:rFonts w:eastAsiaTheme="minorEastAsia"/>
              <w:noProof/>
              <w:sz w:val="22"/>
              <w:lang w:val="es-ES" w:eastAsia="es-ES"/>
            </w:rPr>
          </w:pPr>
          <w:ins w:id="384"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"_Toc487482813"</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14 (Ventana "Ejecuciones" - Output)</w:t>
            </w:r>
            <w:r>
              <w:rPr>
                <w:noProof/>
                <w:webHidden/>
              </w:rPr>
              <w:tab/>
            </w:r>
            <w:r>
              <w:rPr>
                <w:noProof/>
                <w:webHidden/>
              </w:rPr>
              <w:fldChar w:fldCharType="begin"/>
            </w:r>
            <w:r>
              <w:rPr>
                <w:noProof/>
                <w:webHidden/>
              </w:rPr>
              <w:instrText xml:space="preserve"> PAGEREF _Toc487482813 \h </w:instrText>
            </w:r>
          </w:ins>
          <w:r>
            <w:rPr>
              <w:noProof/>
              <w:webHidden/>
            </w:rPr>
          </w:r>
          <w:r>
            <w:rPr>
              <w:noProof/>
              <w:webHidden/>
            </w:rPr>
            <w:fldChar w:fldCharType="separate"/>
          </w:r>
          <w:ins w:id="385" w:author="Raul García Fernández" w:date="2017-07-10T20:50:00Z">
            <w:r w:rsidR="009D59D5">
              <w:rPr>
                <w:noProof/>
                <w:webHidden/>
              </w:rPr>
              <w:t>60</w:t>
            </w:r>
          </w:ins>
          <w:ins w:id="386" w:author="Raul García Fernández" w:date="2017-07-10T20:43:00Z">
            <w:r>
              <w:rPr>
                <w:noProof/>
                <w:webHidden/>
              </w:rPr>
              <w:fldChar w:fldCharType="end"/>
            </w:r>
            <w:r w:rsidRPr="00C507A1">
              <w:rPr>
                <w:rStyle w:val="Hipervnculo"/>
                <w:noProof/>
              </w:rPr>
              <w:fldChar w:fldCharType="end"/>
            </w:r>
          </w:ins>
        </w:p>
        <w:p w14:paraId="0F89EB45" w14:textId="24AC2319" w:rsidR="00954FCB" w:rsidRDefault="00954FCB">
          <w:pPr>
            <w:pStyle w:val="Tabladeilustraciones"/>
            <w:tabs>
              <w:tab w:val="right" w:leader="dot" w:pos="8494"/>
            </w:tabs>
            <w:rPr>
              <w:ins w:id="387" w:author="Raul García Fernández" w:date="2017-07-10T20:43:00Z"/>
              <w:rFonts w:eastAsiaTheme="minorEastAsia"/>
              <w:noProof/>
              <w:sz w:val="22"/>
              <w:lang w:val="es-ES" w:eastAsia="es-ES"/>
            </w:rPr>
          </w:pPr>
          <w:ins w:id="388"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"_Toc487482814"</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15 (Ventana "Administración"- Aplicaciones)</w:t>
            </w:r>
            <w:r>
              <w:rPr>
                <w:noProof/>
                <w:webHidden/>
              </w:rPr>
              <w:tab/>
            </w:r>
            <w:r>
              <w:rPr>
                <w:noProof/>
                <w:webHidden/>
              </w:rPr>
              <w:fldChar w:fldCharType="begin"/>
            </w:r>
            <w:r>
              <w:rPr>
                <w:noProof/>
                <w:webHidden/>
              </w:rPr>
              <w:instrText xml:space="preserve"> PAGEREF _Toc487482814 \h </w:instrText>
            </w:r>
          </w:ins>
          <w:r>
            <w:rPr>
              <w:noProof/>
              <w:webHidden/>
            </w:rPr>
          </w:r>
          <w:r>
            <w:rPr>
              <w:noProof/>
              <w:webHidden/>
            </w:rPr>
            <w:fldChar w:fldCharType="separate"/>
          </w:r>
          <w:ins w:id="389" w:author="Raul García Fernández" w:date="2017-07-10T20:50:00Z">
            <w:r w:rsidR="009D59D5">
              <w:rPr>
                <w:noProof/>
                <w:webHidden/>
              </w:rPr>
              <w:t>61</w:t>
            </w:r>
          </w:ins>
          <w:ins w:id="390" w:author="Raul García Fernández" w:date="2017-07-10T20:43:00Z">
            <w:r>
              <w:rPr>
                <w:noProof/>
                <w:webHidden/>
              </w:rPr>
              <w:fldChar w:fldCharType="end"/>
            </w:r>
            <w:r w:rsidRPr="00C507A1">
              <w:rPr>
                <w:rStyle w:val="Hipervnculo"/>
                <w:noProof/>
              </w:rPr>
              <w:fldChar w:fldCharType="end"/>
            </w:r>
          </w:ins>
        </w:p>
        <w:p w14:paraId="3913821F" w14:textId="63AF0EF3" w:rsidR="00954FCB" w:rsidRDefault="00954FCB">
          <w:pPr>
            <w:pStyle w:val="Tabladeilustraciones"/>
            <w:tabs>
              <w:tab w:val="right" w:leader="dot" w:pos="8494"/>
            </w:tabs>
            <w:rPr>
              <w:ins w:id="391" w:author="Raul García Fernández" w:date="2017-07-10T20:43:00Z"/>
              <w:rFonts w:eastAsiaTheme="minorEastAsia"/>
              <w:noProof/>
              <w:sz w:val="22"/>
              <w:lang w:val="es-ES" w:eastAsia="es-ES"/>
            </w:rPr>
          </w:pPr>
          <w:ins w:id="392"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"_Toc487482815"</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16 (Ventana "Administración" - Ejecuciones)</w:t>
            </w:r>
            <w:r>
              <w:rPr>
                <w:noProof/>
                <w:webHidden/>
              </w:rPr>
              <w:tab/>
            </w:r>
            <w:r>
              <w:rPr>
                <w:noProof/>
                <w:webHidden/>
              </w:rPr>
              <w:fldChar w:fldCharType="begin"/>
            </w:r>
            <w:r>
              <w:rPr>
                <w:noProof/>
                <w:webHidden/>
              </w:rPr>
              <w:instrText xml:space="preserve"> PAGEREF _Toc487482815 \h </w:instrText>
            </w:r>
          </w:ins>
          <w:r>
            <w:rPr>
              <w:noProof/>
              <w:webHidden/>
            </w:rPr>
          </w:r>
          <w:r>
            <w:rPr>
              <w:noProof/>
              <w:webHidden/>
            </w:rPr>
            <w:fldChar w:fldCharType="separate"/>
          </w:r>
          <w:ins w:id="393" w:author="Raul García Fernández" w:date="2017-07-10T20:50:00Z">
            <w:r w:rsidR="009D59D5">
              <w:rPr>
                <w:noProof/>
                <w:webHidden/>
              </w:rPr>
              <w:t>62</w:t>
            </w:r>
          </w:ins>
          <w:ins w:id="394" w:author="Raul García Fernández" w:date="2017-07-10T20:43:00Z">
            <w:r>
              <w:rPr>
                <w:noProof/>
                <w:webHidden/>
              </w:rPr>
              <w:fldChar w:fldCharType="end"/>
            </w:r>
            <w:r w:rsidRPr="00C507A1">
              <w:rPr>
                <w:rStyle w:val="Hipervnculo"/>
                <w:noProof/>
              </w:rPr>
              <w:fldChar w:fldCharType="end"/>
            </w:r>
          </w:ins>
        </w:p>
        <w:p w14:paraId="3C73A0C0" w14:textId="4232A769" w:rsidR="00954FCB" w:rsidRDefault="00954FCB">
          <w:pPr>
            <w:pStyle w:val="Tabladeilustraciones"/>
            <w:tabs>
              <w:tab w:val="right" w:leader="dot" w:pos="8494"/>
            </w:tabs>
            <w:rPr>
              <w:ins w:id="395" w:author="Raul García Fernández" w:date="2017-07-10T20:43:00Z"/>
              <w:rFonts w:eastAsiaTheme="minorEastAsia"/>
              <w:noProof/>
              <w:sz w:val="22"/>
              <w:lang w:val="es-ES" w:eastAsia="es-ES"/>
            </w:rPr>
          </w:pPr>
          <w:ins w:id="396"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"_Toc487482816"</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17 (Ventana "Administración" - Grupos)</w:t>
            </w:r>
            <w:r>
              <w:rPr>
                <w:noProof/>
                <w:webHidden/>
              </w:rPr>
              <w:tab/>
            </w:r>
            <w:r>
              <w:rPr>
                <w:noProof/>
                <w:webHidden/>
              </w:rPr>
              <w:fldChar w:fldCharType="begin"/>
            </w:r>
            <w:r>
              <w:rPr>
                <w:noProof/>
                <w:webHidden/>
              </w:rPr>
              <w:instrText xml:space="preserve"> PAGEREF _Toc487482816 \h </w:instrText>
            </w:r>
          </w:ins>
          <w:r>
            <w:rPr>
              <w:noProof/>
              <w:webHidden/>
            </w:rPr>
          </w:r>
          <w:r>
            <w:rPr>
              <w:noProof/>
              <w:webHidden/>
            </w:rPr>
            <w:fldChar w:fldCharType="separate"/>
          </w:r>
          <w:ins w:id="397" w:author="Raul García Fernández" w:date="2017-07-10T20:50:00Z">
            <w:r w:rsidR="009D59D5">
              <w:rPr>
                <w:noProof/>
                <w:webHidden/>
              </w:rPr>
              <w:t>62</w:t>
            </w:r>
          </w:ins>
          <w:ins w:id="398" w:author="Raul García Fernández" w:date="2017-07-10T20:43:00Z">
            <w:r>
              <w:rPr>
                <w:noProof/>
                <w:webHidden/>
              </w:rPr>
              <w:fldChar w:fldCharType="end"/>
            </w:r>
            <w:r w:rsidRPr="00C507A1">
              <w:rPr>
                <w:rStyle w:val="Hipervnculo"/>
                <w:noProof/>
              </w:rPr>
              <w:fldChar w:fldCharType="end"/>
            </w:r>
          </w:ins>
        </w:p>
        <w:p w14:paraId="3AEAB626" w14:textId="2D3B38C5" w:rsidR="00954FCB" w:rsidRDefault="00954FCB">
          <w:pPr>
            <w:pStyle w:val="Tabladeilustraciones"/>
            <w:tabs>
              <w:tab w:val="right" w:leader="dot" w:pos="8494"/>
            </w:tabs>
            <w:rPr>
              <w:ins w:id="399" w:author="Raul García Fernández" w:date="2017-07-10T20:43:00Z"/>
              <w:rFonts w:eastAsiaTheme="minorEastAsia"/>
              <w:noProof/>
              <w:sz w:val="22"/>
              <w:lang w:val="es-ES" w:eastAsia="es-ES"/>
            </w:rPr>
          </w:pPr>
          <w:ins w:id="400"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"_Toc487482817"</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18 (Ventana "Administración"- Proyectos)</w:t>
            </w:r>
            <w:r>
              <w:rPr>
                <w:noProof/>
                <w:webHidden/>
              </w:rPr>
              <w:tab/>
            </w:r>
            <w:r>
              <w:rPr>
                <w:noProof/>
                <w:webHidden/>
              </w:rPr>
              <w:fldChar w:fldCharType="begin"/>
            </w:r>
            <w:r>
              <w:rPr>
                <w:noProof/>
                <w:webHidden/>
              </w:rPr>
              <w:instrText xml:space="preserve"> PAGEREF _Toc487482817 \h </w:instrText>
            </w:r>
          </w:ins>
          <w:r>
            <w:rPr>
              <w:noProof/>
              <w:webHidden/>
            </w:rPr>
          </w:r>
          <w:r>
            <w:rPr>
              <w:noProof/>
              <w:webHidden/>
            </w:rPr>
            <w:fldChar w:fldCharType="separate"/>
          </w:r>
          <w:ins w:id="401" w:author="Raul García Fernández" w:date="2017-07-10T20:50:00Z">
            <w:r w:rsidR="009D59D5">
              <w:rPr>
                <w:noProof/>
                <w:webHidden/>
              </w:rPr>
              <w:t>63</w:t>
            </w:r>
          </w:ins>
          <w:ins w:id="402" w:author="Raul García Fernández" w:date="2017-07-10T20:43:00Z">
            <w:r>
              <w:rPr>
                <w:noProof/>
                <w:webHidden/>
              </w:rPr>
              <w:fldChar w:fldCharType="end"/>
            </w:r>
            <w:r w:rsidRPr="00C507A1">
              <w:rPr>
                <w:rStyle w:val="Hipervnculo"/>
                <w:noProof/>
              </w:rPr>
              <w:fldChar w:fldCharType="end"/>
            </w:r>
          </w:ins>
        </w:p>
        <w:p w14:paraId="595AA5D2" w14:textId="43BD4D21" w:rsidR="00954FCB" w:rsidRDefault="00954FCB">
          <w:pPr>
            <w:pStyle w:val="Tabladeilustraciones"/>
            <w:tabs>
              <w:tab w:val="right" w:leader="dot" w:pos="8494"/>
            </w:tabs>
            <w:rPr>
              <w:ins w:id="403" w:author="Raul García Fernández" w:date="2017-07-10T20:43:00Z"/>
              <w:rFonts w:eastAsiaTheme="minorEastAsia"/>
              <w:noProof/>
              <w:sz w:val="22"/>
              <w:lang w:val="es-ES" w:eastAsia="es-ES"/>
            </w:rPr>
          </w:pPr>
          <w:ins w:id="404"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"_Toc487482818"</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19 (Ventana "Administración"- Usuarios)</w:t>
            </w:r>
            <w:r>
              <w:rPr>
                <w:noProof/>
                <w:webHidden/>
              </w:rPr>
              <w:tab/>
            </w:r>
            <w:r>
              <w:rPr>
                <w:noProof/>
                <w:webHidden/>
              </w:rPr>
              <w:fldChar w:fldCharType="begin"/>
            </w:r>
            <w:r>
              <w:rPr>
                <w:noProof/>
                <w:webHidden/>
              </w:rPr>
              <w:instrText xml:space="preserve"> PAGEREF _Toc487482818 \h </w:instrText>
            </w:r>
          </w:ins>
          <w:r>
            <w:rPr>
              <w:noProof/>
              <w:webHidden/>
            </w:rPr>
          </w:r>
          <w:r>
            <w:rPr>
              <w:noProof/>
              <w:webHidden/>
            </w:rPr>
            <w:fldChar w:fldCharType="separate"/>
          </w:r>
          <w:ins w:id="405" w:author="Raul García Fernández" w:date="2017-07-10T20:50:00Z">
            <w:r w:rsidR="009D59D5">
              <w:rPr>
                <w:noProof/>
                <w:webHidden/>
              </w:rPr>
              <w:t>63</w:t>
            </w:r>
          </w:ins>
          <w:ins w:id="406" w:author="Raul García Fernández" w:date="2017-07-10T20:43:00Z">
            <w:r>
              <w:rPr>
                <w:noProof/>
                <w:webHidden/>
              </w:rPr>
              <w:fldChar w:fldCharType="end"/>
            </w:r>
            <w:r w:rsidRPr="00C507A1">
              <w:rPr>
                <w:rStyle w:val="Hipervnculo"/>
                <w:noProof/>
              </w:rPr>
              <w:fldChar w:fldCharType="end"/>
            </w:r>
          </w:ins>
        </w:p>
        <w:p w14:paraId="05985736" w14:textId="7BC3ADB7" w:rsidR="00954FCB" w:rsidRDefault="00954FCB">
          <w:pPr>
            <w:pStyle w:val="Tabladeilustraciones"/>
            <w:tabs>
              <w:tab w:val="right" w:leader="dot" w:pos="8494"/>
            </w:tabs>
            <w:rPr>
              <w:ins w:id="407" w:author="Raul García Fernández" w:date="2017-07-10T20:43:00Z"/>
              <w:rFonts w:eastAsiaTheme="minorEastAsia"/>
              <w:noProof/>
              <w:sz w:val="22"/>
              <w:lang w:val="es-ES" w:eastAsia="es-ES"/>
            </w:rPr>
          </w:pPr>
          <w:ins w:id="408"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"_Toc487482819"</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20 (Ventana "Mi Usuario")</w:t>
            </w:r>
            <w:r>
              <w:rPr>
                <w:noProof/>
                <w:webHidden/>
              </w:rPr>
              <w:tab/>
            </w:r>
            <w:r>
              <w:rPr>
                <w:noProof/>
                <w:webHidden/>
              </w:rPr>
              <w:fldChar w:fldCharType="begin"/>
            </w:r>
            <w:r>
              <w:rPr>
                <w:noProof/>
                <w:webHidden/>
              </w:rPr>
              <w:instrText xml:space="preserve"> PAGEREF _Toc487482819 \h </w:instrText>
            </w:r>
          </w:ins>
          <w:r>
            <w:rPr>
              <w:noProof/>
              <w:webHidden/>
            </w:rPr>
          </w:r>
          <w:r>
            <w:rPr>
              <w:noProof/>
              <w:webHidden/>
            </w:rPr>
            <w:fldChar w:fldCharType="separate"/>
          </w:r>
          <w:ins w:id="409" w:author="Raul García Fernández" w:date="2017-07-10T20:50:00Z">
            <w:r w:rsidR="009D59D5">
              <w:rPr>
                <w:noProof/>
                <w:webHidden/>
              </w:rPr>
              <w:t>64</w:t>
            </w:r>
          </w:ins>
          <w:ins w:id="410" w:author="Raul García Fernández" w:date="2017-07-10T20:43:00Z">
            <w:r>
              <w:rPr>
                <w:noProof/>
                <w:webHidden/>
              </w:rPr>
              <w:fldChar w:fldCharType="end"/>
            </w:r>
            <w:r w:rsidRPr="00C507A1">
              <w:rPr>
                <w:rStyle w:val="Hipervnculo"/>
                <w:noProof/>
              </w:rPr>
              <w:fldChar w:fldCharType="end"/>
            </w:r>
          </w:ins>
        </w:p>
        <w:p w14:paraId="40567800" w14:textId="2ECCE13D" w:rsidR="00954FCB" w:rsidRDefault="00954FCB">
          <w:pPr>
            <w:pStyle w:val="Tabladeilustraciones"/>
            <w:tabs>
              <w:tab w:val="right" w:leader="dot" w:pos="8494"/>
            </w:tabs>
            <w:rPr>
              <w:ins w:id="411" w:author="Raul García Fernández" w:date="2017-07-10T20:43:00Z"/>
              <w:rFonts w:eastAsiaTheme="minorEastAsia"/>
              <w:noProof/>
              <w:sz w:val="22"/>
              <w:lang w:val="es-ES" w:eastAsia="es-ES"/>
            </w:rPr>
          </w:pPr>
          <w:ins w:id="412"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"_Toc487482820"</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21 (Ventana "Nuevo Grupo"- Info)</w:t>
            </w:r>
            <w:r>
              <w:rPr>
                <w:noProof/>
                <w:webHidden/>
              </w:rPr>
              <w:tab/>
            </w:r>
            <w:r>
              <w:rPr>
                <w:noProof/>
                <w:webHidden/>
              </w:rPr>
              <w:fldChar w:fldCharType="begin"/>
            </w:r>
            <w:r>
              <w:rPr>
                <w:noProof/>
                <w:webHidden/>
              </w:rPr>
              <w:instrText xml:space="preserve"> PAGEREF _Toc487482820 \h </w:instrText>
            </w:r>
          </w:ins>
          <w:r>
            <w:rPr>
              <w:noProof/>
              <w:webHidden/>
            </w:rPr>
          </w:r>
          <w:r>
            <w:rPr>
              <w:noProof/>
              <w:webHidden/>
            </w:rPr>
            <w:fldChar w:fldCharType="separate"/>
          </w:r>
          <w:ins w:id="413" w:author="Raul García Fernández" w:date="2017-07-10T20:50:00Z">
            <w:r w:rsidR="009D59D5">
              <w:rPr>
                <w:noProof/>
                <w:webHidden/>
              </w:rPr>
              <w:t>65</w:t>
            </w:r>
          </w:ins>
          <w:ins w:id="414" w:author="Raul García Fernández" w:date="2017-07-10T20:43:00Z">
            <w:r>
              <w:rPr>
                <w:noProof/>
                <w:webHidden/>
              </w:rPr>
              <w:fldChar w:fldCharType="end"/>
            </w:r>
            <w:r w:rsidRPr="00C507A1">
              <w:rPr>
                <w:rStyle w:val="Hipervnculo"/>
                <w:noProof/>
              </w:rPr>
              <w:fldChar w:fldCharType="end"/>
            </w:r>
          </w:ins>
        </w:p>
        <w:p w14:paraId="5046797B" w14:textId="116AD235" w:rsidR="00954FCB" w:rsidRDefault="00954FCB">
          <w:pPr>
            <w:pStyle w:val="Tabladeilustraciones"/>
            <w:tabs>
              <w:tab w:val="right" w:leader="dot" w:pos="8494"/>
            </w:tabs>
            <w:rPr>
              <w:ins w:id="415" w:author="Raul García Fernández" w:date="2017-07-10T20:43:00Z"/>
              <w:rFonts w:eastAsiaTheme="minorEastAsia"/>
              <w:noProof/>
              <w:sz w:val="22"/>
              <w:lang w:val="es-ES" w:eastAsia="es-ES"/>
            </w:rPr>
          </w:pPr>
          <w:ins w:id="416"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"_Toc487482821"</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22 ("nuevo Grupo" -Permisos)</w:t>
            </w:r>
            <w:r>
              <w:rPr>
                <w:noProof/>
                <w:webHidden/>
              </w:rPr>
              <w:tab/>
            </w:r>
            <w:r>
              <w:rPr>
                <w:noProof/>
                <w:webHidden/>
              </w:rPr>
              <w:fldChar w:fldCharType="begin"/>
            </w:r>
            <w:r>
              <w:rPr>
                <w:noProof/>
                <w:webHidden/>
              </w:rPr>
              <w:instrText xml:space="preserve"> PAGEREF _Toc487482821 \h </w:instrText>
            </w:r>
          </w:ins>
          <w:r>
            <w:rPr>
              <w:noProof/>
              <w:webHidden/>
            </w:rPr>
          </w:r>
          <w:r>
            <w:rPr>
              <w:noProof/>
              <w:webHidden/>
            </w:rPr>
            <w:fldChar w:fldCharType="separate"/>
          </w:r>
          <w:ins w:id="417" w:author="Raul García Fernández" w:date="2017-07-10T20:50:00Z">
            <w:r w:rsidR="009D59D5">
              <w:rPr>
                <w:noProof/>
                <w:webHidden/>
              </w:rPr>
              <w:t>65</w:t>
            </w:r>
          </w:ins>
          <w:ins w:id="418" w:author="Raul García Fernández" w:date="2017-07-10T20:43:00Z">
            <w:r>
              <w:rPr>
                <w:noProof/>
                <w:webHidden/>
              </w:rPr>
              <w:fldChar w:fldCharType="end"/>
            </w:r>
            <w:r w:rsidRPr="00C507A1">
              <w:rPr>
                <w:rStyle w:val="Hipervnculo"/>
                <w:noProof/>
              </w:rPr>
              <w:fldChar w:fldCharType="end"/>
            </w:r>
          </w:ins>
        </w:p>
        <w:p w14:paraId="3AAF4996" w14:textId="3AA9E4F1" w:rsidR="00954FCB" w:rsidRDefault="00954FCB">
          <w:pPr>
            <w:pStyle w:val="Tabladeilustraciones"/>
            <w:tabs>
              <w:tab w:val="right" w:leader="dot" w:pos="8494"/>
            </w:tabs>
            <w:rPr>
              <w:ins w:id="419" w:author="Raul García Fernández" w:date="2017-07-10T20:43:00Z"/>
              <w:rFonts w:eastAsiaTheme="minorEastAsia"/>
              <w:noProof/>
              <w:sz w:val="22"/>
              <w:lang w:val="es-ES" w:eastAsia="es-ES"/>
            </w:rPr>
          </w:pPr>
          <w:ins w:id="420"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"_Toc487482822"</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6</w:t>
            </w:r>
            <w:r w:rsidRPr="00C507A1">
              <w:rPr>
                <w:rStyle w:val="Hipervnculo"/>
                <w:noProof/>
              </w:rPr>
              <w:noBreakHyphen/>
              <w:t>23 (Ventana "Nuevo Grupo")</w:t>
            </w:r>
            <w:r>
              <w:rPr>
                <w:noProof/>
                <w:webHidden/>
              </w:rPr>
              <w:tab/>
            </w:r>
            <w:r>
              <w:rPr>
                <w:noProof/>
                <w:webHidden/>
              </w:rPr>
              <w:fldChar w:fldCharType="begin"/>
            </w:r>
            <w:r>
              <w:rPr>
                <w:noProof/>
                <w:webHidden/>
              </w:rPr>
              <w:instrText xml:space="preserve"> PAGEREF _Toc487482822 \h </w:instrText>
            </w:r>
          </w:ins>
          <w:r>
            <w:rPr>
              <w:noProof/>
              <w:webHidden/>
            </w:rPr>
          </w:r>
          <w:r>
            <w:rPr>
              <w:noProof/>
              <w:webHidden/>
            </w:rPr>
            <w:fldChar w:fldCharType="separate"/>
          </w:r>
          <w:ins w:id="421" w:author="Raul García Fernández" w:date="2017-07-10T20:50:00Z">
            <w:r w:rsidR="009D59D5">
              <w:rPr>
                <w:noProof/>
                <w:webHidden/>
              </w:rPr>
              <w:t>66</w:t>
            </w:r>
          </w:ins>
          <w:ins w:id="422" w:author="Raul García Fernández" w:date="2017-07-10T20:43:00Z">
            <w:r>
              <w:rPr>
                <w:noProof/>
                <w:webHidden/>
              </w:rPr>
              <w:fldChar w:fldCharType="end"/>
            </w:r>
            <w:r w:rsidRPr="00C507A1">
              <w:rPr>
                <w:rStyle w:val="Hipervnculo"/>
                <w:noProof/>
              </w:rPr>
              <w:fldChar w:fldCharType="end"/>
            </w:r>
          </w:ins>
        </w:p>
        <w:p w14:paraId="71A6DA87" w14:textId="5813FAD6" w:rsidR="00954FCB" w:rsidRDefault="00954FCB">
          <w:pPr>
            <w:pStyle w:val="Tabladeilustraciones"/>
            <w:tabs>
              <w:tab w:val="right" w:leader="dot" w:pos="8494"/>
            </w:tabs>
            <w:rPr>
              <w:ins w:id="423" w:author="Raul García Fernández" w:date="2017-07-10T20:43:00Z"/>
              <w:rFonts w:eastAsiaTheme="minorEastAsia"/>
              <w:noProof/>
              <w:sz w:val="22"/>
              <w:lang w:val="es-ES" w:eastAsia="es-ES"/>
            </w:rPr>
          </w:pPr>
          <w:ins w:id="424" w:author="Raul García Fernández" w:date="2017-07-10T20:43:00Z">
            <w:r w:rsidRPr="00C507A1">
              <w:rPr>
                <w:rStyle w:val="Hipervnculo"/>
                <w:noProof/>
              </w:rPr>
              <w:fldChar w:fldCharType="begin"/>
            </w:r>
            <w:r w:rsidRPr="00C507A1">
              <w:rPr>
                <w:rStyle w:val="Hipervnculo"/>
                <w:noProof/>
              </w:rPr>
              <w:instrText xml:space="preserve"> </w:instrText>
            </w:r>
            <w:r>
              <w:rPr>
                <w:noProof/>
              </w:rPr>
              <w:instrText>HYPERLINK \l "_Toc487482823"</w:instrText>
            </w:r>
            <w:r w:rsidRPr="00C507A1">
              <w:rPr>
                <w:rStyle w:val="Hipervnculo"/>
                <w:noProof/>
              </w:rPr>
              <w:instrText xml:space="preserve"> </w:instrText>
            </w:r>
            <w:r w:rsidRPr="00C507A1">
              <w:rPr>
                <w:rStyle w:val="Hipervnculo"/>
                <w:noProof/>
              </w:rPr>
              <w:fldChar w:fldCharType="separate"/>
            </w:r>
            <w:r w:rsidRPr="00C507A1">
              <w:rPr>
                <w:rStyle w:val="Hipervnculo"/>
                <w:noProof/>
              </w:rPr>
              <w:t>Ilustración 7</w:t>
            </w:r>
            <w:r w:rsidRPr="00C507A1">
              <w:rPr>
                <w:rStyle w:val="Hipervnculo"/>
                <w:noProof/>
              </w:rPr>
              <w:noBreakHyphen/>
              <w:t>1 Navegabilidad aplicación</w:t>
            </w:r>
            <w:r>
              <w:rPr>
                <w:noProof/>
                <w:webHidden/>
              </w:rPr>
              <w:tab/>
            </w:r>
            <w:r>
              <w:rPr>
                <w:noProof/>
                <w:webHidden/>
              </w:rPr>
              <w:fldChar w:fldCharType="begin"/>
            </w:r>
            <w:r>
              <w:rPr>
                <w:noProof/>
                <w:webHidden/>
              </w:rPr>
              <w:instrText xml:space="preserve"> PAGEREF _Toc487482823 \h </w:instrText>
            </w:r>
          </w:ins>
          <w:r>
            <w:rPr>
              <w:noProof/>
              <w:webHidden/>
            </w:rPr>
          </w:r>
          <w:r>
            <w:rPr>
              <w:noProof/>
              <w:webHidden/>
            </w:rPr>
            <w:fldChar w:fldCharType="separate"/>
          </w:r>
          <w:ins w:id="425" w:author="Raul García Fernández" w:date="2017-07-10T20:50:00Z">
            <w:r w:rsidR="009D59D5">
              <w:rPr>
                <w:noProof/>
                <w:webHidden/>
              </w:rPr>
              <w:t>67</w:t>
            </w:r>
          </w:ins>
          <w:ins w:id="426" w:author="Raul García Fernández" w:date="2017-07-10T20:43:00Z">
            <w:r>
              <w:rPr>
                <w:noProof/>
                <w:webHidden/>
              </w:rPr>
              <w:fldChar w:fldCharType="end"/>
            </w:r>
            <w:r w:rsidRPr="00C507A1">
              <w:rPr>
                <w:rStyle w:val="Hipervnculo"/>
                <w:noProof/>
              </w:rPr>
              <w:fldChar w:fldCharType="end"/>
            </w:r>
          </w:ins>
        </w:p>
        <w:p w14:paraId="1F8ECD93" w14:textId="77777777" w:rsidR="00954FCB" w:rsidDel="00954FCB" w:rsidRDefault="00954FCB" w:rsidP="003C3EAA">
          <w:pPr>
            <w:pStyle w:val="TtuloTDC"/>
            <w:outlineLvl w:val="0"/>
            <w:rPr>
              <w:del w:id="427" w:author="Raul García Fernández" w:date="2017-07-10T20:43:00Z"/>
              <w:noProof/>
            </w:rPr>
          </w:pPr>
        </w:p>
        <w:p w14:paraId="767D3EE5" w14:textId="2697907D" w:rsidR="003C3EAA" w:rsidRPr="003C3EAA" w:rsidDel="00954FCB" w:rsidRDefault="003C3EAA" w:rsidP="003C3EAA">
          <w:pPr>
            <w:pStyle w:val="TtuloTDC"/>
            <w:outlineLvl w:val="0"/>
            <w:rPr>
              <w:del w:id="428" w:author="Raul García Fernández" w:date="2017-07-10T20:43:00Z"/>
              <w:b w:val="0"/>
              <w:bCs w:val="0"/>
              <w:noProof/>
              <w:lang w:val="es-ES"/>
            </w:rPr>
          </w:pPr>
        </w:p>
        <w:p w14:paraId="3DE2C0B1" w14:textId="55F189E8" w:rsidR="003C3EAA" w:rsidDel="00954FCB" w:rsidRDefault="003C3EAA" w:rsidP="003C3EAA">
          <w:pPr>
            <w:pStyle w:val="Tabladeilustraciones"/>
            <w:tabs>
              <w:tab w:val="right" w:leader="dot" w:pos="8494"/>
            </w:tabs>
            <w:rPr>
              <w:del w:id="429" w:author="Raul García Fernández" w:date="2017-07-10T20:43:00Z"/>
              <w:rFonts w:eastAsiaTheme="minorEastAsia"/>
              <w:noProof/>
              <w:sz w:val="22"/>
              <w:lang w:val="es-ES" w:eastAsia="es-ES"/>
            </w:rPr>
          </w:pPr>
          <w:del w:id="430" w:author="Raul García Fernández" w:date="2017-07-10T20:43:00Z">
            <w:r w:rsidRPr="00954FCB" w:rsidDel="00954FCB">
              <w:rPr>
                <w:rPrChange w:id="431" w:author="Raul García Fernández" w:date="2017-07-10T20:43:00Z">
                  <w:rPr>
                    <w:rStyle w:val="Hipervnculo"/>
                    <w:noProof/>
                  </w:rPr>
                </w:rPrChange>
              </w:rPr>
              <w:delText>Ilustración 3</w:delText>
            </w:r>
            <w:r w:rsidRPr="00954FCB" w:rsidDel="00954FCB">
              <w:rPr>
                <w:rPrChange w:id="432" w:author="Raul García Fernández" w:date="2017-07-10T20:43:00Z">
                  <w:rPr>
                    <w:rStyle w:val="Hipervnculo"/>
                    <w:noProof/>
                  </w:rPr>
                </w:rPrChange>
              </w:rPr>
              <w:noBreakHyphen/>
              <w:delText>1 (Modelo de dominio)</w:delText>
            </w:r>
            <w:r w:rsidDel="00954FCB">
              <w:rPr>
                <w:noProof/>
                <w:webHidden/>
              </w:rPr>
              <w:tab/>
              <w:delText>7</w:delText>
            </w:r>
          </w:del>
        </w:p>
        <w:p w14:paraId="3F07168D" w14:textId="2CBC2C9A" w:rsidR="003C3EAA" w:rsidDel="00954FCB" w:rsidRDefault="003C3EAA" w:rsidP="003C3EAA">
          <w:pPr>
            <w:pStyle w:val="Tabladeilustraciones"/>
            <w:tabs>
              <w:tab w:val="right" w:leader="dot" w:pos="8494"/>
            </w:tabs>
            <w:rPr>
              <w:del w:id="433" w:author="Raul García Fernández" w:date="2017-07-10T20:43:00Z"/>
              <w:rFonts w:eastAsiaTheme="minorEastAsia"/>
              <w:noProof/>
              <w:sz w:val="22"/>
              <w:lang w:val="es-ES" w:eastAsia="es-ES"/>
            </w:rPr>
          </w:pPr>
          <w:del w:id="434" w:author="Raul García Fernández" w:date="2017-07-10T20:43:00Z">
            <w:r w:rsidRPr="00954FCB" w:rsidDel="00954FCB">
              <w:rPr>
                <w:rPrChange w:id="435" w:author="Raul García Fernández" w:date="2017-07-10T20:43:00Z">
                  <w:rPr>
                    <w:rStyle w:val="Hipervnculo"/>
                    <w:noProof/>
                  </w:rPr>
                </w:rPrChange>
              </w:rPr>
              <w:delText>Ilustración 4</w:delText>
            </w:r>
            <w:r w:rsidRPr="00954FCB" w:rsidDel="00954FCB">
              <w:rPr>
                <w:rPrChange w:id="436" w:author="Raul García Fernández" w:date="2017-07-10T20:43:00Z">
                  <w:rPr>
                    <w:rStyle w:val="Hipervnculo"/>
                    <w:noProof/>
                  </w:rPr>
                </w:rPrChange>
              </w:rPr>
              <w:noBreakHyphen/>
              <w:delText>1 (Sistema de usuario)</w:delText>
            </w:r>
            <w:r w:rsidDel="00954FCB">
              <w:rPr>
                <w:noProof/>
                <w:webHidden/>
              </w:rPr>
              <w:tab/>
              <w:delText>8</w:delText>
            </w:r>
          </w:del>
        </w:p>
        <w:p w14:paraId="0DF8E74F" w14:textId="2DEFE0B2" w:rsidR="003C3EAA" w:rsidDel="00954FCB" w:rsidRDefault="003C3EAA" w:rsidP="003C3EAA">
          <w:pPr>
            <w:pStyle w:val="Tabladeilustraciones"/>
            <w:tabs>
              <w:tab w:val="right" w:leader="dot" w:pos="8494"/>
            </w:tabs>
            <w:rPr>
              <w:del w:id="437" w:author="Raul García Fernández" w:date="2017-07-10T20:43:00Z"/>
              <w:rFonts w:eastAsiaTheme="minorEastAsia"/>
              <w:noProof/>
              <w:sz w:val="22"/>
              <w:lang w:val="es-ES" w:eastAsia="es-ES"/>
            </w:rPr>
          </w:pPr>
          <w:del w:id="438" w:author="Raul García Fernández" w:date="2017-07-10T20:43:00Z">
            <w:r w:rsidRPr="00954FCB" w:rsidDel="00954FCB">
              <w:rPr>
                <w:rPrChange w:id="439" w:author="Raul García Fernández" w:date="2017-07-10T20:43:00Z">
                  <w:rPr>
                    <w:rStyle w:val="Hipervnculo"/>
                    <w:noProof/>
                  </w:rPr>
                </w:rPrChange>
              </w:rPr>
              <w:delText>Ilustración 4</w:delText>
            </w:r>
            <w:r w:rsidRPr="00954FCB" w:rsidDel="00954FCB">
              <w:rPr>
                <w:rPrChange w:id="440" w:author="Raul García Fernández" w:date="2017-07-10T20:43:00Z">
                  <w:rPr>
                    <w:rStyle w:val="Hipervnculo"/>
                    <w:noProof/>
                  </w:rPr>
                </w:rPrChange>
              </w:rPr>
              <w:noBreakHyphen/>
              <w:delText>2 (Sistema administrador)</w:delText>
            </w:r>
            <w:r w:rsidDel="00954FCB">
              <w:rPr>
                <w:noProof/>
                <w:webHidden/>
              </w:rPr>
              <w:tab/>
              <w:delText>9</w:delText>
            </w:r>
          </w:del>
        </w:p>
        <w:p w14:paraId="20CE6B23" w14:textId="47989340" w:rsidR="003C3EAA" w:rsidDel="00954FCB" w:rsidRDefault="003C3EAA" w:rsidP="003C3EAA">
          <w:pPr>
            <w:pStyle w:val="Tabladeilustraciones"/>
            <w:tabs>
              <w:tab w:val="right" w:leader="dot" w:pos="8494"/>
            </w:tabs>
            <w:rPr>
              <w:del w:id="441" w:author="Raul García Fernández" w:date="2017-07-10T20:43:00Z"/>
              <w:rFonts w:eastAsiaTheme="minorEastAsia"/>
              <w:noProof/>
              <w:sz w:val="22"/>
              <w:lang w:val="es-ES" w:eastAsia="es-ES"/>
            </w:rPr>
          </w:pPr>
          <w:del w:id="442" w:author="Raul García Fernández" w:date="2017-07-10T20:43:00Z">
            <w:r w:rsidRPr="00954FCB" w:rsidDel="00954FCB">
              <w:rPr>
                <w:rPrChange w:id="443" w:author="Raul García Fernández" w:date="2017-07-10T20:43:00Z">
                  <w:rPr>
                    <w:rStyle w:val="Hipervnculo"/>
                    <w:noProof/>
                  </w:rPr>
                </w:rPrChange>
              </w:rPr>
              <w:delText>Ilustración 4</w:delText>
            </w:r>
            <w:r w:rsidRPr="00954FCB" w:rsidDel="00954FCB">
              <w:rPr>
                <w:rPrChange w:id="444" w:author="Raul García Fernández" w:date="2017-07-10T20:43:00Z">
                  <w:rPr>
                    <w:rStyle w:val="Hipervnculo"/>
                    <w:noProof/>
                  </w:rPr>
                </w:rPrChange>
              </w:rPr>
              <w:noBreakHyphen/>
              <w:delText>3 (Sistema aplicación)</w:delText>
            </w:r>
            <w:r w:rsidDel="00954FCB">
              <w:rPr>
                <w:noProof/>
                <w:webHidden/>
              </w:rPr>
              <w:tab/>
              <w:delText>9</w:delText>
            </w:r>
          </w:del>
        </w:p>
        <w:p w14:paraId="29F0E25A" w14:textId="252A11F2" w:rsidR="003C3EAA" w:rsidDel="00954FCB" w:rsidRDefault="003C3EAA" w:rsidP="003C3EAA">
          <w:pPr>
            <w:pStyle w:val="Tabladeilustraciones"/>
            <w:tabs>
              <w:tab w:val="right" w:leader="dot" w:pos="8494"/>
            </w:tabs>
            <w:rPr>
              <w:del w:id="445" w:author="Raul García Fernández" w:date="2017-07-10T20:43:00Z"/>
              <w:rFonts w:eastAsiaTheme="minorEastAsia"/>
              <w:noProof/>
              <w:sz w:val="22"/>
              <w:lang w:val="es-ES" w:eastAsia="es-ES"/>
            </w:rPr>
          </w:pPr>
          <w:del w:id="446" w:author="Raul García Fernández" w:date="2017-07-10T20:43:00Z">
            <w:r w:rsidRPr="00954FCB" w:rsidDel="00954FCB">
              <w:rPr>
                <w:rPrChange w:id="447" w:author="Raul García Fernández" w:date="2017-07-10T20:43:00Z">
                  <w:rPr>
                    <w:rStyle w:val="Hipervnculo"/>
                    <w:noProof/>
                  </w:rPr>
                </w:rPrChange>
              </w:rPr>
              <w:delText>Ilustración 5</w:delText>
            </w:r>
            <w:r w:rsidRPr="00954FCB" w:rsidDel="00954FCB">
              <w:rPr>
                <w:rPrChange w:id="448" w:author="Raul García Fernández" w:date="2017-07-10T20:43:00Z">
                  <w:rPr>
                    <w:rStyle w:val="Hipervnculo"/>
                    <w:noProof/>
                  </w:rPr>
                </w:rPrChange>
              </w:rPr>
              <w:noBreakHyphen/>
              <w:delText>1 (Gestion de autenticación)</w:delText>
            </w:r>
            <w:r w:rsidDel="00954FCB">
              <w:rPr>
                <w:noProof/>
                <w:webHidden/>
              </w:rPr>
              <w:tab/>
              <w:delText>10</w:delText>
            </w:r>
          </w:del>
        </w:p>
        <w:p w14:paraId="192858DC" w14:textId="687E2689" w:rsidR="003C3EAA" w:rsidDel="00954FCB" w:rsidRDefault="003C3EAA" w:rsidP="003C3EAA">
          <w:pPr>
            <w:pStyle w:val="Tabladeilustraciones"/>
            <w:tabs>
              <w:tab w:val="right" w:leader="dot" w:pos="8494"/>
            </w:tabs>
            <w:rPr>
              <w:del w:id="449" w:author="Raul García Fernández" w:date="2017-07-10T20:43:00Z"/>
              <w:rFonts w:eastAsiaTheme="minorEastAsia"/>
              <w:noProof/>
              <w:sz w:val="22"/>
              <w:lang w:val="es-ES" w:eastAsia="es-ES"/>
            </w:rPr>
          </w:pPr>
          <w:del w:id="450" w:author="Raul García Fernández" w:date="2017-07-10T20:43:00Z">
            <w:r w:rsidRPr="00954FCB" w:rsidDel="00954FCB">
              <w:rPr>
                <w:rPrChange w:id="451" w:author="Raul García Fernández" w:date="2017-07-10T20:43:00Z">
                  <w:rPr>
                    <w:rStyle w:val="Hipervnculo"/>
                    <w:noProof/>
                  </w:rPr>
                </w:rPrChange>
              </w:rPr>
              <w:delText>Ilustración 5</w:delText>
            </w:r>
            <w:r w:rsidRPr="00954FCB" w:rsidDel="00954FCB">
              <w:rPr>
                <w:rPrChange w:id="452" w:author="Raul García Fernández" w:date="2017-07-10T20:43:00Z">
                  <w:rPr>
                    <w:rStyle w:val="Hipervnculo"/>
                    <w:noProof/>
                  </w:rPr>
                </w:rPrChange>
              </w:rPr>
              <w:noBreakHyphen/>
              <w:delText>2 (Gestion de datos personales)</w:delText>
            </w:r>
            <w:r w:rsidDel="00954FCB">
              <w:rPr>
                <w:noProof/>
                <w:webHidden/>
              </w:rPr>
              <w:tab/>
              <w:delText>13</w:delText>
            </w:r>
          </w:del>
        </w:p>
        <w:p w14:paraId="3BE5B24F" w14:textId="01CDE6DC" w:rsidR="003C3EAA" w:rsidDel="00954FCB" w:rsidRDefault="003C3EAA" w:rsidP="003C3EAA">
          <w:pPr>
            <w:pStyle w:val="Tabladeilustraciones"/>
            <w:tabs>
              <w:tab w:val="right" w:leader="dot" w:pos="8494"/>
            </w:tabs>
            <w:rPr>
              <w:del w:id="453" w:author="Raul García Fernández" w:date="2017-07-10T20:43:00Z"/>
              <w:rFonts w:eastAsiaTheme="minorEastAsia"/>
              <w:noProof/>
              <w:sz w:val="22"/>
              <w:lang w:val="es-ES" w:eastAsia="es-ES"/>
            </w:rPr>
          </w:pPr>
          <w:del w:id="454" w:author="Raul García Fernández" w:date="2017-07-10T20:43:00Z">
            <w:r w:rsidRPr="00954FCB" w:rsidDel="00954FCB">
              <w:rPr>
                <w:rPrChange w:id="455" w:author="Raul García Fernández" w:date="2017-07-10T20:43:00Z">
                  <w:rPr>
                    <w:rStyle w:val="Hipervnculo"/>
                    <w:noProof/>
                  </w:rPr>
                </w:rPrChange>
              </w:rPr>
              <w:delText>Ilustración 5</w:delText>
            </w:r>
            <w:r w:rsidRPr="00954FCB" w:rsidDel="00954FCB">
              <w:rPr>
                <w:rPrChange w:id="456" w:author="Raul García Fernández" w:date="2017-07-10T20:43:00Z">
                  <w:rPr>
                    <w:rStyle w:val="Hipervnculo"/>
                    <w:noProof/>
                  </w:rPr>
                </w:rPrChange>
              </w:rPr>
              <w:noBreakHyphen/>
              <w:delText>3 (Gestion de grupos)</w:delText>
            </w:r>
            <w:r w:rsidDel="00954FCB">
              <w:rPr>
                <w:noProof/>
                <w:webHidden/>
              </w:rPr>
              <w:tab/>
              <w:delText>15</w:delText>
            </w:r>
          </w:del>
        </w:p>
        <w:p w14:paraId="75F657FD" w14:textId="03660AE4" w:rsidR="003C3EAA" w:rsidDel="00954FCB" w:rsidRDefault="003C3EAA" w:rsidP="003C3EAA">
          <w:pPr>
            <w:pStyle w:val="Tabladeilustraciones"/>
            <w:tabs>
              <w:tab w:val="right" w:leader="dot" w:pos="8494"/>
            </w:tabs>
            <w:rPr>
              <w:del w:id="457" w:author="Raul García Fernández" w:date="2017-07-10T20:43:00Z"/>
              <w:rFonts w:eastAsiaTheme="minorEastAsia"/>
              <w:noProof/>
              <w:sz w:val="22"/>
              <w:lang w:val="es-ES" w:eastAsia="es-ES"/>
            </w:rPr>
          </w:pPr>
          <w:del w:id="458" w:author="Raul García Fernández" w:date="2017-07-10T20:43:00Z">
            <w:r w:rsidRPr="00954FCB" w:rsidDel="00954FCB">
              <w:rPr>
                <w:rPrChange w:id="459" w:author="Raul García Fernández" w:date="2017-07-10T20:43:00Z">
                  <w:rPr>
                    <w:rStyle w:val="Hipervnculo"/>
                    <w:noProof/>
                  </w:rPr>
                </w:rPrChange>
              </w:rPr>
              <w:delText>Ilustración 5</w:delText>
            </w:r>
            <w:r w:rsidRPr="00954FCB" w:rsidDel="00954FCB">
              <w:rPr>
                <w:rPrChange w:id="460" w:author="Raul García Fernández" w:date="2017-07-10T20:43:00Z">
                  <w:rPr>
                    <w:rStyle w:val="Hipervnculo"/>
                    <w:noProof/>
                  </w:rPr>
                </w:rPrChange>
              </w:rPr>
              <w:noBreakHyphen/>
              <w:delText>4 (Gestion de proyectos)</w:delText>
            </w:r>
            <w:r w:rsidDel="00954FCB">
              <w:rPr>
                <w:noProof/>
                <w:webHidden/>
              </w:rPr>
              <w:tab/>
              <w:delText>24</w:delText>
            </w:r>
          </w:del>
        </w:p>
        <w:p w14:paraId="069A7635" w14:textId="3656AD2F" w:rsidR="003C3EAA" w:rsidDel="00954FCB" w:rsidRDefault="003C3EAA" w:rsidP="003C3EAA">
          <w:pPr>
            <w:pStyle w:val="Tabladeilustraciones"/>
            <w:tabs>
              <w:tab w:val="right" w:leader="dot" w:pos="8494"/>
            </w:tabs>
            <w:rPr>
              <w:del w:id="461" w:author="Raul García Fernández" w:date="2017-07-10T20:43:00Z"/>
              <w:rFonts w:eastAsiaTheme="minorEastAsia"/>
              <w:noProof/>
              <w:sz w:val="22"/>
              <w:lang w:val="es-ES" w:eastAsia="es-ES"/>
            </w:rPr>
          </w:pPr>
          <w:del w:id="462" w:author="Raul García Fernández" w:date="2017-07-10T20:43:00Z">
            <w:r w:rsidRPr="00954FCB" w:rsidDel="00954FCB">
              <w:rPr>
                <w:rPrChange w:id="463" w:author="Raul García Fernández" w:date="2017-07-10T20:43:00Z">
                  <w:rPr>
                    <w:rStyle w:val="Hipervnculo"/>
                    <w:noProof/>
                  </w:rPr>
                </w:rPrChange>
              </w:rPr>
              <w:delText>Ilustración 5</w:delText>
            </w:r>
            <w:r w:rsidRPr="00954FCB" w:rsidDel="00954FCB">
              <w:rPr>
                <w:rPrChange w:id="464" w:author="Raul García Fernández" w:date="2017-07-10T20:43:00Z">
                  <w:rPr>
                    <w:rStyle w:val="Hipervnculo"/>
                    <w:noProof/>
                  </w:rPr>
                </w:rPrChange>
              </w:rPr>
              <w:noBreakHyphen/>
              <w:delText>5 (Gestion de ejecución)</w:delText>
            </w:r>
            <w:r w:rsidDel="00954FCB">
              <w:rPr>
                <w:noProof/>
                <w:webHidden/>
              </w:rPr>
              <w:tab/>
              <w:delText>29</w:delText>
            </w:r>
          </w:del>
        </w:p>
        <w:p w14:paraId="6EB574F1" w14:textId="61EA45EE" w:rsidR="003C3EAA" w:rsidDel="00954FCB" w:rsidRDefault="003C3EAA" w:rsidP="003C3EAA">
          <w:pPr>
            <w:pStyle w:val="Tabladeilustraciones"/>
            <w:tabs>
              <w:tab w:val="right" w:leader="dot" w:pos="8494"/>
            </w:tabs>
            <w:rPr>
              <w:del w:id="465" w:author="Raul García Fernández" w:date="2017-07-10T20:43:00Z"/>
              <w:rFonts w:eastAsiaTheme="minorEastAsia"/>
              <w:noProof/>
              <w:sz w:val="22"/>
              <w:lang w:val="es-ES" w:eastAsia="es-ES"/>
            </w:rPr>
          </w:pPr>
          <w:del w:id="466" w:author="Raul García Fernández" w:date="2017-07-10T20:43:00Z">
            <w:r w:rsidRPr="00954FCB" w:rsidDel="00954FCB">
              <w:rPr>
                <w:rPrChange w:id="467" w:author="Raul García Fernández" w:date="2017-07-10T20:43:00Z">
                  <w:rPr>
                    <w:rStyle w:val="Hipervnculo"/>
                    <w:noProof/>
                  </w:rPr>
                </w:rPrChange>
              </w:rPr>
              <w:delText>Ilustración 5</w:delText>
            </w:r>
            <w:r w:rsidRPr="00954FCB" w:rsidDel="00954FCB">
              <w:rPr>
                <w:rPrChange w:id="468" w:author="Raul García Fernández" w:date="2017-07-10T20:43:00Z">
                  <w:rPr>
                    <w:rStyle w:val="Hipervnculo"/>
                    <w:noProof/>
                  </w:rPr>
                </w:rPrChange>
              </w:rPr>
              <w:noBreakHyphen/>
              <w:delText>6 (Gestion de navegación)</w:delText>
            </w:r>
            <w:r w:rsidDel="00954FCB">
              <w:rPr>
                <w:noProof/>
                <w:webHidden/>
              </w:rPr>
              <w:tab/>
              <w:delText>34</w:delText>
            </w:r>
          </w:del>
        </w:p>
        <w:p w14:paraId="42542967" w14:textId="5422AC85" w:rsidR="003C3EAA" w:rsidDel="00954FCB" w:rsidRDefault="003C3EAA" w:rsidP="003C3EAA">
          <w:pPr>
            <w:pStyle w:val="Tabladeilustraciones"/>
            <w:tabs>
              <w:tab w:val="right" w:leader="dot" w:pos="8494"/>
            </w:tabs>
            <w:rPr>
              <w:del w:id="469" w:author="Raul García Fernández" w:date="2017-07-10T20:43:00Z"/>
              <w:rFonts w:eastAsiaTheme="minorEastAsia"/>
              <w:noProof/>
              <w:sz w:val="22"/>
              <w:lang w:val="es-ES" w:eastAsia="es-ES"/>
            </w:rPr>
          </w:pPr>
          <w:del w:id="470" w:author="Raul García Fernández" w:date="2017-07-10T20:43:00Z">
            <w:r w:rsidRPr="00954FCB" w:rsidDel="00954FCB">
              <w:rPr>
                <w:rPrChange w:id="471" w:author="Raul García Fernández" w:date="2017-07-10T20:43:00Z">
                  <w:rPr>
                    <w:rStyle w:val="Hipervnculo"/>
                    <w:noProof/>
                  </w:rPr>
                </w:rPrChange>
              </w:rPr>
              <w:delText>Ilustración 5</w:delText>
            </w:r>
            <w:r w:rsidRPr="00954FCB" w:rsidDel="00954FCB">
              <w:rPr>
                <w:rPrChange w:id="472" w:author="Raul García Fernández" w:date="2017-07-10T20:43:00Z">
                  <w:rPr>
                    <w:rStyle w:val="Hipervnculo"/>
                    <w:noProof/>
                  </w:rPr>
                </w:rPrChange>
              </w:rPr>
              <w:noBreakHyphen/>
              <w:delText>7 (Gestion de aplicaciones)</w:delText>
            </w:r>
            <w:r w:rsidDel="00954FCB">
              <w:rPr>
                <w:noProof/>
                <w:webHidden/>
              </w:rPr>
              <w:tab/>
              <w:delText>38</w:delText>
            </w:r>
          </w:del>
        </w:p>
        <w:p w14:paraId="31C524F8" w14:textId="6AB0D2EC" w:rsidR="003C3EAA" w:rsidDel="00954FCB" w:rsidRDefault="003C3EAA" w:rsidP="003C3EAA">
          <w:pPr>
            <w:pStyle w:val="Tabladeilustraciones"/>
            <w:tabs>
              <w:tab w:val="right" w:leader="dot" w:pos="8494"/>
            </w:tabs>
            <w:rPr>
              <w:del w:id="473" w:author="Raul García Fernández" w:date="2017-07-10T20:43:00Z"/>
              <w:rFonts w:eastAsiaTheme="minorEastAsia"/>
              <w:noProof/>
              <w:sz w:val="22"/>
              <w:lang w:val="es-ES" w:eastAsia="es-ES"/>
            </w:rPr>
          </w:pPr>
          <w:del w:id="474" w:author="Raul García Fernández" w:date="2017-07-10T20:43:00Z">
            <w:r w:rsidRPr="00954FCB" w:rsidDel="00954FCB">
              <w:rPr>
                <w:rPrChange w:id="475" w:author="Raul García Fernández" w:date="2017-07-10T20:43:00Z">
                  <w:rPr>
                    <w:rStyle w:val="Hipervnculo"/>
                    <w:noProof/>
                  </w:rPr>
                </w:rPrChange>
              </w:rPr>
              <w:delText>Ilustración 5</w:delText>
            </w:r>
            <w:r w:rsidRPr="00954FCB" w:rsidDel="00954FCB">
              <w:rPr>
                <w:rPrChange w:id="476" w:author="Raul García Fernández" w:date="2017-07-10T20:43:00Z">
                  <w:rPr>
                    <w:rStyle w:val="Hipervnculo"/>
                    <w:noProof/>
                  </w:rPr>
                </w:rPrChange>
              </w:rPr>
              <w:noBreakHyphen/>
              <w:delText>8 (Administración de usuarios)</w:delText>
            </w:r>
            <w:r w:rsidDel="00954FCB">
              <w:rPr>
                <w:noProof/>
                <w:webHidden/>
              </w:rPr>
              <w:tab/>
              <w:delText>40</w:delText>
            </w:r>
          </w:del>
        </w:p>
        <w:p w14:paraId="7327FBAF" w14:textId="45E69918" w:rsidR="003C3EAA" w:rsidDel="00954FCB" w:rsidRDefault="003C3EAA" w:rsidP="003C3EAA">
          <w:pPr>
            <w:pStyle w:val="Tabladeilustraciones"/>
            <w:tabs>
              <w:tab w:val="right" w:leader="dot" w:pos="8494"/>
            </w:tabs>
            <w:rPr>
              <w:del w:id="477" w:author="Raul García Fernández" w:date="2017-07-10T20:43:00Z"/>
              <w:rFonts w:eastAsiaTheme="minorEastAsia"/>
              <w:noProof/>
              <w:sz w:val="22"/>
              <w:lang w:val="es-ES" w:eastAsia="es-ES"/>
            </w:rPr>
          </w:pPr>
          <w:del w:id="478" w:author="Raul García Fernández" w:date="2017-07-10T20:43:00Z">
            <w:r w:rsidRPr="00954FCB" w:rsidDel="00954FCB">
              <w:rPr>
                <w:rPrChange w:id="479" w:author="Raul García Fernández" w:date="2017-07-10T20:43:00Z">
                  <w:rPr>
                    <w:rStyle w:val="Hipervnculo"/>
                    <w:noProof/>
                  </w:rPr>
                </w:rPrChange>
              </w:rPr>
              <w:delText>Ilustración 5</w:delText>
            </w:r>
            <w:r w:rsidRPr="00954FCB" w:rsidDel="00954FCB">
              <w:rPr>
                <w:rPrChange w:id="480" w:author="Raul García Fernández" w:date="2017-07-10T20:43:00Z">
                  <w:rPr>
                    <w:rStyle w:val="Hipervnculo"/>
                    <w:noProof/>
                  </w:rPr>
                </w:rPrChange>
              </w:rPr>
              <w:noBreakHyphen/>
              <w:delText>9(Administración de proyectos)</w:delText>
            </w:r>
            <w:r w:rsidDel="00954FCB">
              <w:rPr>
                <w:noProof/>
                <w:webHidden/>
              </w:rPr>
              <w:tab/>
              <w:delText>44</w:delText>
            </w:r>
          </w:del>
        </w:p>
        <w:p w14:paraId="5FEF4E40" w14:textId="1540923D" w:rsidR="003C3EAA" w:rsidDel="00954FCB" w:rsidRDefault="003C3EAA" w:rsidP="003C3EAA">
          <w:pPr>
            <w:pStyle w:val="Tabladeilustraciones"/>
            <w:tabs>
              <w:tab w:val="right" w:leader="dot" w:pos="8494"/>
            </w:tabs>
            <w:rPr>
              <w:del w:id="481" w:author="Raul García Fernández" w:date="2017-07-10T20:43:00Z"/>
              <w:rFonts w:eastAsiaTheme="minorEastAsia"/>
              <w:noProof/>
              <w:sz w:val="22"/>
              <w:lang w:val="es-ES" w:eastAsia="es-ES"/>
            </w:rPr>
          </w:pPr>
          <w:del w:id="482" w:author="Raul García Fernández" w:date="2017-07-10T20:43:00Z">
            <w:r w:rsidRPr="00954FCB" w:rsidDel="00954FCB">
              <w:rPr>
                <w:rPrChange w:id="483" w:author="Raul García Fernández" w:date="2017-07-10T20:43:00Z">
                  <w:rPr>
                    <w:rStyle w:val="Hipervnculo"/>
                    <w:noProof/>
                  </w:rPr>
                </w:rPrChange>
              </w:rPr>
              <w:delText>Ilustración 5</w:delText>
            </w:r>
            <w:r w:rsidRPr="00954FCB" w:rsidDel="00954FCB">
              <w:rPr>
                <w:rPrChange w:id="484" w:author="Raul García Fernández" w:date="2017-07-10T20:43:00Z">
                  <w:rPr>
                    <w:rStyle w:val="Hipervnculo"/>
                    <w:noProof/>
                  </w:rPr>
                </w:rPrChange>
              </w:rPr>
              <w:noBreakHyphen/>
              <w:delText>10 (Administración de grupos)</w:delText>
            </w:r>
            <w:r w:rsidDel="00954FCB">
              <w:rPr>
                <w:noProof/>
                <w:webHidden/>
              </w:rPr>
              <w:tab/>
              <w:delText>46</w:delText>
            </w:r>
          </w:del>
        </w:p>
        <w:p w14:paraId="7A99D9D1" w14:textId="7FF17E9E" w:rsidR="003C3EAA" w:rsidDel="00954FCB" w:rsidRDefault="003C3EAA" w:rsidP="003C3EAA">
          <w:pPr>
            <w:pStyle w:val="Tabladeilustraciones"/>
            <w:tabs>
              <w:tab w:val="right" w:leader="dot" w:pos="8494"/>
            </w:tabs>
            <w:rPr>
              <w:del w:id="485" w:author="Raul García Fernández" w:date="2017-07-10T20:43:00Z"/>
              <w:rFonts w:eastAsiaTheme="minorEastAsia"/>
              <w:noProof/>
              <w:sz w:val="22"/>
              <w:lang w:val="es-ES" w:eastAsia="es-ES"/>
            </w:rPr>
          </w:pPr>
          <w:del w:id="486" w:author="Raul García Fernández" w:date="2017-07-10T20:43:00Z">
            <w:r w:rsidRPr="00954FCB" w:rsidDel="00954FCB">
              <w:rPr>
                <w:rPrChange w:id="487" w:author="Raul García Fernández" w:date="2017-07-10T20:43:00Z">
                  <w:rPr>
                    <w:rStyle w:val="Hipervnculo"/>
                    <w:noProof/>
                  </w:rPr>
                </w:rPrChange>
              </w:rPr>
              <w:delText>Ilustración 5</w:delText>
            </w:r>
            <w:r w:rsidRPr="00954FCB" w:rsidDel="00954FCB">
              <w:rPr>
                <w:rPrChange w:id="488" w:author="Raul García Fernández" w:date="2017-07-10T20:43:00Z">
                  <w:rPr>
                    <w:rStyle w:val="Hipervnculo"/>
                    <w:noProof/>
                  </w:rPr>
                </w:rPrChange>
              </w:rPr>
              <w:noBreakHyphen/>
              <w:delText>11 (Administración de ejecuciones)</w:delText>
            </w:r>
            <w:r w:rsidDel="00954FCB">
              <w:rPr>
                <w:noProof/>
                <w:webHidden/>
              </w:rPr>
              <w:tab/>
              <w:delText>48</w:delText>
            </w:r>
          </w:del>
        </w:p>
        <w:p w14:paraId="7B462EB1" w14:textId="01948196" w:rsidR="003C3EAA" w:rsidDel="00954FCB" w:rsidRDefault="003C3EAA" w:rsidP="003C3EAA">
          <w:pPr>
            <w:pStyle w:val="Tabladeilustraciones"/>
            <w:tabs>
              <w:tab w:val="right" w:leader="dot" w:pos="8494"/>
            </w:tabs>
            <w:rPr>
              <w:del w:id="489" w:author="Raul García Fernández" w:date="2017-07-10T20:43:00Z"/>
              <w:rFonts w:eastAsiaTheme="minorEastAsia"/>
              <w:noProof/>
              <w:sz w:val="22"/>
              <w:lang w:val="es-ES" w:eastAsia="es-ES"/>
            </w:rPr>
          </w:pPr>
          <w:del w:id="490" w:author="Raul García Fernández" w:date="2017-07-10T20:43:00Z">
            <w:r w:rsidRPr="00954FCB" w:rsidDel="00954FCB">
              <w:rPr>
                <w:rPrChange w:id="491" w:author="Raul García Fernández" w:date="2017-07-10T20:43:00Z">
                  <w:rPr>
                    <w:rStyle w:val="Hipervnculo"/>
                    <w:noProof/>
                  </w:rPr>
                </w:rPrChange>
              </w:rPr>
              <w:delText>Ilustración 5</w:delText>
            </w:r>
            <w:r w:rsidRPr="00954FCB" w:rsidDel="00954FCB">
              <w:rPr>
                <w:rPrChange w:id="492" w:author="Raul García Fernández" w:date="2017-07-10T20:43:00Z">
                  <w:rPr>
                    <w:rStyle w:val="Hipervnculo"/>
                    <w:noProof/>
                  </w:rPr>
                </w:rPrChange>
              </w:rPr>
              <w:noBreakHyphen/>
              <w:delText>12 (Gestion de administración)</w:delText>
            </w:r>
            <w:r w:rsidDel="00954FCB">
              <w:rPr>
                <w:noProof/>
                <w:webHidden/>
              </w:rPr>
              <w:tab/>
              <w:delText>50</w:delText>
            </w:r>
          </w:del>
        </w:p>
        <w:p w14:paraId="4E7A4199" w14:textId="5996EC0A" w:rsidR="003C3EAA" w:rsidDel="00954FCB" w:rsidRDefault="003C3EAA" w:rsidP="003C3EAA">
          <w:pPr>
            <w:pStyle w:val="Tabladeilustraciones"/>
            <w:tabs>
              <w:tab w:val="right" w:leader="dot" w:pos="8494"/>
            </w:tabs>
            <w:rPr>
              <w:del w:id="493" w:author="Raul García Fernández" w:date="2017-07-10T20:43:00Z"/>
              <w:rFonts w:eastAsiaTheme="minorEastAsia"/>
              <w:noProof/>
              <w:sz w:val="22"/>
              <w:lang w:val="es-ES" w:eastAsia="es-ES"/>
            </w:rPr>
          </w:pPr>
          <w:del w:id="494" w:author="Raul García Fernández" w:date="2017-07-10T20:43:00Z">
            <w:r w:rsidRPr="00954FCB" w:rsidDel="00954FCB">
              <w:rPr>
                <w:rPrChange w:id="495" w:author="Raul García Fernández" w:date="2017-07-10T20:43:00Z">
                  <w:rPr>
                    <w:rStyle w:val="Hipervnculo"/>
                    <w:noProof/>
                  </w:rPr>
                </w:rPrChange>
              </w:rPr>
              <w:delText>Ilustración 6</w:delText>
            </w:r>
            <w:r w:rsidRPr="00954FCB" w:rsidDel="00954FCB">
              <w:rPr>
                <w:rPrChange w:id="496" w:author="Raul García Fernández" w:date="2017-07-10T20:43:00Z">
                  <w:rPr>
                    <w:rStyle w:val="Hipervnculo"/>
                    <w:noProof/>
                  </w:rPr>
                </w:rPrChange>
              </w:rPr>
              <w:noBreakHyphen/>
              <w:delText>1 (Pagina de Login. Estado inicial)</w:delText>
            </w:r>
            <w:r w:rsidDel="00954FCB">
              <w:rPr>
                <w:noProof/>
                <w:webHidden/>
              </w:rPr>
              <w:tab/>
              <w:delText>52</w:delText>
            </w:r>
          </w:del>
        </w:p>
        <w:p w14:paraId="433369D1" w14:textId="0A2E6CD8" w:rsidR="003C3EAA" w:rsidDel="00954FCB" w:rsidRDefault="003C3EAA" w:rsidP="003C3EAA">
          <w:pPr>
            <w:pStyle w:val="Tabladeilustraciones"/>
            <w:tabs>
              <w:tab w:val="right" w:leader="dot" w:pos="8494"/>
            </w:tabs>
            <w:rPr>
              <w:del w:id="497" w:author="Raul García Fernández" w:date="2017-07-10T20:43:00Z"/>
              <w:rFonts w:eastAsiaTheme="minorEastAsia"/>
              <w:noProof/>
              <w:sz w:val="22"/>
              <w:lang w:val="es-ES" w:eastAsia="es-ES"/>
            </w:rPr>
          </w:pPr>
          <w:del w:id="498" w:author="Raul García Fernández" w:date="2017-07-10T20:43:00Z">
            <w:r w:rsidRPr="00954FCB" w:rsidDel="00954FCB">
              <w:rPr>
                <w:rPrChange w:id="499" w:author="Raul García Fernández" w:date="2017-07-10T20:43:00Z">
                  <w:rPr>
                    <w:rStyle w:val="Hipervnculo"/>
                    <w:noProof/>
                  </w:rPr>
                </w:rPrChange>
              </w:rPr>
              <w:delText>Ilustración 6</w:delText>
            </w:r>
            <w:r w:rsidRPr="00954FCB" w:rsidDel="00954FCB">
              <w:rPr>
                <w:rPrChange w:id="500" w:author="Raul García Fernández" w:date="2017-07-10T20:43:00Z">
                  <w:rPr>
                    <w:rStyle w:val="Hipervnculo"/>
                    <w:noProof/>
                  </w:rPr>
                </w:rPrChange>
              </w:rPr>
              <w:noBreakHyphen/>
              <w:delText>2 (Pagina Login. Error de autenticación)</w:delText>
            </w:r>
            <w:r w:rsidDel="00954FCB">
              <w:rPr>
                <w:noProof/>
                <w:webHidden/>
              </w:rPr>
              <w:tab/>
              <w:delText>53</w:delText>
            </w:r>
          </w:del>
        </w:p>
        <w:p w14:paraId="266F4B99" w14:textId="2EEF8CB1" w:rsidR="003C3EAA" w:rsidDel="00954FCB" w:rsidRDefault="003C3EAA" w:rsidP="003C3EAA">
          <w:pPr>
            <w:pStyle w:val="Tabladeilustraciones"/>
            <w:tabs>
              <w:tab w:val="right" w:leader="dot" w:pos="8494"/>
            </w:tabs>
            <w:rPr>
              <w:del w:id="501" w:author="Raul García Fernández" w:date="2017-07-10T20:43:00Z"/>
              <w:rFonts w:eastAsiaTheme="minorEastAsia"/>
              <w:noProof/>
              <w:sz w:val="22"/>
              <w:lang w:val="es-ES" w:eastAsia="es-ES"/>
            </w:rPr>
          </w:pPr>
          <w:del w:id="502" w:author="Raul García Fernández" w:date="2017-07-10T20:43:00Z">
            <w:r w:rsidRPr="00954FCB" w:rsidDel="00954FCB">
              <w:rPr>
                <w:rPrChange w:id="503" w:author="Raul García Fernández" w:date="2017-07-10T20:43:00Z">
                  <w:rPr>
                    <w:rStyle w:val="Hipervnculo"/>
                    <w:noProof/>
                  </w:rPr>
                </w:rPrChange>
              </w:rPr>
              <w:delText>Ilustración 6</w:delText>
            </w:r>
            <w:r w:rsidRPr="00954FCB" w:rsidDel="00954FCB">
              <w:rPr>
                <w:rPrChange w:id="504" w:author="Raul García Fernández" w:date="2017-07-10T20:43:00Z">
                  <w:rPr>
                    <w:rStyle w:val="Hipervnculo"/>
                    <w:noProof/>
                  </w:rPr>
                </w:rPrChange>
              </w:rPr>
              <w:noBreakHyphen/>
              <w:delText>3 (Menú de la aplicación)</w:delText>
            </w:r>
            <w:r w:rsidDel="00954FCB">
              <w:rPr>
                <w:noProof/>
                <w:webHidden/>
              </w:rPr>
              <w:tab/>
              <w:delText>53</w:delText>
            </w:r>
          </w:del>
        </w:p>
        <w:p w14:paraId="16B3E9CD" w14:textId="71B69148" w:rsidR="003C3EAA" w:rsidDel="00954FCB" w:rsidRDefault="003C3EAA" w:rsidP="003C3EAA">
          <w:pPr>
            <w:pStyle w:val="Tabladeilustraciones"/>
            <w:tabs>
              <w:tab w:val="right" w:leader="dot" w:pos="8494"/>
            </w:tabs>
            <w:rPr>
              <w:del w:id="505" w:author="Raul García Fernández" w:date="2017-07-10T20:43:00Z"/>
              <w:rFonts w:eastAsiaTheme="minorEastAsia"/>
              <w:noProof/>
              <w:sz w:val="22"/>
              <w:lang w:val="es-ES" w:eastAsia="es-ES"/>
            </w:rPr>
          </w:pPr>
          <w:del w:id="506" w:author="Raul García Fernández" w:date="2017-07-10T20:43:00Z">
            <w:r w:rsidRPr="00954FCB" w:rsidDel="00954FCB">
              <w:rPr>
                <w:rPrChange w:id="507" w:author="Raul García Fernández" w:date="2017-07-10T20:43:00Z">
                  <w:rPr>
                    <w:rStyle w:val="Hipervnculo"/>
                    <w:noProof/>
                  </w:rPr>
                </w:rPrChange>
              </w:rPr>
              <w:delText>Ilustración 6</w:delText>
            </w:r>
            <w:r w:rsidRPr="00954FCB" w:rsidDel="00954FCB">
              <w:rPr>
                <w:rPrChange w:id="508" w:author="Raul García Fernández" w:date="2017-07-10T20:43:00Z">
                  <w:rPr>
                    <w:rStyle w:val="Hipervnculo"/>
                    <w:noProof/>
                  </w:rPr>
                </w:rPrChange>
              </w:rPr>
              <w:noBreakHyphen/>
              <w:delText>4 (Ventana ”Project” Listado de proyectos)</w:delText>
            </w:r>
            <w:r w:rsidDel="00954FCB">
              <w:rPr>
                <w:noProof/>
                <w:webHidden/>
              </w:rPr>
              <w:tab/>
              <w:delText>54</w:delText>
            </w:r>
          </w:del>
        </w:p>
        <w:p w14:paraId="0F1D2050" w14:textId="5F909FB9" w:rsidR="003C3EAA" w:rsidDel="00954FCB" w:rsidRDefault="003C3EAA" w:rsidP="003C3EAA">
          <w:pPr>
            <w:pStyle w:val="Tabladeilustraciones"/>
            <w:tabs>
              <w:tab w:val="right" w:leader="dot" w:pos="8494"/>
            </w:tabs>
            <w:rPr>
              <w:del w:id="509" w:author="Raul García Fernández" w:date="2017-07-10T20:43:00Z"/>
              <w:rFonts w:eastAsiaTheme="minorEastAsia"/>
              <w:noProof/>
              <w:sz w:val="22"/>
              <w:lang w:val="es-ES" w:eastAsia="es-ES"/>
            </w:rPr>
          </w:pPr>
          <w:del w:id="510" w:author="Raul García Fernández" w:date="2017-07-10T20:43:00Z">
            <w:r w:rsidRPr="00954FCB" w:rsidDel="00954FCB">
              <w:rPr>
                <w:rPrChange w:id="511" w:author="Raul García Fernández" w:date="2017-07-10T20:43:00Z">
                  <w:rPr>
                    <w:rStyle w:val="Hipervnculo"/>
                    <w:noProof/>
                  </w:rPr>
                </w:rPrChange>
              </w:rPr>
              <w:delText>Ilustración 6</w:delText>
            </w:r>
            <w:r w:rsidRPr="00954FCB" w:rsidDel="00954FCB">
              <w:rPr>
                <w:rPrChange w:id="512" w:author="Raul García Fernández" w:date="2017-07-10T20:43:00Z">
                  <w:rPr>
                    <w:rStyle w:val="Hipervnculo"/>
                    <w:noProof/>
                  </w:rPr>
                </w:rPrChange>
              </w:rPr>
              <w:noBreakHyphen/>
              <w:delText>5(Ventana "Proyecto", visualización de proyectos)</w:delText>
            </w:r>
            <w:r w:rsidDel="00954FCB">
              <w:rPr>
                <w:noProof/>
                <w:webHidden/>
              </w:rPr>
              <w:tab/>
              <w:delText>55</w:delText>
            </w:r>
          </w:del>
        </w:p>
        <w:p w14:paraId="6B6D516F" w14:textId="42D062CE" w:rsidR="003C3EAA" w:rsidDel="00954FCB" w:rsidRDefault="003C3EAA" w:rsidP="003C3EAA">
          <w:pPr>
            <w:pStyle w:val="Tabladeilustraciones"/>
            <w:tabs>
              <w:tab w:val="right" w:leader="dot" w:pos="8494"/>
            </w:tabs>
            <w:rPr>
              <w:del w:id="513" w:author="Raul García Fernández" w:date="2017-07-10T20:43:00Z"/>
              <w:rFonts w:eastAsiaTheme="minorEastAsia"/>
              <w:noProof/>
              <w:sz w:val="22"/>
              <w:lang w:val="es-ES" w:eastAsia="es-ES"/>
            </w:rPr>
          </w:pPr>
          <w:del w:id="514" w:author="Raul García Fernández" w:date="2017-07-10T20:43:00Z">
            <w:r w:rsidRPr="00954FCB" w:rsidDel="00954FCB">
              <w:rPr>
                <w:rPrChange w:id="515" w:author="Raul García Fernández" w:date="2017-07-10T20:43:00Z">
                  <w:rPr>
                    <w:rStyle w:val="Hipervnculo"/>
                    <w:noProof/>
                  </w:rPr>
                </w:rPrChange>
              </w:rPr>
              <w:delText>Ilustración 6</w:delText>
            </w:r>
            <w:r w:rsidRPr="00954FCB" w:rsidDel="00954FCB">
              <w:rPr>
                <w:rPrChange w:id="516" w:author="Raul García Fernández" w:date="2017-07-10T20:43:00Z">
                  <w:rPr>
                    <w:rStyle w:val="Hipervnculo"/>
                    <w:noProof/>
                  </w:rPr>
                </w:rPrChange>
              </w:rPr>
              <w:noBreakHyphen/>
              <w:delText>6 (Diálogos de muestra)</w:delText>
            </w:r>
            <w:r w:rsidDel="00954FCB">
              <w:rPr>
                <w:noProof/>
                <w:webHidden/>
              </w:rPr>
              <w:tab/>
              <w:delText>55</w:delText>
            </w:r>
          </w:del>
        </w:p>
        <w:p w14:paraId="5BDA0E40" w14:textId="19F80700" w:rsidR="003C3EAA" w:rsidDel="00954FCB" w:rsidRDefault="003C3EAA" w:rsidP="003C3EAA">
          <w:pPr>
            <w:pStyle w:val="Tabladeilustraciones"/>
            <w:tabs>
              <w:tab w:val="right" w:leader="dot" w:pos="8494"/>
            </w:tabs>
            <w:rPr>
              <w:del w:id="517" w:author="Raul García Fernández" w:date="2017-07-10T20:43:00Z"/>
              <w:rFonts w:eastAsiaTheme="minorEastAsia"/>
              <w:noProof/>
              <w:sz w:val="22"/>
              <w:lang w:val="es-ES" w:eastAsia="es-ES"/>
            </w:rPr>
          </w:pPr>
          <w:del w:id="518" w:author="Raul García Fernández" w:date="2017-07-10T20:43:00Z">
            <w:r w:rsidRPr="00954FCB" w:rsidDel="00954FCB">
              <w:rPr>
                <w:rPrChange w:id="519" w:author="Raul García Fernández" w:date="2017-07-10T20:43:00Z">
                  <w:rPr>
                    <w:rStyle w:val="Hipervnculo"/>
                    <w:noProof/>
                  </w:rPr>
                </w:rPrChange>
              </w:rPr>
              <w:delText>Ilustración 6</w:delText>
            </w:r>
            <w:r w:rsidRPr="00954FCB" w:rsidDel="00954FCB">
              <w:rPr>
                <w:rPrChange w:id="520" w:author="Raul García Fernández" w:date="2017-07-10T20:43:00Z">
                  <w:rPr>
                    <w:rStyle w:val="Hipervnculo"/>
                    <w:noProof/>
                  </w:rPr>
                </w:rPrChange>
              </w:rPr>
              <w:noBreakHyphen/>
              <w:delText>7 (Ventana "Grupos"-Listado grupos)</w:delText>
            </w:r>
            <w:r w:rsidDel="00954FCB">
              <w:rPr>
                <w:noProof/>
                <w:webHidden/>
              </w:rPr>
              <w:tab/>
              <w:delText>56</w:delText>
            </w:r>
          </w:del>
        </w:p>
        <w:p w14:paraId="5761A210" w14:textId="5FB5017C" w:rsidR="003C3EAA" w:rsidDel="00954FCB" w:rsidRDefault="003C3EAA" w:rsidP="003C3EAA">
          <w:pPr>
            <w:pStyle w:val="Tabladeilustraciones"/>
            <w:tabs>
              <w:tab w:val="right" w:leader="dot" w:pos="8494"/>
            </w:tabs>
            <w:rPr>
              <w:del w:id="521" w:author="Raul García Fernández" w:date="2017-07-10T20:43:00Z"/>
              <w:rFonts w:eastAsiaTheme="minorEastAsia"/>
              <w:noProof/>
              <w:sz w:val="22"/>
              <w:lang w:val="es-ES" w:eastAsia="es-ES"/>
            </w:rPr>
          </w:pPr>
          <w:del w:id="522" w:author="Raul García Fernández" w:date="2017-07-10T20:43:00Z">
            <w:r w:rsidRPr="00954FCB" w:rsidDel="00954FCB">
              <w:rPr>
                <w:rPrChange w:id="523" w:author="Raul García Fernández" w:date="2017-07-10T20:43:00Z">
                  <w:rPr>
                    <w:rStyle w:val="Hipervnculo"/>
                    <w:noProof/>
                  </w:rPr>
                </w:rPrChange>
              </w:rPr>
              <w:delText>Ilustración 6</w:delText>
            </w:r>
            <w:r w:rsidRPr="00954FCB" w:rsidDel="00954FCB">
              <w:rPr>
                <w:rPrChange w:id="524" w:author="Raul García Fernández" w:date="2017-07-10T20:43:00Z">
                  <w:rPr>
                    <w:rStyle w:val="Hipervnculo"/>
                    <w:noProof/>
                  </w:rPr>
                </w:rPrChange>
              </w:rPr>
              <w:noBreakHyphen/>
              <w:delText>8 (Ventana "Grupos"-Información)</w:delText>
            </w:r>
            <w:r w:rsidDel="00954FCB">
              <w:rPr>
                <w:noProof/>
                <w:webHidden/>
              </w:rPr>
              <w:tab/>
              <w:delText>57</w:delText>
            </w:r>
          </w:del>
        </w:p>
        <w:p w14:paraId="57932078" w14:textId="010B7E80" w:rsidR="003C3EAA" w:rsidDel="00954FCB" w:rsidRDefault="003C3EAA" w:rsidP="003C3EAA">
          <w:pPr>
            <w:pStyle w:val="Tabladeilustraciones"/>
            <w:tabs>
              <w:tab w:val="right" w:leader="dot" w:pos="8494"/>
            </w:tabs>
            <w:rPr>
              <w:del w:id="525" w:author="Raul García Fernández" w:date="2017-07-10T20:43:00Z"/>
              <w:rFonts w:eastAsiaTheme="minorEastAsia"/>
              <w:noProof/>
              <w:sz w:val="22"/>
              <w:lang w:val="es-ES" w:eastAsia="es-ES"/>
            </w:rPr>
          </w:pPr>
          <w:del w:id="526" w:author="Raul García Fernández" w:date="2017-07-10T20:43:00Z">
            <w:r w:rsidRPr="00954FCB" w:rsidDel="00954FCB">
              <w:rPr>
                <w:rPrChange w:id="527" w:author="Raul García Fernández" w:date="2017-07-10T20:43:00Z">
                  <w:rPr>
                    <w:rStyle w:val="Hipervnculo"/>
                    <w:noProof/>
                  </w:rPr>
                </w:rPrChange>
              </w:rPr>
              <w:delText>Ilustración 6</w:delText>
            </w:r>
            <w:r w:rsidRPr="00954FCB" w:rsidDel="00954FCB">
              <w:rPr>
                <w:rPrChange w:id="528" w:author="Raul García Fernández" w:date="2017-07-10T20:43:00Z">
                  <w:rPr>
                    <w:rStyle w:val="Hipervnculo"/>
                    <w:noProof/>
                  </w:rPr>
                </w:rPrChange>
              </w:rPr>
              <w:noBreakHyphen/>
              <w:delText>9(Ventana "Grupos"-Miembros)</w:delText>
            </w:r>
            <w:r w:rsidDel="00954FCB">
              <w:rPr>
                <w:noProof/>
                <w:webHidden/>
              </w:rPr>
              <w:tab/>
              <w:delText>57</w:delText>
            </w:r>
          </w:del>
        </w:p>
        <w:p w14:paraId="42518192" w14:textId="386439C3" w:rsidR="003C3EAA" w:rsidDel="00954FCB" w:rsidRDefault="003C3EAA" w:rsidP="003C3EAA">
          <w:pPr>
            <w:pStyle w:val="Tabladeilustraciones"/>
            <w:tabs>
              <w:tab w:val="right" w:leader="dot" w:pos="8494"/>
            </w:tabs>
            <w:rPr>
              <w:del w:id="529" w:author="Raul García Fernández" w:date="2017-07-10T20:43:00Z"/>
              <w:rFonts w:eastAsiaTheme="minorEastAsia"/>
              <w:noProof/>
              <w:sz w:val="22"/>
              <w:lang w:val="es-ES" w:eastAsia="es-ES"/>
            </w:rPr>
          </w:pPr>
          <w:del w:id="530" w:author="Raul García Fernández" w:date="2017-07-10T20:43:00Z">
            <w:r w:rsidRPr="00954FCB" w:rsidDel="00954FCB">
              <w:rPr>
                <w:rPrChange w:id="531" w:author="Raul García Fernández" w:date="2017-07-10T20:43:00Z">
                  <w:rPr>
                    <w:rStyle w:val="Hipervnculo"/>
                    <w:noProof/>
                  </w:rPr>
                </w:rPrChange>
              </w:rPr>
              <w:delText>Ilustración 6</w:delText>
            </w:r>
            <w:r w:rsidRPr="00954FCB" w:rsidDel="00954FCB">
              <w:rPr>
                <w:rPrChange w:id="532" w:author="Raul García Fernández" w:date="2017-07-10T20:43:00Z">
                  <w:rPr>
                    <w:rStyle w:val="Hipervnculo"/>
                    <w:noProof/>
                  </w:rPr>
                </w:rPrChange>
              </w:rPr>
              <w:noBreakHyphen/>
              <w:delText>10 (Ventana "Grupos"- subgrupos)</w:delText>
            </w:r>
            <w:r w:rsidDel="00954FCB">
              <w:rPr>
                <w:noProof/>
                <w:webHidden/>
              </w:rPr>
              <w:tab/>
              <w:delText>58</w:delText>
            </w:r>
          </w:del>
        </w:p>
        <w:p w14:paraId="4BE4A00B" w14:textId="36F91B9F" w:rsidR="003C3EAA" w:rsidDel="00954FCB" w:rsidRDefault="003C3EAA" w:rsidP="003C3EAA">
          <w:pPr>
            <w:pStyle w:val="Tabladeilustraciones"/>
            <w:tabs>
              <w:tab w:val="right" w:leader="dot" w:pos="8494"/>
            </w:tabs>
            <w:rPr>
              <w:del w:id="533" w:author="Raul García Fernández" w:date="2017-07-10T20:43:00Z"/>
              <w:rFonts w:eastAsiaTheme="minorEastAsia"/>
              <w:noProof/>
              <w:sz w:val="22"/>
              <w:lang w:val="es-ES" w:eastAsia="es-ES"/>
            </w:rPr>
          </w:pPr>
          <w:del w:id="534" w:author="Raul García Fernández" w:date="2017-07-10T20:43:00Z">
            <w:r w:rsidRPr="00954FCB" w:rsidDel="00954FCB">
              <w:rPr>
                <w:rPrChange w:id="535" w:author="Raul García Fernández" w:date="2017-07-10T20:43:00Z">
                  <w:rPr>
                    <w:rStyle w:val="Hipervnculo"/>
                    <w:noProof/>
                  </w:rPr>
                </w:rPrChange>
              </w:rPr>
              <w:delText>Ilustración 6</w:delText>
            </w:r>
            <w:r w:rsidRPr="00954FCB" w:rsidDel="00954FCB">
              <w:rPr>
                <w:rPrChange w:id="536" w:author="Raul García Fernández" w:date="2017-07-10T20:43:00Z">
                  <w:rPr>
                    <w:rStyle w:val="Hipervnculo"/>
                    <w:noProof/>
                  </w:rPr>
                </w:rPrChange>
              </w:rPr>
              <w:noBreakHyphen/>
              <w:delText>11 (Ventana "Grupos"- proyectos)</w:delText>
            </w:r>
            <w:r w:rsidDel="00954FCB">
              <w:rPr>
                <w:noProof/>
                <w:webHidden/>
              </w:rPr>
              <w:tab/>
              <w:delText>58</w:delText>
            </w:r>
          </w:del>
        </w:p>
        <w:p w14:paraId="1CDCB651" w14:textId="5CDF6259" w:rsidR="003C3EAA" w:rsidDel="00954FCB" w:rsidRDefault="003C3EAA" w:rsidP="003C3EAA">
          <w:pPr>
            <w:pStyle w:val="Tabladeilustraciones"/>
            <w:tabs>
              <w:tab w:val="right" w:leader="dot" w:pos="8494"/>
            </w:tabs>
            <w:rPr>
              <w:del w:id="537" w:author="Raul García Fernández" w:date="2017-07-10T20:43:00Z"/>
              <w:rFonts w:eastAsiaTheme="minorEastAsia"/>
              <w:noProof/>
              <w:sz w:val="22"/>
              <w:lang w:val="es-ES" w:eastAsia="es-ES"/>
            </w:rPr>
          </w:pPr>
          <w:del w:id="538" w:author="Raul García Fernández" w:date="2017-07-10T20:43:00Z">
            <w:r w:rsidRPr="00954FCB" w:rsidDel="00954FCB">
              <w:rPr>
                <w:rPrChange w:id="539" w:author="Raul García Fernández" w:date="2017-07-10T20:43:00Z">
                  <w:rPr>
                    <w:rStyle w:val="Hipervnculo"/>
                    <w:noProof/>
                  </w:rPr>
                </w:rPrChange>
              </w:rPr>
              <w:delText>Ilustración 6</w:delText>
            </w:r>
            <w:r w:rsidRPr="00954FCB" w:rsidDel="00954FCB">
              <w:rPr>
                <w:rPrChange w:id="540" w:author="Raul García Fernández" w:date="2017-07-10T20:43:00Z">
                  <w:rPr>
                    <w:rStyle w:val="Hipervnculo"/>
                    <w:noProof/>
                  </w:rPr>
                </w:rPrChange>
              </w:rPr>
              <w:noBreakHyphen/>
              <w:delText>12 (Ventana "Ejecuciones"-Listado)</w:delText>
            </w:r>
            <w:r w:rsidDel="00954FCB">
              <w:rPr>
                <w:noProof/>
                <w:webHidden/>
              </w:rPr>
              <w:tab/>
              <w:delText>59</w:delText>
            </w:r>
          </w:del>
        </w:p>
        <w:p w14:paraId="5A4AFF9D" w14:textId="54D561C1" w:rsidR="003C3EAA" w:rsidDel="00954FCB" w:rsidRDefault="003C3EAA" w:rsidP="003C3EAA">
          <w:pPr>
            <w:pStyle w:val="Tabladeilustraciones"/>
            <w:tabs>
              <w:tab w:val="right" w:leader="dot" w:pos="8494"/>
            </w:tabs>
            <w:rPr>
              <w:del w:id="541" w:author="Raul García Fernández" w:date="2017-07-10T20:43:00Z"/>
              <w:rFonts w:eastAsiaTheme="minorEastAsia"/>
              <w:noProof/>
              <w:sz w:val="22"/>
              <w:lang w:val="es-ES" w:eastAsia="es-ES"/>
            </w:rPr>
          </w:pPr>
          <w:del w:id="542" w:author="Raul García Fernández" w:date="2017-07-10T20:43:00Z">
            <w:r w:rsidRPr="00954FCB" w:rsidDel="00954FCB">
              <w:rPr>
                <w:rPrChange w:id="543" w:author="Raul García Fernández" w:date="2017-07-10T20:43:00Z">
                  <w:rPr>
                    <w:rStyle w:val="Hipervnculo"/>
                    <w:noProof/>
                  </w:rPr>
                </w:rPrChange>
              </w:rPr>
              <w:delText>Ilustración 6</w:delText>
            </w:r>
            <w:r w:rsidRPr="00954FCB" w:rsidDel="00954FCB">
              <w:rPr>
                <w:rPrChange w:id="544" w:author="Raul García Fernández" w:date="2017-07-10T20:43:00Z">
                  <w:rPr>
                    <w:rStyle w:val="Hipervnculo"/>
                    <w:noProof/>
                  </w:rPr>
                </w:rPrChange>
              </w:rPr>
              <w:noBreakHyphen/>
              <w:delText>13 (Ventana "Ejecuciones"-Input)</w:delText>
            </w:r>
            <w:r w:rsidDel="00954FCB">
              <w:rPr>
                <w:noProof/>
                <w:webHidden/>
              </w:rPr>
              <w:tab/>
              <w:delText>60</w:delText>
            </w:r>
          </w:del>
        </w:p>
        <w:p w14:paraId="0A3D211A" w14:textId="33E430AA" w:rsidR="003C3EAA" w:rsidDel="00954FCB" w:rsidRDefault="003C3EAA" w:rsidP="003C3EAA">
          <w:pPr>
            <w:pStyle w:val="Tabladeilustraciones"/>
            <w:tabs>
              <w:tab w:val="right" w:leader="dot" w:pos="8494"/>
            </w:tabs>
            <w:rPr>
              <w:del w:id="545" w:author="Raul García Fernández" w:date="2017-07-10T20:43:00Z"/>
              <w:rFonts w:eastAsiaTheme="minorEastAsia"/>
              <w:noProof/>
              <w:sz w:val="22"/>
              <w:lang w:val="es-ES" w:eastAsia="es-ES"/>
            </w:rPr>
          </w:pPr>
          <w:del w:id="546" w:author="Raul García Fernández" w:date="2017-07-10T20:43:00Z">
            <w:r w:rsidRPr="00954FCB" w:rsidDel="00954FCB">
              <w:rPr>
                <w:rPrChange w:id="547" w:author="Raul García Fernández" w:date="2017-07-10T20:43:00Z">
                  <w:rPr>
                    <w:rStyle w:val="Hipervnculo"/>
                    <w:noProof/>
                  </w:rPr>
                </w:rPrChange>
              </w:rPr>
              <w:delText>Ilustración 6</w:delText>
            </w:r>
            <w:r w:rsidRPr="00954FCB" w:rsidDel="00954FCB">
              <w:rPr>
                <w:rPrChange w:id="548" w:author="Raul García Fernández" w:date="2017-07-10T20:43:00Z">
                  <w:rPr>
                    <w:rStyle w:val="Hipervnculo"/>
                    <w:noProof/>
                  </w:rPr>
                </w:rPrChange>
              </w:rPr>
              <w:noBreakHyphen/>
              <w:delText>14 (Ventana "Ejecuciones" - Output)</w:delText>
            </w:r>
            <w:r w:rsidDel="00954FCB">
              <w:rPr>
                <w:noProof/>
                <w:webHidden/>
              </w:rPr>
              <w:tab/>
              <w:delText>60</w:delText>
            </w:r>
          </w:del>
        </w:p>
        <w:p w14:paraId="662B879C" w14:textId="4C69FBF8" w:rsidR="003C3EAA" w:rsidDel="00954FCB" w:rsidRDefault="003C3EAA" w:rsidP="003C3EAA">
          <w:pPr>
            <w:pStyle w:val="Tabladeilustraciones"/>
            <w:tabs>
              <w:tab w:val="right" w:leader="dot" w:pos="8494"/>
            </w:tabs>
            <w:rPr>
              <w:del w:id="549" w:author="Raul García Fernández" w:date="2017-07-10T20:43:00Z"/>
              <w:rFonts w:eastAsiaTheme="minorEastAsia"/>
              <w:noProof/>
              <w:sz w:val="22"/>
              <w:lang w:val="es-ES" w:eastAsia="es-ES"/>
            </w:rPr>
          </w:pPr>
          <w:del w:id="550" w:author="Raul García Fernández" w:date="2017-07-10T20:43:00Z">
            <w:r w:rsidRPr="00954FCB" w:rsidDel="00954FCB">
              <w:rPr>
                <w:rPrChange w:id="551" w:author="Raul García Fernández" w:date="2017-07-10T20:43:00Z">
                  <w:rPr>
                    <w:rStyle w:val="Hipervnculo"/>
                    <w:noProof/>
                  </w:rPr>
                </w:rPrChange>
              </w:rPr>
              <w:delText>Ilustración 6</w:delText>
            </w:r>
            <w:r w:rsidRPr="00954FCB" w:rsidDel="00954FCB">
              <w:rPr>
                <w:rPrChange w:id="552" w:author="Raul García Fernández" w:date="2017-07-10T20:43:00Z">
                  <w:rPr>
                    <w:rStyle w:val="Hipervnculo"/>
                    <w:noProof/>
                  </w:rPr>
                </w:rPrChange>
              </w:rPr>
              <w:noBreakHyphen/>
              <w:delText>15 (Ventana "Administración"- Aplicaciones)</w:delText>
            </w:r>
            <w:r w:rsidDel="00954FCB">
              <w:rPr>
                <w:noProof/>
                <w:webHidden/>
              </w:rPr>
              <w:tab/>
              <w:delText>62</w:delText>
            </w:r>
          </w:del>
        </w:p>
        <w:p w14:paraId="2EFE491C" w14:textId="1949A7CE" w:rsidR="003C3EAA" w:rsidDel="00954FCB" w:rsidRDefault="003C3EAA" w:rsidP="003C3EAA">
          <w:pPr>
            <w:pStyle w:val="Tabladeilustraciones"/>
            <w:tabs>
              <w:tab w:val="right" w:leader="dot" w:pos="8494"/>
            </w:tabs>
            <w:rPr>
              <w:del w:id="553" w:author="Raul García Fernández" w:date="2017-07-10T20:43:00Z"/>
              <w:rFonts w:eastAsiaTheme="minorEastAsia"/>
              <w:noProof/>
              <w:sz w:val="22"/>
              <w:lang w:val="es-ES" w:eastAsia="es-ES"/>
            </w:rPr>
          </w:pPr>
          <w:del w:id="554" w:author="Raul García Fernández" w:date="2017-07-10T20:43:00Z">
            <w:r w:rsidRPr="00954FCB" w:rsidDel="00954FCB">
              <w:rPr>
                <w:rPrChange w:id="555" w:author="Raul García Fernández" w:date="2017-07-10T20:43:00Z">
                  <w:rPr>
                    <w:rStyle w:val="Hipervnculo"/>
                    <w:noProof/>
                  </w:rPr>
                </w:rPrChange>
              </w:rPr>
              <w:delText>Ilustración 6</w:delText>
            </w:r>
            <w:r w:rsidRPr="00954FCB" w:rsidDel="00954FCB">
              <w:rPr>
                <w:rPrChange w:id="556" w:author="Raul García Fernández" w:date="2017-07-10T20:43:00Z">
                  <w:rPr>
                    <w:rStyle w:val="Hipervnculo"/>
                    <w:noProof/>
                  </w:rPr>
                </w:rPrChange>
              </w:rPr>
              <w:noBreakHyphen/>
              <w:delText>16 (Ventana "Administración" - Ejecuciones)</w:delText>
            </w:r>
            <w:r w:rsidDel="00954FCB">
              <w:rPr>
                <w:noProof/>
                <w:webHidden/>
              </w:rPr>
              <w:tab/>
              <w:delText>62</w:delText>
            </w:r>
          </w:del>
        </w:p>
        <w:p w14:paraId="6C477E0D" w14:textId="262F4DBE" w:rsidR="003C3EAA" w:rsidDel="00954FCB" w:rsidRDefault="003C3EAA" w:rsidP="003C3EAA">
          <w:pPr>
            <w:pStyle w:val="Tabladeilustraciones"/>
            <w:tabs>
              <w:tab w:val="right" w:leader="dot" w:pos="8494"/>
            </w:tabs>
            <w:rPr>
              <w:del w:id="557" w:author="Raul García Fernández" w:date="2017-07-10T20:43:00Z"/>
              <w:rFonts w:eastAsiaTheme="minorEastAsia"/>
              <w:noProof/>
              <w:sz w:val="22"/>
              <w:lang w:val="es-ES" w:eastAsia="es-ES"/>
            </w:rPr>
          </w:pPr>
          <w:del w:id="558" w:author="Raul García Fernández" w:date="2017-07-10T20:43:00Z">
            <w:r w:rsidRPr="00954FCB" w:rsidDel="00954FCB">
              <w:rPr>
                <w:rPrChange w:id="559" w:author="Raul García Fernández" w:date="2017-07-10T20:43:00Z">
                  <w:rPr>
                    <w:rStyle w:val="Hipervnculo"/>
                    <w:noProof/>
                  </w:rPr>
                </w:rPrChange>
              </w:rPr>
              <w:delText>Ilustración 6</w:delText>
            </w:r>
            <w:r w:rsidRPr="00954FCB" w:rsidDel="00954FCB">
              <w:rPr>
                <w:rPrChange w:id="560" w:author="Raul García Fernández" w:date="2017-07-10T20:43:00Z">
                  <w:rPr>
                    <w:rStyle w:val="Hipervnculo"/>
                    <w:noProof/>
                  </w:rPr>
                </w:rPrChange>
              </w:rPr>
              <w:noBreakHyphen/>
              <w:delText>17 (Ventana "Administración" - Grupos)</w:delText>
            </w:r>
            <w:r w:rsidDel="00954FCB">
              <w:rPr>
                <w:noProof/>
                <w:webHidden/>
              </w:rPr>
              <w:tab/>
              <w:delText>63</w:delText>
            </w:r>
          </w:del>
        </w:p>
        <w:p w14:paraId="0DBBB27C" w14:textId="1AC235C2" w:rsidR="003C3EAA" w:rsidDel="00954FCB" w:rsidRDefault="003C3EAA" w:rsidP="003C3EAA">
          <w:pPr>
            <w:pStyle w:val="Tabladeilustraciones"/>
            <w:tabs>
              <w:tab w:val="right" w:leader="dot" w:pos="8494"/>
            </w:tabs>
            <w:rPr>
              <w:del w:id="561" w:author="Raul García Fernández" w:date="2017-07-10T20:43:00Z"/>
              <w:rFonts w:eastAsiaTheme="minorEastAsia"/>
              <w:noProof/>
              <w:sz w:val="22"/>
              <w:lang w:val="es-ES" w:eastAsia="es-ES"/>
            </w:rPr>
          </w:pPr>
          <w:del w:id="562" w:author="Raul García Fernández" w:date="2017-07-10T20:43:00Z">
            <w:r w:rsidRPr="00954FCB" w:rsidDel="00954FCB">
              <w:rPr>
                <w:rPrChange w:id="563" w:author="Raul García Fernández" w:date="2017-07-10T20:43:00Z">
                  <w:rPr>
                    <w:rStyle w:val="Hipervnculo"/>
                    <w:noProof/>
                  </w:rPr>
                </w:rPrChange>
              </w:rPr>
              <w:delText>Ilustración 6</w:delText>
            </w:r>
            <w:r w:rsidRPr="00954FCB" w:rsidDel="00954FCB">
              <w:rPr>
                <w:rPrChange w:id="564" w:author="Raul García Fernández" w:date="2017-07-10T20:43:00Z">
                  <w:rPr>
                    <w:rStyle w:val="Hipervnculo"/>
                    <w:noProof/>
                  </w:rPr>
                </w:rPrChange>
              </w:rPr>
              <w:noBreakHyphen/>
              <w:delText>18 (Ventana "Administración"- Proyectos)</w:delText>
            </w:r>
            <w:r w:rsidDel="00954FCB">
              <w:rPr>
                <w:noProof/>
                <w:webHidden/>
              </w:rPr>
              <w:tab/>
              <w:delText>63</w:delText>
            </w:r>
          </w:del>
        </w:p>
        <w:p w14:paraId="74BAF8F7" w14:textId="2002D284" w:rsidR="003C3EAA" w:rsidDel="00954FCB" w:rsidRDefault="003C3EAA" w:rsidP="003C3EAA">
          <w:pPr>
            <w:pStyle w:val="Tabladeilustraciones"/>
            <w:tabs>
              <w:tab w:val="right" w:leader="dot" w:pos="8494"/>
            </w:tabs>
            <w:rPr>
              <w:del w:id="565" w:author="Raul García Fernández" w:date="2017-07-10T20:43:00Z"/>
              <w:rFonts w:eastAsiaTheme="minorEastAsia"/>
              <w:noProof/>
              <w:sz w:val="22"/>
              <w:lang w:val="es-ES" w:eastAsia="es-ES"/>
            </w:rPr>
          </w:pPr>
          <w:del w:id="566" w:author="Raul García Fernández" w:date="2017-07-10T20:43:00Z">
            <w:r w:rsidRPr="00954FCB" w:rsidDel="00954FCB">
              <w:rPr>
                <w:rPrChange w:id="567" w:author="Raul García Fernández" w:date="2017-07-10T20:43:00Z">
                  <w:rPr>
                    <w:rStyle w:val="Hipervnculo"/>
                    <w:noProof/>
                  </w:rPr>
                </w:rPrChange>
              </w:rPr>
              <w:delText>Ilustración 6</w:delText>
            </w:r>
            <w:r w:rsidRPr="00954FCB" w:rsidDel="00954FCB">
              <w:rPr>
                <w:rPrChange w:id="568" w:author="Raul García Fernández" w:date="2017-07-10T20:43:00Z">
                  <w:rPr>
                    <w:rStyle w:val="Hipervnculo"/>
                    <w:noProof/>
                  </w:rPr>
                </w:rPrChange>
              </w:rPr>
              <w:noBreakHyphen/>
              <w:delText>19 (Ventana "Administración"- Usuarios)</w:delText>
            </w:r>
            <w:r w:rsidDel="00954FCB">
              <w:rPr>
                <w:noProof/>
                <w:webHidden/>
              </w:rPr>
              <w:tab/>
              <w:delText>64</w:delText>
            </w:r>
          </w:del>
        </w:p>
        <w:p w14:paraId="43EE053B" w14:textId="312BAAEC" w:rsidR="003C3EAA" w:rsidDel="00954FCB" w:rsidRDefault="003C3EAA" w:rsidP="003C3EAA">
          <w:pPr>
            <w:pStyle w:val="Tabladeilustraciones"/>
            <w:tabs>
              <w:tab w:val="right" w:leader="dot" w:pos="8494"/>
            </w:tabs>
            <w:rPr>
              <w:del w:id="569" w:author="Raul García Fernández" w:date="2017-07-10T20:43:00Z"/>
              <w:rFonts w:eastAsiaTheme="minorEastAsia"/>
              <w:noProof/>
              <w:sz w:val="22"/>
              <w:lang w:val="es-ES" w:eastAsia="es-ES"/>
            </w:rPr>
          </w:pPr>
          <w:del w:id="570" w:author="Raul García Fernández" w:date="2017-07-10T20:43:00Z">
            <w:r w:rsidRPr="00954FCB" w:rsidDel="00954FCB">
              <w:rPr>
                <w:rPrChange w:id="571" w:author="Raul García Fernández" w:date="2017-07-10T20:43:00Z">
                  <w:rPr>
                    <w:rStyle w:val="Hipervnculo"/>
                    <w:noProof/>
                  </w:rPr>
                </w:rPrChange>
              </w:rPr>
              <w:delText>Ilustración 6</w:delText>
            </w:r>
            <w:r w:rsidRPr="00954FCB" w:rsidDel="00954FCB">
              <w:rPr>
                <w:rPrChange w:id="572" w:author="Raul García Fernández" w:date="2017-07-10T20:43:00Z">
                  <w:rPr>
                    <w:rStyle w:val="Hipervnculo"/>
                    <w:noProof/>
                  </w:rPr>
                </w:rPrChange>
              </w:rPr>
              <w:noBreakHyphen/>
              <w:delText>20 (Ventana "Mi Usuario")</w:delText>
            </w:r>
            <w:r w:rsidDel="00954FCB">
              <w:rPr>
                <w:noProof/>
                <w:webHidden/>
              </w:rPr>
              <w:tab/>
              <w:delText>65</w:delText>
            </w:r>
          </w:del>
        </w:p>
        <w:p w14:paraId="1D4B78AF" w14:textId="66455915" w:rsidR="003C3EAA" w:rsidDel="00954FCB" w:rsidRDefault="003C3EAA" w:rsidP="003C3EAA">
          <w:pPr>
            <w:pStyle w:val="Tabladeilustraciones"/>
            <w:tabs>
              <w:tab w:val="right" w:leader="dot" w:pos="8494"/>
            </w:tabs>
            <w:rPr>
              <w:del w:id="573" w:author="Raul García Fernández" w:date="2017-07-10T20:43:00Z"/>
              <w:rFonts w:eastAsiaTheme="minorEastAsia"/>
              <w:noProof/>
              <w:sz w:val="22"/>
              <w:lang w:val="es-ES" w:eastAsia="es-ES"/>
            </w:rPr>
          </w:pPr>
          <w:del w:id="574" w:author="Raul García Fernández" w:date="2017-07-10T20:43:00Z">
            <w:r w:rsidRPr="00954FCB" w:rsidDel="00954FCB">
              <w:rPr>
                <w:rPrChange w:id="575" w:author="Raul García Fernández" w:date="2017-07-10T20:43:00Z">
                  <w:rPr>
                    <w:rStyle w:val="Hipervnculo"/>
                    <w:noProof/>
                  </w:rPr>
                </w:rPrChange>
              </w:rPr>
              <w:delText>Ilustración 6</w:delText>
            </w:r>
            <w:r w:rsidRPr="00954FCB" w:rsidDel="00954FCB">
              <w:rPr>
                <w:rPrChange w:id="576" w:author="Raul García Fernández" w:date="2017-07-10T20:43:00Z">
                  <w:rPr>
                    <w:rStyle w:val="Hipervnculo"/>
                    <w:noProof/>
                  </w:rPr>
                </w:rPrChange>
              </w:rPr>
              <w:noBreakHyphen/>
              <w:delText>21 (Ventana "Nuevo Grupo"- Info)</w:delText>
            </w:r>
            <w:r w:rsidDel="00954FCB">
              <w:rPr>
                <w:noProof/>
                <w:webHidden/>
              </w:rPr>
              <w:tab/>
              <w:delText>66</w:delText>
            </w:r>
          </w:del>
        </w:p>
        <w:p w14:paraId="736199A7" w14:textId="2A7E03A8" w:rsidR="003C3EAA" w:rsidDel="00954FCB" w:rsidRDefault="003C3EAA" w:rsidP="003C3EAA">
          <w:pPr>
            <w:pStyle w:val="Tabladeilustraciones"/>
            <w:tabs>
              <w:tab w:val="right" w:leader="dot" w:pos="8494"/>
            </w:tabs>
            <w:rPr>
              <w:del w:id="577" w:author="Raul García Fernández" w:date="2017-07-10T20:43:00Z"/>
              <w:rFonts w:eastAsiaTheme="minorEastAsia"/>
              <w:noProof/>
              <w:sz w:val="22"/>
              <w:lang w:val="es-ES" w:eastAsia="es-ES"/>
            </w:rPr>
          </w:pPr>
          <w:del w:id="578" w:author="Raul García Fernández" w:date="2017-07-10T20:43:00Z">
            <w:r w:rsidRPr="00954FCB" w:rsidDel="00954FCB">
              <w:rPr>
                <w:rPrChange w:id="579" w:author="Raul García Fernández" w:date="2017-07-10T20:43:00Z">
                  <w:rPr>
                    <w:rStyle w:val="Hipervnculo"/>
                    <w:noProof/>
                  </w:rPr>
                </w:rPrChange>
              </w:rPr>
              <w:delText>Ilustración 6</w:delText>
            </w:r>
            <w:r w:rsidRPr="00954FCB" w:rsidDel="00954FCB">
              <w:rPr>
                <w:rPrChange w:id="580" w:author="Raul García Fernández" w:date="2017-07-10T20:43:00Z">
                  <w:rPr>
                    <w:rStyle w:val="Hipervnculo"/>
                    <w:noProof/>
                  </w:rPr>
                </w:rPrChange>
              </w:rPr>
              <w:noBreakHyphen/>
              <w:delText>22 ("nuevo Grupo" -Permisos)</w:delText>
            </w:r>
            <w:r w:rsidDel="00954FCB">
              <w:rPr>
                <w:noProof/>
                <w:webHidden/>
              </w:rPr>
              <w:tab/>
              <w:delText>66</w:delText>
            </w:r>
          </w:del>
        </w:p>
        <w:p w14:paraId="025091D5" w14:textId="7BB05F58" w:rsidR="003C3EAA" w:rsidDel="00954FCB" w:rsidRDefault="003C3EAA" w:rsidP="003C3EAA">
          <w:pPr>
            <w:pStyle w:val="Tabladeilustraciones"/>
            <w:tabs>
              <w:tab w:val="right" w:leader="dot" w:pos="8494"/>
            </w:tabs>
            <w:rPr>
              <w:del w:id="581" w:author="Raul García Fernández" w:date="2017-07-10T20:43:00Z"/>
              <w:rFonts w:eastAsiaTheme="minorEastAsia"/>
              <w:noProof/>
              <w:sz w:val="22"/>
              <w:lang w:val="es-ES" w:eastAsia="es-ES"/>
            </w:rPr>
          </w:pPr>
          <w:del w:id="582" w:author="Raul García Fernández" w:date="2017-07-10T20:43:00Z">
            <w:r w:rsidRPr="00954FCB" w:rsidDel="00954FCB">
              <w:rPr>
                <w:rPrChange w:id="583" w:author="Raul García Fernández" w:date="2017-07-10T20:43:00Z">
                  <w:rPr>
                    <w:rStyle w:val="Hipervnculo"/>
                    <w:noProof/>
                  </w:rPr>
                </w:rPrChange>
              </w:rPr>
              <w:delText>Ilustración 6</w:delText>
            </w:r>
            <w:r w:rsidRPr="00954FCB" w:rsidDel="00954FCB">
              <w:rPr>
                <w:rPrChange w:id="584" w:author="Raul García Fernández" w:date="2017-07-10T20:43:00Z">
                  <w:rPr>
                    <w:rStyle w:val="Hipervnculo"/>
                    <w:noProof/>
                  </w:rPr>
                </w:rPrChange>
              </w:rPr>
              <w:noBreakHyphen/>
              <w:delText>23 (Ventana "Nuevo Grupo")</w:delText>
            </w:r>
            <w:r w:rsidDel="00954FCB">
              <w:rPr>
                <w:noProof/>
                <w:webHidden/>
              </w:rPr>
              <w:tab/>
              <w:delText>67</w:delText>
            </w:r>
          </w:del>
        </w:p>
        <w:p w14:paraId="67F75D16" w14:textId="77777777" w:rsidR="003C3EAA" w:rsidRPr="003C3EAA" w:rsidRDefault="003C3EAA" w:rsidP="003C3EAA">
          <w:pPr>
            <w:rPr>
              <w:lang w:val="es-ES" w:eastAsia="es-ES_tradnl"/>
            </w:rPr>
            <w:sectPr w:rsidR="003C3EAA" w:rsidRPr="003C3EAA">
              <w:pgSz w:w="11906" w:h="16838"/>
              <w:pgMar w:top="1417" w:right="1701" w:bottom="1417" w:left="1701" w:header="708" w:footer="708" w:gutter="0"/>
              <w:cols w:space="708"/>
              <w:docGrid w:linePitch="360"/>
            </w:sectPr>
          </w:pPr>
          <w:r>
            <w:rPr>
              <w:b/>
              <w:bCs/>
              <w:lang w:val="es-ES"/>
            </w:rPr>
            <w:fldChar w:fldCharType="end"/>
          </w:r>
        </w:p>
        <w:p w14:paraId="17BB047E" w14:textId="77777777" w:rsidR="00804A59" w:rsidRDefault="00804A59" w:rsidP="003C3EAA">
          <w:pPr>
            <w:pStyle w:val="TtuloTDC"/>
            <w:outlineLvl w:val="0"/>
            <w:rPr>
              <w:lang w:val="es-ES"/>
            </w:rPr>
          </w:pPr>
          <w:bookmarkStart w:id="585" w:name="_Toc487482717"/>
          <w:r>
            <w:rPr>
              <w:lang w:val="es-ES"/>
            </w:rPr>
            <w:lastRenderedPageBreak/>
            <w:t>Tablas</w:t>
          </w:r>
          <w:bookmarkEnd w:id="585"/>
        </w:p>
        <w:p w14:paraId="2CF34D40" w14:textId="155DCEDC" w:rsidR="00954FCB" w:rsidRDefault="003C3EAA">
          <w:pPr>
            <w:pStyle w:val="Tabladeilustraciones"/>
            <w:tabs>
              <w:tab w:val="right" w:leader="dot" w:pos="8494"/>
            </w:tabs>
            <w:rPr>
              <w:ins w:id="586" w:author="Raul García Fernández" w:date="2017-07-10T20:44:00Z"/>
              <w:rFonts w:eastAsiaTheme="minorEastAsia"/>
              <w:noProof/>
              <w:sz w:val="22"/>
              <w:lang w:val="es-ES" w:eastAsia="es-ES"/>
            </w:rPr>
          </w:pPr>
          <w:r>
            <w:rPr>
              <w:lang w:val="es-ES" w:eastAsia="es-ES_tradnl"/>
            </w:rPr>
            <w:fldChar w:fldCharType="begin"/>
          </w:r>
          <w:r>
            <w:rPr>
              <w:lang w:val="es-ES" w:eastAsia="es-ES_tradnl"/>
            </w:rPr>
            <w:instrText xml:space="preserve"> TOC \h \z \c "Tabla" </w:instrText>
          </w:r>
          <w:r>
            <w:rPr>
              <w:lang w:val="es-ES" w:eastAsia="es-ES_tradnl"/>
            </w:rPr>
            <w:fldChar w:fldCharType="separate"/>
          </w:r>
          <w:ins w:id="587" w:author="Raul García Fernández" w:date="2017-07-10T20:44:00Z">
            <w:r w:rsidR="00954FCB" w:rsidRPr="00582889">
              <w:rPr>
                <w:rStyle w:val="Hipervnculo"/>
                <w:noProof/>
              </w:rPr>
              <w:fldChar w:fldCharType="begin"/>
            </w:r>
            <w:r w:rsidR="00954FCB" w:rsidRPr="00582889">
              <w:rPr>
                <w:rStyle w:val="Hipervnculo"/>
                <w:noProof/>
              </w:rPr>
              <w:instrText xml:space="preserve"> </w:instrText>
            </w:r>
            <w:r w:rsidR="00954FCB">
              <w:rPr>
                <w:noProof/>
              </w:rPr>
              <w:instrText>HYPERLINK \l "_Toc487482824"</w:instrText>
            </w:r>
            <w:r w:rsidR="00954FCB" w:rsidRPr="00582889">
              <w:rPr>
                <w:rStyle w:val="Hipervnculo"/>
                <w:noProof/>
              </w:rPr>
              <w:instrText xml:space="preserve"> </w:instrText>
            </w:r>
            <w:r w:rsidR="00954FCB" w:rsidRPr="00582889">
              <w:rPr>
                <w:rStyle w:val="Hipervnculo"/>
                <w:noProof/>
              </w:rPr>
              <w:fldChar w:fldCharType="separate"/>
            </w:r>
            <w:r w:rsidR="00954FCB" w:rsidRPr="00582889">
              <w:rPr>
                <w:rStyle w:val="Hipervnculo"/>
                <w:noProof/>
              </w:rPr>
              <w:t>Tabla 4</w:t>
            </w:r>
            <w:r w:rsidR="00954FCB" w:rsidRPr="00582889">
              <w:rPr>
                <w:rStyle w:val="Hipervnculo"/>
                <w:noProof/>
              </w:rPr>
              <w:noBreakHyphen/>
              <w:t>1 (Autenticarse)</w:t>
            </w:r>
            <w:r w:rsidR="00954FCB">
              <w:rPr>
                <w:noProof/>
                <w:webHidden/>
              </w:rPr>
              <w:tab/>
            </w:r>
            <w:r w:rsidR="00954FCB">
              <w:rPr>
                <w:noProof/>
                <w:webHidden/>
              </w:rPr>
              <w:fldChar w:fldCharType="begin"/>
            </w:r>
            <w:r w:rsidR="00954FCB">
              <w:rPr>
                <w:noProof/>
                <w:webHidden/>
              </w:rPr>
              <w:instrText xml:space="preserve"> PAGEREF _Toc487482824 \h </w:instrText>
            </w:r>
          </w:ins>
          <w:r w:rsidR="00954FCB">
            <w:rPr>
              <w:noProof/>
              <w:webHidden/>
            </w:rPr>
          </w:r>
          <w:r w:rsidR="00954FCB">
            <w:rPr>
              <w:noProof/>
              <w:webHidden/>
            </w:rPr>
            <w:fldChar w:fldCharType="separate"/>
          </w:r>
          <w:ins w:id="588" w:author="Raul García Fernández" w:date="2017-07-10T20:50:00Z">
            <w:r w:rsidR="009D59D5">
              <w:rPr>
                <w:noProof/>
                <w:webHidden/>
              </w:rPr>
              <w:t>9</w:t>
            </w:r>
          </w:ins>
          <w:ins w:id="589" w:author="Raul García Fernández" w:date="2017-07-10T20:44:00Z">
            <w:r w:rsidR="00954FCB">
              <w:rPr>
                <w:noProof/>
                <w:webHidden/>
              </w:rPr>
              <w:fldChar w:fldCharType="end"/>
            </w:r>
            <w:r w:rsidR="00954FCB" w:rsidRPr="00582889">
              <w:rPr>
                <w:rStyle w:val="Hipervnculo"/>
                <w:noProof/>
              </w:rPr>
              <w:fldChar w:fldCharType="end"/>
            </w:r>
          </w:ins>
        </w:p>
        <w:p w14:paraId="0CE74D05" w14:textId="7E6FB997" w:rsidR="00954FCB" w:rsidRDefault="00954FCB">
          <w:pPr>
            <w:pStyle w:val="Tabladeilustraciones"/>
            <w:tabs>
              <w:tab w:val="right" w:leader="dot" w:pos="8494"/>
            </w:tabs>
            <w:rPr>
              <w:ins w:id="590" w:author="Raul García Fernández" w:date="2017-07-10T20:44:00Z"/>
              <w:rFonts w:eastAsiaTheme="minorEastAsia"/>
              <w:noProof/>
              <w:sz w:val="22"/>
              <w:lang w:val="es-ES" w:eastAsia="es-ES"/>
            </w:rPr>
          </w:pPr>
          <w:ins w:id="591"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"_Toc487482825"</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2 (Desconectarse)</w:t>
            </w:r>
            <w:r>
              <w:rPr>
                <w:noProof/>
                <w:webHidden/>
              </w:rPr>
              <w:tab/>
            </w:r>
            <w:r>
              <w:rPr>
                <w:noProof/>
                <w:webHidden/>
              </w:rPr>
              <w:fldChar w:fldCharType="begin"/>
            </w:r>
            <w:r>
              <w:rPr>
                <w:noProof/>
                <w:webHidden/>
              </w:rPr>
              <w:instrText xml:space="preserve"> PAGEREF _Toc487482825 \h </w:instrText>
            </w:r>
          </w:ins>
          <w:r>
            <w:rPr>
              <w:noProof/>
              <w:webHidden/>
            </w:rPr>
          </w:r>
          <w:r>
            <w:rPr>
              <w:noProof/>
              <w:webHidden/>
            </w:rPr>
            <w:fldChar w:fldCharType="separate"/>
          </w:r>
          <w:ins w:id="592" w:author="Raul García Fernández" w:date="2017-07-10T20:50:00Z">
            <w:r w:rsidR="009D59D5">
              <w:rPr>
                <w:noProof/>
                <w:webHidden/>
              </w:rPr>
              <w:t>9</w:t>
            </w:r>
          </w:ins>
          <w:ins w:id="593" w:author="Raul García Fernández" w:date="2017-07-10T20:44:00Z">
            <w:r>
              <w:rPr>
                <w:noProof/>
                <w:webHidden/>
              </w:rPr>
              <w:fldChar w:fldCharType="end"/>
            </w:r>
            <w:r w:rsidRPr="00582889">
              <w:rPr>
                <w:rStyle w:val="Hipervnculo"/>
                <w:noProof/>
              </w:rPr>
              <w:fldChar w:fldCharType="end"/>
            </w:r>
          </w:ins>
        </w:p>
        <w:p w14:paraId="20827835" w14:textId="08F771FE" w:rsidR="00954FCB" w:rsidRDefault="00954FCB">
          <w:pPr>
            <w:pStyle w:val="Tabladeilustraciones"/>
            <w:tabs>
              <w:tab w:val="right" w:leader="dot" w:pos="8494"/>
            </w:tabs>
            <w:rPr>
              <w:ins w:id="594" w:author="Raul García Fernández" w:date="2017-07-10T20:44:00Z"/>
              <w:rFonts w:eastAsiaTheme="minorEastAsia"/>
              <w:noProof/>
              <w:sz w:val="22"/>
              <w:lang w:val="es-ES" w:eastAsia="es-ES"/>
            </w:rPr>
          </w:pPr>
          <w:ins w:id="595"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"_Toc487482826"</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3 (Realización de actividad)</w:t>
            </w:r>
            <w:r>
              <w:rPr>
                <w:noProof/>
                <w:webHidden/>
              </w:rPr>
              <w:tab/>
            </w:r>
            <w:r>
              <w:rPr>
                <w:noProof/>
                <w:webHidden/>
              </w:rPr>
              <w:fldChar w:fldCharType="begin"/>
            </w:r>
            <w:r>
              <w:rPr>
                <w:noProof/>
                <w:webHidden/>
              </w:rPr>
              <w:instrText xml:space="preserve"> PAGEREF _Toc487482826 \h </w:instrText>
            </w:r>
          </w:ins>
          <w:r>
            <w:rPr>
              <w:noProof/>
              <w:webHidden/>
            </w:rPr>
          </w:r>
          <w:r>
            <w:rPr>
              <w:noProof/>
              <w:webHidden/>
            </w:rPr>
            <w:fldChar w:fldCharType="separate"/>
          </w:r>
          <w:ins w:id="596" w:author="Raul García Fernández" w:date="2017-07-10T20:50:00Z">
            <w:r w:rsidR="009D59D5">
              <w:rPr>
                <w:noProof/>
                <w:webHidden/>
              </w:rPr>
              <w:t>10</w:t>
            </w:r>
          </w:ins>
          <w:ins w:id="597" w:author="Raul García Fernández" w:date="2017-07-10T20:44:00Z">
            <w:r>
              <w:rPr>
                <w:noProof/>
                <w:webHidden/>
              </w:rPr>
              <w:fldChar w:fldCharType="end"/>
            </w:r>
            <w:r w:rsidRPr="00582889">
              <w:rPr>
                <w:rStyle w:val="Hipervnculo"/>
                <w:noProof/>
              </w:rPr>
              <w:fldChar w:fldCharType="end"/>
            </w:r>
          </w:ins>
        </w:p>
        <w:p w14:paraId="484A565B" w14:textId="0AFF616B" w:rsidR="00954FCB" w:rsidRDefault="00954FCB">
          <w:pPr>
            <w:pStyle w:val="Tabladeilustraciones"/>
            <w:tabs>
              <w:tab w:val="right" w:leader="dot" w:pos="8494"/>
            </w:tabs>
            <w:rPr>
              <w:ins w:id="598" w:author="Raul García Fernández" w:date="2017-07-10T20:44:00Z"/>
              <w:rFonts w:eastAsiaTheme="minorEastAsia"/>
              <w:noProof/>
              <w:sz w:val="22"/>
              <w:lang w:val="es-ES" w:eastAsia="es-ES"/>
            </w:rPr>
          </w:pPr>
          <w:ins w:id="599"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"_Toc487482827"</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4 (Crear datos personales)</w:t>
            </w:r>
            <w:r>
              <w:rPr>
                <w:noProof/>
                <w:webHidden/>
              </w:rPr>
              <w:tab/>
            </w:r>
            <w:r>
              <w:rPr>
                <w:noProof/>
                <w:webHidden/>
              </w:rPr>
              <w:fldChar w:fldCharType="begin"/>
            </w:r>
            <w:r>
              <w:rPr>
                <w:noProof/>
                <w:webHidden/>
              </w:rPr>
              <w:instrText xml:space="preserve"> PAGEREF _Toc487482827 \h </w:instrText>
            </w:r>
          </w:ins>
          <w:r>
            <w:rPr>
              <w:noProof/>
              <w:webHidden/>
            </w:rPr>
          </w:r>
          <w:r>
            <w:rPr>
              <w:noProof/>
              <w:webHidden/>
            </w:rPr>
            <w:fldChar w:fldCharType="separate"/>
          </w:r>
          <w:ins w:id="600" w:author="Raul García Fernández" w:date="2017-07-10T20:50:00Z">
            <w:r w:rsidR="009D59D5">
              <w:rPr>
                <w:noProof/>
                <w:webHidden/>
              </w:rPr>
              <w:t>11</w:t>
            </w:r>
          </w:ins>
          <w:ins w:id="601" w:author="Raul García Fernández" w:date="2017-07-10T20:44:00Z">
            <w:r>
              <w:rPr>
                <w:noProof/>
                <w:webHidden/>
              </w:rPr>
              <w:fldChar w:fldCharType="end"/>
            </w:r>
            <w:r w:rsidRPr="00582889">
              <w:rPr>
                <w:rStyle w:val="Hipervnculo"/>
                <w:noProof/>
              </w:rPr>
              <w:fldChar w:fldCharType="end"/>
            </w:r>
          </w:ins>
        </w:p>
        <w:p w14:paraId="66DFB760" w14:textId="47E85698" w:rsidR="00954FCB" w:rsidRDefault="00954FCB">
          <w:pPr>
            <w:pStyle w:val="Tabladeilustraciones"/>
            <w:tabs>
              <w:tab w:val="right" w:leader="dot" w:pos="8494"/>
            </w:tabs>
            <w:rPr>
              <w:ins w:id="602" w:author="Raul García Fernández" w:date="2017-07-10T20:44:00Z"/>
              <w:rFonts w:eastAsiaTheme="minorEastAsia"/>
              <w:noProof/>
              <w:sz w:val="22"/>
              <w:lang w:val="es-ES" w:eastAsia="es-ES"/>
            </w:rPr>
          </w:pPr>
          <w:ins w:id="603"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"_Toc487482828"</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5 (Modificar datos personales)</w:t>
            </w:r>
            <w:r>
              <w:rPr>
                <w:noProof/>
                <w:webHidden/>
              </w:rPr>
              <w:tab/>
            </w:r>
            <w:r>
              <w:rPr>
                <w:noProof/>
                <w:webHidden/>
              </w:rPr>
              <w:fldChar w:fldCharType="begin"/>
            </w:r>
            <w:r>
              <w:rPr>
                <w:noProof/>
                <w:webHidden/>
              </w:rPr>
              <w:instrText xml:space="preserve"> PAGEREF _Toc487482828 \h </w:instrText>
            </w:r>
          </w:ins>
          <w:r>
            <w:rPr>
              <w:noProof/>
              <w:webHidden/>
            </w:rPr>
          </w:r>
          <w:r>
            <w:rPr>
              <w:noProof/>
              <w:webHidden/>
            </w:rPr>
            <w:fldChar w:fldCharType="separate"/>
          </w:r>
          <w:ins w:id="604" w:author="Raul García Fernández" w:date="2017-07-10T20:50:00Z">
            <w:r w:rsidR="009D59D5">
              <w:rPr>
                <w:noProof/>
                <w:webHidden/>
              </w:rPr>
              <w:t>12</w:t>
            </w:r>
          </w:ins>
          <w:ins w:id="605" w:author="Raul García Fernández" w:date="2017-07-10T20:44:00Z">
            <w:r>
              <w:rPr>
                <w:noProof/>
                <w:webHidden/>
              </w:rPr>
              <w:fldChar w:fldCharType="end"/>
            </w:r>
            <w:r w:rsidRPr="00582889">
              <w:rPr>
                <w:rStyle w:val="Hipervnculo"/>
                <w:noProof/>
              </w:rPr>
              <w:fldChar w:fldCharType="end"/>
            </w:r>
          </w:ins>
        </w:p>
        <w:p w14:paraId="2F8AC14E" w14:textId="684BC590" w:rsidR="00954FCB" w:rsidRDefault="00954FCB">
          <w:pPr>
            <w:pStyle w:val="Tabladeilustraciones"/>
            <w:tabs>
              <w:tab w:val="right" w:leader="dot" w:pos="8494"/>
            </w:tabs>
            <w:rPr>
              <w:ins w:id="606" w:author="Raul García Fernández" w:date="2017-07-10T20:44:00Z"/>
              <w:rFonts w:eastAsiaTheme="minorEastAsia"/>
              <w:noProof/>
              <w:sz w:val="22"/>
              <w:lang w:val="es-ES" w:eastAsia="es-ES"/>
            </w:rPr>
          </w:pPr>
          <w:ins w:id="607"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"_Toc487482829"</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6 (Crear nuevo grupo en el sistema)</w:t>
            </w:r>
            <w:r>
              <w:rPr>
                <w:noProof/>
                <w:webHidden/>
              </w:rPr>
              <w:tab/>
            </w:r>
            <w:r>
              <w:rPr>
                <w:noProof/>
                <w:webHidden/>
              </w:rPr>
              <w:fldChar w:fldCharType="begin"/>
            </w:r>
            <w:r>
              <w:rPr>
                <w:noProof/>
                <w:webHidden/>
              </w:rPr>
              <w:instrText xml:space="preserve"> PAGEREF _Toc487482829 \h </w:instrText>
            </w:r>
          </w:ins>
          <w:r>
            <w:rPr>
              <w:noProof/>
              <w:webHidden/>
            </w:rPr>
          </w:r>
          <w:r>
            <w:rPr>
              <w:noProof/>
              <w:webHidden/>
            </w:rPr>
            <w:fldChar w:fldCharType="separate"/>
          </w:r>
          <w:ins w:id="608" w:author="Raul García Fernández" w:date="2017-07-10T20:50:00Z">
            <w:r w:rsidR="009D59D5">
              <w:rPr>
                <w:noProof/>
                <w:webHidden/>
              </w:rPr>
              <w:t>13</w:t>
            </w:r>
          </w:ins>
          <w:ins w:id="609" w:author="Raul García Fernández" w:date="2017-07-10T20:44:00Z">
            <w:r>
              <w:rPr>
                <w:noProof/>
                <w:webHidden/>
              </w:rPr>
              <w:fldChar w:fldCharType="end"/>
            </w:r>
            <w:r w:rsidRPr="00582889">
              <w:rPr>
                <w:rStyle w:val="Hipervnculo"/>
                <w:noProof/>
              </w:rPr>
              <w:fldChar w:fldCharType="end"/>
            </w:r>
          </w:ins>
        </w:p>
        <w:p w14:paraId="7926A898" w14:textId="629AC40B" w:rsidR="00954FCB" w:rsidRDefault="00954FCB">
          <w:pPr>
            <w:pStyle w:val="Tabladeilustraciones"/>
            <w:tabs>
              <w:tab w:val="right" w:leader="dot" w:pos="8494"/>
            </w:tabs>
            <w:rPr>
              <w:ins w:id="610" w:author="Raul García Fernández" w:date="2017-07-10T20:44:00Z"/>
              <w:rFonts w:eastAsiaTheme="minorEastAsia"/>
              <w:noProof/>
              <w:sz w:val="22"/>
              <w:lang w:val="es-ES" w:eastAsia="es-ES"/>
            </w:rPr>
          </w:pPr>
          <w:ins w:id="611"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"_Toc487482830"</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7 (Crear subgrupo)</w:t>
            </w:r>
            <w:r>
              <w:rPr>
                <w:noProof/>
                <w:webHidden/>
              </w:rPr>
              <w:tab/>
            </w:r>
            <w:r>
              <w:rPr>
                <w:noProof/>
                <w:webHidden/>
              </w:rPr>
              <w:fldChar w:fldCharType="begin"/>
            </w:r>
            <w:r>
              <w:rPr>
                <w:noProof/>
                <w:webHidden/>
              </w:rPr>
              <w:instrText xml:space="preserve"> PAGEREF _Toc487482830 \h </w:instrText>
            </w:r>
          </w:ins>
          <w:r>
            <w:rPr>
              <w:noProof/>
              <w:webHidden/>
            </w:rPr>
          </w:r>
          <w:r>
            <w:rPr>
              <w:noProof/>
              <w:webHidden/>
            </w:rPr>
            <w:fldChar w:fldCharType="separate"/>
          </w:r>
          <w:ins w:id="612" w:author="Raul García Fernández" w:date="2017-07-10T20:50:00Z">
            <w:r w:rsidR="009D59D5">
              <w:rPr>
                <w:noProof/>
                <w:webHidden/>
              </w:rPr>
              <w:t>15</w:t>
            </w:r>
          </w:ins>
          <w:ins w:id="613" w:author="Raul García Fernández" w:date="2017-07-10T20:44:00Z">
            <w:r>
              <w:rPr>
                <w:noProof/>
                <w:webHidden/>
              </w:rPr>
              <w:fldChar w:fldCharType="end"/>
            </w:r>
            <w:r w:rsidRPr="00582889">
              <w:rPr>
                <w:rStyle w:val="Hipervnculo"/>
                <w:noProof/>
              </w:rPr>
              <w:fldChar w:fldCharType="end"/>
            </w:r>
          </w:ins>
        </w:p>
        <w:p w14:paraId="5B1ED890" w14:textId="0470FD27" w:rsidR="00954FCB" w:rsidRDefault="00954FCB">
          <w:pPr>
            <w:pStyle w:val="Tabladeilustraciones"/>
            <w:tabs>
              <w:tab w:val="right" w:leader="dot" w:pos="8494"/>
            </w:tabs>
            <w:rPr>
              <w:ins w:id="614" w:author="Raul García Fernández" w:date="2017-07-10T20:44:00Z"/>
              <w:rFonts w:eastAsiaTheme="minorEastAsia"/>
              <w:noProof/>
              <w:sz w:val="22"/>
              <w:lang w:val="es-ES" w:eastAsia="es-ES"/>
            </w:rPr>
          </w:pPr>
          <w:ins w:id="615"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"_Toc487482831"</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8 (Modificación de grupo)</w:t>
            </w:r>
            <w:r>
              <w:rPr>
                <w:noProof/>
                <w:webHidden/>
              </w:rPr>
              <w:tab/>
            </w:r>
            <w:r>
              <w:rPr>
                <w:noProof/>
                <w:webHidden/>
              </w:rPr>
              <w:fldChar w:fldCharType="begin"/>
            </w:r>
            <w:r>
              <w:rPr>
                <w:noProof/>
                <w:webHidden/>
              </w:rPr>
              <w:instrText xml:space="preserve"> PAGEREF _Toc487482831 \h </w:instrText>
            </w:r>
          </w:ins>
          <w:r>
            <w:rPr>
              <w:noProof/>
              <w:webHidden/>
            </w:rPr>
          </w:r>
          <w:r>
            <w:rPr>
              <w:noProof/>
              <w:webHidden/>
            </w:rPr>
            <w:fldChar w:fldCharType="separate"/>
          </w:r>
          <w:ins w:id="616" w:author="Raul García Fernández" w:date="2017-07-10T20:50:00Z">
            <w:r w:rsidR="009D59D5">
              <w:rPr>
                <w:noProof/>
                <w:webHidden/>
              </w:rPr>
              <w:t>16</w:t>
            </w:r>
          </w:ins>
          <w:ins w:id="617" w:author="Raul García Fernández" w:date="2017-07-10T20:44:00Z">
            <w:r>
              <w:rPr>
                <w:noProof/>
                <w:webHidden/>
              </w:rPr>
              <w:fldChar w:fldCharType="end"/>
            </w:r>
            <w:r w:rsidRPr="00582889">
              <w:rPr>
                <w:rStyle w:val="Hipervnculo"/>
                <w:noProof/>
              </w:rPr>
              <w:fldChar w:fldCharType="end"/>
            </w:r>
          </w:ins>
        </w:p>
        <w:p w14:paraId="4966E434" w14:textId="5E4295BF" w:rsidR="00954FCB" w:rsidRDefault="00954FCB">
          <w:pPr>
            <w:pStyle w:val="Tabladeilustraciones"/>
            <w:tabs>
              <w:tab w:val="right" w:leader="dot" w:pos="8494"/>
            </w:tabs>
            <w:rPr>
              <w:ins w:id="618" w:author="Raul García Fernández" w:date="2017-07-10T20:44:00Z"/>
              <w:rFonts w:eastAsiaTheme="minorEastAsia"/>
              <w:noProof/>
              <w:sz w:val="22"/>
              <w:lang w:val="es-ES" w:eastAsia="es-ES"/>
            </w:rPr>
          </w:pPr>
          <w:ins w:id="619"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"_Toc487482832"</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9 (Modificar permisos)</w:t>
            </w:r>
            <w:r>
              <w:rPr>
                <w:noProof/>
                <w:webHidden/>
              </w:rPr>
              <w:tab/>
            </w:r>
            <w:r>
              <w:rPr>
                <w:noProof/>
                <w:webHidden/>
              </w:rPr>
              <w:fldChar w:fldCharType="begin"/>
            </w:r>
            <w:r>
              <w:rPr>
                <w:noProof/>
                <w:webHidden/>
              </w:rPr>
              <w:instrText xml:space="preserve"> PAGEREF _Toc487482832 \h </w:instrText>
            </w:r>
          </w:ins>
          <w:r>
            <w:rPr>
              <w:noProof/>
              <w:webHidden/>
            </w:rPr>
          </w:r>
          <w:r>
            <w:rPr>
              <w:noProof/>
              <w:webHidden/>
            </w:rPr>
            <w:fldChar w:fldCharType="separate"/>
          </w:r>
          <w:ins w:id="620" w:author="Raul García Fernández" w:date="2017-07-10T20:50:00Z">
            <w:r w:rsidR="009D59D5">
              <w:rPr>
                <w:noProof/>
                <w:webHidden/>
              </w:rPr>
              <w:t>17</w:t>
            </w:r>
          </w:ins>
          <w:ins w:id="621" w:author="Raul García Fernández" w:date="2017-07-10T20:44:00Z">
            <w:r>
              <w:rPr>
                <w:noProof/>
                <w:webHidden/>
              </w:rPr>
              <w:fldChar w:fldCharType="end"/>
            </w:r>
            <w:r w:rsidRPr="00582889">
              <w:rPr>
                <w:rStyle w:val="Hipervnculo"/>
                <w:noProof/>
              </w:rPr>
              <w:fldChar w:fldCharType="end"/>
            </w:r>
          </w:ins>
        </w:p>
        <w:p w14:paraId="0B4D7B35" w14:textId="794FD31D" w:rsidR="00954FCB" w:rsidRDefault="00954FCB">
          <w:pPr>
            <w:pStyle w:val="Tabladeilustraciones"/>
            <w:tabs>
              <w:tab w:val="right" w:leader="dot" w:pos="8494"/>
            </w:tabs>
            <w:rPr>
              <w:ins w:id="622" w:author="Raul García Fernández" w:date="2017-07-10T20:44:00Z"/>
              <w:rFonts w:eastAsiaTheme="minorEastAsia"/>
              <w:noProof/>
              <w:sz w:val="22"/>
              <w:lang w:val="es-ES" w:eastAsia="es-ES"/>
            </w:rPr>
          </w:pPr>
          <w:ins w:id="623"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"_Toc487482833"</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10 (Compartición de grupos)</w:t>
            </w:r>
            <w:r>
              <w:rPr>
                <w:noProof/>
                <w:webHidden/>
              </w:rPr>
              <w:tab/>
            </w:r>
            <w:r>
              <w:rPr>
                <w:noProof/>
                <w:webHidden/>
              </w:rPr>
              <w:fldChar w:fldCharType="begin"/>
            </w:r>
            <w:r>
              <w:rPr>
                <w:noProof/>
                <w:webHidden/>
              </w:rPr>
              <w:instrText xml:space="preserve"> PAGEREF _Toc487482833 \h </w:instrText>
            </w:r>
          </w:ins>
          <w:r>
            <w:rPr>
              <w:noProof/>
              <w:webHidden/>
            </w:rPr>
          </w:r>
          <w:r>
            <w:rPr>
              <w:noProof/>
              <w:webHidden/>
            </w:rPr>
            <w:fldChar w:fldCharType="separate"/>
          </w:r>
          <w:ins w:id="624" w:author="Raul García Fernández" w:date="2017-07-10T20:50:00Z">
            <w:r w:rsidR="009D59D5">
              <w:rPr>
                <w:noProof/>
                <w:webHidden/>
              </w:rPr>
              <w:t>18</w:t>
            </w:r>
          </w:ins>
          <w:ins w:id="625" w:author="Raul García Fernández" w:date="2017-07-10T20:44:00Z">
            <w:r>
              <w:rPr>
                <w:noProof/>
                <w:webHidden/>
              </w:rPr>
              <w:fldChar w:fldCharType="end"/>
            </w:r>
            <w:r w:rsidRPr="00582889">
              <w:rPr>
                <w:rStyle w:val="Hipervnculo"/>
                <w:noProof/>
              </w:rPr>
              <w:fldChar w:fldCharType="end"/>
            </w:r>
          </w:ins>
        </w:p>
        <w:p w14:paraId="367C4B57" w14:textId="1F500388" w:rsidR="00954FCB" w:rsidRDefault="00954FCB">
          <w:pPr>
            <w:pStyle w:val="Tabladeilustraciones"/>
            <w:tabs>
              <w:tab w:val="right" w:leader="dot" w:pos="8494"/>
            </w:tabs>
            <w:rPr>
              <w:ins w:id="626" w:author="Raul García Fernández" w:date="2017-07-10T20:44:00Z"/>
              <w:rFonts w:eastAsiaTheme="minorEastAsia"/>
              <w:noProof/>
              <w:sz w:val="22"/>
              <w:lang w:val="es-ES" w:eastAsia="es-ES"/>
            </w:rPr>
          </w:pPr>
          <w:ins w:id="627"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"_Toc487482834"</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11 (Eliminación de grupo)</w:t>
            </w:r>
            <w:r>
              <w:rPr>
                <w:noProof/>
                <w:webHidden/>
              </w:rPr>
              <w:tab/>
            </w:r>
            <w:r>
              <w:rPr>
                <w:noProof/>
                <w:webHidden/>
              </w:rPr>
              <w:fldChar w:fldCharType="begin"/>
            </w:r>
            <w:r>
              <w:rPr>
                <w:noProof/>
                <w:webHidden/>
              </w:rPr>
              <w:instrText xml:space="preserve"> PAGEREF _Toc487482834 \h </w:instrText>
            </w:r>
          </w:ins>
          <w:r>
            <w:rPr>
              <w:noProof/>
              <w:webHidden/>
            </w:rPr>
          </w:r>
          <w:r>
            <w:rPr>
              <w:noProof/>
              <w:webHidden/>
            </w:rPr>
            <w:fldChar w:fldCharType="separate"/>
          </w:r>
          <w:ins w:id="628" w:author="Raul García Fernández" w:date="2017-07-10T20:50:00Z">
            <w:r w:rsidR="009D59D5">
              <w:rPr>
                <w:noProof/>
                <w:webHidden/>
              </w:rPr>
              <w:t>19</w:t>
            </w:r>
          </w:ins>
          <w:ins w:id="629" w:author="Raul García Fernández" w:date="2017-07-10T20:44:00Z">
            <w:r>
              <w:rPr>
                <w:noProof/>
                <w:webHidden/>
              </w:rPr>
              <w:fldChar w:fldCharType="end"/>
            </w:r>
            <w:r w:rsidRPr="00582889">
              <w:rPr>
                <w:rStyle w:val="Hipervnculo"/>
                <w:noProof/>
              </w:rPr>
              <w:fldChar w:fldCharType="end"/>
            </w:r>
          </w:ins>
        </w:p>
        <w:p w14:paraId="59630D17" w14:textId="43E6B244" w:rsidR="00954FCB" w:rsidRDefault="00954FCB">
          <w:pPr>
            <w:pStyle w:val="Tabladeilustraciones"/>
            <w:tabs>
              <w:tab w:val="right" w:leader="dot" w:pos="8494"/>
            </w:tabs>
            <w:rPr>
              <w:ins w:id="630" w:author="Raul García Fernández" w:date="2017-07-10T20:44:00Z"/>
              <w:rFonts w:eastAsiaTheme="minorEastAsia"/>
              <w:noProof/>
              <w:sz w:val="22"/>
              <w:lang w:val="es-ES" w:eastAsia="es-ES"/>
            </w:rPr>
          </w:pPr>
          <w:ins w:id="631"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"_Toc487482835"</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12 (Crear proyecto)</w:t>
            </w:r>
            <w:r>
              <w:rPr>
                <w:noProof/>
                <w:webHidden/>
              </w:rPr>
              <w:tab/>
            </w:r>
            <w:r>
              <w:rPr>
                <w:noProof/>
                <w:webHidden/>
              </w:rPr>
              <w:fldChar w:fldCharType="begin"/>
            </w:r>
            <w:r>
              <w:rPr>
                <w:noProof/>
                <w:webHidden/>
              </w:rPr>
              <w:instrText xml:space="preserve"> PAGEREF _Toc487482835 \h </w:instrText>
            </w:r>
          </w:ins>
          <w:r>
            <w:rPr>
              <w:noProof/>
              <w:webHidden/>
            </w:rPr>
          </w:r>
          <w:r>
            <w:rPr>
              <w:noProof/>
              <w:webHidden/>
            </w:rPr>
            <w:fldChar w:fldCharType="separate"/>
          </w:r>
          <w:ins w:id="632" w:author="Raul García Fernández" w:date="2017-07-10T20:50:00Z">
            <w:r w:rsidR="009D59D5">
              <w:rPr>
                <w:noProof/>
                <w:webHidden/>
              </w:rPr>
              <w:t>21</w:t>
            </w:r>
          </w:ins>
          <w:ins w:id="633" w:author="Raul García Fernández" w:date="2017-07-10T20:44:00Z">
            <w:r>
              <w:rPr>
                <w:noProof/>
                <w:webHidden/>
              </w:rPr>
              <w:fldChar w:fldCharType="end"/>
            </w:r>
            <w:r w:rsidRPr="00582889">
              <w:rPr>
                <w:rStyle w:val="Hipervnculo"/>
                <w:noProof/>
              </w:rPr>
              <w:fldChar w:fldCharType="end"/>
            </w:r>
          </w:ins>
        </w:p>
        <w:p w14:paraId="47FA05F2" w14:textId="4CE4318A" w:rsidR="00954FCB" w:rsidRDefault="00954FCB">
          <w:pPr>
            <w:pStyle w:val="Tabladeilustraciones"/>
            <w:tabs>
              <w:tab w:val="right" w:leader="dot" w:pos="8494"/>
            </w:tabs>
            <w:rPr>
              <w:ins w:id="634" w:author="Raul García Fernández" w:date="2017-07-10T20:44:00Z"/>
              <w:rFonts w:eastAsiaTheme="minorEastAsia"/>
              <w:noProof/>
              <w:sz w:val="22"/>
              <w:lang w:val="es-ES" w:eastAsia="es-ES"/>
            </w:rPr>
          </w:pPr>
          <w:ins w:id="635"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"_Toc487482836"</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13 Añadir Proyecto</w:t>
            </w:r>
            <w:r>
              <w:rPr>
                <w:noProof/>
                <w:webHidden/>
              </w:rPr>
              <w:tab/>
            </w:r>
            <w:r>
              <w:rPr>
                <w:noProof/>
                <w:webHidden/>
              </w:rPr>
              <w:fldChar w:fldCharType="begin"/>
            </w:r>
            <w:r>
              <w:rPr>
                <w:noProof/>
                <w:webHidden/>
              </w:rPr>
              <w:instrText xml:space="preserve"> PAGEREF _Toc487482836 \h </w:instrText>
            </w:r>
          </w:ins>
          <w:r>
            <w:rPr>
              <w:noProof/>
              <w:webHidden/>
            </w:rPr>
          </w:r>
          <w:r>
            <w:rPr>
              <w:noProof/>
              <w:webHidden/>
            </w:rPr>
            <w:fldChar w:fldCharType="separate"/>
          </w:r>
          <w:ins w:id="636" w:author="Raul García Fernández" w:date="2017-07-10T20:50:00Z">
            <w:r w:rsidR="009D59D5">
              <w:rPr>
                <w:noProof/>
                <w:webHidden/>
              </w:rPr>
              <w:t>23</w:t>
            </w:r>
          </w:ins>
          <w:ins w:id="637" w:author="Raul García Fernández" w:date="2017-07-10T20:44:00Z">
            <w:r>
              <w:rPr>
                <w:noProof/>
                <w:webHidden/>
              </w:rPr>
              <w:fldChar w:fldCharType="end"/>
            </w:r>
            <w:r w:rsidRPr="00582889">
              <w:rPr>
                <w:rStyle w:val="Hipervnculo"/>
                <w:noProof/>
              </w:rPr>
              <w:fldChar w:fldCharType="end"/>
            </w:r>
          </w:ins>
        </w:p>
        <w:p w14:paraId="5DC2DF8B" w14:textId="57657EC2" w:rsidR="00954FCB" w:rsidRDefault="00954FCB">
          <w:pPr>
            <w:pStyle w:val="Tabladeilustraciones"/>
            <w:tabs>
              <w:tab w:val="right" w:leader="dot" w:pos="8494"/>
            </w:tabs>
            <w:rPr>
              <w:ins w:id="638" w:author="Raul García Fernández" w:date="2017-07-10T20:44:00Z"/>
              <w:rFonts w:eastAsiaTheme="minorEastAsia"/>
              <w:noProof/>
              <w:sz w:val="22"/>
              <w:lang w:val="es-ES" w:eastAsia="es-ES"/>
            </w:rPr>
          </w:pPr>
          <w:ins w:id="639"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"_Toc487482837"</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14 (Eliminar proyecto)</w:t>
            </w:r>
            <w:r>
              <w:rPr>
                <w:noProof/>
                <w:webHidden/>
              </w:rPr>
              <w:tab/>
            </w:r>
            <w:r>
              <w:rPr>
                <w:noProof/>
                <w:webHidden/>
              </w:rPr>
              <w:fldChar w:fldCharType="begin"/>
            </w:r>
            <w:r>
              <w:rPr>
                <w:noProof/>
                <w:webHidden/>
              </w:rPr>
              <w:instrText xml:space="preserve"> PAGEREF _Toc487482837 \h </w:instrText>
            </w:r>
          </w:ins>
          <w:r>
            <w:rPr>
              <w:noProof/>
              <w:webHidden/>
            </w:rPr>
          </w:r>
          <w:r>
            <w:rPr>
              <w:noProof/>
              <w:webHidden/>
            </w:rPr>
            <w:fldChar w:fldCharType="separate"/>
          </w:r>
          <w:ins w:id="640" w:author="Raul García Fernández" w:date="2017-07-10T20:50:00Z">
            <w:r w:rsidR="009D59D5">
              <w:rPr>
                <w:noProof/>
                <w:webHidden/>
              </w:rPr>
              <w:t>24</w:t>
            </w:r>
          </w:ins>
          <w:ins w:id="641" w:author="Raul García Fernández" w:date="2017-07-10T20:44:00Z">
            <w:r>
              <w:rPr>
                <w:noProof/>
                <w:webHidden/>
              </w:rPr>
              <w:fldChar w:fldCharType="end"/>
            </w:r>
            <w:r w:rsidRPr="00582889">
              <w:rPr>
                <w:rStyle w:val="Hipervnculo"/>
                <w:noProof/>
              </w:rPr>
              <w:fldChar w:fldCharType="end"/>
            </w:r>
          </w:ins>
        </w:p>
        <w:p w14:paraId="1806AE0B" w14:textId="404B4805" w:rsidR="00954FCB" w:rsidRDefault="00954FCB">
          <w:pPr>
            <w:pStyle w:val="Tabladeilustraciones"/>
            <w:tabs>
              <w:tab w:val="right" w:leader="dot" w:pos="8494"/>
            </w:tabs>
            <w:rPr>
              <w:ins w:id="642" w:author="Raul García Fernández" w:date="2017-07-10T20:44:00Z"/>
              <w:rFonts w:eastAsiaTheme="minorEastAsia"/>
              <w:noProof/>
              <w:sz w:val="22"/>
              <w:lang w:val="es-ES" w:eastAsia="es-ES"/>
            </w:rPr>
          </w:pPr>
          <w:ins w:id="643"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"_Toc487482838"</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15 (Modificación de proyecto)</w:t>
            </w:r>
            <w:r>
              <w:rPr>
                <w:noProof/>
                <w:webHidden/>
              </w:rPr>
              <w:tab/>
            </w:r>
            <w:r>
              <w:rPr>
                <w:noProof/>
                <w:webHidden/>
              </w:rPr>
              <w:fldChar w:fldCharType="begin"/>
            </w:r>
            <w:r>
              <w:rPr>
                <w:noProof/>
                <w:webHidden/>
              </w:rPr>
              <w:instrText xml:space="preserve"> PAGEREF _Toc487482838 \h </w:instrText>
            </w:r>
          </w:ins>
          <w:r>
            <w:rPr>
              <w:noProof/>
              <w:webHidden/>
            </w:rPr>
          </w:r>
          <w:r>
            <w:rPr>
              <w:noProof/>
              <w:webHidden/>
            </w:rPr>
            <w:fldChar w:fldCharType="separate"/>
          </w:r>
          <w:ins w:id="644" w:author="Raul García Fernández" w:date="2017-07-10T20:50:00Z">
            <w:r w:rsidR="009D59D5">
              <w:rPr>
                <w:noProof/>
                <w:webHidden/>
              </w:rPr>
              <w:t>25</w:t>
            </w:r>
          </w:ins>
          <w:ins w:id="645" w:author="Raul García Fernández" w:date="2017-07-10T20:44:00Z">
            <w:r>
              <w:rPr>
                <w:noProof/>
                <w:webHidden/>
              </w:rPr>
              <w:fldChar w:fldCharType="end"/>
            </w:r>
            <w:r w:rsidRPr="00582889">
              <w:rPr>
                <w:rStyle w:val="Hipervnculo"/>
                <w:noProof/>
              </w:rPr>
              <w:fldChar w:fldCharType="end"/>
            </w:r>
          </w:ins>
        </w:p>
        <w:p w14:paraId="534F879A" w14:textId="3D604110" w:rsidR="00954FCB" w:rsidRDefault="00954FCB">
          <w:pPr>
            <w:pStyle w:val="Tabladeilustraciones"/>
            <w:tabs>
              <w:tab w:val="right" w:leader="dot" w:pos="8494"/>
            </w:tabs>
            <w:rPr>
              <w:ins w:id="646" w:author="Raul García Fernández" w:date="2017-07-10T20:44:00Z"/>
              <w:rFonts w:eastAsiaTheme="minorEastAsia"/>
              <w:noProof/>
              <w:sz w:val="22"/>
              <w:lang w:val="es-ES" w:eastAsia="es-ES"/>
            </w:rPr>
          </w:pPr>
          <w:ins w:id="647"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"_Toc487482839"</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16 (Actualización de repositorios)</w:t>
            </w:r>
            <w:r>
              <w:rPr>
                <w:noProof/>
                <w:webHidden/>
              </w:rPr>
              <w:tab/>
            </w:r>
            <w:r>
              <w:rPr>
                <w:noProof/>
                <w:webHidden/>
              </w:rPr>
              <w:fldChar w:fldCharType="begin"/>
            </w:r>
            <w:r>
              <w:rPr>
                <w:noProof/>
                <w:webHidden/>
              </w:rPr>
              <w:instrText xml:space="preserve"> PAGEREF _Toc487482839 \h </w:instrText>
            </w:r>
          </w:ins>
          <w:r>
            <w:rPr>
              <w:noProof/>
              <w:webHidden/>
            </w:rPr>
          </w:r>
          <w:r>
            <w:rPr>
              <w:noProof/>
              <w:webHidden/>
            </w:rPr>
            <w:fldChar w:fldCharType="separate"/>
          </w:r>
          <w:ins w:id="648" w:author="Raul García Fernández" w:date="2017-07-10T20:50:00Z">
            <w:r w:rsidR="009D59D5">
              <w:rPr>
                <w:noProof/>
                <w:webHidden/>
              </w:rPr>
              <w:t>26</w:t>
            </w:r>
          </w:ins>
          <w:ins w:id="649" w:author="Raul García Fernández" w:date="2017-07-10T20:44:00Z">
            <w:r>
              <w:rPr>
                <w:noProof/>
                <w:webHidden/>
              </w:rPr>
              <w:fldChar w:fldCharType="end"/>
            </w:r>
            <w:r w:rsidRPr="00582889">
              <w:rPr>
                <w:rStyle w:val="Hipervnculo"/>
                <w:noProof/>
              </w:rPr>
              <w:fldChar w:fldCharType="end"/>
            </w:r>
          </w:ins>
        </w:p>
        <w:p w14:paraId="2D121436" w14:textId="71CACDA6" w:rsidR="00954FCB" w:rsidRDefault="00954FCB">
          <w:pPr>
            <w:pStyle w:val="Tabladeilustraciones"/>
            <w:tabs>
              <w:tab w:val="right" w:leader="dot" w:pos="8494"/>
            </w:tabs>
            <w:rPr>
              <w:ins w:id="650" w:author="Raul García Fernández" w:date="2017-07-10T20:44:00Z"/>
              <w:rFonts w:eastAsiaTheme="minorEastAsia"/>
              <w:noProof/>
              <w:sz w:val="22"/>
              <w:lang w:val="es-ES" w:eastAsia="es-ES"/>
            </w:rPr>
          </w:pPr>
          <w:ins w:id="651"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"_Toc487482840"</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17 (Listar ejecuciones)</w:t>
            </w:r>
            <w:r>
              <w:rPr>
                <w:noProof/>
                <w:webHidden/>
              </w:rPr>
              <w:tab/>
            </w:r>
            <w:r>
              <w:rPr>
                <w:noProof/>
                <w:webHidden/>
              </w:rPr>
              <w:fldChar w:fldCharType="begin"/>
            </w:r>
            <w:r>
              <w:rPr>
                <w:noProof/>
                <w:webHidden/>
              </w:rPr>
              <w:instrText xml:space="preserve"> PAGEREF _Toc487482840 \h </w:instrText>
            </w:r>
          </w:ins>
          <w:r>
            <w:rPr>
              <w:noProof/>
              <w:webHidden/>
            </w:rPr>
          </w:r>
          <w:r>
            <w:rPr>
              <w:noProof/>
              <w:webHidden/>
            </w:rPr>
            <w:fldChar w:fldCharType="separate"/>
          </w:r>
          <w:ins w:id="652" w:author="Raul García Fernández" w:date="2017-07-10T20:50:00Z">
            <w:r w:rsidR="009D59D5">
              <w:rPr>
                <w:noProof/>
                <w:webHidden/>
              </w:rPr>
              <w:t>28</w:t>
            </w:r>
          </w:ins>
          <w:ins w:id="653" w:author="Raul García Fernández" w:date="2017-07-10T20:44:00Z">
            <w:r>
              <w:rPr>
                <w:noProof/>
                <w:webHidden/>
              </w:rPr>
              <w:fldChar w:fldCharType="end"/>
            </w:r>
            <w:r w:rsidRPr="00582889">
              <w:rPr>
                <w:rStyle w:val="Hipervnculo"/>
                <w:noProof/>
              </w:rPr>
              <w:fldChar w:fldCharType="end"/>
            </w:r>
          </w:ins>
        </w:p>
        <w:p w14:paraId="299E195C" w14:textId="1A1E7457" w:rsidR="00954FCB" w:rsidRDefault="00954FCB">
          <w:pPr>
            <w:pStyle w:val="Tabladeilustraciones"/>
            <w:tabs>
              <w:tab w:val="right" w:leader="dot" w:pos="8494"/>
            </w:tabs>
            <w:rPr>
              <w:ins w:id="654" w:author="Raul García Fernández" w:date="2017-07-10T20:44:00Z"/>
              <w:rFonts w:eastAsiaTheme="minorEastAsia"/>
              <w:noProof/>
              <w:sz w:val="22"/>
              <w:lang w:val="es-ES" w:eastAsia="es-ES"/>
            </w:rPr>
          </w:pPr>
          <w:ins w:id="655"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"_Toc487482841"</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18 (Visualizar ejecución)</w:t>
            </w:r>
            <w:r>
              <w:rPr>
                <w:noProof/>
                <w:webHidden/>
              </w:rPr>
              <w:tab/>
            </w:r>
            <w:r>
              <w:rPr>
                <w:noProof/>
                <w:webHidden/>
              </w:rPr>
              <w:fldChar w:fldCharType="begin"/>
            </w:r>
            <w:r>
              <w:rPr>
                <w:noProof/>
                <w:webHidden/>
              </w:rPr>
              <w:instrText xml:space="preserve"> PAGEREF _Toc487482841 \h </w:instrText>
            </w:r>
          </w:ins>
          <w:r>
            <w:rPr>
              <w:noProof/>
              <w:webHidden/>
            </w:rPr>
          </w:r>
          <w:r>
            <w:rPr>
              <w:noProof/>
              <w:webHidden/>
            </w:rPr>
            <w:fldChar w:fldCharType="separate"/>
          </w:r>
          <w:ins w:id="656" w:author="Raul García Fernández" w:date="2017-07-10T20:50:00Z">
            <w:r w:rsidR="009D59D5">
              <w:rPr>
                <w:noProof/>
                <w:webHidden/>
              </w:rPr>
              <w:t>29</w:t>
            </w:r>
          </w:ins>
          <w:ins w:id="657" w:author="Raul García Fernández" w:date="2017-07-10T20:44:00Z">
            <w:r>
              <w:rPr>
                <w:noProof/>
                <w:webHidden/>
              </w:rPr>
              <w:fldChar w:fldCharType="end"/>
            </w:r>
            <w:r w:rsidRPr="00582889">
              <w:rPr>
                <w:rStyle w:val="Hipervnculo"/>
                <w:noProof/>
              </w:rPr>
              <w:fldChar w:fldCharType="end"/>
            </w:r>
          </w:ins>
        </w:p>
        <w:p w14:paraId="313FABAD" w14:textId="5174783C" w:rsidR="00954FCB" w:rsidRDefault="00954FCB">
          <w:pPr>
            <w:pStyle w:val="Tabladeilustraciones"/>
            <w:tabs>
              <w:tab w:val="right" w:leader="dot" w:pos="8494"/>
            </w:tabs>
            <w:rPr>
              <w:ins w:id="658" w:author="Raul García Fernández" w:date="2017-07-10T20:44:00Z"/>
              <w:rFonts w:eastAsiaTheme="minorEastAsia"/>
              <w:noProof/>
              <w:sz w:val="22"/>
              <w:lang w:val="es-ES" w:eastAsia="es-ES"/>
            </w:rPr>
          </w:pPr>
          <w:ins w:id="659"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"_Toc487482842"</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19 (Finalización de ejecución)</w:t>
            </w:r>
            <w:r>
              <w:rPr>
                <w:noProof/>
                <w:webHidden/>
              </w:rPr>
              <w:tab/>
            </w:r>
            <w:r>
              <w:rPr>
                <w:noProof/>
                <w:webHidden/>
              </w:rPr>
              <w:fldChar w:fldCharType="begin"/>
            </w:r>
            <w:r>
              <w:rPr>
                <w:noProof/>
                <w:webHidden/>
              </w:rPr>
              <w:instrText xml:space="preserve"> PAGEREF _Toc487482842 \h </w:instrText>
            </w:r>
          </w:ins>
          <w:r>
            <w:rPr>
              <w:noProof/>
              <w:webHidden/>
            </w:rPr>
          </w:r>
          <w:r>
            <w:rPr>
              <w:noProof/>
              <w:webHidden/>
            </w:rPr>
            <w:fldChar w:fldCharType="separate"/>
          </w:r>
          <w:ins w:id="660" w:author="Raul García Fernández" w:date="2017-07-10T20:50:00Z">
            <w:r w:rsidR="009D59D5">
              <w:rPr>
                <w:noProof/>
                <w:webHidden/>
              </w:rPr>
              <w:t>30</w:t>
            </w:r>
          </w:ins>
          <w:ins w:id="661" w:author="Raul García Fernández" w:date="2017-07-10T20:44:00Z">
            <w:r>
              <w:rPr>
                <w:noProof/>
                <w:webHidden/>
              </w:rPr>
              <w:fldChar w:fldCharType="end"/>
            </w:r>
            <w:r w:rsidRPr="00582889">
              <w:rPr>
                <w:rStyle w:val="Hipervnculo"/>
                <w:noProof/>
              </w:rPr>
              <w:fldChar w:fldCharType="end"/>
            </w:r>
          </w:ins>
        </w:p>
        <w:p w14:paraId="72A9C9BC" w14:textId="2CEE0503" w:rsidR="00954FCB" w:rsidRDefault="00954FCB">
          <w:pPr>
            <w:pStyle w:val="Tabladeilustraciones"/>
            <w:tabs>
              <w:tab w:val="right" w:leader="dot" w:pos="8494"/>
            </w:tabs>
            <w:rPr>
              <w:ins w:id="662" w:author="Raul García Fernández" w:date="2017-07-10T20:44:00Z"/>
              <w:rFonts w:eastAsiaTheme="minorEastAsia"/>
              <w:noProof/>
              <w:sz w:val="22"/>
              <w:lang w:val="es-ES" w:eastAsia="es-ES"/>
            </w:rPr>
          </w:pPr>
          <w:ins w:id="663"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"_Toc487482843"</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20 (Monitorizar ejecución)</w:t>
            </w:r>
            <w:r>
              <w:rPr>
                <w:noProof/>
                <w:webHidden/>
              </w:rPr>
              <w:tab/>
            </w:r>
            <w:r>
              <w:rPr>
                <w:noProof/>
                <w:webHidden/>
              </w:rPr>
              <w:fldChar w:fldCharType="begin"/>
            </w:r>
            <w:r>
              <w:rPr>
                <w:noProof/>
                <w:webHidden/>
              </w:rPr>
              <w:instrText xml:space="preserve"> PAGEREF _Toc487482843 \h </w:instrText>
            </w:r>
          </w:ins>
          <w:r>
            <w:rPr>
              <w:noProof/>
              <w:webHidden/>
            </w:rPr>
          </w:r>
          <w:r>
            <w:rPr>
              <w:noProof/>
              <w:webHidden/>
            </w:rPr>
            <w:fldChar w:fldCharType="separate"/>
          </w:r>
          <w:ins w:id="664" w:author="Raul García Fernández" w:date="2017-07-10T20:50:00Z">
            <w:r w:rsidR="009D59D5">
              <w:rPr>
                <w:noProof/>
                <w:webHidden/>
              </w:rPr>
              <w:t>31</w:t>
            </w:r>
          </w:ins>
          <w:ins w:id="665" w:author="Raul García Fernández" w:date="2017-07-10T20:44:00Z">
            <w:r>
              <w:rPr>
                <w:noProof/>
                <w:webHidden/>
              </w:rPr>
              <w:fldChar w:fldCharType="end"/>
            </w:r>
            <w:r w:rsidRPr="00582889">
              <w:rPr>
                <w:rStyle w:val="Hipervnculo"/>
                <w:noProof/>
              </w:rPr>
              <w:fldChar w:fldCharType="end"/>
            </w:r>
          </w:ins>
        </w:p>
        <w:p w14:paraId="76AD32D8" w14:textId="223C5804" w:rsidR="00954FCB" w:rsidRDefault="00954FCB">
          <w:pPr>
            <w:pStyle w:val="Tabladeilustraciones"/>
            <w:tabs>
              <w:tab w:val="right" w:leader="dot" w:pos="8494"/>
            </w:tabs>
            <w:rPr>
              <w:ins w:id="666" w:author="Raul García Fernández" w:date="2017-07-10T20:44:00Z"/>
              <w:rFonts w:eastAsiaTheme="minorEastAsia"/>
              <w:noProof/>
              <w:sz w:val="22"/>
              <w:lang w:val="es-ES" w:eastAsia="es-ES"/>
            </w:rPr>
          </w:pPr>
          <w:ins w:id="667"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"_Toc487482844"</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21 (Ejecutar proyecto)</w:t>
            </w:r>
            <w:r>
              <w:rPr>
                <w:noProof/>
                <w:webHidden/>
              </w:rPr>
              <w:tab/>
            </w:r>
            <w:r>
              <w:rPr>
                <w:noProof/>
                <w:webHidden/>
              </w:rPr>
              <w:fldChar w:fldCharType="begin"/>
            </w:r>
            <w:r>
              <w:rPr>
                <w:noProof/>
                <w:webHidden/>
              </w:rPr>
              <w:instrText xml:space="preserve"> PAGEREF _Toc487482844 \h </w:instrText>
            </w:r>
          </w:ins>
          <w:r>
            <w:rPr>
              <w:noProof/>
              <w:webHidden/>
            </w:rPr>
          </w:r>
          <w:r>
            <w:rPr>
              <w:noProof/>
              <w:webHidden/>
            </w:rPr>
            <w:fldChar w:fldCharType="separate"/>
          </w:r>
          <w:ins w:id="668" w:author="Raul García Fernández" w:date="2017-07-10T20:50:00Z">
            <w:r w:rsidR="009D59D5">
              <w:rPr>
                <w:noProof/>
                <w:webHidden/>
              </w:rPr>
              <w:t>32</w:t>
            </w:r>
          </w:ins>
          <w:ins w:id="669" w:author="Raul García Fernández" w:date="2017-07-10T20:44:00Z">
            <w:r>
              <w:rPr>
                <w:noProof/>
                <w:webHidden/>
              </w:rPr>
              <w:fldChar w:fldCharType="end"/>
            </w:r>
            <w:r w:rsidRPr="00582889">
              <w:rPr>
                <w:rStyle w:val="Hipervnculo"/>
                <w:noProof/>
              </w:rPr>
              <w:fldChar w:fldCharType="end"/>
            </w:r>
          </w:ins>
        </w:p>
        <w:p w14:paraId="6D848AEB" w14:textId="028303A6" w:rsidR="00954FCB" w:rsidRDefault="00954FCB">
          <w:pPr>
            <w:pStyle w:val="Tabladeilustraciones"/>
            <w:tabs>
              <w:tab w:val="right" w:leader="dot" w:pos="8494"/>
            </w:tabs>
            <w:rPr>
              <w:ins w:id="670" w:author="Raul García Fernández" w:date="2017-07-10T20:44:00Z"/>
              <w:rFonts w:eastAsiaTheme="minorEastAsia"/>
              <w:noProof/>
              <w:sz w:val="22"/>
              <w:lang w:val="es-ES" w:eastAsia="es-ES"/>
            </w:rPr>
          </w:pPr>
          <w:ins w:id="671"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"_Toc487482845"</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22 (Navegación a proyecto)</w:t>
            </w:r>
            <w:r>
              <w:rPr>
                <w:noProof/>
                <w:webHidden/>
              </w:rPr>
              <w:tab/>
            </w:r>
            <w:r>
              <w:rPr>
                <w:noProof/>
                <w:webHidden/>
              </w:rPr>
              <w:fldChar w:fldCharType="begin"/>
            </w:r>
            <w:r>
              <w:rPr>
                <w:noProof/>
                <w:webHidden/>
              </w:rPr>
              <w:instrText xml:space="preserve"> PAGEREF _Toc487482845 \h </w:instrText>
            </w:r>
          </w:ins>
          <w:r>
            <w:rPr>
              <w:noProof/>
              <w:webHidden/>
            </w:rPr>
          </w:r>
          <w:r>
            <w:rPr>
              <w:noProof/>
              <w:webHidden/>
            </w:rPr>
            <w:fldChar w:fldCharType="separate"/>
          </w:r>
          <w:ins w:id="672" w:author="Raul García Fernández" w:date="2017-07-10T20:50:00Z">
            <w:r w:rsidR="009D59D5">
              <w:rPr>
                <w:noProof/>
                <w:webHidden/>
              </w:rPr>
              <w:t>34</w:t>
            </w:r>
          </w:ins>
          <w:ins w:id="673" w:author="Raul García Fernández" w:date="2017-07-10T20:44:00Z">
            <w:r>
              <w:rPr>
                <w:noProof/>
                <w:webHidden/>
              </w:rPr>
              <w:fldChar w:fldCharType="end"/>
            </w:r>
            <w:r w:rsidRPr="00582889">
              <w:rPr>
                <w:rStyle w:val="Hipervnculo"/>
                <w:noProof/>
              </w:rPr>
              <w:fldChar w:fldCharType="end"/>
            </w:r>
          </w:ins>
        </w:p>
        <w:p w14:paraId="10D23C5B" w14:textId="7AEB57A7" w:rsidR="00954FCB" w:rsidRDefault="00954FCB">
          <w:pPr>
            <w:pStyle w:val="Tabladeilustraciones"/>
            <w:tabs>
              <w:tab w:val="right" w:leader="dot" w:pos="8494"/>
            </w:tabs>
            <w:rPr>
              <w:ins w:id="674" w:author="Raul García Fernández" w:date="2017-07-10T20:44:00Z"/>
              <w:rFonts w:eastAsiaTheme="minorEastAsia"/>
              <w:noProof/>
              <w:sz w:val="22"/>
              <w:lang w:val="es-ES" w:eastAsia="es-ES"/>
            </w:rPr>
          </w:pPr>
          <w:ins w:id="675"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"_Toc487482846"</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23 (Navegación a grupo)</w:t>
            </w:r>
            <w:r>
              <w:rPr>
                <w:noProof/>
                <w:webHidden/>
              </w:rPr>
              <w:tab/>
            </w:r>
            <w:r>
              <w:rPr>
                <w:noProof/>
                <w:webHidden/>
              </w:rPr>
              <w:fldChar w:fldCharType="begin"/>
            </w:r>
            <w:r>
              <w:rPr>
                <w:noProof/>
                <w:webHidden/>
              </w:rPr>
              <w:instrText xml:space="preserve"> PAGEREF _Toc487482846 \h </w:instrText>
            </w:r>
          </w:ins>
          <w:r>
            <w:rPr>
              <w:noProof/>
              <w:webHidden/>
            </w:rPr>
          </w:r>
          <w:r>
            <w:rPr>
              <w:noProof/>
              <w:webHidden/>
            </w:rPr>
            <w:fldChar w:fldCharType="separate"/>
          </w:r>
          <w:ins w:id="676" w:author="Raul García Fernández" w:date="2017-07-10T20:50:00Z">
            <w:r w:rsidR="009D59D5">
              <w:rPr>
                <w:noProof/>
                <w:webHidden/>
              </w:rPr>
              <w:t>34</w:t>
            </w:r>
          </w:ins>
          <w:ins w:id="677" w:author="Raul García Fernández" w:date="2017-07-10T20:44:00Z">
            <w:r>
              <w:rPr>
                <w:noProof/>
                <w:webHidden/>
              </w:rPr>
              <w:fldChar w:fldCharType="end"/>
            </w:r>
            <w:r w:rsidRPr="00582889">
              <w:rPr>
                <w:rStyle w:val="Hipervnculo"/>
                <w:noProof/>
              </w:rPr>
              <w:fldChar w:fldCharType="end"/>
            </w:r>
          </w:ins>
        </w:p>
        <w:p w14:paraId="6C622095" w14:textId="47607FB5" w:rsidR="00954FCB" w:rsidRDefault="00954FCB">
          <w:pPr>
            <w:pStyle w:val="Tabladeilustraciones"/>
            <w:tabs>
              <w:tab w:val="right" w:leader="dot" w:pos="8494"/>
            </w:tabs>
            <w:rPr>
              <w:ins w:id="678" w:author="Raul García Fernández" w:date="2017-07-10T20:44:00Z"/>
              <w:rFonts w:eastAsiaTheme="minorEastAsia"/>
              <w:noProof/>
              <w:sz w:val="22"/>
              <w:lang w:val="es-ES" w:eastAsia="es-ES"/>
            </w:rPr>
          </w:pPr>
          <w:ins w:id="679"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"_Toc487482847"</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24 (Navegación principal)</w:t>
            </w:r>
            <w:r>
              <w:rPr>
                <w:noProof/>
                <w:webHidden/>
              </w:rPr>
              <w:tab/>
            </w:r>
            <w:r>
              <w:rPr>
                <w:noProof/>
                <w:webHidden/>
              </w:rPr>
              <w:fldChar w:fldCharType="begin"/>
            </w:r>
            <w:r>
              <w:rPr>
                <w:noProof/>
                <w:webHidden/>
              </w:rPr>
              <w:instrText xml:space="preserve"> PAGEREF _Toc487482847 \h </w:instrText>
            </w:r>
          </w:ins>
          <w:r>
            <w:rPr>
              <w:noProof/>
              <w:webHidden/>
            </w:rPr>
          </w:r>
          <w:r>
            <w:rPr>
              <w:noProof/>
              <w:webHidden/>
            </w:rPr>
            <w:fldChar w:fldCharType="separate"/>
          </w:r>
          <w:ins w:id="680" w:author="Raul García Fernández" w:date="2017-07-10T20:50:00Z">
            <w:r w:rsidR="009D59D5">
              <w:rPr>
                <w:noProof/>
                <w:webHidden/>
              </w:rPr>
              <w:t>36</w:t>
            </w:r>
          </w:ins>
          <w:ins w:id="681" w:author="Raul García Fernández" w:date="2017-07-10T20:44:00Z">
            <w:r>
              <w:rPr>
                <w:noProof/>
                <w:webHidden/>
              </w:rPr>
              <w:fldChar w:fldCharType="end"/>
            </w:r>
            <w:r w:rsidRPr="00582889">
              <w:rPr>
                <w:rStyle w:val="Hipervnculo"/>
                <w:noProof/>
              </w:rPr>
              <w:fldChar w:fldCharType="end"/>
            </w:r>
          </w:ins>
        </w:p>
        <w:p w14:paraId="0B88F6CF" w14:textId="71C99D84" w:rsidR="00954FCB" w:rsidRDefault="00954FCB">
          <w:pPr>
            <w:pStyle w:val="Tabladeilustraciones"/>
            <w:tabs>
              <w:tab w:val="right" w:leader="dot" w:pos="8494"/>
            </w:tabs>
            <w:rPr>
              <w:ins w:id="682" w:author="Raul García Fernández" w:date="2017-07-10T20:44:00Z"/>
              <w:rFonts w:eastAsiaTheme="minorEastAsia"/>
              <w:noProof/>
              <w:sz w:val="22"/>
              <w:lang w:val="es-ES" w:eastAsia="es-ES"/>
            </w:rPr>
          </w:pPr>
          <w:ins w:id="683"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"_Toc487482848"</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25 (Crear aplicación)</w:t>
            </w:r>
            <w:r>
              <w:rPr>
                <w:noProof/>
                <w:webHidden/>
              </w:rPr>
              <w:tab/>
            </w:r>
            <w:r>
              <w:rPr>
                <w:noProof/>
                <w:webHidden/>
              </w:rPr>
              <w:fldChar w:fldCharType="begin"/>
            </w:r>
            <w:r>
              <w:rPr>
                <w:noProof/>
                <w:webHidden/>
              </w:rPr>
              <w:instrText xml:space="preserve"> PAGEREF _Toc487482848 \h </w:instrText>
            </w:r>
          </w:ins>
          <w:r>
            <w:rPr>
              <w:noProof/>
              <w:webHidden/>
            </w:rPr>
          </w:r>
          <w:r>
            <w:rPr>
              <w:noProof/>
              <w:webHidden/>
            </w:rPr>
            <w:fldChar w:fldCharType="separate"/>
          </w:r>
          <w:ins w:id="684" w:author="Raul García Fernández" w:date="2017-07-10T20:50:00Z">
            <w:r w:rsidR="009D59D5">
              <w:rPr>
                <w:noProof/>
                <w:webHidden/>
              </w:rPr>
              <w:t>37</w:t>
            </w:r>
          </w:ins>
          <w:ins w:id="685" w:author="Raul García Fernández" w:date="2017-07-10T20:44:00Z">
            <w:r>
              <w:rPr>
                <w:noProof/>
                <w:webHidden/>
              </w:rPr>
              <w:fldChar w:fldCharType="end"/>
            </w:r>
            <w:r w:rsidRPr="00582889">
              <w:rPr>
                <w:rStyle w:val="Hipervnculo"/>
                <w:noProof/>
              </w:rPr>
              <w:fldChar w:fldCharType="end"/>
            </w:r>
          </w:ins>
        </w:p>
        <w:p w14:paraId="20710E49" w14:textId="261A6647" w:rsidR="00954FCB" w:rsidRDefault="00954FCB">
          <w:pPr>
            <w:pStyle w:val="Tabladeilustraciones"/>
            <w:tabs>
              <w:tab w:val="right" w:leader="dot" w:pos="8494"/>
            </w:tabs>
            <w:rPr>
              <w:ins w:id="686" w:author="Raul García Fernández" w:date="2017-07-10T20:44:00Z"/>
              <w:rFonts w:eastAsiaTheme="minorEastAsia"/>
              <w:noProof/>
              <w:sz w:val="22"/>
              <w:lang w:val="es-ES" w:eastAsia="es-ES"/>
            </w:rPr>
          </w:pPr>
          <w:ins w:id="687"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"_Toc487482849"</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26 (Eliminación de aplicación)</w:t>
            </w:r>
            <w:r>
              <w:rPr>
                <w:noProof/>
                <w:webHidden/>
              </w:rPr>
              <w:tab/>
            </w:r>
            <w:r>
              <w:rPr>
                <w:noProof/>
                <w:webHidden/>
              </w:rPr>
              <w:fldChar w:fldCharType="begin"/>
            </w:r>
            <w:r>
              <w:rPr>
                <w:noProof/>
                <w:webHidden/>
              </w:rPr>
              <w:instrText xml:space="preserve"> PAGEREF _Toc487482849 \h </w:instrText>
            </w:r>
          </w:ins>
          <w:r>
            <w:rPr>
              <w:noProof/>
              <w:webHidden/>
            </w:rPr>
          </w:r>
          <w:r>
            <w:rPr>
              <w:noProof/>
              <w:webHidden/>
            </w:rPr>
            <w:fldChar w:fldCharType="separate"/>
          </w:r>
          <w:ins w:id="688" w:author="Raul García Fernández" w:date="2017-07-10T20:50:00Z">
            <w:r w:rsidR="009D59D5">
              <w:rPr>
                <w:noProof/>
                <w:webHidden/>
              </w:rPr>
              <w:t>38</w:t>
            </w:r>
          </w:ins>
          <w:ins w:id="689" w:author="Raul García Fernández" w:date="2017-07-10T20:44:00Z">
            <w:r>
              <w:rPr>
                <w:noProof/>
                <w:webHidden/>
              </w:rPr>
              <w:fldChar w:fldCharType="end"/>
            </w:r>
            <w:r w:rsidRPr="00582889">
              <w:rPr>
                <w:rStyle w:val="Hipervnculo"/>
                <w:noProof/>
              </w:rPr>
              <w:fldChar w:fldCharType="end"/>
            </w:r>
          </w:ins>
        </w:p>
        <w:p w14:paraId="2C3DCB01" w14:textId="6FE7C72B" w:rsidR="00954FCB" w:rsidRDefault="00954FCB">
          <w:pPr>
            <w:pStyle w:val="Tabladeilustraciones"/>
            <w:tabs>
              <w:tab w:val="right" w:leader="dot" w:pos="8494"/>
            </w:tabs>
            <w:rPr>
              <w:ins w:id="690" w:author="Raul García Fernández" w:date="2017-07-10T20:44:00Z"/>
              <w:rFonts w:eastAsiaTheme="minorEastAsia"/>
              <w:noProof/>
              <w:sz w:val="22"/>
              <w:lang w:val="es-ES" w:eastAsia="es-ES"/>
            </w:rPr>
          </w:pPr>
          <w:ins w:id="691"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"_Toc487482850"</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27 (Listado de aplicaciones)</w:t>
            </w:r>
            <w:r>
              <w:rPr>
                <w:noProof/>
                <w:webHidden/>
              </w:rPr>
              <w:tab/>
            </w:r>
            <w:r>
              <w:rPr>
                <w:noProof/>
                <w:webHidden/>
              </w:rPr>
              <w:fldChar w:fldCharType="begin"/>
            </w:r>
            <w:r>
              <w:rPr>
                <w:noProof/>
                <w:webHidden/>
              </w:rPr>
              <w:instrText xml:space="preserve"> PAGEREF _Toc487482850 \h </w:instrText>
            </w:r>
          </w:ins>
          <w:r>
            <w:rPr>
              <w:noProof/>
              <w:webHidden/>
            </w:rPr>
          </w:r>
          <w:r>
            <w:rPr>
              <w:noProof/>
              <w:webHidden/>
            </w:rPr>
            <w:fldChar w:fldCharType="separate"/>
          </w:r>
          <w:ins w:id="692" w:author="Raul García Fernández" w:date="2017-07-10T20:50:00Z">
            <w:r w:rsidR="009D59D5">
              <w:rPr>
                <w:noProof/>
                <w:webHidden/>
              </w:rPr>
              <w:t>39</w:t>
            </w:r>
          </w:ins>
          <w:ins w:id="693" w:author="Raul García Fernández" w:date="2017-07-10T20:44:00Z">
            <w:r>
              <w:rPr>
                <w:noProof/>
                <w:webHidden/>
              </w:rPr>
              <w:fldChar w:fldCharType="end"/>
            </w:r>
            <w:r w:rsidRPr="00582889">
              <w:rPr>
                <w:rStyle w:val="Hipervnculo"/>
                <w:noProof/>
              </w:rPr>
              <w:fldChar w:fldCharType="end"/>
            </w:r>
          </w:ins>
        </w:p>
        <w:p w14:paraId="59A1BFF3" w14:textId="47D49D3B" w:rsidR="00954FCB" w:rsidRDefault="00954FCB">
          <w:pPr>
            <w:pStyle w:val="Tabladeilustraciones"/>
            <w:tabs>
              <w:tab w:val="right" w:leader="dot" w:pos="8494"/>
            </w:tabs>
            <w:rPr>
              <w:ins w:id="694" w:author="Raul García Fernández" w:date="2017-07-10T20:44:00Z"/>
              <w:rFonts w:eastAsiaTheme="minorEastAsia"/>
              <w:noProof/>
              <w:sz w:val="22"/>
              <w:lang w:val="es-ES" w:eastAsia="es-ES"/>
            </w:rPr>
          </w:pPr>
          <w:ins w:id="695"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"_Toc487482851"</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28 (Crear administrador)</w:t>
            </w:r>
            <w:r>
              <w:rPr>
                <w:noProof/>
                <w:webHidden/>
              </w:rPr>
              <w:tab/>
            </w:r>
            <w:r>
              <w:rPr>
                <w:noProof/>
                <w:webHidden/>
              </w:rPr>
              <w:fldChar w:fldCharType="begin"/>
            </w:r>
            <w:r>
              <w:rPr>
                <w:noProof/>
                <w:webHidden/>
              </w:rPr>
              <w:instrText xml:space="preserve"> PAGEREF _Toc487482851 \h </w:instrText>
            </w:r>
          </w:ins>
          <w:r>
            <w:rPr>
              <w:noProof/>
              <w:webHidden/>
            </w:rPr>
          </w:r>
          <w:r>
            <w:rPr>
              <w:noProof/>
              <w:webHidden/>
            </w:rPr>
            <w:fldChar w:fldCharType="separate"/>
          </w:r>
          <w:ins w:id="696" w:author="Raul García Fernández" w:date="2017-07-10T20:50:00Z">
            <w:r w:rsidR="009D59D5">
              <w:rPr>
                <w:noProof/>
                <w:webHidden/>
              </w:rPr>
              <w:t>40</w:t>
            </w:r>
          </w:ins>
          <w:ins w:id="697" w:author="Raul García Fernández" w:date="2017-07-10T20:44:00Z">
            <w:r>
              <w:rPr>
                <w:noProof/>
                <w:webHidden/>
              </w:rPr>
              <w:fldChar w:fldCharType="end"/>
            </w:r>
            <w:r w:rsidRPr="00582889">
              <w:rPr>
                <w:rStyle w:val="Hipervnculo"/>
                <w:noProof/>
              </w:rPr>
              <w:fldChar w:fldCharType="end"/>
            </w:r>
          </w:ins>
        </w:p>
        <w:p w14:paraId="2D4DBE45" w14:textId="2998924E" w:rsidR="00954FCB" w:rsidRDefault="00954FCB">
          <w:pPr>
            <w:pStyle w:val="Tabladeilustraciones"/>
            <w:tabs>
              <w:tab w:val="right" w:leader="dot" w:pos="8494"/>
            </w:tabs>
            <w:rPr>
              <w:ins w:id="698" w:author="Raul García Fernández" w:date="2017-07-10T20:44:00Z"/>
              <w:rFonts w:eastAsiaTheme="minorEastAsia"/>
              <w:noProof/>
              <w:sz w:val="22"/>
              <w:lang w:val="es-ES" w:eastAsia="es-ES"/>
            </w:rPr>
          </w:pPr>
          <w:ins w:id="699"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"_Toc487482852"</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29 (Crear usuario)</w:t>
            </w:r>
            <w:r>
              <w:rPr>
                <w:noProof/>
                <w:webHidden/>
              </w:rPr>
              <w:tab/>
            </w:r>
            <w:r>
              <w:rPr>
                <w:noProof/>
                <w:webHidden/>
              </w:rPr>
              <w:fldChar w:fldCharType="begin"/>
            </w:r>
            <w:r>
              <w:rPr>
                <w:noProof/>
                <w:webHidden/>
              </w:rPr>
              <w:instrText xml:space="preserve"> PAGEREF _Toc487482852 \h </w:instrText>
            </w:r>
          </w:ins>
          <w:r>
            <w:rPr>
              <w:noProof/>
              <w:webHidden/>
            </w:rPr>
          </w:r>
          <w:r>
            <w:rPr>
              <w:noProof/>
              <w:webHidden/>
            </w:rPr>
            <w:fldChar w:fldCharType="separate"/>
          </w:r>
          <w:ins w:id="700" w:author="Raul García Fernández" w:date="2017-07-10T20:50:00Z">
            <w:r w:rsidR="009D59D5">
              <w:rPr>
                <w:noProof/>
                <w:webHidden/>
              </w:rPr>
              <w:t>41</w:t>
            </w:r>
          </w:ins>
          <w:ins w:id="701" w:author="Raul García Fernández" w:date="2017-07-10T20:44:00Z">
            <w:r>
              <w:rPr>
                <w:noProof/>
                <w:webHidden/>
              </w:rPr>
              <w:fldChar w:fldCharType="end"/>
            </w:r>
            <w:r w:rsidRPr="00582889">
              <w:rPr>
                <w:rStyle w:val="Hipervnculo"/>
                <w:noProof/>
              </w:rPr>
              <w:fldChar w:fldCharType="end"/>
            </w:r>
          </w:ins>
        </w:p>
        <w:p w14:paraId="1A89339C" w14:textId="4DE3E400" w:rsidR="00954FCB" w:rsidRDefault="00954FCB">
          <w:pPr>
            <w:pStyle w:val="Tabladeilustraciones"/>
            <w:tabs>
              <w:tab w:val="right" w:leader="dot" w:pos="8494"/>
            </w:tabs>
            <w:rPr>
              <w:ins w:id="702" w:author="Raul García Fernández" w:date="2017-07-10T20:44:00Z"/>
              <w:rFonts w:eastAsiaTheme="minorEastAsia"/>
              <w:noProof/>
              <w:sz w:val="22"/>
              <w:lang w:val="es-ES" w:eastAsia="es-ES"/>
            </w:rPr>
          </w:pPr>
          <w:ins w:id="703"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"_Toc487482853"</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30 (Listar usuarios)</w:t>
            </w:r>
            <w:r>
              <w:rPr>
                <w:noProof/>
                <w:webHidden/>
              </w:rPr>
              <w:tab/>
            </w:r>
            <w:r>
              <w:rPr>
                <w:noProof/>
                <w:webHidden/>
              </w:rPr>
              <w:fldChar w:fldCharType="begin"/>
            </w:r>
            <w:r>
              <w:rPr>
                <w:noProof/>
                <w:webHidden/>
              </w:rPr>
              <w:instrText xml:space="preserve"> PAGEREF _Toc487482853 \h </w:instrText>
            </w:r>
          </w:ins>
          <w:r>
            <w:rPr>
              <w:noProof/>
              <w:webHidden/>
            </w:rPr>
          </w:r>
          <w:r>
            <w:rPr>
              <w:noProof/>
              <w:webHidden/>
            </w:rPr>
            <w:fldChar w:fldCharType="separate"/>
          </w:r>
          <w:ins w:id="704" w:author="Raul García Fernández" w:date="2017-07-10T20:50:00Z">
            <w:r w:rsidR="009D59D5">
              <w:rPr>
                <w:noProof/>
                <w:webHidden/>
              </w:rPr>
              <w:t>42</w:t>
            </w:r>
          </w:ins>
          <w:ins w:id="705" w:author="Raul García Fernández" w:date="2017-07-10T20:44:00Z">
            <w:r>
              <w:rPr>
                <w:noProof/>
                <w:webHidden/>
              </w:rPr>
              <w:fldChar w:fldCharType="end"/>
            </w:r>
            <w:r w:rsidRPr="00582889">
              <w:rPr>
                <w:rStyle w:val="Hipervnculo"/>
                <w:noProof/>
              </w:rPr>
              <w:fldChar w:fldCharType="end"/>
            </w:r>
          </w:ins>
        </w:p>
        <w:p w14:paraId="1C8DB9A5" w14:textId="59670D40" w:rsidR="00954FCB" w:rsidRDefault="00954FCB">
          <w:pPr>
            <w:pStyle w:val="Tabladeilustraciones"/>
            <w:tabs>
              <w:tab w:val="right" w:leader="dot" w:pos="8494"/>
            </w:tabs>
            <w:rPr>
              <w:ins w:id="706" w:author="Raul García Fernández" w:date="2017-07-10T20:44:00Z"/>
              <w:rFonts w:eastAsiaTheme="minorEastAsia"/>
              <w:noProof/>
              <w:sz w:val="22"/>
              <w:lang w:val="es-ES" w:eastAsia="es-ES"/>
            </w:rPr>
          </w:pPr>
          <w:ins w:id="707"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"_Toc487482854"</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31 (Bloquear usuario)</w:t>
            </w:r>
            <w:r>
              <w:rPr>
                <w:noProof/>
                <w:webHidden/>
              </w:rPr>
              <w:tab/>
            </w:r>
            <w:r>
              <w:rPr>
                <w:noProof/>
                <w:webHidden/>
              </w:rPr>
              <w:fldChar w:fldCharType="begin"/>
            </w:r>
            <w:r>
              <w:rPr>
                <w:noProof/>
                <w:webHidden/>
              </w:rPr>
              <w:instrText xml:space="preserve"> PAGEREF _Toc487482854 \h </w:instrText>
            </w:r>
          </w:ins>
          <w:r>
            <w:rPr>
              <w:noProof/>
              <w:webHidden/>
            </w:rPr>
          </w:r>
          <w:r>
            <w:rPr>
              <w:noProof/>
              <w:webHidden/>
            </w:rPr>
            <w:fldChar w:fldCharType="separate"/>
          </w:r>
          <w:ins w:id="708" w:author="Raul García Fernández" w:date="2017-07-10T20:50:00Z">
            <w:r w:rsidR="009D59D5">
              <w:rPr>
                <w:noProof/>
                <w:webHidden/>
              </w:rPr>
              <w:t>42</w:t>
            </w:r>
          </w:ins>
          <w:ins w:id="709" w:author="Raul García Fernández" w:date="2017-07-10T20:44:00Z">
            <w:r>
              <w:rPr>
                <w:noProof/>
                <w:webHidden/>
              </w:rPr>
              <w:fldChar w:fldCharType="end"/>
            </w:r>
            <w:r w:rsidRPr="00582889">
              <w:rPr>
                <w:rStyle w:val="Hipervnculo"/>
                <w:noProof/>
              </w:rPr>
              <w:fldChar w:fldCharType="end"/>
            </w:r>
          </w:ins>
        </w:p>
        <w:p w14:paraId="0417BDD8" w14:textId="44763860" w:rsidR="00954FCB" w:rsidRDefault="00954FCB">
          <w:pPr>
            <w:pStyle w:val="Tabladeilustraciones"/>
            <w:tabs>
              <w:tab w:val="right" w:leader="dot" w:pos="8494"/>
            </w:tabs>
            <w:rPr>
              <w:ins w:id="710" w:author="Raul García Fernández" w:date="2017-07-10T20:44:00Z"/>
              <w:rFonts w:eastAsiaTheme="minorEastAsia"/>
              <w:noProof/>
              <w:sz w:val="22"/>
              <w:lang w:val="es-ES" w:eastAsia="es-ES"/>
            </w:rPr>
          </w:pPr>
          <w:ins w:id="711"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"_Toc487482855"</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32 (Listar proyecto)</w:t>
            </w:r>
            <w:r>
              <w:rPr>
                <w:noProof/>
                <w:webHidden/>
              </w:rPr>
              <w:tab/>
            </w:r>
            <w:r>
              <w:rPr>
                <w:noProof/>
                <w:webHidden/>
              </w:rPr>
              <w:fldChar w:fldCharType="begin"/>
            </w:r>
            <w:r>
              <w:rPr>
                <w:noProof/>
                <w:webHidden/>
              </w:rPr>
              <w:instrText xml:space="preserve"> PAGEREF _Toc487482855 \h </w:instrText>
            </w:r>
          </w:ins>
          <w:r>
            <w:rPr>
              <w:noProof/>
              <w:webHidden/>
            </w:rPr>
          </w:r>
          <w:r>
            <w:rPr>
              <w:noProof/>
              <w:webHidden/>
            </w:rPr>
            <w:fldChar w:fldCharType="separate"/>
          </w:r>
          <w:ins w:id="712" w:author="Raul García Fernández" w:date="2017-07-10T20:50:00Z">
            <w:r w:rsidR="009D59D5">
              <w:rPr>
                <w:noProof/>
                <w:webHidden/>
              </w:rPr>
              <w:t>44</w:t>
            </w:r>
          </w:ins>
          <w:ins w:id="713" w:author="Raul García Fernández" w:date="2017-07-10T20:44:00Z">
            <w:r>
              <w:rPr>
                <w:noProof/>
                <w:webHidden/>
              </w:rPr>
              <w:fldChar w:fldCharType="end"/>
            </w:r>
            <w:r w:rsidRPr="00582889">
              <w:rPr>
                <w:rStyle w:val="Hipervnculo"/>
                <w:noProof/>
              </w:rPr>
              <w:fldChar w:fldCharType="end"/>
            </w:r>
          </w:ins>
        </w:p>
        <w:p w14:paraId="1DDAC536" w14:textId="4F839DA0" w:rsidR="00954FCB" w:rsidRDefault="00954FCB">
          <w:pPr>
            <w:pStyle w:val="Tabladeilustraciones"/>
            <w:tabs>
              <w:tab w:val="right" w:leader="dot" w:pos="8494"/>
            </w:tabs>
            <w:rPr>
              <w:ins w:id="714" w:author="Raul García Fernández" w:date="2017-07-10T20:44:00Z"/>
              <w:rFonts w:eastAsiaTheme="minorEastAsia"/>
              <w:noProof/>
              <w:sz w:val="22"/>
              <w:lang w:val="es-ES" w:eastAsia="es-ES"/>
            </w:rPr>
          </w:pPr>
          <w:ins w:id="715"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"_Toc487482856"</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33 (Visualizar proyecto)</w:t>
            </w:r>
            <w:r>
              <w:rPr>
                <w:noProof/>
                <w:webHidden/>
              </w:rPr>
              <w:tab/>
            </w:r>
            <w:r>
              <w:rPr>
                <w:noProof/>
                <w:webHidden/>
              </w:rPr>
              <w:fldChar w:fldCharType="begin"/>
            </w:r>
            <w:r>
              <w:rPr>
                <w:noProof/>
                <w:webHidden/>
              </w:rPr>
              <w:instrText xml:space="preserve"> PAGEREF _Toc487482856 \h </w:instrText>
            </w:r>
          </w:ins>
          <w:r>
            <w:rPr>
              <w:noProof/>
              <w:webHidden/>
            </w:rPr>
          </w:r>
          <w:r>
            <w:rPr>
              <w:noProof/>
              <w:webHidden/>
            </w:rPr>
            <w:fldChar w:fldCharType="separate"/>
          </w:r>
          <w:ins w:id="716" w:author="Raul García Fernández" w:date="2017-07-10T20:50:00Z">
            <w:r w:rsidR="009D59D5">
              <w:rPr>
                <w:noProof/>
                <w:webHidden/>
              </w:rPr>
              <w:t>44</w:t>
            </w:r>
          </w:ins>
          <w:ins w:id="717" w:author="Raul García Fernández" w:date="2017-07-10T20:44:00Z">
            <w:r>
              <w:rPr>
                <w:noProof/>
                <w:webHidden/>
              </w:rPr>
              <w:fldChar w:fldCharType="end"/>
            </w:r>
            <w:r w:rsidRPr="00582889">
              <w:rPr>
                <w:rStyle w:val="Hipervnculo"/>
                <w:noProof/>
              </w:rPr>
              <w:fldChar w:fldCharType="end"/>
            </w:r>
          </w:ins>
        </w:p>
        <w:p w14:paraId="6CCC75DE" w14:textId="2C741246" w:rsidR="00954FCB" w:rsidRDefault="00954FCB">
          <w:pPr>
            <w:pStyle w:val="Tabladeilustraciones"/>
            <w:tabs>
              <w:tab w:val="right" w:leader="dot" w:pos="8494"/>
            </w:tabs>
            <w:rPr>
              <w:ins w:id="718" w:author="Raul García Fernández" w:date="2017-07-10T20:44:00Z"/>
              <w:rFonts w:eastAsiaTheme="minorEastAsia"/>
              <w:noProof/>
              <w:sz w:val="22"/>
              <w:lang w:val="es-ES" w:eastAsia="es-ES"/>
            </w:rPr>
          </w:pPr>
          <w:ins w:id="719"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"_Toc487482857"</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34 (Eliminar proyecto)</w:t>
            </w:r>
            <w:r>
              <w:rPr>
                <w:noProof/>
                <w:webHidden/>
              </w:rPr>
              <w:tab/>
            </w:r>
            <w:r>
              <w:rPr>
                <w:noProof/>
                <w:webHidden/>
              </w:rPr>
              <w:fldChar w:fldCharType="begin"/>
            </w:r>
            <w:r>
              <w:rPr>
                <w:noProof/>
                <w:webHidden/>
              </w:rPr>
              <w:instrText xml:space="preserve"> PAGEREF _Toc487482857 \h </w:instrText>
            </w:r>
          </w:ins>
          <w:r>
            <w:rPr>
              <w:noProof/>
              <w:webHidden/>
            </w:rPr>
          </w:r>
          <w:r>
            <w:rPr>
              <w:noProof/>
              <w:webHidden/>
            </w:rPr>
            <w:fldChar w:fldCharType="separate"/>
          </w:r>
          <w:ins w:id="720" w:author="Raul García Fernández" w:date="2017-07-10T20:50:00Z">
            <w:r w:rsidR="009D59D5">
              <w:rPr>
                <w:noProof/>
                <w:webHidden/>
              </w:rPr>
              <w:t>45</w:t>
            </w:r>
          </w:ins>
          <w:ins w:id="721" w:author="Raul García Fernández" w:date="2017-07-10T20:44:00Z">
            <w:r>
              <w:rPr>
                <w:noProof/>
                <w:webHidden/>
              </w:rPr>
              <w:fldChar w:fldCharType="end"/>
            </w:r>
            <w:r w:rsidRPr="00582889">
              <w:rPr>
                <w:rStyle w:val="Hipervnculo"/>
                <w:noProof/>
              </w:rPr>
              <w:fldChar w:fldCharType="end"/>
            </w:r>
          </w:ins>
        </w:p>
        <w:p w14:paraId="7AD2A9E6" w14:textId="6C922C25" w:rsidR="00954FCB" w:rsidRDefault="00954FCB">
          <w:pPr>
            <w:pStyle w:val="Tabladeilustraciones"/>
            <w:tabs>
              <w:tab w:val="right" w:leader="dot" w:pos="8494"/>
            </w:tabs>
            <w:rPr>
              <w:ins w:id="722" w:author="Raul García Fernández" w:date="2017-07-10T20:44:00Z"/>
              <w:rFonts w:eastAsiaTheme="minorEastAsia"/>
              <w:noProof/>
              <w:sz w:val="22"/>
              <w:lang w:val="es-ES" w:eastAsia="es-ES"/>
            </w:rPr>
          </w:pPr>
          <w:ins w:id="723"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"_Toc487482858"</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35 (Listar grupo)</w:t>
            </w:r>
            <w:r>
              <w:rPr>
                <w:noProof/>
                <w:webHidden/>
              </w:rPr>
              <w:tab/>
            </w:r>
            <w:r>
              <w:rPr>
                <w:noProof/>
                <w:webHidden/>
              </w:rPr>
              <w:fldChar w:fldCharType="begin"/>
            </w:r>
            <w:r>
              <w:rPr>
                <w:noProof/>
                <w:webHidden/>
              </w:rPr>
              <w:instrText xml:space="preserve"> PAGEREF _Toc487482858 \h </w:instrText>
            </w:r>
          </w:ins>
          <w:r>
            <w:rPr>
              <w:noProof/>
              <w:webHidden/>
            </w:rPr>
          </w:r>
          <w:r>
            <w:rPr>
              <w:noProof/>
              <w:webHidden/>
            </w:rPr>
            <w:fldChar w:fldCharType="separate"/>
          </w:r>
          <w:ins w:id="724" w:author="Raul García Fernández" w:date="2017-07-10T20:50:00Z">
            <w:r w:rsidR="009D59D5">
              <w:rPr>
                <w:noProof/>
                <w:webHidden/>
              </w:rPr>
              <w:t>46</w:t>
            </w:r>
          </w:ins>
          <w:ins w:id="725" w:author="Raul García Fernández" w:date="2017-07-10T20:44:00Z">
            <w:r>
              <w:rPr>
                <w:noProof/>
                <w:webHidden/>
              </w:rPr>
              <w:fldChar w:fldCharType="end"/>
            </w:r>
            <w:r w:rsidRPr="00582889">
              <w:rPr>
                <w:rStyle w:val="Hipervnculo"/>
                <w:noProof/>
              </w:rPr>
              <w:fldChar w:fldCharType="end"/>
            </w:r>
          </w:ins>
        </w:p>
        <w:p w14:paraId="7ECCDE41" w14:textId="2E295DAC" w:rsidR="00954FCB" w:rsidRDefault="00954FCB">
          <w:pPr>
            <w:pStyle w:val="Tabladeilustraciones"/>
            <w:tabs>
              <w:tab w:val="right" w:leader="dot" w:pos="8494"/>
            </w:tabs>
            <w:rPr>
              <w:ins w:id="726" w:author="Raul García Fernández" w:date="2017-07-10T20:44:00Z"/>
              <w:rFonts w:eastAsiaTheme="minorEastAsia"/>
              <w:noProof/>
              <w:sz w:val="22"/>
              <w:lang w:val="es-ES" w:eastAsia="es-ES"/>
            </w:rPr>
          </w:pPr>
          <w:ins w:id="727"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"_Toc487482859"</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36 (Visualizar grupo)</w:t>
            </w:r>
            <w:r>
              <w:rPr>
                <w:noProof/>
                <w:webHidden/>
              </w:rPr>
              <w:tab/>
            </w:r>
            <w:r>
              <w:rPr>
                <w:noProof/>
                <w:webHidden/>
              </w:rPr>
              <w:fldChar w:fldCharType="begin"/>
            </w:r>
            <w:r>
              <w:rPr>
                <w:noProof/>
                <w:webHidden/>
              </w:rPr>
              <w:instrText xml:space="preserve"> PAGEREF _Toc487482859 \h </w:instrText>
            </w:r>
          </w:ins>
          <w:r>
            <w:rPr>
              <w:noProof/>
              <w:webHidden/>
            </w:rPr>
          </w:r>
          <w:r>
            <w:rPr>
              <w:noProof/>
              <w:webHidden/>
            </w:rPr>
            <w:fldChar w:fldCharType="separate"/>
          </w:r>
          <w:ins w:id="728" w:author="Raul García Fernández" w:date="2017-07-10T20:50:00Z">
            <w:r w:rsidR="009D59D5">
              <w:rPr>
                <w:noProof/>
                <w:webHidden/>
              </w:rPr>
              <w:t>47</w:t>
            </w:r>
          </w:ins>
          <w:ins w:id="729" w:author="Raul García Fernández" w:date="2017-07-10T20:44:00Z">
            <w:r>
              <w:rPr>
                <w:noProof/>
                <w:webHidden/>
              </w:rPr>
              <w:fldChar w:fldCharType="end"/>
            </w:r>
            <w:r w:rsidRPr="00582889">
              <w:rPr>
                <w:rStyle w:val="Hipervnculo"/>
                <w:noProof/>
              </w:rPr>
              <w:fldChar w:fldCharType="end"/>
            </w:r>
          </w:ins>
        </w:p>
        <w:p w14:paraId="14774DA4" w14:textId="5ED948C3" w:rsidR="00954FCB" w:rsidRDefault="00954FCB">
          <w:pPr>
            <w:pStyle w:val="Tabladeilustraciones"/>
            <w:tabs>
              <w:tab w:val="right" w:leader="dot" w:pos="8494"/>
            </w:tabs>
            <w:rPr>
              <w:ins w:id="730" w:author="Raul García Fernández" w:date="2017-07-10T20:44:00Z"/>
              <w:rFonts w:eastAsiaTheme="minorEastAsia"/>
              <w:noProof/>
              <w:sz w:val="22"/>
              <w:lang w:val="es-ES" w:eastAsia="es-ES"/>
            </w:rPr>
          </w:pPr>
          <w:ins w:id="731"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"_Toc487482860"</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37 (Eliminar grupo)</w:t>
            </w:r>
            <w:r>
              <w:rPr>
                <w:noProof/>
                <w:webHidden/>
              </w:rPr>
              <w:tab/>
            </w:r>
            <w:r>
              <w:rPr>
                <w:noProof/>
                <w:webHidden/>
              </w:rPr>
              <w:fldChar w:fldCharType="begin"/>
            </w:r>
            <w:r>
              <w:rPr>
                <w:noProof/>
                <w:webHidden/>
              </w:rPr>
              <w:instrText xml:space="preserve"> PAGEREF _Toc487482860 \h </w:instrText>
            </w:r>
          </w:ins>
          <w:r>
            <w:rPr>
              <w:noProof/>
              <w:webHidden/>
            </w:rPr>
          </w:r>
          <w:r>
            <w:rPr>
              <w:noProof/>
              <w:webHidden/>
            </w:rPr>
            <w:fldChar w:fldCharType="separate"/>
          </w:r>
          <w:ins w:id="732" w:author="Raul García Fernández" w:date="2017-07-10T20:50:00Z">
            <w:r w:rsidR="009D59D5">
              <w:rPr>
                <w:noProof/>
                <w:webHidden/>
              </w:rPr>
              <w:t>47</w:t>
            </w:r>
          </w:ins>
          <w:ins w:id="733" w:author="Raul García Fernández" w:date="2017-07-10T20:44:00Z">
            <w:r>
              <w:rPr>
                <w:noProof/>
                <w:webHidden/>
              </w:rPr>
              <w:fldChar w:fldCharType="end"/>
            </w:r>
            <w:r w:rsidRPr="00582889">
              <w:rPr>
                <w:rStyle w:val="Hipervnculo"/>
                <w:noProof/>
              </w:rPr>
              <w:fldChar w:fldCharType="end"/>
            </w:r>
          </w:ins>
        </w:p>
        <w:p w14:paraId="3FEA40F4" w14:textId="564F6F2E" w:rsidR="00954FCB" w:rsidRDefault="00954FCB">
          <w:pPr>
            <w:pStyle w:val="Tabladeilustraciones"/>
            <w:tabs>
              <w:tab w:val="right" w:leader="dot" w:pos="8494"/>
            </w:tabs>
            <w:rPr>
              <w:ins w:id="734" w:author="Raul García Fernández" w:date="2017-07-10T20:44:00Z"/>
              <w:rFonts w:eastAsiaTheme="minorEastAsia"/>
              <w:noProof/>
              <w:sz w:val="22"/>
              <w:lang w:val="es-ES" w:eastAsia="es-ES"/>
            </w:rPr>
          </w:pPr>
          <w:ins w:id="735"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"_Toc487482861"</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38 (Listar ejecución)</w:t>
            </w:r>
            <w:r>
              <w:rPr>
                <w:noProof/>
                <w:webHidden/>
              </w:rPr>
              <w:tab/>
            </w:r>
            <w:r>
              <w:rPr>
                <w:noProof/>
                <w:webHidden/>
              </w:rPr>
              <w:fldChar w:fldCharType="begin"/>
            </w:r>
            <w:r>
              <w:rPr>
                <w:noProof/>
                <w:webHidden/>
              </w:rPr>
              <w:instrText xml:space="preserve"> PAGEREF _Toc487482861 \h </w:instrText>
            </w:r>
          </w:ins>
          <w:r>
            <w:rPr>
              <w:noProof/>
              <w:webHidden/>
            </w:rPr>
          </w:r>
          <w:r>
            <w:rPr>
              <w:noProof/>
              <w:webHidden/>
            </w:rPr>
            <w:fldChar w:fldCharType="separate"/>
          </w:r>
          <w:ins w:id="736" w:author="Raul García Fernández" w:date="2017-07-10T20:50:00Z">
            <w:r w:rsidR="009D59D5">
              <w:rPr>
                <w:noProof/>
                <w:webHidden/>
              </w:rPr>
              <w:t>48</w:t>
            </w:r>
          </w:ins>
          <w:ins w:id="737" w:author="Raul García Fernández" w:date="2017-07-10T20:44:00Z">
            <w:r>
              <w:rPr>
                <w:noProof/>
                <w:webHidden/>
              </w:rPr>
              <w:fldChar w:fldCharType="end"/>
            </w:r>
            <w:r w:rsidRPr="00582889">
              <w:rPr>
                <w:rStyle w:val="Hipervnculo"/>
                <w:noProof/>
              </w:rPr>
              <w:fldChar w:fldCharType="end"/>
            </w:r>
          </w:ins>
        </w:p>
        <w:p w14:paraId="18CAA935" w14:textId="19E17F40" w:rsidR="00954FCB" w:rsidRDefault="00954FCB">
          <w:pPr>
            <w:pStyle w:val="Tabladeilustraciones"/>
            <w:tabs>
              <w:tab w:val="right" w:leader="dot" w:pos="8494"/>
            </w:tabs>
            <w:rPr>
              <w:ins w:id="738" w:author="Raul García Fernández" w:date="2017-07-10T20:44:00Z"/>
              <w:rFonts w:eastAsiaTheme="minorEastAsia"/>
              <w:noProof/>
              <w:sz w:val="22"/>
              <w:lang w:val="es-ES" w:eastAsia="es-ES"/>
            </w:rPr>
          </w:pPr>
          <w:ins w:id="739"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"_Toc487482862"</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39 (Visualizar ejecución)</w:t>
            </w:r>
            <w:r>
              <w:rPr>
                <w:noProof/>
                <w:webHidden/>
              </w:rPr>
              <w:tab/>
            </w:r>
            <w:r>
              <w:rPr>
                <w:noProof/>
                <w:webHidden/>
              </w:rPr>
              <w:fldChar w:fldCharType="begin"/>
            </w:r>
            <w:r>
              <w:rPr>
                <w:noProof/>
                <w:webHidden/>
              </w:rPr>
              <w:instrText xml:space="preserve"> PAGEREF _Toc487482862 \h </w:instrText>
            </w:r>
          </w:ins>
          <w:r>
            <w:rPr>
              <w:noProof/>
              <w:webHidden/>
            </w:rPr>
          </w:r>
          <w:r>
            <w:rPr>
              <w:noProof/>
              <w:webHidden/>
            </w:rPr>
            <w:fldChar w:fldCharType="separate"/>
          </w:r>
          <w:ins w:id="740" w:author="Raul García Fernández" w:date="2017-07-10T20:50:00Z">
            <w:r w:rsidR="009D59D5">
              <w:rPr>
                <w:noProof/>
                <w:webHidden/>
              </w:rPr>
              <w:t>49</w:t>
            </w:r>
          </w:ins>
          <w:ins w:id="741" w:author="Raul García Fernández" w:date="2017-07-10T20:44:00Z">
            <w:r>
              <w:rPr>
                <w:noProof/>
                <w:webHidden/>
              </w:rPr>
              <w:fldChar w:fldCharType="end"/>
            </w:r>
            <w:r w:rsidRPr="00582889">
              <w:rPr>
                <w:rStyle w:val="Hipervnculo"/>
                <w:noProof/>
              </w:rPr>
              <w:fldChar w:fldCharType="end"/>
            </w:r>
          </w:ins>
        </w:p>
        <w:p w14:paraId="31CA248E" w14:textId="51A54C5E" w:rsidR="00954FCB" w:rsidRDefault="00954FCB">
          <w:pPr>
            <w:pStyle w:val="Tabladeilustraciones"/>
            <w:tabs>
              <w:tab w:val="right" w:leader="dot" w:pos="8494"/>
            </w:tabs>
            <w:rPr>
              <w:ins w:id="742" w:author="Raul García Fernández" w:date="2017-07-10T20:44:00Z"/>
              <w:rFonts w:eastAsiaTheme="minorEastAsia"/>
              <w:noProof/>
              <w:sz w:val="22"/>
              <w:lang w:val="es-ES" w:eastAsia="es-ES"/>
            </w:rPr>
          </w:pPr>
          <w:ins w:id="743"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"_Toc487482863"</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40 (Eliminar ejecución)</w:t>
            </w:r>
            <w:r>
              <w:rPr>
                <w:noProof/>
                <w:webHidden/>
              </w:rPr>
              <w:tab/>
            </w:r>
            <w:r>
              <w:rPr>
                <w:noProof/>
                <w:webHidden/>
              </w:rPr>
              <w:fldChar w:fldCharType="begin"/>
            </w:r>
            <w:r>
              <w:rPr>
                <w:noProof/>
                <w:webHidden/>
              </w:rPr>
              <w:instrText xml:space="preserve"> PAGEREF _Toc487482863 \h </w:instrText>
            </w:r>
          </w:ins>
          <w:r>
            <w:rPr>
              <w:noProof/>
              <w:webHidden/>
            </w:rPr>
          </w:r>
          <w:r>
            <w:rPr>
              <w:noProof/>
              <w:webHidden/>
            </w:rPr>
            <w:fldChar w:fldCharType="separate"/>
          </w:r>
          <w:ins w:id="744" w:author="Raul García Fernández" w:date="2017-07-10T20:50:00Z">
            <w:r w:rsidR="009D59D5">
              <w:rPr>
                <w:noProof/>
                <w:webHidden/>
              </w:rPr>
              <w:t>49</w:t>
            </w:r>
          </w:ins>
          <w:ins w:id="745" w:author="Raul García Fernández" w:date="2017-07-10T20:44:00Z">
            <w:r>
              <w:rPr>
                <w:noProof/>
                <w:webHidden/>
              </w:rPr>
              <w:fldChar w:fldCharType="end"/>
            </w:r>
            <w:r w:rsidRPr="00582889">
              <w:rPr>
                <w:rStyle w:val="Hipervnculo"/>
                <w:noProof/>
              </w:rPr>
              <w:fldChar w:fldCharType="end"/>
            </w:r>
          </w:ins>
        </w:p>
        <w:p w14:paraId="32E92E4F" w14:textId="4C5CEEF1" w:rsidR="00954FCB" w:rsidRDefault="00954FCB">
          <w:pPr>
            <w:pStyle w:val="Tabladeilustraciones"/>
            <w:tabs>
              <w:tab w:val="right" w:leader="dot" w:pos="8494"/>
            </w:tabs>
            <w:rPr>
              <w:ins w:id="746" w:author="Raul García Fernández" w:date="2017-07-10T20:44:00Z"/>
              <w:rFonts w:eastAsiaTheme="minorEastAsia"/>
              <w:noProof/>
              <w:sz w:val="22"/>
              <w:lang w:val="es-ES" w:eastAsia="es-ES"/>
            </w:rPr>
          </w:pPr>
          <w:ins w:id="747" w:author="Raul García Fernández" w:date="2017-07-10T20:44:00Z">
            <w:r w:rsidRPr="00582889">
              <w:rPr>
                <w:rStyle w:val="Hipervnculo"/>
                <w:noProof/>
              </w:rPr>
              <w:fldChar w:fldCharType="begin"/>
            </w:r>
            <w:r w:rsidRPr="00582889">
              <w:rPr>
                <w:rStyle w:val="Hipervnculo"/>
                <w:noProof/>
              </w:rPr>
              <w:instrText xml:space="preserve"> </w:instrText>
            </w:r>
            <w:r>
              <w:rPr>
                <w:noProof/>
              </w:rPr>
              <w:instrText>HYPERLINK \l "_Toc487482864"</w:instrText>
            </w:r>
            <w:r w:rsidRPr="00582889">
              <w:rPr>
                <w:rStyle w:val="Hipervnculo"/>
                <w:noProof/>
              </w:rPr>
              <w:instrText xml:space="preserve"> </w:instrText>
            </w:r>
            <w:r w:rsidRPr="00582889">
              <w:rPr>
                <w:rStyle w:val="Hipervnculo"/>
                <w:noProof/>
              </w:rPr>
              <w:fldChar w:fldCharType="separate"/>
            </w:r>
            <w:r w:rsidRPr="00582889">
              <w:rPr>
                <w:rStyle w:val="Hipervnculo"/>
                <w:noProof/>
              </w:rPr>
              <w:t>Tabla 4</w:t>
            </w:r>
            <w:r w:rsidRPr="00582889">
              <w:rPr>
                <w:rStyle w:val="Hipervnculo"/>
                <w:noProof/>
              </w:rPr>
              <w:noBreakHyphen/>
              <w:t>41 (Restaurar base de datos)</w:t>
            </w:r>
            <w:r>
              <w:rPr>
                <w:noProof/>
                <w:webHidden/>
              </w:rPr>
              <w:tab/>
            </w:r>
            <w:r>
              <w:rPr>
                <w:noProof/>
                <w:webHidden/>
              </w:rPr>
              <w:fldChar w:fldCharType="begin"/>
            </w:r>
            <w:r>
              <w:rPr>
                <w:noProof/>
                <w:webHidden/>
              </w:rPr>
              <w:instrText xml:space="preserve"> PAGEREF _Toc487482864 \h </w:instrText>
            </w:r>
          </w:ins>
          <w:r>
            <w:rPr>
              <w:noProof/>
              <w:webHidden/>
            </w:rPr>
          </w:r>
          <w:r>
            <w:rPr>
              <w:noProof/>
              <w:webHidden/>
            </w:rPr>
            <w:fldChar w:fldCharType="separate"/>
          </w:r>
          <w:ins w:id="748" w:author="Raul García Fernández" w:date="2017-07-10T20:50:00Z">
            <w:r w:rsidR="009D59D5">
              <w:rPr>
                <w:noProof/>
                <w:webHidden/>
              </w:rPr>
              <w:t>50</w:t>
            </w:r>
          </w:ins>
          <w:ins w:id="749" w:author="Raul García Fernández" w:date="2017-07-10T20:44:00Z">
            <w:r>
              <w:rPr>
                <w:noProof/>
                <w:webHidden/>
              </w:rPr>
              <w:fldChar w:fldCharType="end"/>
            </w:r>
            <w:r w:rsidRPr="00582889">
              <w:rPr>
                <w:rStyle w:val="Hipervnculo"/>
                <w:noProof/>
              </w:rPr>
              <w:fldChar w:fldCharType="end"/>
            </w:r>
          </w:ins>
        </w:p>
        <w:p w14:paraId="7CA804AD" w14:textId="746DA22B" w:rsidR="003C3EAA" w:rsidDel="00954FCB" w:rsidRDefault="003C3EAA">
          <w:pPr>
            <w:pStyle w:val="Tabladeilustraciones"/>
            <w:tabs>
              <w:tab w:val="right" w:leader="dot" w:pos="8494"/>
            </w:tabs>
            <w:rPr>
              <w:del w:id="750" w:author="Raul García Fernández" w:date="2017-07-10T20:44:00Z"/>
              <w:rFonts w:eastAsiaTheme="minorEastAsia"/>
              <w:noProof/>
              <w:sz w:val="22"/>
              <w:lang w:val="es-ES" w:eastAsia="es-ES"/>
            </w:rPr>
          </w:pPr>
          <w:del w:id="751" w:author="Raul García Fernández" w:date="2017-07-10T20:44:00Z">
            <w:r w:rsidRPr="00954FCB" w:rsidDel="00954FCB">
              <w:rPr>
                <w:rPrChange w:id="752" w:author="Raul García Fernández" w:date="2017-07-10T20:44:00Z">
                  <w:rPr>
                    <w:rStyle w:val="Hipervnculo"/>
                    <w:noProof/>
                  </w:rPr>
                </w:rPrChange>
              </w:rPr>
              <w:delText>Tabla 5</w:delText>
            </w:r>
            <w:r w:rsidRPr="00954FCB" w:rsidDel="00954FCB">
              <w:rPr>
                <w:rPrChange w:id="753" w:author="Raul García Fernández" w:date="2017-07-10T20:44:00Z">
                  <w:rPr>
                    <w:rStyle w:val="Hipervnculo"/>
                    <w:noProof/>
                  </w:rPr>
                </w:rPrChange>
              </w:rPr>
              <w:noBreakHyphen/>
              <w:delText>1 (Autenticarse)</w:delText>
            </w:r>
            <w:r w:rsidDel="00954FCB">
              <w:rPr>
                <w:noProof/>
                <w:webHidden/>
              </w:rPr>
              <w:tab/>
              <w:delText>11</w:delText>
            </w:r>
          </w:del>
        </w:p>
        <w:p w14:paraId="54C855CF" w14:textId="06149583" w:rsidR="003C3EAA" w:rsidDel="00954FCB" w:rsidRDefault="003C3EAA">
          <w:pPr>
            <w:pStyle w:val="Tabladeilustraciones"/>
            <w:tabs>
              <w:tab w:val="right" w:leader="dot" w:pos="8494"/>
            </w:tabs>
            <w:rPr>
              <w:del w:id="754" w:author="Raul García Fernández" w:date="2017-07-10T20:44:00Z"/>
              <w:rFonts w:eastAsiaTheme="minorEastAsia"/>
              <w:noProof/>
              <w:sz w:val="22"/>
              <w:lang w:val="es-ES" w:eastAsia="es-ES"/>
            </w:rPr>
          </w:pPr>
          <w:del w:id="755" w:author="Raul García Fernández" w:date="2017-07-10T20:44:00Z">
            <w:r w:rsidRPr="00954FCB" w:rsidDel="00954FCB">
              <w:rPr>
                <w:rPrChange w:id="756" w:author="Raul García Fernández" w:date="2017-07-10T20:44:00Z">
                  <w:rPr>
                    <w:rStyle w:val="Hipervnculo"/>
                    <w:noProof/>
                  </w:rPr>
                </w:rPrChange>
              </w:rPr>
              <w:delText>Tabla 5</w:delText>
            </w:r>
            <w:r w:rsidRPr="00954FCB" w:rsidDel="00954FCB">
              <w:rPr>
                <w:rPrChange w:id="757" w:author="Raul García Fernández" w:date="2017-07-10T20:44:00Z">
                  <w:rPr>
                    <w:rStyle w:val="Hipervnculo"/>
                    <w:noProof/>
                  </w:rPr>
                </w:rPrChange>
              </w:rPr>
              <w:noBreakHyphen/>
              <w:delText>2 (Desconectarse)</w:delText>
            </w:r>
            <w:r w:rsidDel="00954FCB">
              <w:rPr>
                <w:noProof/>
                <w:webHidden/>
              </w:rPr>
              <w:tab/>
              <w:delText>11</w:delText>
            </w:r>
          </w:del>
        </w:p>
        <w:p w14:paraId="2490D4DF" w14:textId="42622649" w:rsidR="003C3EAA" w:rsidDel="00954FCB" w:rsidRDefault="003C3EAA">
          <w:pPr>
            <w:pStyle w:val="Tabladeilustraciones"/>
            <w:tabs>
              <w:tab w:val="right" w:leader="dot" w:pos="8494"/>
            </w:tabs>
            <w:rPr>
              <w:del w:id="758" w:author="Raul García Fernández" w:date="2017-07-10T20:44:00Z"/>
              <w:rFonts w:eastAsiaTheme="minorEastAsia"/>
              <w:noProof/>
              <w:sz w:val="22"/>
              <w:lang w:val="es-ES" w:eastAsia="es-ES"/>
            </w:rPr>
          </w:pPr>
          <w:del w:id="759" w:author="Raul García Fernández" w:date="2017-07-10T20:44:00Z">
            <w:r w:rsidRPr="00954FCB" w:rsidDel="00954FCB">
              <w:rPr>
                <w:rPrChange w:id="760" w:author="Raul García Fernández" w:date="2017-07-10T20:44:00Z">
                  <w:rPr>
                    <w:rStyle w:val="Hipervnculo"/>
                    <w:noProof/>
                  </w:rPr>
                </w:rPrChange>
              </w:rPr>
              <w:delText>Tabla 5</w:delText>
            </w:r>
            <w:r w:rsidRPr="00954FCB" w:rsidDel="00954FCB">
              <w:rPr>
                <w:rPrChange w:id="761" w:author="Raul García Fernández" w:date="2017-07-10T20:44:00Z">
                  <w:rPr>
                    <w:rStyle w:val="Hipervnculo"/>
                    <w:noProof/>
                  </w:rPr>
                </w:rPrChange>
              </w:rPr>
              <w:noBreakHyphen/>
              <w:delText>3 (Realización de actividad)</w:delText>
            </w:r>
            <w:r w:rsidDel="00954FCB">
              <w:rPr>
                <w:noProof/>
                <w:webHidden/>
              </w:rPr>
              <w:tab/>
              <w:delText>12</w:delText>
            </w:r>
          </w:del>
        </w:p>
        <w:p w14:paraId="63432D5A" w14:textId="73CC608D" w:rsidR="003C3EAA" w:rsidDel="00954FCB" w:rsidRDefault="003C3EAA">
          <w:pPr>
            <w:pStyle w:val="Tabladeilustraciones"/>
            <w:tabs>
              <w:tab w:val="right" w:leader="dot" w:pos="8494"/>
            </w:tabs>
            <w:rPr>
              <w:del w:id="762" w:author="Raul García Fernández" w:date="2017-07-10T20:44:00Z"/>
              <w:rFonts w:eastAsiaTheme="minorEastAsia"/>
              <w:noProof/>
              <w:sz w:val="22"/>
              <w:lang w:val="es-ES" w:eastAsia="es-ES"/>
            </w:rPr>
          </w:pPr>
          <w:del w:id="763" w:author="Raul García Fernández" w:date="2017-07-10T20:44:00Z">
            <w:r w:rsidRPr="00954FCB" w:rsidDel="00954FCB">
              <w:rPr>
                <w:rPrChange w:id="764" w:author="Raul García Fernández" w:date="2017-07-10T20:44:00Z">
                  <w:rPr>
                    <w:rStyle w:val="Hipervnculo"/>
                    <w:noProof/>
                  </w:rPr>
                </w:rPrChange>
              </w:rPr>
              <w:delText>Tabla 5</w:delText>
            </w:r>
            <w:r w:rsidRPr="00954FCB" w:rsidDel="00954FCB">
              <w:rPr>
                <w:rPrChange w:id="765" w:author="Raul García Fernández" w:date="2017-07-10T20:44:00Z">
                  <w:rPr>
                    <w:rStyle w:val="Hipervnculo"/>
                    <w:noProof/>
                  </w:rPr>
                </w:rPrChange>
              </w:rPr>
              <w:noBreakHyphen/>
              <w:delText>4 (Crear datos personales)</w:delText>
            </w:r>
            <w:r w:rsidDel="00954FCB">
              <w:rPr>
                <w:noProof/>
                <w:webHidden/>
              </w:rPr>
              <w:tab/>
              <w:delText>13</w:delText>
            </w:r>
          </w:del>
        </w:p>
        <w:p w14:paraId="232FB455" w14:textId="796FAE66" w:rsidR="003C3EAA" w:rsidDel="00954FCB" w:rsidRDefault="003C3EAA">
          <w:pPr>
            <w:pStyle w:val="Tabladeilustraciones"/>
            <w:tabs>
              <w:tab w:val="right" w:leader="dot" w:pos="8494"/>
            </w:tabs>
            <w:rPr>
              <w:del w:id="766" w:author="Raul García Fernández" w:date="2017-07-10T20:44:00Z"/>
              <w:rFonts w:eastAsiaTheme="minorEastAsia"/>
              <w:noProof/>
              <w:sz w:val="22"/>
              <w:lang w:val="es-ES" w:eastAsia="es-ES"/>
            </w:rPr>
          </w:pPr>
          <w:del w:id="767" w:author="Raul García Fernández" w:date="2017-07-10T20:44:00Z">
            <w:r w:rsidRPr="00954FCB" w:rsidDel="00954FCB">
              <w:rPr>
                <w:rPrChange w:id="768" w:author="Raul García Fernández" w:date="2017-07-10T20:44:00Z">
                  <w:rPr>
                    <w:rStyle w:val="Hipervnculo"/>
                    <w:noProof/>
                  </w:rPr>
                </w:rPrChange>
              </w:rPr>
              <w:delText>Tabla 5</w:delText>
            </w:r>
            <w:r w:rsidRPr="00954FCB" w:rsidDel="00954FCB">
              <w:rPr>
                <w:rPrChange w:id="769" w:author="Raul García Fernández" w:date="2017-07-10T20:44:00Z">
                  <w:rPr>
                    <w:rStyle w:val="Hipervnculo"/>
                    <w:noProof/>
                  </w:rPr>
                </w:rPrChange>
              </w:rPr>
              <w:noBreakHyphen/>
              <w:delText>5 (Modificar datos personales)</w:delText>
            </w:r>
            <w:r w:rsidDel="00954FCB">
              <w:rPr>
                <w:noProof/>
                <w:webHidden/>
              </w:rPr>
              <w:tab/>
              <w:delText>14</w:delText>
            </w:r>
          </w:del>
        </w:p>
        <w:p w14:paraId="7825E429" w14:textId="7C2CF06B" w:rsidR="003C3EAA" w:rsidDel="00954FCB" w:rsidRDefault="003C3EAA">
          <w:pPr>
            <w:pStyle w:val="Tabladeilustraciones"/>
            <w:tabs>
              <w:tab w:val="right" w:leader="dot" w:pos="8494"/>
            </w:tabs>
            <w:rPr>
              <w:del w:id="770" w:author="Raul García Fernández" w:date="2017-07-10T20:44:00Z"/>
              <w:rFonts w:eastAsiaTheme="minorEastAsia"/>
              <w:noProof/>
              <w:sz w:val="22"/>
              <w:lang w:val="es-ES" w:eastAsia="es-ES"/>
            </w:rPr>
          </w:pPr>
          <w:del w:id="771" w:author="Raul García Fernández" w:date="2017-07-10T20:44:00Z">
            <w:r w:rsidRPr="00954FCB" w:rsidDel="00954FCB">
              <w:rPr>
                <w:rPrChange w:id="772" w:author="Raul García Fernández" w:date="2017-07-10T20:44:00Z">
                  <w:rPr>
                    <w:rStyle w:val="Hipervnculo"/>
                    <w:noProof/>
                  </w:rPr>
                </w:rPrChange>
              </w:rPr>
              <w:delText>Tabla 5</w:delText>
            </w:r>
            <w:r w:rsidRPr="00954FCB" w:rsidDel="00954FCB">
              <w:rPr>
                <w:rPrChange w:id="773" w:author="Raul García Fernández" w:date="2017-07-10T20:44:00Z">
                  <w:rPr>
                    <w:rStyle w:val="Hipervnculo"/>
                    <w:noProof/>
                  </w:rPr>
                </w:rPrChange>
              </w:rPr>
              <w:noBreakHyphen/>
              <w:delText>6 (Crear nuevo grupo en el sistema)</w:delText>
            </w:r>
            <w:r w:rsidDel="00954FCB">
              <w:rPr>
                <w:noProof/>
                <w:webHidden/>
              </w:rPr>
              <w:tab/>
              <w:delText>15</w:delText>
            </w:r>
          </w:del>
        </w:p>
        <w:p w14:paraId="60AEFD71" w14:textId="7FDEFFEE" w:rsidR="003C3EAA" w:rsidDel="00954FCB" w:rsidRDefault="003C3EAA">
          <w:pPr>
            <w:pStyle w:val="Tabladeilustraciones"/>
            <w:tabs>
              <w:tab w:val="right" w:leader="dot" w:pos="8494"/>
            </w:tabs>
            <w:rPr>
              <w:del w:id="774" w:author="Raul García Fernández" w:date="2017-07-10T20:44:00Z"/>
              <w:rFonts w:eastAsiaTheme="minorEastAsia"/>
              <w:noProof/>
              <w:sz w:val="22"/>
              <w:lang w:val="es-ES" w:eastAsia="es-ES"/>
            </w:rPr>
          </w:pPr>
          <w:del w:id="775" w:author="Raul García Fernández" w:date="2017-07-10T20:44:00Z">
            <w:r w:rsidRPr="00954FCB" w:rsidDel="00954FCB">
              <w:rPr>
                <w:rPrChange w:id="776" w:author="Raul García Fernández" w:date="2017-07-10T20:44:00Z">
                  <w:rPr>
                    <w:rStyle w:val="Hipervnculo"/>
                    <w:noProof/>
                  </w:rPr>
                </w:rPrChange>
              </w:rPr>
              <w:delText>Tabla 5</w:delText>
            </w:r>
            <w:r w:rsidRPr="00954FCB" w:rsidDel="00954FCB">
              <w:rPr>
                <w:rPrChange w:id="777" w:author="Raul García Fernández" w:date="2017-07-10T20:44:00Z">
                  <w:rPr>
                    <w:rStyle w:val="Hipervnculo"/>
                    <w:noProof/>
                  </w:rPr>
                </w:rPrChange>
              </w:rPr>
              <w:noBreakHyphen/>
              <w:delText>7 (Crear subgrupo)</w:delText>
            </w:r>
            <w:r w:rsidDel="00954FCB">
              <w:rPr>
                <w:noProof/>
                <w:webHidden/>
              </w:rPr>
              <w:tab/>
              <w:delText>17</w:delText>
            </w:r>
          </w:del>
        </w:p>
        <w:p w14:paraId="343DBE54" w14:textId="4A3A958E" w:rsidR="003C3EAA" w:rsidDel="00954FCB" w:rsidRDefault="003C3EAA">
          <w:pPr>
            <w:pStyle w:val="Tabladeilustraciones"/>
            <w:tabs>
              <w:tab w:val="right" w:leader="dot" w:pos="8494"/>
            </w:tabs>
            <w:rPr>
              <w:del w:id="778" w:author="Raul García Fernández" w:date="2017-07-10T20:44:00Z"/>
              <w:rFonts w:eastAsiaTheme="minorEastAsia"/>
              <w:noProof/>
              <w:sz w:val="22"/>
              <w:lang w:val="es-ES" w:eastAsia="es-ES"/>
            </w:rPr>
          </w:pPr>
          <w:del w:id="779" w:author="Raul García Fernández" w:date="2017-07-10T20:44:00Z">
            <w:r w:rsidRPr="00954FCB" w:rsidDel="00954FCB">
              <w:rPr>
                <w:rPrChange w:id="780" w:author="Raul García Fernández" w:date="2017-07-10T20:44:00Z">
                  <w:rPr>
                    <w:rStyle w:val="Hipervnculo"/>
                    <w:noProof/>
                  </w:rPr>
                </w:rPrChange>
              </w:rPr>
              <w:delText>Tabla 5</w:delText>
            </w:r>
            <w:r w:rsidRPr="00954FCB" w:rsidDel="00954FCB">
              <w:rPr>
                <w:rPrChange w:id="781" w:author="Raul García Fernández" w:date="2017-07-10T20:44:00Z">
                  <w:rPr>
                    <w:rStyle w:val="Hipervnculo"/>
                    <w:noProof/>
                  </w:rPr>
                </w:rPrChange>
              </w:rPr>
              <w:noBreakHyphen/>
              <w:delText>8 (Modificación de grupo)</w:delText>
            </w:r>
            <w:r w:rsidDel="00954FCB">
              <w:rPr>
                <w:noProof/>
                <w:webHidden/>
              </w:rPr>
              <w:tab/>
              <w:delText>18</w:delText>
            </w:r>
          </w:del>
        </w:p>
        <w:p w14:paraId="3FBB7408" w14:textId="666E0F69" w:rsidR="003C3EAA" w:rsidDel="00954FCB" w:rsidRDefault="003C3EAA">
          <w:pPr>
            <w:pStyle w:val="Tabladeilustraciones"/>
            <w:tabs>
              <w:tab w:val="right" w:leader="dot" w:pos="8494"/>
            </w:tabs>
            <w:rPr>
              <w:del w:id="782" w:author="Raul García Fernández" w:date="2017-07-10T20:44:00Z"/>
              <w:rFonts w:eastAsiaTheme="minorEastAsia"/>
              <w:noProof/>
              <w:sz w:val="22"/>
              <w:lang w:val="es-ES" w:eastAsia="es-ES"/>
            </w:rPr>
          </w:pPr>
          <w:del w:id="783" w:author="Raul García Fernández" w:date="2017-07-10T20:44:00Z">
            <w:r w:rsidRPr="00954FCB" w:rsidDel="00954FCB">
              <w:rPr>
                <w:rPrChange w:id="784" w:author="Raul García Fernández" w:date="2017-07-10T20:44:00Z">
                  <w:rPr>
                    <w:rStyle w:val="Hipervnculo"/>
                    <w:noProof/>
                  </w:rPr>
                </w:rPrChange>
              </w:rPr>
              <w:delText>Tabla 5</w:delText>
            </w:r>
            <w:r w:rsidRPr="00954FCB" w:rsidDel="00954FCB">
              <w:rPr>
                <w:rPrChange w:id="785" w:author="Raul García Fernández" w:date="2017-07-10T20:44:00Z">
                  <w:rPr>
                    <w:rStyle w:val="Hipervnculo"/>
                    <w:noProof/>
                  </w:rPr>
                </w:rPrChange>
              </w:rPr>
              <w:noBreakHyphen/>
              <w:delText>9 (Modificar permisos)</w:delText>
            </w:r>
            <w:r w:rsidDel="00954FCB">
              <w:rPr>
                <w:noProof/>
                <w:webHidden/>
              </w:rPr>
              <w:tab/>
              <w:delText>19</w:delText>
            </w:r>
          </w:del>
        </w:p>
        <w:p w14:paraId="155F36BE" w14:textId="04FF9EE8" w:rsidR="003C3EAA" w:rsidDel="00954FCB" w:rsidRDefault="003C3EAA">
          <w:pPr>
            <w:pStyle w:val="Tabladeilustraciones"/>
            <w:tabs>
              <w:tab w:val="right" w:leader="dot" w:pos="8494"/>
            </w:tabs>
            <w:rPr>
              <w:del w:id="786" w:author="Raul García Fernández" w:date="2017-07-10T20:44:00Z"/>
              <w:rFonts w:eastAsiaTheme="minorEastAsia"/>
              <w:noProof/>
              <w:sz w:val="22"/>
              <w:lang w:val="es-ES" w:eastAsia="es-ES"/>
            </w:rPr>
          </w:pPr>
          <w:del w:id="787" w:author="Raul García Fernández" w:date="2017-07-10T20:44:00Z">
            <w:r w:rsidRPr="00954FCB" w:rsidDel="00954FCB">
              <w:rPr>
                <w:rPrChange w:id="788" w:author="Raul García Fernández" w:date="2017-07-10T20:44:00Z">
                  <w:rPr>
                    <w:rStyle w:val="Hipervnculo"/>
                    <w:noProof/>
                  </w:rPr>
                </w:rPrChange>
              </w:rPr>
              <w:delText>Tabla 5</w:delText>
            </w:r>
            <w:r w:rsidRPr="00954FCB" w:rsidDel="00954FCB">
              <w:rPr>
                <w:rPrChange w:id="789" w:author="Raul García Fernández" w:date="2017-07-10T20:44:00Z">
                  <w:rPr>
                    <w:rStyle w:val="Hipervnculo"/>
                    <w:noProof/>
                  </w:rPr>
                </w:rPrChange>
              </w:rPr>
              <w:noBreakHyphen/>
              <w:delText>10 (Compartición de grupos)</w:delText>
            </w:r>
            <w:r w:rsidDel="00954FCB">
              <w:rPr>
                <w:noProof/>
                <w:webHidden/>
              </w:rPr>
              <w:tab/>
              <w:delText>20</w:delText>
            </w:r>
          </w:del>
        </w:p>
        <w:p w14:paraId="00C3D6B7" w14:textId="6183DDAA" w:rsidR="003C3EAA" w:rsidDel="00954FCB" w:rsidRDefault="003C3EAA">
          <w:pPr>
            <w:pStyle w:val="Tabladeilustraciones"/>
            <w:tabs>
              <w:tab w:val="right" w:leader="dot" w:pos="8494"/>
            </w:tabs>
            <w:rPr>
              <w:del w:id="790" w:author="Raul García Fernández" w:date="2017-07-10T20:44:00Z"/>
              <w:rFonts w:eastAsiaTheme="minorEastAsia"/>
              <w:noProof/>
              <w:sz w:val="22"/>
              <w:lang w:val="es-ES" w:eastAsia="es-ES"/>
            </w:rPr>
          </w:pPr>
          <w:del w:id="791" w:author="Raul García Fernández" w:date="2017-07-10T20:44:00Z">
            <w:r w:rsidRPr="00954FCB" w:rsidDel="00954FCB">
              <w:rPr>
                <w:rPrChange w:id="792" w:author="Raul García Fernández" w:date="2017-07-10T20:44:00Z">
                  <w:rPr>
                    <w:rStyle w:val="Hipervnculo"/>
                    <w:noProof/>
                  </w:rPr>
                </w:rPrChange>
              </w:rPr>
              <w:delText>Tabla 5</w:delText>
            </w:r>
            <w:r w:rsidRPr="00954FCB" w:rsidDel="00954FCB">
              <w:rPr>
                <w:rPrChange w:id="793" w:author="Raul García Fernández" w:date="2017-07-10T20:44:00Z">
                  <w:rPr>
                    <w:rStyle w:val="Hipervnculo"/>
                    <w:noProof/>
                  </w:rPr>
                </w:rPrChange>
              </w:rPr>
              <w:noBreakHyphen/>
              <w:delText>11 (Añadir proyecto)</w:delText>
            </w:r>
            <w:r w:rsidDel="00954FCB">
              <w:rPr>
                <w:noProof/>
                <w:webHidden/>
              </w:rPr>
              <w:tab/>
              <w:delText>21</w:delText>
            </w:r>
          </w:del>
        </w:p>
        <w:p w14:paraId="7410ED17" w14:textId="03572515" w:rsidR="003C3EAA" w:rsidDel="00954FCB" w:rsidRDefault="003C3EAA">
          <w:pPr>
            <w:pStyle w:val="Tabladeilustraciones"/>
            <w:tabs>
              <w:tab w:val="right" w:leader="dot" w:pos="8494"/>
            </w:tabs>
            <w:rPr>
              <w:del w:id="794" w:author="Raul García Fernández" w:date="2017-07-10T20:44:00Z"/>
              <w:rFonts w:eastAsiaTheme="minorEastAsia"/>
              <w:noProof/>
              <w:sz w:val="22"/>
              <w:lang w:val="es-ES" w:eastAsia="es-ES"/>
            </w:rPr>
          </w:pPr>
          <w:del w:id="795" w:author="Raul García Fernández" w:date="2017-07-10T20:44:00Z">
            <w:r w:rsidRPr="00954FCB" w:rsidDel="00954FCB">
              <w:rPr>
                <w:rPrChange w:id="796" w:author="Raul García Fernández" w:date="2017-07-10T20:44:00Z">
                  <w:rPr>
                    <w:rStyle w:val="Hipervnculo"/>
                    <w:noProof/>
                  </w:rPr>
                </w:rPrChange>
              </w:rPr>
              <w:delText>Tabla 5</w:delText>
            </w:r>
            <w:r w:rsidRPr="00954FCB" w:rsidDel="00954FCB">
              <w:rPr>
                <w:rPrChange w:id="797" w:author="Raul García Fernández" w:date="2017-07-10T20:44:00Z">
                  <w:rPr>
                    <w:rStyle w:val="Hipervnculo"/>
                    <w:noProof/>
                  </w:rPr>
                </w:rPrChange>
              </w:rPr>
              <w:noBreakHyphen/>
              <w:delText>12 (Eliminación de grupo)</w:delText>
            </w:r>
            <w:r w:rsidDel="00954FCB">
              <w:rPr>
                <w:noProof/>
                <w:webHidden/>
              </w:rPr>
              <w:tab/>
              <w:delText>22</w:delText>
            </w:r>
          </w:del>
        </w:p>
        <w:p w14:paraId="4864778E" w14:textId="4C432FD3" w:rsidR="003C3EAA" w:rsidDel="00954FCB" w:rsidRDefault="003C3EAA">
          <w:pPr>
            <w:pStyle w:val="Tabladeilustraciones"/>
            <w:tabs>
              <w:tab w:val="right" w:leader="dot" w:pos="8494"/>
            </w:tabs>
            <w:rPr>
              <w:del w:id="798" w:author="Raul García Fernández" w:date="2017-07-10T20:44:00Z"/>
              <w:rFonts w:eastAsiaTheme="minorEastAsia"/>
              <w:noProof/>
              <w:sz w:val="22"/>
              <w:lang w:val="es-ES" w:eastAsia="es-ES"/>
            </w:rPr>
          </w:pPr>
          <w:del w:id="799" w:author="Raul García Fernández" w:date="2017-07-10T20:44:00Z">
            <w:r w:rsidRPr="00954FCB" w:rsidDel="00954FCB">
              <w:rPr>
                <w:rPrChange w:id="800" w:author="Raul García Fernández" w:date="2017-07-10T20:44:00Z">
                  <w:rPr>
                    <w:rStyle w:val="Hipervnculo"/>
                    <w:noProof/>
                  </w:rPr>
                </w:rPrChange>
              </w:rPr>
              <w:delText>Tabla 5</w:delText>
            </w:r>
            <w:r w:rsidRPr="00954FCB" w:rsidDel="00954FCB">
              <w:rPr>
                <w:rPrChange w:id="801" w:author="Raul García Fernández" w:date="2017-07-10T20:44:00Z">
                  <w:rPr>
                    <w:rStyle w:val="Hipervnculo"/>
                    <w:noProof/>
                  </w:rPr>
                </w:rPrChange>
              </w:rPr>
              <w:noBreakHyphen/>
              <w:delText>13 (Crear proyecto)</w:delText>
            </w:r>
            <w:r w:rsidDel="00954FCB">
              <w:rPr>
                <w:noProof/>
                <w:webHidden/>
              </w:rPr>
              <w:tab/>
              <w:delText>24</w:delText>
            </w:r>
          </w:del>
        </w:p>
        <w:p w14:paraId="514B4CB0" w14:textId="29FDAB39" w:rsidR="003C3EAA" w:rsidDel="00954FCB" w:rsidRDefault="003C3EAA">
          <w:pPr>
            <w:pStyle w:val="Tabladeilustraciones"/>
            <w:tabs>
              <w:tab w:val="right" w:leader="dot" w:pos="8494"/>
            </w:tabs>
            <w:rPr>
              <w:del w:id="802" w:author="Raul García Fernández" w:date="2017-07-10T20:44:00Z"/>
              <w:rFonts w:eastAsiaTheme="minorEastAsia"/>
              <w:noProof/>
              <w:sz w:val="22"/>
              <w:lang w:val="es-ES" w:eastAsia="es-ES"/>
            </w:rPr>
          </w:pPr>
          <w:del w:id="803" w:author="Raul García Fernández" w:date="2017-07-10T20:44:00Z">
            <w:r w:rsidRPr="00954FCB" w:rsidDel="00954FCB">
              <w:rPr>
                <w:rPrChange w:id="804" w:author="Raul García Fernández" w:date="2017-07-10T20:44:00Z">
                  <w:rPr>
                    <w:rStyle w:val="Hipervnculo"/>
                    <w:noProof/>
                  </w:rPr>
                </w:rPrChange>
              </w:rPr>
              <w:delText>Tabla 5</w:delText>
            </w:r>
            <w:r w:rsidRPr="00954FCB" w:rsidDel="00954FCB">
              <w:rPr>
                <w:rPrChange w:id="805" w:author="Raul García Fernández" w:date="2017-07-10T20:44:00Z">
                  <w:rPr>
                    <w:rStyle w:val="Hipervnculo"/>
                    <w:noProof/>
                  </w:rPr>
                </w:rPrChange>
              </w:rPr>
              <w:noBreakHyphen/>
              <w:delText>14 (Eliminar proyecto)</w:delText>
            </w:r>
            <w:r w:rsidDel="00954FCB">
              <w:rPr>
                <w:noProof/>
                <w:webHidden/>
              </w:rPr>
              <w:tab/>
              <w:delText>26</w:delText>
            </w:r>
          </w:del>
        </w:p>
        <w:p w14:paraId="50C9EE6D" w14:textId="1B4D63C0" w:rsidR="003C3EAA" w:rsidDel="00954FCB" w:rsidRDefault="003C3EAA">
          <w:pPr>
            <w:pStyle w:val="Tabladeilustraciones"/>
            <w:tabs>
              <w:tab w:val="right" w:leader="dot" w:pos="8494"/>
            </w:tabs>
            <w:rPr>
              <w:del w:id="806" w:author="Raul García Fernández" w:date="2017-07-10T20:44:00Z"/>
              <w:rFonts w:eastAsiaTheme="minorEastAsia"/>
              <w:noProof/>
              <w:sz w:val="22"/>
              <w:lang w:val="es-ES" w:eastAsia="es-ES"/>
            </w:rPr>
          </w:pPr>
          <w:del w:id="807" w:author="Raul García Fernández" w:date="2017-07-10T20:44:00Z">
            <w:r w:rsidRPr="00954FCB" w:rsidDel="00954FCB">
              <w:rPr>
                <w:rPrChange w:id="808" w:author="Raul García Fernández" w:date="2017-07-10T20:44:00Z">
                  <w:rPr>
                    <w:rStyle w:val="Hipervnculo"/>
                    <w:noProof/>
                  </w:rPr>
                </w:rPrChange>
              </w:rPr>
              <w:delText>Tabla 5</w:delText>
            </w:r>
            <w:r w:rsidRPr="00954FCB" w:rsidDel="00954FCB">
              <w:rPr>
                <w:rPrChange w:id="809" w:author="Raul García Fernández" w:date="2017-07-10T20:44:00Z">
                  <w:rPr>
                    <w:rStyle w:val="Hipervnculo"/>
                    <w:noProof/>
                  </w:rPr>
                </w:rPrChange>
              </w:rPr>
              <w:noBreakHyphen/>
              <w:delText>15 (Modificación de proyecto)</w:delText>
            </w:r>
            <w:r w:rsidDel="00954FCB">
              <w:rPr>
                <w:noProof/>
                <w:webHidden/>
              </w:rPr>
              <w:tab/>
              <w:delText>27</w:delText>
            </w:r>
          </w:del>
        </w:p>
        <w:p w14:paraId="6DCCBA6A" w14:textId="443EA577" w:rsidR="003C3EAA" w:rsidDel="00954FCB" w:rsidRDefault="003C3EAA">
          <w:pPr>
            <w:pStyle w:val="Tabladeilustraciones"/>
            <w:tabs>
              <w:tab w:val="right" w:leader="dot" w:pos="8494"/>
            </w:tabs>
            <w:rPr>
              <w:del w:id="810" w:author="Raul García Fernández" w:date="2017-07-10T20:44:00Z"/>
              <w:rFonts w:eastAsiaTheme="minorEastAsia"/>
              <w:noProof/>
              <w:sz w:val="22"/>
              <w:lang w:val="es-ES" w:eastAsia="es-ES"/>
            </w:rPr>
          </w:pPr>
          <w:del w:id="811" w:author="Raul García Fernández" w:date="2017-07-10T20:44:00Z">
            <w:r w:rsidRPr="00954FCB" w:rsidDel="00954FCB">
              <w:rPr>
                <w:rPrChange w:id="812" w:author="Raul García Fernández" w:date="2017-07-10T20:44:00Z">
                  <w:rPr>
                    <w:rStyle w:val="Hipervnculo"/>
                    <w:noProof/>
                  </w:rPr>
                </w:rPrChange>
              </w:rPr>
              <w:delText>Tabla 5</w:delText>
            </w:r>
            <w:r w:rsidRPr="00954FCB" w:rsidDel="00954FCB">
              <w:rPr>
                <w:rPrChange w:id="813" w:author="Raul García Fernández" w:date="2017-07-10T20:44:00Z">
                  <w:rPr>
                    <w:rStyle w:val="Hipervnculo"/>
                    <w:noProof/>
                  </w:rPr>
                </w:rPrChange>
              </w:rPr>
              <w:noBreakHyphen/>
              <w:delText>16 (Actualización de repositorios)</w:delText>
            </w:r>
            <w:r w:rsidDel="00954FCB">
              <w:rPr>
                <w:noProof/>
                <w:webHidden/>
              </w:rPr>
              <w:tab/>
              <w:delText>28</w:delText>
            </w:r>
          </w:del>
        </w:p>
        <w:p w14:paraId="62186725" w14:textId="65A5A062" w:rsidR="003C3EAA" w:rsidDel="00954FCB" w:rsidRDefault="003C3EAA">
          <w:pPr>
            <w:pStyle w:val="Tabladeilustraciones"/>
            <w:tabs>
              <w:tab w:val="right" w:leader="dot" w:pos="8494"/>
            </w:tabs>
            <w:rPr>
              <w:del w:id="814" w:author="Raul García Fernández" w:date="2017-07-10T20:44:00Z"/>
              <w:rFonts w:eastAsiaTheme="minorEastAsia"/>
              <w:noProof/>
              <w:sz w:val="22"/>
              <w:lang w:val="es-ES" w:eastAsia="es-ES"/>
            </w:rPr>
          </w:pPr>
          <w:del w:id="815" w:author="Raul García Fernández" w:date="2017-07-10T20:44:00Z">
            <w:r w:rsidRPr="00954FCB" w:rsidDel="00954FCB">
              <w:rPr>
                <w:rPrChange w:id="816" w:author="Raul García Fernández" w:date="2017-07-10T20:44:00Z">
                  <w:rPr>
                    <w:rStyle w:val="Hipervnculo"/>
                    <w:noProof/>
                  </w:rPr>
                </w:rPrChange>
              </w:rPr>
              <w:delText>Tabla 5</w:delText>
            </w:r>
            <w:r w:rsidRPr="00954FCB" w:rsidDel="00954FCB">
              <w:rPr>
                <w:rPrChange w:id="817" w:author="Raul García Fernández" w:date="2017-07-10T20:44:00Z">
                  <w:rPr>
                    <w:rStyle w:val="Hipervnculo"/>
                    <w:noProof/>
                  </w:rPr>
                </w:rPrChange>
              </w:rPr>
              <w:noBreakHyphen/>
              <w:delText>17 (Listar ejecuciones)</w:delText>
            </w:r>
            <w:r w:rsidDel="00954FCB">
              <w:rPr>
                <w:noProof/>
                <w:webHidden/>
              </w:rPr>
              <w:tab/>
              <w:delText>29</w:delText>
            </w:r>
          </w:del>
        </w:p>
        <w:p w14:paraId="5D39F358" w14:textId="0A824CED" w:rsidR="003C3EAA" w:rsidDel="00954FCB" w:rsidRDefault="003C3EAA">
          <w:pPr>
            <w:pStyle w:val="Tabladeilustraciones"/>
            <w:tabs>
              <w:tab w:val="right" w:leader="dot" w:pos="8494"/>
            </w:tabs>
            <w:rPr>
              <w:del w:id="818" w:author="Raul García Fernández" w:date="2017-07-10T20:44:00Z"/>
              <w:rFonts w:eastAsiaTheme="minorEastAsia"/>
              <w:noProof/>
              <w:sz w:val="22"/>
              <w:lang w:val="es-ES" w:eastAsia="es-ES"/>
            </w:rPr>
          </w:pPr>
          <w:del w:id="819" w:author="Raul García Fernández" w:date="2017-07-10T20:44:00Z">
            <w:r w:rsidRPr="00954FCB" w:rsidDel="00954FCB">
              <w:rPr>
                <w:rPrChange w:id="820" w:author="Raul García Fernández" w:date="2017-07-10T20:44:00Z">
                  <w:rPr>
                    <w:rStyle w:val="Hipervnculo"/>
                    <w:noProof/>
                  </w:rPr>
                </w:rPrChange>
              </w:rPr>
              <w:delText>Tabla 5</w:delText>
            </w:r>
            <w:r w:rsidRPr="00954FCB" w:rsidDel="00954FCB">
              <w:rPr>
                <w:rPrChange w:id="821" w:author="Raul García Fernández" w:date="2017-07-10T20:44:00Z">
                  <w:rPr>
                    <w:rStyle w:val="Hipervnculo"/>
                    <w:noProof/>
                  </w:rPr>
                </w:rPrChange>
              </w:rPr>
              <w:noBreakHyphen/>
              <w:delText>18 (Visualizar ejecución)</w:delText>
            </w:r>
            <w:r w:rsidDel="00954FCB">
              <w:rPr>
                <w:noProof/>
                <w:webHidden/>
              </w:rPr>
              <w:tab/>
              <w:delText>30</w:delText>
            </w:r>
          </w:del>
        </w:p>
        <w:p w14:paraId="13396F4F" w14:textId="5EC99A03" w:rsidR="003C3EAA" w:rsidDel="00954FCB" w:rsidRDefault="003C3EAA">
          <w:pPr>
            <w:pStyle w:val="Tabladeilustraciones"/>
            <w:tabs>
              <w:tab w:val="right" w:leader="dot" w:pos="8494"/>
            </w:tabs>
            <w:rPr>
              <w:del w:id="822" w:author="Raul García Fernández" w:date="2017-07-10T20:44:00Z"/>
              <w:rFonts w:eastAsiaTheme="minorEastAsia"/>
              <w:noProof/>
              <w:sz w:val="22"/>
              <w:lang w:val="es-ES" w:eastAsia="es-ES"/>
            </w:rPr>
          </w:pPr>
          <w:del w:id="823" w:author="Raul García Fernández" w:date="2017-07-10T20:44:00Z">
            <w:r w:rsidRPr="00954FCB" w:rsidDel="00954FCB">
              <w:rPr>
                <w:rPrChange w:id="824" w:author="Raul García Fernández" w:date="2017-07-10T20:44:00Z">
                  <w:rPr>
                    <w:rStyle w:val="Hipervnculo"/>
                    <w:noProof/>
                  </w:rPr>
                </w:rPrChange>
              </w:rPr>
              <w:delText>Tabla 5</w:delText>
            </w:r>
            <w:r w:rsidRPr="00954FCB" w:rsidDel="00954FCB">
              <w:rPr>
                <w:rPrChange w:id="825" w:author="Raul García Fernández" w:date="2017-07-10T20:44:00Z">
                  <w:rPr>
                    <w:rStyle w:val="Hipervnculo"/>
                    <w:noProof/>
                  </w:rPr>
                </w:rPrChange>
              </w:rPr>
              <w:noBreakHyphen/>
              <w:delText>19 (Finalización de ejecución)</w:delText>
            </w:r>
            <w:r w:rsidDel="00954FCB">
              <w:rPr>
                <w:noProof/>
                <w:webHidden/>
              </w:rPr>
              <w:tab/>
              <w:delText>31</w:delText>
            </w:r>
          </w:del>
        </w:p>
        <w:p w14:paraId="1D6FD23D" w14:textId="0C76AB99" w:rsidR="003C3EAA" w:rsidDel="00954FCB" w:rsidRDefault="003C3EAA">
          <w:pPr>
            <w:pStyle w:val="Tabladeilustraciones"/>
            <w:tabs>
              <w:tab w:val="right" w:leader="dot" w:pos="8494"/>
            </w:tabs>
            <w:rPr>
              <w:del w:id="826" w:author="Raul García Fernández" w:date="2017-07-10T20:44:00Z"/>
              <w:rFonts w:eastAsiaTheme="minorEastAsia"/>
              <w:noProof/>
              <w:sz w:val="22"/>
              <w:lang w:val="es-ES" w:eastAsia="es-ES"/>
            </w:rPr>
          </w:pPr>
          <w:del w:id="827" w:author="Raul García Fernández" w:date="2017-07-10T20:44:00Z">
            <w:r w:rsidRPr="00954FCB" w:rsidDel="00954FCB">
              <w:rPr>
                <w:rPrChange w:id="828" w:author="Raul García Fernández" w:date="2017-07-10T20:44:00Z">
                  <w:rPr>
                    <w:rStyle w:val="Hipervnculo"/>
                    <w:noProof/>
                  </w:rPr>
                </w:rPrChange>
              </w:rPr>
              <w:delText>Tabla 5</w:delText>
            </w:r>
            <w:r w:rsidRPr="00954FCB" w:rsidDel="00954FCB">
              <w:rPr>
                <w:rPrChange w:id="829" w:author="Raul García Fernández" w:date="2017-07-10T20:44:00Z">
                  <w:rPr>
                    <w:rStyle w:val="Hipervnculo"/>
                    <w:noProof/>
                  </w:rPr>
                </w:rPrChange>
              </w:rPr>
              <w:noBreakHyphen/>
              <w:delText>20 (Monitorizar ejecución)</w:delText>
            </w:r>
            <w:r w:rsidDel="00954FCB">
              <w:rPr>
                <w:noProof/>
                <w:webHidden/>
              </w:rPr>
              <w:tab/>
              <w:delText>31</w:delText>
            </w:r>
          </w:del>
        </w:p>
        <w:p w14:paraId="65E12BE6" w14:textId="24E4277B" w:rsidR="003C3EAA" w:rsidDel="00954FCB" w:rsidRDefault="003C3EAA">
          <w:pPr>
            <w:pStyle w:val="Tabladeilustraciones"/>
            <w:tabs>
              <w:tab w:val="right" w:leader="dot" w:pos="8494"/>
            </w:tabs>
            <w:rPr>
              <w:del w:id="830" w:author="Raul García Fernández" w:date="2017-07-10T20:44:00Z"/>
              <w:rFonts w:eastAsiaTheme="minorEastAsia"/>
              <w:noProof/>
              <w:sz w:val="22"/>
              <w:lang w:val="es-ES" w:eastAsia="es-ES"/>
            </w:rPr>
          </w:pPr>
          <w:del w:id="831" w:author="Raul García Fernández" w:date="2017-07-10T20:44:00Z">
            <w:r w:rsidRPr="00954FCB" w:rsidDel="00954FCB">
              <w:rPr>
                <w:rPrChange w:id="832" w:author="Raul García Fernández" w:date="2017-07-10T20:44:00Z">
                  <w:rPr>
                    <w:rStyle w:val="Hipervnculo"/>
                    <w:noProof/>
                  </w:rPr>
                </w:rPrChange>
              </w:rPr>
              <w:delText>Tabla 5</w:delText>
            </w:r>
            <w:r w:rsidRPr="00954FCB" w:rsidDel="00954FCB">
              <w:rPr>
                <w:rPrChange w:id="833" w:author="Raul García Fernández" w:date="2017-07-10T20:44:00Z">
                  <w:rPr>
                    <w:rStyle w:val="Hipervnculo"/>
                    <w:noProof/>
                  </w:rPr>
                </w:rPrChange>
              </w:rPr>
              <w:noBreakHyphen/>
              <w:delText>21 (Ejecutar proyecto)</w:delText>
            </w:r>
            <w:r w:rsidDel="00954FCB">
              <w:rPr>
                <w:noProof/>
                <w:webHidden/>
              </w:rPr>
              <w:tab/>
              <w:delText>33</w:delText>
            </w:r>
          </w:del>
        </w:p>
        <w:p w14:paraId="0A5E0A2C" w14:textId="4DD0EA31" w:rsidR="003C3EAA" w:rsidDel="00954FCB" w:rsidRDefault="003C3EAA">
          <w:pPr>
            <w:pStyle w:val="Tabladeilustraciones"/>
            <w:tabs>
              <w:tab w:val="right" w:leader="dot" w:pos="8494"/>
            </w:tabs>
            <w:rPr>
              <w:del w:id="834" w:author="Raul García Fernández" w:date="2017-07-10T20:44:00Z"/>
              <w:rFonts w:eastAsiaTheme="minorEastAsia"/>
              <w:noProof/>
              <w:sz w:val="22"/>
              <w:lang w:val="es-ES" w:eastAsia="es-ES"/>
            </w:rPr>
          </w:pPr>
          <w:del w:id="835" w:author="Raul García Fernández" w:date="2017-07-10T20:44:00Z">
            <w:r w:rsidRPr="00954FCB" w:rsidDel="00954FCB">
              <w:rPr>
                <w:rPrChange w:id="836" w:author="Raul García Fernández" w:date="2017-07-10T20:44:00Z">
                  <w:rPr>
                    <w:rStyle w:val="Hipervnculo"/>
                    <w:noProof/>
                  </w:rPr>
                </w:rPrChange>
              </w:rPr>
              <w:delText>Tabla 5</w:delText>
            </w:r>
            <w:r w:rsidRPr="00954FCB" w:rsidDel="00954FCB">
              <w:rPr>
                <w:rPrChange w:id="837" w:author="Raul García Fernández" w:date="2017-07-10T20:44:00Z">
                  <w:rPr>
                    <w:rStyle w:val="Hipervnculo"/>
                    <w:noProof/>
                  </w:rPr>
                </w:rPrChange>
              </w:rPr>
              <w:noBreakHyphen/>
              <w:delText>22 (Navegación a proyecto)</w:delText>
            </w:r>
            <w:r w:rsidDel="00954FCB">
              <w:rPr>
                <w:noProof/>
                <w:webHidden/>
              </w:rPr>
              <w:tab/>
              <w:delText>35</w:delText>
            </w:r>
          </w:del>
        </w:p>
        <w:p w14:paraId="54B8F7E0" w14:textId="40849A7B" w:rsidR="003C3EAA" w:rsidDel="00954FCB" w:rsidRDefault="003C3EAA">
          <w:pPr>
            <w:pStyle w:val="Tabladeilustraciones"/>
            <w:tabs>
              <w:tab w:val="right" w:leader="dot" w:pos="8494"/>
            </w:tabs>
            <w:rPr>
              <w:del w:id="838" w:author="Raul García Fernández" w:date="2017-07-10T20:44:00Z"/>
              <w:rFonts w:eastAsiaTheme="minorEastAsia"/>
              <w:noProof/>
              <w:sz w:val="22"/>
              <w:lang w:val="es-ES" w:eastAsia="es-ES"/>
            </w:rPr>
          </w:pPr>
          <w:del w:id="839" w:author="Raul García Fernández" w:date="2017-07-10T20:44:00Z">
            <w:r w:rsidRPr="00954FCB" w:rsidDel="00954FCB">
              <w:rPr>
                <w:rPrChange w:id="840" w:author="Raul García Fernández" w:date="2017-07-10T20:44:00Z">
                  <w:rPr>
                    <w:rStyle w:val="Hipervnculo"/>
                    <w:noProof/>
                  </w:rPr>
                </w:rPrChange>
              </w:rPr>
              <w:delText>Tabla 5</w:delText>
            </w:r>
            <w:r w:rsidRPr="00954FCB" w:rsidDel="00954FCB">
              <w:rPr>
                <w:rPrChange w:id="841" w:author="Raul García Fernández" w:date="2017-07-10T20:44:00Z">
                  <w:rPr>
                    <w:rStyle w:val="Hipervnculo"/>
                    <w:noProof/>
                  </w:rPr>
                </w:rPrChange>
              </w:rPr>
              <w:noBreakHyphen/>
              <w:delText>23 (Navegación a grupo)</w:delText>
            </w:r>
            <w:r w:rsidDel="00954FCB">
              <w:rPr>
                <w:noProof/>
                <w:webHidden/>
              </w:rPr>
              <w:tab/>
              <w:delText>35</w:delText>
            </w:r>
          </w:del>
        </w:p>
        <w:p w14:paraId="570A2790" w14:textId="01F4AEA8" w:rsidR="003C3EAA" w:rsidDel="00954FCB" w:rsidRDefault="003C3EAA">
          <w:pPr>
            <w:pStyle w:val="Tabladeilustraciones"/>
            <w:tabs>
              <w:tab w:val="right" w:leader="dot" w:pos="8494"/>
            </w:tabs>
            <w:rPr>
              <w:del w:id="842" w:author="Raul García Fernández" w:date="2017-07-10T20:44:00Z"/>
              <w:rFonts w:eastAsiaTheme="minorEastAsia"/>
              <w:noProof/>
              <w:sz w:val="22"/>
              <w:lang w:val="es-ES" w:eastAsia="es-ES"/>
            </w:rPr>
          </w:pPr>
          <w:del w:id="843" w:author="Raul García Fernández" w:date="2017-07-10T20:44:00Z">
            <w:r w:rsidRPr="00954FCB" w:rsidDel="00954FCB">
              <w:rPr>
                <w:rPrChange w:id="844" w:author="Raul García Fernández" w:date="2017-07-10T20:44:00Z">
                  <w:rPr>
                    <w:rStyle w:val="Hipervnculo"/>
                    <w:noProof/>
                  </w:rPr>
                </w:rPrChange>
              </w:rPr>
              <w:delText>Tabla 5</w:delText>
            </w:r>
            <w:r w:rsidRPr="00954FCB" w:rsidDel="00954FCB">
              <w:rPr>
                <w:rPrChange w:id="845" w:author="Raul García Fernández" w:date="2017-07-10T20:44:00Z">
                  <w:rPr>
                    <w:rStyle w:val="Hipervnculo"/>
                    <w:noProof/>
                  </w:rPr>
                </w:rPrChange>
              </w:rPr>
              <w:noBreakHyphen/>
              <w:delText>24 (Navegación principal)</w:delText>
            </w:r>
            <w:r w:rsidDel="00954FCB">
              <w:rPr>
                <w:noProof/>
                <w:webHidden/>
              </w:rPr>
              <w:tab/>
              <w:delText>37</w:delText>
            </w:r>
          </w:del>
        </w:p>
        <w:p w14:paraId="3B9C9B53" w14:textId="2A87703E" w:rsidR="003C3EAA" w:rsidDel="00954FCB" w:rsidRDefault="003C3EAA">
          <w:pPr>
            <w:pStyle w:val="Tabladeilustraciones"/>
            <w:tabs>
              <w:tab w:val="right" w:leader="dot" w:pos="8494"/>
            </w:tabs>
            <w:rPr>
              <w:del w:id="846" w:author="Raul García Fernández" w:date="2017-07-10T20:44:00Z"/>
              <w:rFonts w:eastAsiaTheme="minorEastAsia"/>
              <w:noProof/>
              <w:sz w:val="22"/>
              <w:lang w:val="es-ES" w:eastAsia="es-ES"/>
            </w:rPr>
          </w:pPr>
          <w:del w:id="847" w:author="Raul García Fernández" w:date="2017-07-10T20:44:00Z">
            <w:r w:rsidRPr="00954FCB" w:rsidDel="00954FCB">
              <w:rPr>
                <w:rPrChange w:id="848" w:author="Raul García Fernández" w:date="2017-07-10T20:44:00Z">
                  <w:rPr>
                    <w:rStyle w:val="Hipervnculo"/>
                    <w:noProof/>
                  </w:rPr>
                </w:rPrChange>
              </w:rPr>
              <w:delText>Tabla 5</w:delText>
            </w:r>
            <w:r w:rsidRPr="00954FCB" w:rsidDel="00954FCB">
              <w:rPr>
                <w:rPrChange w:id="849" w:author="Raul García Fernández" w:date="2017-07-10T20:44:00Z">
                  <w:rPr>
                    <w:rStyle w:val="Hipervnculo"/>
                    <w:noProof/>
                  </w:rPr>
                </w:rPrChange>
              </w:rPr>
              <w:noBreakHyphen/>
              <w:delText>25 (Crear aplicación)</w:delText>
            </w:r>
            <w:r w:rsidDel="00954FCB">
              <w:rPr>
                <w:noProof/>
                <w:webHidden/>
              </w:rPr>
              <w:tab/>
              <w:delText>38</w:delText>
            </w:r>
          </w:del>
        </w:p>
        <w:p w14:paraId="01FF9B18" w14:textId="1F457B16" w:rsidR="003C3EAA" w:rsidDel="00954FCB" w:rsidRDefault="003C3EAA">
          <w:pPr>
            <w:pStyle w:val="Tabladeilustraciones"/>
            <w:tabs>
              <w:tab w:val="right" w:leader="dot" w:pos="8494"/>
            </w:tabs>
            <w:rPr>
              <w:del w:id="850" w:author="Raul García Fernández" w:date="2017-07-10T20:44:00Z"/>
              <w:rFonts w:eastAsiaTheme="minorEastAsia"/>
              <w:noProof/>
              <w:sz w:val="22"/>
              <w:lang w:val="es-ES" w:eastAsia="es-ES"/>
            </w:rPr>
          </w:pPr>
          <w:del w:id="851" w:author="Raul García Fernández" w:date="2017-07-10T20:44:00Z">
            <w:r w:rsidRPr="00954FCB" w:rsidDel="00954FCB">
              <w:rPr>
                <w:rPrChange w:id="852" w:author="Raul García Fernández" w:date="2017-07-10T20:44:00Z">
                  <w:rPr>
                    <w:rStyle w:val="Hipervnculo"/>
                    <w:noProof/>
                  </w:rPr>
                </w:rPrChange>
              </w:rPr>
              <w:delText>Tabla 5</w:delText>
            </w:r>
            <w:r w:rsidRPr="00954FCB" w:rsidDel="00954FCB">
              <w:rPr>
                <w:rPrChange w:id="853" w:author="Raul García Fernández" w:date="2017-07-10T20:44:00Z">
                  <w:rPr>
                    <w:rStyle w:val="Hipervnculo"/>
                    <w:noProof/>
                  </w:rPr>
                </w:rPrChange>
              </w:rPr>
              <w:noBreakHyphen/>
              <w:delText>26 (Eliminación de aplicación)</w:delText>
            </w:r>
            <w:r w:rsidDel="00954FCB">
              <w:rPr>
                <w:noProof/>
                <w:webHidden/>
              </w:rPr>
              <w:tab/>
              <w:delText>39</w:delText>
            </w:r>
          </w:del>
        </w:p>
        <w:p w14:paraId="45ED9653" w14:textId="0118105D" w:rsidR="003C3EAA" w:rsidDel="00954FCB" w:rsidRDefault="003C3EAA">
          <w:pPr>
            <w:pStyle w:val="Tabladeilustraciones"/>
            <w:tabs>
              <w:tab w:val="right" w:leader="dot" w:pos="8494"/>
            </w:tabs>
            <w:rPr>
              <w:del w:id="854" w:author="Raul García Fernández" w:date="2017-07-10T20:44:00Z"/>
              <w:rFonts w:eastAsiaTheme="minorEastAsia"/>
              <w:noProof/>
              <w:sz w:val="22"/>
              <w:lang w:val="es-ES" w:eastAsia="es-ES"/>
            </w:rPr>
          </w:pPr>
          <w:del w:id="855" w:author="Raul García Fernández" w:date="2017-07-10T20:44:00Z">
            <w:r w:rsidRPr="00954FCB" w:rsidDel="00954FCB">
              <w:rPr>
                <w:rPrChange w:id="856" w:author="Raul García Fernández" w:date="2017-07-10T20:44:00Z">
                  <w:rPr>
                    <w:rStyle w:val="Hipervnculo"/>
                    <w:noProof/>
                  </w:rPr>
                </w:rPrChange>
              </w:rPr>
              <w:delText>Tabla 5</w:delText>
            </w:r>
            <w:r w:rsidRPr="00954FCB" w:rsidDel="00954FCB">
              <w:rPr>
                <w:rPrChange w:id="857" w:author="Raul García Fernández" w:date="2017-07-10T20:44:00Z">
                  <w:rPr>
                    <w:rStyle w:val="Hipervnculo"/>
                    <w:noProof/>
                  </w:rPr>
                </w:rPrChange>
              </w:rPr>
              <w:noBreakHyphen/>
              <w:delText>27 (Listado de aplicaciones)</w:delText>
            </w:r>
            <w:r w:rsidDel="00954FCB">
              <w:rPr>
                <w:noProof/>
                <w:webHidden/>
              </w:rPr>
              <w:tab/>
              <w:delText>39</w:delText>
            </w:r>
          </w:del>
        </w:p>
        <w:p w14:paraId="46ACC73F" w14:textId="47D11035" w:rsidR="003C3EAA" w:rsidDel="00954FCB" w:rsidRDefault="003C3EAA">
          <w:pPr>
            <w:pStyle w:val="Tabladeilustraciones"/>
            <w:tabs>
              <w:tab w:val="right" w:leader="dot" w:pos="8494"/>
            </w:tabs>
            <w:rPr>
              <w:del w:id="858" w:author="Raul García Fernández" w:date="2017-07-10T20:44:00Z"/>
              <w:rFonts w:eastAsiaTheme="minorEastAsia"/>
              <w:noProof/>
              <w:sz w:val="22"/>
              <w:lang w:val="es-ES" w:eastAsia="es-ES"/>
            </w:rPr>
          </w:pPr>
          <w:del w:id="859" w:author="Raul García Fernández" w:date="2017-07-10T20:44:00Z">
            <w:r w:rsidRPr="00954FCB" w:rsidDel="00954FCB">
              <w:rPr>
                <w:rPrChange w:id="860" w:author="Raul García Fernández" w:date="2017-07-10T20:44:00Z">
                  <w:rPr>
                    <w:rStyle w:val="Hipervnculo"/>
                    <w:noProof/>
                  </w:rPr>
                </w:rPrChange>
              </w:rPr>
              <w:delText>Tabla 5</w:delText>
            </w:r>
            <w:r w:rsidRPr="00954FCB" w:rsidDel="00954FCB">
              <w:rPr>
                <w:rPrChange w:id="861" w:author="Raul García Fernández" w:date="2017-07-10T20:44:00Z">
                  <w:rPr>
                    <w:rStyle w:val="Hipervnculo"/>
                    <w:noProof/>
                  </w:rPr>
                </w:rPrChange>
              </w:rPr>
              <w:noBreakHyphen/>
              <w:delText>28 (Crear administrador)</w:delText>
            </w:r>
            <w:r w:rsidDel="00954FCB">
              <w:rPr>
                <w:noProof/>
                <w:webHidden/>
              </w:rPr>
              <w:tab/>
              <w:delText>41</w:delText>
            </w:r>
          </w:del>
        </w:p>
        <w:p w14:paraId="6D64853D" w14:textId="3A38F9D6" w:rsidR="003C3EAA" w:rsidDel="00954FCB" w:rsidRDefault="003C3EAA">
          <w:pPr>
            <w:pStyle w:val="Tabladeilustraciones"/>
            <w:tabs>
              <w:tab w:val="right" w:leader="dot" w:pos="8494"/>
            </w:tabs>
            <w:rPr>
              <w:del w:id="862" w:author="Raul García Fernández" w:date="2017-07-10T20:44:00Z"/>
              <w:rFonts w:eastAsiaTheme="minorEastAsia"/>
              <w:noProof/>
              <w:sz w:val="22"/>
              <w:lang w:val="es-ES" w:eastAsia="es-ES"/>
            </w:rPr>
          </w:pPr>
          <w:del w:id="863" w:author="Raul García Fernández" w:date="2017-07-10T20:44:00Z">
            <w:r w:rsidRPr="00954FCB" w:rsidDel="00954FCB">
              <w:rPr>
                <w:rPrChange w:id="864" w:author="Raul García Fernández" w:date="2017-07-10T20:44:00Z">
                  <w:rPr>
                    <w:rStyle w:val="Hipervnculo"/>
                    <w:noProof/>
                  </w:rPr>
                </w:rPrChange>
              </w:rPr>
              <w:delText>Tabla 5</w:delText>
            </w:r>
            <w:r w:rsidRPr="00954FCB" w:rsidDel="00954FCB">
              <w:rPr>
                <w:rPrChange w:id="865" w:author="Raul García Fernández" w:date="2017-07-10T20:44:00Z">
                  <w:rPr>
                    <w:rStyle w:val="Hipervnculo"/>
                    <w:noProof/>
                  </w:rPr>
                </w:rPrChange>
              </w:rPr>
              <w:noBreakHyphen/>
              <w:delText>29 (Crear usuario)</w:delText>
            </w:r>
            <w:r w:rsidDel="00954FCB">
              <w:rPr>
                <w:noProof/>
                <w:webHidden/>
              </w:rPr>
              <w:tab/>
              <w:delText>41</w:delText>
            </w:r>
          </w:del>
        </w:p>
        <w:p w14:paraId="44586EB2" w14:textId="35AE7023" w:rsidR="003C3EAA" w:rsidDel="00954FCB" w:rsidRDefault="003C3EAA">
          <w:pPr>
            <w:pStyle w:val="Tabladeilustraciones"/>
            <w:tabs>
              <w:tab w:val="right" w:leader="dot" w:pos="8494"/>
            </w:tabs>
            <w:rPr>
              <w:del w:id="866" w:author="Raul García Fernández" w:date="2017-07-10T20:44:00Z"/>
              <w:rFonts w:eastAsiaTheme="minorEastAsia"/>
              <w:noProof/>
              <w:sz w:val="22"/>
              <w:lang w:val="es-ES" w:eastAsia="es-ES"/>
            </w:rPr>
          </w:pPr>
          <w:del w:id="867" w:author="Raul García Fernández" w:date="2017-07-10T20:44:00Z">
            <w:r w:rsidRPr="00954FCB" w:rsidDel="00954FCB">
              <w:rPr>
                <w:rPrChange w:id="868" w:author="Raul García Fernández" w:date="2017-07-10T20:44:00Z">
                  <w:rPr>
                    <w:rStyle w:val="Hipervnculo"/>
                    <w:noProof/>
                  </w:rPr>
                </w:rPrChange>
              </w:rPr>
              <w:delText>Tabla 5</w:delText>
            </w:r>
            <w:r w:rsidRPr="00954FCB" w:rsidDel="00954FCB">
              <w:rPr>
                <w:rPrChange w:id="869" w:author="Raul García Fernández" w:date="2017-07-10T20:44:00Z">
                  <w:rPr>
                    <w:rStyle w:val="Hipervnculo"/>
                    <w:noProof/>
                  </w:rPr>
                </w:rPrChange>
              </w:rPr>
              <w:noBreakHyphen/>
              <w:delText>30 (Listar usuarios)</w:delText>
            </w:r>
            <w:r w:rsidDel="00954FCB">
              <w:rPr>
                <w:noProof/>
                <w:webHidden/>
              </w:rPr>
              <w:tab/>
              <w:delText>42</w:delText>
            </w:r>
          </w:del>
        </w:p>
        <w:p w14:paraId="0F9B6E1F" w14:textId="2F99304A" w:rsidR="003C3EAA" w:rsidDel="00954FCB" w:rsidRDefault="003C3EAA">
          <w:pPr>
            <w:pStyle w:val="Tabladeilustraciones"/>
            <w:tabs>
              <w:tab w:val="right" w:leader="dot" w:pos="8494"/>
            </w:tabs>
            <w:rPr>
              <w:del w:id="870" w:author="Raul García Fernández" w:date="2017-07-10T20:44:00Z"/>
              <w:rFonts w:eastAsiaTheme="minorEastAsia"/>
              <w:noProof/>
              <w:sz w:val="22"/>
              <w:lang w:val="es-ES" w:eastAsia="es-ES"/>
            </w:rPr>
          </w:pPr>
          <w:del w:id="871" w:author="Raul García Fernández" w:date="2017-07-10T20:44:00Z">
            <w:r w:rsidRPr="00954FCB" w:rsidDel="00954FCB">
              <w:rPr>
                <w:rPrChange w:id="872" w:author="Raul García Fernández" w:date="2017-07-10T20:44:00Z">
                  <w:rPr>
                    <w:rStyle w:val="Hipervnculo"/>
                    <w:noProof/>
                  </w:rPr>
                </w:rPrChange>
              </w:rPr>
              <w:delText>Tabla 5</w:delText>
            </w:r>
            <w:r w:rsidRPr="00954FCB" w:rsidDel="00954FCB">
              <w:rPr>
                <w:rPrChange w:id="873" w:author="Raul García Fernández" w:date="2017-07-10T20:44:00Z">
                  <w:rPr>
                    <w:rStyle w:val="Hipervnculo"/>
                    <w:noProof/>
                  </w:rPr>
                </w:rPrChange>
              </w:rPr>
              <w:noBreakHyphen/>
              <w:delText>31 (Bloquear usuario)</w:delText>
            </w:r>
            <w:r w:rsidDel="00954FCB">
              <w:rPr>
                <w:noProof/>
                <w:webHidden/>
              </w:rPr>
              <w:tab/>
              <w:delText>43</w:delText>
            </w:r>
          </w:del>
        </w:p>
        <w:p w14:paraId="58DC4B5D" w14:textId="17DA4E2D" w:rsidR="003C3EAA" w:rsidDel="00954FCB" w:rsidRDefault="003C3EAA">
          <w:pPr>
            <w:pStyle w:val="Tabladeilustraciones"/>
            <w:tabs>
              <w:tab w:val="right" w:leader="dot" w:pos="8494"/>
            </w:tabs>
            <w:rPr>
              <w:del w:id="874" w:author="Raul García Fernández" w:date="2017-07-10T20:44:00Z"/>
              <w:rFonts w:eastAsiaTheme="minorEastAsia"/>
              <w:noProof/>
              <w:sz w:val="22"/>
              <w:lang w:val="es-ES" w:eastAsia="es-ES"/>
            </w:rPr>
          </w:pPr>
          <w:del w:id="875" w:author="Raul García Fernández" w:date="2017-07-10T20:44:00Z">
            <w:r w:rsidRPr="00954FCB" w:rsidDel="00954FCB">
              <w:rPr>
                <w:rPrChange w:id="876" w:author="Raul García Fernández" w:date="2017-07-10T20:44:00Z">
                  <w:rPr>
                    <w:rStyle w:val="Hipervnculo"/>
                    <w:noProof/>
                  </w:rPr>
                </w:rPrChange>
              </w:rPr>
              <w:delText>Tabla 5</w:delText>
            </w:r>
            <w:r w:rsidRPr="00954FCB" w:rsidDel="00954FCB">
              <w:rPr>
                <w:rPrChange w:id="877" w:author="Raul García Fernández" w:date="2017-07-10T20:44:00Z">
                  <w:rPr>
                    <w:rStyle w:val="Hipervnculo"/>
                    <w:noProof/>
                  </w:rPr>
                </w:rPrChange>
              </w:rPr>
              <w:noBreakHyphen/>
              <w:delText>32 (Listar proyecto)</w:delText>
            </w:r>
            <w:r w:rsidDel="00954FCB">
              <w:rPr>
                <w:noProof/>
                <w:webHidden/>
              </w:rPr>
              <w:tab/>
              <w:delText>44</w:delText>
            </w:r>
          </w:del>
        </w:p>
        <w:p w14:paraId="16442028" w14:textId="007A0625" w:rsidR="003C3EAA" w:rsidDel="00954FCB" w:rsidRDefault="003C3EAA">
          <w:pPr>
            <w:pStyle w:val="Tabladeilustraciones"/>
            <w:tabs>
              <w:tab w:val="right" w:leader="dot" w:pos="8494"/>
            </w:tabs>
            <w:rPr>
              <w:del w:id="878" w:author="Raul García Fernández" w:date="2017-07-10T20:44:00Z"/>
              <w:rFonts w:eastAsiaTheme="minorEastAsia"/>
              <w:noProof/>
              <w:sz w:val="22"/>
              <w:lang w:val="es-ES" w:eastAsia="es-ES"/>
            </w:rPr>
          </w:pPr>
          <w:del w:id="879" w:author="Raul García Fernández" w:date="2017-07-10T20:44:00Z">
            <w:r w:rsidRPr="00954FCB" w:rsidDel="00954FCB">
              <w:rPr>
                <w:rPrChange w:id="880" w:author="Raul García Fernández" w:date="2017-07-10T20:44:00Z">
                  <w:rPr>
                    <w:rStyle w:val="Hipervnculo"/>
                    <w:noProof/>
                  </w:rPr>
                </w:rPrChange>
              </w:rPr>
              <w:delText>Tabla 5</w:delText>
            </w:r>
            <w:r w:rsidRPr="00954FCB" w:rsidDel="00954FCB">
              <w:rPr>
                <w:rPrChange w:id="881" w:author="Raul García Fernández" w:date="2017-07-10T20:44:00Z">
                  <w:rPr>
                    <w:rStyle w:val="Hipervnculo"/>
                    <w:noProof/>
                  </w:rPr>
                </w:rPrChange>
              </w:rPr>
              <w:noBreakHyphen/>
              <w:delText>33 (Visualizar proyecto)</w:delText>
            </w:r>
            <w:r w:rsidDel="00954FCB">
              <w:rPr>
                <w:noProof/>
                <w:webHidden/>
              </w:rPr>
              <w:tab/>
              <w:delText>45</w:delText>
            </w:r>
          </w:del>
        </w:p>
        <w:p w14:paraId="4E924B30" w14:textId="285C8EB8" w:rsidR="003C3EAA" w:rsidDel="00954FCB" w:rsidRDefault="003C3EAA">
          <w:pPr>
            <w:pStyle w:val="Tabladeilustraciones"/>
            <w:tabs>
              <w:tab w:val="right" w:leader="dot" w:pos="8494"/>
            </w:tabs>
            <w:rPr>
              <w:del w:id="882" w:author="Raul García Fernández" w:date="2017-07-10T20:44:00Z"/>
              <w:rFonts w:eastAsiaTheme="minorEastAsia"/>
              <w:noProof/>
              <w:sz w:val="22"/>
              <w:lang w:val="es-ES" w:eastAsia="es-ES"/>
            </w:rPr>
          </w:pPr>
          <w:del w:id="883" w:author="Raul García Fernández" w:date="2017-07-10T20:44:00Z">
            <w:r w:rsidRPr="00954FCB" w:rsidDel="00954FCB">
              <w:rPr>
                <w:rPrChange w:id="884" w:author="Raul García Fernández" w:date="2017-07-10T20:44:00Z">
                  <w:rPr>
                    <w:rStyle w:val="Hipervnculo"/>
                    <w:noProof/>
                  </w:rPr>
                </w:rPrChange>
              </w:rPr>
              <w:delText>Tabla 5</w:delText>
            </w:r>
            <w:r w:rsidRPr="00954FCB" w:rsidDel="00954FCB">
              <w:rPr>
                <w:rPrChange w:id="885" w:author="Raul García Fernández" w:date="2017-07-10T20:44:00Z">
                  <w:rPr>
                    <w:rStyle w:val="Hipervnculo"/>
                    <w:noProof/>
                  </w:rPr>
                </w:rPrChange>
              </w:rPr>
              <w:noBreakHyphen/>
              <w:delText>34 (Eliminar proyecto)</w:delText>
            </w:r>
            <w:r w:rsidDel="00954FCB">
              <w:rPr>
                <w:noProof/>
                <w:webHidden/>
              </w:rPr>
              <w:tab/>
              <w:delText>45</w:delText>
            </w:r>
          </w:del>
        </w:p>
        <w:p w14:paraId="5D5B542A" w14:textId="1045F0C9" w:rsidR="003C3EAA" w:rsidDel="00954FCB" w:rsidRDefault="003C3EAA">
          <w:pPr>
            <w:pStyle w:val="Tabladeilustraciones"/>
            <w:tabs>
              <w:tab w:val="right" w:leader="dot" w:pos="8494"/>
            </w:tabs>
            <w:rPr>
              <w:del w:id="886" w:author="Raul García Fernández" w:date="2017-07-10T20:44:00Z"/>
              <w:rFonts w:eastAsiaTheme="minorEastAsia"/>
              <w:noProof/>
              <w:sz w:val="22"/>
              <w:lang w:val="es-ES" w:eastAsia="es-ES"/>
            </w:rPr>
          </w:pPr>
          <w:del w:id="887" w:author="Raul García Fernández" w:date="2017-07-10T20:44:00Z">
            <w:r w:rsidRPr="00954FCB" w:rsidDel="00954FCB">
              <w:rPr>
                <w:rPrChange w:id="888" w:author="Raul García Fernández" w:date="2017-07-10T20:44:00Z">
                  <w:rPr>
                    <w:rStyle w:val="Hipervnculo"/>
                    <w:noProof/>
                  </w:rPr>
                </w:rPrChange>
              </w:rPr>
              <w:delText>Tabla 5</w:delText>
            </w:r>
            <w:r w:rsidRPr="00954FCB" w:rsidDel="00954FCB">
              <w:rPr>
                <w:rPrChange w:id="889" w:author="Raul García Fernández" w:date="2017-07-10T20:44:00Z">
                  <w:rPr>
                    <w:rStyle w:val="Hipervnculo"/>
                    <w:noProof/>
                  </w:rPr>
                </w:rPrChange>
              </w:rPr>
              <w:noBreakHyphen/>
              <w:delText>35 (Listar grupo)</w:delText>
            </w:r>
            <w:r w:rsidDel="00954FCB">
              <w:rPr>
                <w:noProof/>
                <w:webHidden/>
              </w:rPr>
              <w:tab/>
              <w:delText>46</w:delText>
            </w:r>
          </w:del>
        </w:p>
        <w:p w14:paraId="13B8C666" w14:textId="01B7368B" w:rsidR="003C3EAA" w:rsidDel="00954FCB" w:rsidRDefault="003C3EAA">
          <w:pPr>
            <w:pStyle w:val="Tabladeilustraciones"/>
            <w:tabs>
              <w:tab w:val="right" w:leader="dot" w:pos="8494"/>
            </w:tabs>
            <w:rPr>
              <w:del w:id="890" w:author="Raul García Fernández" w:date="2017-07-10T20:44:00Z"/>
              <w:rFonts w:eastAsiaTheme="minorEastAsia"/>
              <w:noProof/>
              <w:sz w:val="22"/>
              <w:lang w:val="es-ES" w:eastAsia="es-ES"/>
            </w:rPr>
          </w:pPr>
          <w:del w:id="891" w:author="Raul García Fernández" w:date="2017-07-10T20:44:00Z">
            <w:r w:rsidRPr="00954FCB" w:rsidDel="00954FCB">
              <w:rPr>
                <w:rPrChange w:id="892" w:author="Raul García Fernández" w:date="2017-07-10T20:44:00Z">
                  <w:rPr>
                    <w:rStyle w:val="Hipervnculo"/>
                    <w:noProof/>
                  </w:rPr>
                </w:rPrChange>
              </w:rPr>
              <w:delText>Tabla 5</w:delText>
            </w:r>
            <w:r w:rsidRPr="00954FCB" w:rsidDel="00954FCB">
              <w:rPr>
                <w:rPrChange w:id="893" w:author="Raul García Fernández" w:date="2017-07-10T20:44:00Z">
                  <w:rPr>
                    <w:rStyle w:val="Hipervnculo"/>
                    <w:noProof/>
                  </w:rPr>
                </w:rPrChange>
              </w:rPr>
              <w:noBreakHyphen/>
              <w:delText>36 (Visualizar grupo)</w:delText>
            </w:r>
            <w:r w:rsidDel="00954FCB">
              <w:rPr>
                <w:noProof/>
                <w:webHidden/>
              </w:rPr>
              <w:tab/>
              <w:delText>47</w:delText>
            </w:r>
          </w:del>
        </w:p>
        <w:p w14:paraId="329FE330" w14:textId="4D9DC7ED" w:rsidR="003C3EAA" w:rsidDel="00954FCB" w:rsidRDefault="003C3EAA">
          <w:pPr>
            <w:pStyle w:val="Tabladeilustraciones"/>
            <w:tabs>
              <w:tab w:val="right" w:leader="dot" w:pos="8494"/>
            </w:tabs>
            <w:rPr>
              <w:del w:id="894" w:author="Raul García Fernández" w:date="2017-07-10T20:44:00Z"/>
              <w:rFonts w:eastAsiaTheme="minorEastAsia"/>
              <w:noProof/>
              <w:sz w:val="22"/>
              <w:lang w:val="es-ES" w:eastAsia="es-ES"/>
            </w:rPr>
          </w:pPr>
          <w:del w:id="895" w:author="Raul García Fernández" w:date="2017-07-10T20:44:00Z">
            <w:r w:rsidRPr="00954FCB" w:rsidDel="00954FCB">
              <w:rPr>
                <w:rPrChange w:id="896" w:author="Raul García Fernández" w:date="2017-07-10T20:44:00Z">
                  <w:rPr>
                    <w:rStyle w:val="Hipervnculo"/>
                    <w:noProof/>
                  </w:rPr>
                </w:rPrChange>
              </w:rPr>
              <w:delText>Tabla 5</w:delText>
            </w:r>
            <w:r w:rsidRPr="00954FCB" w:rsidDel="00954FCB">
              <w:rPr>
                <w:rPrChange w:id="897" w:author="Raul García Fernández" w:date="2017-07-10T20:44:00Z">
                  <w:rPr>
                    <w:rStyle w:val="Hipervnculo"/>
                    <w:noProof/>
                  </w:rPr>
                </w:rPrChange>
              </w:rPr>
              <w:noBreakHyphen/>
              <w:delText>37 (Eliminar grupo)</w:delText>
            </w:r>
            <w:r w:rsidDel="00954FCB">
              <w:rPr>
                <w:noProof/>
                <w:webHidden/>
              </w:rPr>
              <w:tab/>
              <w:delText>47</w:delText>
            </w:r>
          </w:del>
        </w:p>
        <w:p w14:paraId="3ADB81C1" w14:textId="780C8B6A" w:rsidR="003C3EAA" w:rsidDel="00954FCB" w:rsidRDefault="003C3EAA">
          <w:pPr>
            <w:pStyle w:val="Tabladeilustraciones"/>
            <w:tabs>
              <w:tab w:val="right" w:leader="dot" w:pos="8494"/>
            </w:tabs>
            <w:rPr>
              <w:del w:id="898" w:author="Raul García Fernández" w:date="2017-07-10T20:44:00Z"/>
              <w:rFonts w:eastAsiaTheme="minorEastAsia"/>
              <w:noProof/>
              <w:sz w:val="22"/>
              <w:lang w:val="es-ES" w:eastAsia="es-ES"/>
            </w:rPr>
          </w:pPr>
          <w:del w:id="899" w:author="Raul García Fernández" w:date="2017-07-10T20:44:00Z">
            <w:r w:rsidRPr="00954FCB" w:rsidDel="00954FCB">
              <w:rPr>
                <w:rPrChange w:id="900" w:author="Raul García Fernández" w:date="2017-07-10T20:44:00Z">
                  <w:rPr>
                    <w:rStyle w:val="Hipervnculo"/>
                    <w:noProof/>
                  </w:rPr>
                </w:rPrChange>
              </w:rPr>
              <w:delText>Tabla 5</w:delText>
            </w:r>
            <w:r w:rsidRPr="00954FCB" w:rsidDel="00954FCB">
              <w:rPr>
                <w:rPrChange w:id="901" w:author="Raul García Fernández" w:date="2017-07-10T20:44:00Z">
                  <w:rPr>
                    <w:rStyle w:val="Hipervnculo"/>
                    <w:noProof/>
                  </w:rPr>
                </w:rPrChange>
              </w:rPr>
              <w:noBreakHyphen/>
              <w:delText>38 (Listar ejecución)</w:delText>
            </w:r>
            <w:r w:rsidDel="00954FCB">
              <w:rPr>
                <w:noProof/>
                <w:webHidden/>
              </w:rPr>
              <w:tab/>
              <w:delText>48</w:delText>
            </w:r>
          </w:del>
        </w:p>
        <w:p w14:paraId="120D9060" w14:textId="2C344C35" w:rsidR="003C3EAA" w:rsidDel="00954FCB" w:rsidRDefault="003C3EAA">
          <w:pPr>
            <w:pStyle w:val="Tabladeilustraciones"/>
            <w:tabs>
              <w:tab w:val="right" w:leader="dot" w:pos="8494"/>
            </w:tabs>
            <w:rPr>
              <w:del w:id="902" w:author="Raul García Fernández" w:date="2017-07-10T20:44:00Z"/>
              <w:rFonts w:eastAsiaTheme="minorEastAsia"/>
              <w:noProof/>
              <w:sz w:val="22"/>
              <w:lang w:val="es-ES" w:eastAsia="es-ES"/>
            </w:rPr>
          </w:pPr>
          <w:del w:id="903" w:author="Raul García Fernández" w:date="2017-07-10T20:44:00Z">
            <w:r w:rsidRPr="00954FCB" w:rsidDel="00954FCB">
              <w:rPr>
                <w:rPrChange w:id="904" w:author="Raul García Fernández" w:date="2017-07-10T20:44:00Z">
                  <w:rPr>
                    <w:rStyle w:val="Hipervnculo"/>
                    <w:noProof/>
                  </w:rPr>
                </w:rPrChange>
              </w:rPr>
              <w:delText>Tabla 5</w:delText>
            </w:r>
            <w:r w:rsidRPr="00954FCB" w:rsidDel="00954FCB">
              <w:rPr>
                <w:rPrChange w:id="905" w:author="Raul García Fernández" w:date="2017-07-10T20:44:00Z">
                  <w:rPr>
                    <w:rStyle w:val="Hipervnculo"/>
                    <w:noProof/>
                  </w:rPr>
                </w:rPrChange>
              </w:rPr>
              <w:noBreakHyphen/>
              <w:delText>39 (Visualizar ejecución)</w:delText>
            </w:r>
            <w:r w:rsidDel="00954FCB">
              <w:rPr>
                <w:noProof/>
                <w:webHidden/>
              </w:rPr>
              <w:tab/>
              <w:delText>49</w:delText>
            </w:r>
          </w:del>
        </w:p>
        <w:p w14:paraId="2D685C63" w14:textId="6550B269" w:rsidR="003C3EAA" w:rsidDel="00954FCB" w:rsidRDefault="003C3EAA">
          <w:pPr>
            <w:pStyle w:val="Tabladeilustraciones"/>
            <w:tabs>
              <w:tab w:val="right" w:leader="dot" w:pos="8494"/>
            </w:tabs>
            <w:rPr>
              <w:del w:id="906" w:author="Raul García Fernández" w:date="2017-07-10T20:44:00Z"/>
              <w:rFonts w:eastAsiaTheme="minorEastAsia"/>
              <w:noProof/>
              <w:sz w:val="22"/>
              <w:lang w:val="es-ES" w:eastAsia="es-ES"/>
            </w:rPr>
          </w:pPr>
          <w:del w:id="907" w:author="Raul García Fernández" w:date="2017-07-10T20:44:00Z">
            <w:r w:rsidRPr="00954FCB" w:rsidDel="00954FCB">
              <w:rPr>
                <w:rPrChange w:id="908" w:author="Raul García Fernández" w:date="2017-07-10T20:44:00Z">
                  <w:rPr>
                    <w:rStyle w:val="Hipervnculo"/>
                    <w:noProof/>
                  </w:rPr>
                </w:rPrChange>
              </w:rPr>
              <w:delText>Tabla 5</w:delText>
            </w:r>
            <w:r w:rsidRPr="00954FCB" w:rsidDel="00954FCB">
              <w:rPr>
                <w:rPrChange w:id="909" w:author="Raul García Fernández" w:date="2017-07-10T20:44:00Z">
                  <w:rPr>
                    <w:rStyle w:val="Hipervnculo"/>
                    <w:noProof/>
                  </w:rPr>
                </w:rPrChange>
              </w:rPr>
              <w:noBreakHyphen/>
              <w:delText>40 (Eliminar ejecución)</w:delText>
            </w:r>
            <w:r w:rsidDel="00954FCB">
              <w:rPr>
                <w:noProof/>
                <w:webHidden/>
              </w:rPr>
              <w:tab/>
              <w:delText>50</w:delText>
            </w:r>
          </w:del>
        </w:p>
        <w:p w14:paraId="17AD0D92" w14:textId="6EF6BD0E" w:rsidR="003C3EAA" w:rsidDel="00954FCB" w:rsidRDefault="003C3EAA">
          <w:pPr>
            <w:pStyle w:val="Tabladeilustraciones"/>
            <w:tabs>
              <w:tab w:val="right" w:leader="dot" w:pos="8494"/>
            </w:tabs>
            <w:rPr>
              <w:del w:id="910" w:author="Raul García Fernández" w:date="2017-07-10T20:44:00Z"/>
              <w:rFonts w:eastAsiaTheme="minorEastAsia"/>
              <w:noProof/>
              <w:sz w:val="22"/>
              <w:lang w:val="es-ES" w:eastAsia="es-ES"/>
            </w:rPr>
          </w:pPr>
          <w:del w:id="911" w:author="Raul García Fernández" w:date="2017-07-10T20:44:00Z">
            <w:r w:rsidRPr="00954FCB" w:rsidDel="00954FCB">
              <w:rPr>
                <w:rPrChange w:id="912" w:author="Raul García Fernández" w:date="2017-07-10T20:44:00Z">
                  <w:rPr>
                    <w:rStyle w:val="Hipervnculo"/>
                    <w:noProof/>
                  </w:rPr>
                </w:rPrChange>
              </w:rPr>
              <w:delText>Tabla 5</w:delText>
            </w:r>
            <w:r w:rsidRPr="00954FCB" w:rsidDel="00954FCB">
              <w:rPr>
                <w:rPrChange w:id="913" w:author="Raul García Fernández" w:date="2017-07-10T20:44:00Z">
                  <w:rPr>
                    <w:rStyle w:val="Hipervnculo"/>
                    <w:noProof/>
                  </w:rPr>
                </w:rPrChange>
              </w:rPr>
              <w:noBreakHyphen/>
              <w:delText>41 (Restaurar base de datos)</w:delText>
            </w:r>
            <w:r w:rsidDel="00954FCB">
              <w:rPr>
                <w:noProof/>
                <w:webHidden/>
              </w:rPr>
              <w:tab/>
              <w:delText>51</w:delText>
            </w:r>
          </w:del>
        </w:p>
        <w:p w14:paraId="64EE5814" w14:textId="77777777" w:rsidR="003C3EAA" w:rsidRPr="003C3EAA" w:rsidRDefault="003C3EAA" w:rsidP="003C3EAA">
          <w:pPr>
            <w:rPr>
              <w:lang w:val="es-ES" w:eastAsia="es-ES_tradnl"/>
            </w:rPr>
          </w:pPr>
          <w:r>
            <w:rPr>
              <w:lang w:val="es-ES" w:eastAsia="es-ES_tradnl"/>
            </w:rPr>
            <w:fldChar w:fldCharType="end"/>
          </w:r>
        </w:p>
        <w:p w14:paraId="26B5E064" w14:textId="77777777" w:rsidR="00AA1D2D" w:rsidRDefault="00B948F6" w:rsidP="003D0DAF"/>
      </w:sdtContent>
    </w:sdt>
    <w:p w14:paraId="2A6E3019" w14:textId="77777777"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14:paraId="60380BC4" w14:textId="77777777" w:rsidR="00B04E30" w:rsidRDefault="003D0DAF" w:rsidP="003D0DAF">
      <w:pPr>
        <w:pStyle w:val="Ttulo1"/>
        <w:numPr>
          <w:ilvl w:val="0"/>
          <w:numId w:val="1"/>
        </w:numPr>
        <w:rPr>
          <w:szCs w:val="56"/>
        </w:rPr>
      </w:pPr>
      <w:bookmarkStart w:id="914" w:name="_Toc487482718"/>
      <w:r w:rsidRPr="00EB5E49">
        <w:rPr>
          <w:szCs w:val="56"/>
        </w:rPr>
        <w:lastRenderedPageBreak/>
        <w:t>Actores del sistema:</w:t>
      </w:r>
      <w:bookmarkEnd w:id="914"/>
    </w:p>
    <w:p w14:paraId="6128527D" w14:textId="77777777" w:rsidR="008E360A" w:rsidRPr="008E360A" w:rsidRDefault="008E360A" w:rsidP="008E360A"/>
    <w:p w14:paraId="62F18204" w14:textId="77777777" w:rsidR="003D0DAF" w:rsidRDefault="003D0DAF" w:rsidP="008E360A">
      <w:pPr>
        <w:ind w:firstLine="360"/>
      </w:pPr>
      <w:r>
        <w:t xml:space="preserve">Los actores del sistema </w:t>
      </w:r>
      <w:del w:id="915" w:author="RAQUEL BLANCO AGUIRRE" w:date="2017-06-28T12:32:00Z">
        <w:r w:rsidDel="00B76128">
          <w:delText xml:space="preserve">o stackholders </w:delText>
        </w:r>
      </w:del>
      <w:r>
        <w:t xml:space="preserve">son las entidades lógicas o humanas que </w:t>
      </w:r>
      <w:r w:rsidR="001F2B65">
        <w:t>interaccionan con el sistema, los cuales se van a describir a continuación:</w:t>
      </w:r>
    </w:p>
    <w:p w14:paraId="6615AFEA" w14:textId="77777777" w:rsidR="003D0DAF" w:rsidRDefault="003D0DAF" w:rsidP="008E360A">
      <w:pPr>
        <w:pStyle w:val="Prrafodelista"/>
        <w:numPr>
          <w:ilvl w:val="0"/>
          <w:numId w:val="7"/>
        </w:numPr>
      </w:pPr>
      <w:r w:rsidRPr="008E360A">
        <w:rPr>
          <w:b/>
        </w:rPr>
        <w:t>Administrador</w:t>
      </w:r>
      <w:r>
        <w:t>: Los administradores son</w:t>
      </w:r>
      <w:r w:rsidR="001F2B65">
        <w:t xml:space="preserve"> </w:t>
      </w:r>
      <w:r w:rsidR="0014772B">
        <w:t>usuarios</w:t>
      </w:r>
      <w:r w:rsidR="001F2B65">
        <w:t xml:space="preserve"> capaces de realizar </w:t>
      </w:r>
      <w:r>
        <w:t>acciones</w:t>
      </w:r>
      <w:r w:rsidR="001F2B65">
        <w:t xml:space="preserve"> de gestión de cada una de las funcionalidades del sistema</w:t>
      </w:r>
      <w:r w:rsidR="0014772B">
        <w:t>.</w:t>
      </w:r>
    </w:p>
    <w:p w14:paraId="690A8364" w14:textId="77777777" w:rsidR="008E360A" w:rsidRDefault="008E360A" w:rsidP="008E360A">
      <w:pPr>
        <w:pStyle w:val="Prrafodelista"/>
      </w:pPr>
    </w:p>
    <w:p w14:paraId="535F75EF" w14:textId="77777777" w:rsidR="008E360A" w:rsidRDefault="003D0DAF" w:rsidP="001F2B65">
      <w:pPr>
        <w:pStyle w:val="Prrafodelista"/>
        <w:numPr>
          <w:ilvl w:val="0"/>
          <w:numId w:val="7"/>
        </w:numPr>
      </w:pPr>
      <w:r w:rsidRPr="008E360A">
        <w:rPr>
          <w:b/>
        </w:rPr>
        <w:t>Usuario</w:t>
      </w:r>
      <w:r w:rsidR="0014772B">
        <w:t>: Son los actores principales del sistema</w:t>
      </w:r>
      <w:r>
        <w:t>.</w:t>
      </w:r>
      <w:r w:rsidR="0014772B">
        <w:t xml:space="preserve"> Su función es gestionar la aplicación, pudiendo añadir, eliminar o modificar datos del sistema que hayan sido creados por el </w:t>
      </w:r>
      <w:del w:id="916" w:author="RAQUEL BLANCO AGUIRRE" w:date="2017-06-28T12:33:00Z">
        <w:r w:rsidR="0014772B" w:rsidDel="00B76128">
          <w:delText>usuario</w:delText>
        </w:r>
      </w:del>
      <w:ins w:id="917" w:author="RAQUEL BLANCO AGUIRRE" w:date="2017-06-28T12:33:00Z">
        <w:r w:rsidR="00B76128">
          <w:t>ellos</w:t>
        </w:r>
      </w:ins>
      <w:r w:rsidR="0014772B">
        <w:t>.</w:t>
      </w:r>
    </w:p>
    <w:p w14:paraId="103C2D2A" w14:textId="77777777" w:rsidR="001F2B65" w:rsidRDefault="001F2B65" w:rsidP="001F2B65">
      <w:pPr>
        <w:pStyle w:val="Prrafodelista"/>
      </w:pPr>
    </w:p>
    <w:p w14:paraId="6F9D67D7" w14:textId="77777777" w:rsidR="00390333" w:rsidRDefault="003D0DAF" w:rsidP="008E360A">
      <w:pPr>
        <w:pStyle w:val="Prrafodelista"/>
        <w:numPr>
          <w:ilvl w:val="0"/>
          <w:numId w:val="7"/>
        </w:numPr>
      </w:pPr>
      <w:r w:rsidRPr="008E360A">
        <w:rPr>
          <w:b/>
        </w:rPr>
        <w:t>Aplicación</w:t>
      </w:r>
      <w:r>
        <w:t>: Entidad lógica, que se comunica con el sistema como un usuario más, solo que este no s</w:t>
      </w:r>
      <w:r w:rsidR="001F2B65">
        <w:t>erá humano y sus interacciones y</w:t>
      </w:r>
      <w:r>
        <w:t xml:space="preserve"> acciones serán mucho </w:t>
      </w:r>
      <w:r w:rsidR="003B571D">
        <w:t>más</w:t>
      </w:r>
      <w:r>
        <w:t xml:space="preserve"> rápidas.</w:t>
      </w:r>
    </w:p>
    <w:p w14:paraId="04A59D2B" w14:textId="77777777"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14:paraId="608B2A0D" w14:textId="77777777" w:rsidR="003D0DAF" w:rsidRPr="00EB5E49" w:rsidRDefault="003D0DAF" w:rsidP="003D0DAF">
      <w:pPr>
        <w:pStyle w:val="Ttulo1"/>
        <w:numPr>
          <w:ilvl w:val="0"/>
          <w:numId w:val="1"/>
        </w:numPr>
        <w:rPr>
          <w:szCs w:val="56"/>
        </w:rPr>
      </w:pPr>
      <w:bookmarkStart w:id="918" w:name="_Toc487482719"/>
      <w:r w:rsidRPr="00EB5E49">
        <w:rPr>
          <w:szCs w:val="56"/>
        </w:rPr>
        <w:lastRenderedPageBreak/>
        <w:t xml:space="preserve">Modelo de </w:t>
      </w:r>
      <w:del w:id="919" w:author="RAQUEL BLANCO AGUIRRE" w:date="2017-06-28T12:34:00Z">
        <w:r w:rsidRPr="00EB5E49" w:rsidDel="00B76128">
          <w:rPr>
            <w:szCs w:val="56"/>
          </w:rPr>
          <w:delText>negocio</w:delText>
        </w:r>
      </w:del>
      <w:ins w:id="920" w:author="RAQUEL BLANCO AGUIRRE" w:date="2017-06-28T12:34:00Z">
        <w:r w:rsidR="00B76128">
          <w:rPr>
            <w:szCs w:val="56"/>
          </w:rPr>
          <w:t>dominio</w:t>
        </w:r>
      </w:ins>
      <w:bookmarkEnd w:id="918"/>
      <w:del w:id="921" w:author="RAQUEL BLANCO AGUIRRE" w:date="2017-06-28T12:34:00Z">
        <w:r w:rsidR="00360449" w:rsidRPr="00EB5E49" w:rsidDel="00B76128">
          <w:rPr>
            <w:szCs w:val="56"/>
          </w:rPr>
          <w:delText>:</w:delText>
        </w:r>
      </w:del>
    </w:p>
    <w:p w14:paraId="55D90DBD" w14:textId="77777777" w:rsidR="00EB5E49" w:rsidRDefault="00EB5E49" w:rsidP="00EB5E49">
      <w:pPr>
        <w:ind w:firstLine="360"/>
      </w:pPr>
    </w:p>
    <w:p w14:paraId="02F0DD69" w14:textId="77777777" w:rsidR="003B571D" w:rsidRDefault="00360449" w:rsidP="00EB5E49">
      <w:pPr>
        <w:ind w:firstLine="360"/>
      </w:pPr>
      <w:r>
        <w:t xml:space="preserve">En el </w:t>
      </w:r>
      <w:del w:id="922" w:author="RAQUEL BLANCO AGUIRRE" w:date="2017-06-28T12:34:00Z">
        <w:r w:rsidDel="00B76128">
          <w:delText xml:space="preserve">modelado </w:delText>
        </w:r>
        <w:r w:rsidR="003B6585" w:rsidDel="00B76128">
          <w:delText xml:space="preserve">de negocio </w:delText>
        </w:r>
      </w:del>
      <w:ins w:id="923" w:author="RAQUEL BLANCO AGUIRRE" w:date="2017-06-28T12:34:00Z">
        <w:r w:rsidR="00B76128">
          <w:t xml:space="preserve">modelo de dominio </w:t>
        </w:r>
      </w:ins>
      <w:r w:rsidR="00727412">
        <w:t xml:space="preserve">representado en </w:t>
      </w:r>
      <w:r w:rsidR="003C3EAA">
        <w:t>la figura</w:t>
      </w:r>
      <w:r>
        <w:t xml:space="preserve">, se describen las distintas entidades del sistema, sus atributos y </w:t>
      </w:r>
      <w:r w:rsidR="003B6585">
        <w:t xml:space="preserve">sus </w:t>
      </w:r>
      <w:r>
        <w:t xml:space="preserve">relaciones con otras entidades. </w:t>
      </w:r>
    </w:p>
    <w:p w14:paraId="6D6ABF23" w14:textId="77777777" w:rsidR="003B571D" w:rsidRDefault="003B571D" w:rsidP="003D0DAF"/>
    <w:p w14:paraId="33339230" w14:textId="77777777" w:rsidR="003C3EAA" w:rsidRDefault="00390333" w:rsidP="003C3EAA">
      <w:pPr>
        <w:keepNext/>
        <w:jc w:val="center"/>
      </w:pPr>
      <w:commentRangeStart w:id="924"/>
      <w:commentRangeStart w:id="925"/>
      <w:r>
        <w:rPr>
          <w:noProof/>
          <w:lang w:val="es-ES" w:eastAsia="es-ES"/>
        </w:rPr>
        <w:drawing>
          <wp:inline distT="0" distB="0" distL="0" distR="0" wp14:anchorId="59683B98" wp14:editId="07F5BCB3">
            <wp:extent cx="4495730" cy="558237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95730" cy="5582375"/>
                    </a:xfrm>
                    <a:prstGeom prst="rect">
                      <a:avLst/>
                    </a:prstGeom>
                    <a:noFill/>
                  </pic:spPr>
                </pic:pic>
              </a:graphicData>
            </a:graphic>
          </wp:inline>
        </w:drawing>
      </w:r>
      <w:commentRangeEnd w:id="924"/>
      <w:r w:rsidR="00320031">
        <w:rPr>
          <w:rStyle w:val="Refdecomentario"/>
        </w:rPr>
        <w:commentReference w:id="924"/>
      </w:r>
      <w:commentRangeEnd w:id="925"/>
      <w:r w:rsidR="007C4666">
        <w:rPr>
          <w:rStyle w:val="Refdecomentario"/>
        </w:rPr>
        <w:commentReference w:id="925"/>
      </w:r>
    </w:p>
    <w:p w14:paraId="5C7BF834" w14:textId="464876B7" w:rsidR="00804A59" w:rsidRDefault="003C3EAA" w:rsidP="003C3EAA">
      <w:pPr>
        <w:pStyle w:val="Descripcin"/>
        <w:jc w:val="center"/>
      </w:pPr>
      <w:bookmarkStart w:id="926" w:name="_Toc487482784"/>
      <w:r>
        <w:t xml:space="preserve">Ilustración </w:t>
      </w:r>
      <w:r w:rsidR="00B948F6">
        <w:fldChar w:fldCharType="begin"/>
      </w:r>
      <w:r w:rsidR="00B948F6">
        <w:instrText xml:space="preserve"> STYLEREF 1 \s </w:instrText>
      </w:r>
      <w:r w:rsidR="00B948F6">
        <w:fldChar w:fldCharType="separate"/>
      </w:r>
      <w:r w:rsidR="009D59D5">
        <w:rPr>
          <w:noProof/>
        </w:rPr>
        <w:t>2</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w:t>
      </w:r>
      <w:r w:rsidR="00B948F6">
        <w:rPr>
          <w:noProof/>
        </w:rPr>
        <w:fldChar w:fldCharType="end"/>
      </w:r>
      <w:r>
        <w:t xml:space="preserve"> (Modelo de dominio)</w:t>
      </w:r>
      <w:bookmarkEnd w:id="926"/>
    </w:p>
    <w:p w14:paraId="1AEDC8A5" w14:textId="77777777" w:rsidR="00727412" w:rsidRDefault="00727412" w:rsidP="00390333">
      <w:pPr>
        <w:pStyle w:val="Ttulo1"/>
        <w:numPr>
          <w:ilvl w:val="0"/>
          <w:numId w:val="1"/>
        </w:numPr>
        <w:sectPr w:rsidR="00727412">
          <w:pgSz w:w="11906" w:h="16838"/>
          <w:pgMar w:top="1417" w:right="1701" w:bottom="1417" w:left="1701" w:header="708" w:footer="708" w:gutter="0"/>
          <w:cols w:space="708"/>
          <w:docGrid w:linePitch="360"/>
        </w:sectPr>
      </w:pPr>
    </w:p>
    <w:p w14:paraId="2F372F0B" w14:textId="77777777" w:rsidR="00390333" w:rsidRPr="00EB5E49" w:rsidRDefault="00360449" w:rsidP="00390333">
      <w:pPr>
        <w:pStyle w:val="Ttulo1"/>
        <w:numPr>
          <w:ilvl w:val="0"/>
          <w:numId w:val="1"/>
        </w:numPr>
        <w:rPr>
          <w:szCs w:val="56"/>
        </w:rPr>
      </w:pPr>
      <w:bookmarkStart w:id="927" w:name="_Toc487482720"/>
      <w:r w:rsidRPr="00EB5E49">
        <w:rPr>
          <w:szCs w:val="56"/>
        </w:rPr>
        <w:lastRenderedPageBreak/>
        <w:t>Diagrama general de los casos de uso</w:t>
      </w:r>
      <w:bookmarkEnd w:id="927"/>
      <w:del w:id="928" w:author="RAQUEL BLANCO AGUIRRE" w:date="2017-06-28T12:52:00Z">
        <w:r w:rsidRPr="00EB5E49" w:rsidDel="00EF736D">
          <w:rPr>
            <w:szCs w:val="56"/>
          </w:rPr>
          <w:delText>:</w:delText>
        </w:r>
      </w:del>
    </w:p>
    <w:p w14:paraId="73148F50" w14:textId="77777777" w:rsidR="00727412" w:rsidRPr="00727412" w:rsidRDefault="00727412" w:rsidP="008E360A"/>
    <w:p w14:paraId="76CAD37D" w14:textId="6E452419" w:rsidR="00390333" w:rsidDel="00EF736D" w:rsidRDefault="008F341D" w:rsidP="008E360A">
      <w:pPr>
        <w:ind w:firstLine="360"/>
        <w:rPr>
          <w:del w:id="929" w:author="RAQUEL BLANCO AGUIRRE" w:date="2017-06-28T12:52:00Z"/>
        </w:rPr>
      </w:pPr>
      <w:ins w:id="930" w:author="Raul García Fernández" w:date="2017-06-30T18:19:00Z">
        <w:r>
          <w:object w:dxaOrig="10185" w:dyaOrig="5746" w14:anchorId="3D297B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96.5pt" o:ole="">
              <v:imagedata r:id="rId19" o:title=""/>
            </v:shape>
            <o:OLEObject Type="Embed" ProgID="Visio.Drawing.15" ShapeID="_x0000_i1025" DrawAspect="Content" ObjectID="_1561225047" r:id="rId20"/>
          </w:object>
        </w:r>
      </w:ins>
      <w:del w:id="931" w:author="RAQUEL BLANCO AGUIRRE" w:date="2017-06-28T12:52:00Z">
        <w:r w:rsidR="00B07F1D" w:rsidDel="00EF736D">
          <w:delText>Cada actor del sistema contendrá</w:delText>
        </w:r>
        <w:r w:rsidR="00552024" w:rsidDel="00EF736D">
          <w:delText xml:space="preserve"> un conjunto de subsistemas de casos de usos, estos subsistemas son genéricos para cada actor. En este capítulo cabe destacar que ciertos usuarios pueden utili</w:delText>
        </w:r>
        <w:r w:rsidR="00B07F1D" w:rsidDel="00EF736D">
          <w:delText>zar dos roles al mismo tiempo</w:delText>
        </w:r>
        <w:r w:rsidR="00D01322" w:rsidDel="00EF736D">
          <w:delText>,</w:delText>
        </w:r>
        <w:r w:rsidR="00B07F1D" w:rsidDel="00EF736D">
          <w:delText xml:space="preserve"> t</w:delText>
        </w:r>
        <w:r w:rsidR="00552024" w:rsidDel="00EF736D">
          <w:delText xml:space="preserve">eniendo una unión </w:delText>
        </w:r>
        <w:r w:rsidR="00B07F1D" w:rsidDel="00EF736D">
          <w:delText>de subsistemas de casos de usos y p</w:delText>
        </w:r>
        <w:r w:rsidR="00552024" w:rsidDel="00EF736D">
          <w:delText>udiendo realizar cualquier subsistema.</w:delText>
        </w:r>
        <w:r w:rsidR="00D01322" w:rsidDel="00EF736D">
          <w:delText xml:space="preserve"> Un ejemplo de ello serí</w:delText>
        </w:r>
        <w:r w:rsidR="00B15254" w:rsidDel="00EF736D">
          <w:delText>a las aplicaciones</w:delText>
        </w:r>
        <w:r w:rsidR="00D01322" w:rsidDel="00EF736D">
          <w:delText>,</w:delText>
        </w:r>
        <w:r w:rsidR="00B15254" w:rsidDel="00EF736D">
          <w:delText xml:space="preserve"> las cuales tras su autenticación tendrán el rol de aplicación y usuario, pudiendo realizar las acciones de </w:delText>
        </w:r>
        <w:r w:rsidR="00B07F1D" w:rsidDel="00EF736D">
          <w:delText>ambos</w:delText>
        </w:r>
        <w:r w:rsidR="00B15254" w:rsidDel="00EF736D">
          <w:delText>.</w:delText>
        </w:r>
      </w:del>
    </w:p>
    <w:p w14:paraId="5E20641C" w14:textId="77777777" w:rsidR="00390333" w:rsidDel="00EF736D" w:rsidRDefault="00390333">
      <w:pPr>
        <w:rPr>
          <w:del w:id="932" w:author="RAQUEL BLANCO AGUIRRE" w:date="2017-06-28T12:52:00Z"/>
        </w:rPr>
        <w:pPrChange w:id="933" w:author="RAQUEL BLANCO AGUIRRE" w:date="2017-06-28T12:52:00Z">
          <w:pPr>
            <w:ind w:firstLine="360"/>
          </w:pPr>
        </w:pPrChange>
      </w:pPr>
    </w:p>
    <w:p w14:paraId="1BAD7033" w14:textId="7EC3EB5E" w:rsidR="00804A59" w:rsidRDefault="008D0F98" w:rsidP="00804A59">
      <w:pPr>
        <w:keepNext/>
        <w:jc w:val="center"/>
        <w:rPr>
          <w:ins w:id="934" w:author="RAQUEL BLANCO AGUIRRE" w:date="2017-06-28T12:50:00Z"/>
        </w:rPr>
      </w:pPr>
      <w:ins w:id="935" w:author="Raul García Fernández" w:date="2017-06-30T17:43:00Z">
        <w:r>
          <w:rPr>
            <w:rStyle w:val="Refdecomentario"/>
          </w:rPr>
          <w:commentReference w:id="936"/>
        </w:r>
      </w:ins>
      <w:commentRangeStart w:id="937"/>
      <w:del w:id="938" w:author="Raul García Fernández" w:date="2017-06-30T17:43:00Z">
        <w:r w:rsidR="00AD6720" w:rsidRPr="00AD6720" w:rsidDel="008D0F98">
          <w:rPr>
            <w:noProof/>
            <w:lang w:val="es-ES" w:eastAsia="es-ES"/>
          </w:rPr>
          <w:drawing>
            <wp:inline distT="0" distB="0" distL="0" distR="0" wp14:anchorId="6E32BA63" wp14:editId="1A844237">
              <wp:extent cx="478831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17137" cy="3679619"/>
                      </a:xfrm>
                      <a:prstGeom prst="rect">
                        <a:avLst/>
                      </a:prstGeom>
                    </pic:spPr>
                  </pic:pic>
                </a:graphicData>
              </a:graphic>
            </wp:inline>
          </w:drawing>
        </w:r>
      </w:del>
      <w:commentRangeEnd w:id="937"/>
      <w:r w:rsidR="00EF736D">
        <w:rPr>
          <w:rStyle w:val="Refdecomentario"/>
        </w:rPr>
        <w:commentReference w:id="937"/>
      </w:r>
    </w:p>
    <w:p w14:paraId="67B608D3" w14:textId="49292537" w:rsidR="00B76128" w:rsidRDefault="00B76128" w:rsidP="00804A59">
      <w:pPr>
        <w:keepNext/>
        <w:jc w:val="center"/>
      </w:pPr>
      <w:ins w:id="939" w:author="RAQUEL BLANCO AGUIRRE" w:date="2017-06-28T12:51:00Z">
        <w:del w:id="940" w:author="Raul García Fernández" w:date="2017-06-30T17:43:00Z">
          <w:r w:rsidRPr="00B76128" w:rsidDel="008D0F98">
            <w:rPr>
              <w:noProof/>
              <w:lang w:val="es-ES" w:eastAsia="es-ES"/>
            </w:rPr>
            <w:drawing>
              <wp:inline distT="0" distB="0" distL="0" distR="0" wp14:anchorId="0C7074A3" wp14:editId="4A8579E9">
                <wp:extent cx="5348605" cy="212915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8605" cy="2129155"/>
                        </a:xfrm>
                        <a:prstGeom prst="rect">
                          <a:avLst/>
                        </a:prstGeom>
                        <a:noFill/>
                        <a:ln>
                          <a:noFill/>
                        </a:ln>
                      </pic:spPr>
                    </pic:pic>
                  </a:graphicData>
                </a:graphic>
              </wp:inline>
            </w:drawing>
          </w:r>
        </w:del>
      </w:ins>
    </w:p>
    <w:p w14:paraId="4D7D7E9D" w14:textId="732F9A93" w:rsidR="003B571D" w:rsidRDefault="00804A59" w:rsidP="00804A59">
      <w:pPr>
        <w:pStyle w:val="Descripcin"/>
        <w:jc w:val="center"/>
      </w:pPr>
      <w:bookmarkStart w:id="941" w:name="_Toc479072861"/>
      <w:bookmarkStart w:id="942" w:name="_Toc479328448"/>
      <w:bookmarkStart w:id="943" w:name="_Toc487482785"/>
      <w:r>
        <w:t xml:space="preserve">Ilustración </w:t>
      </w:r>
      <w:r w:rsidR="00B948F6">
        <w:fldChar w:fldCharType="begin"/>
      </w:r>
      <w:r w:rsidR="00B948F6">
        <w:instrText xml:space="preserve"> STYLEREF 1 \s </w:instrText>
      </w:r>
      <w:r w:rsidR="00B948F6">
        <w:fldChar w:fldCharType="separate"/>
      </w:r>
      <w:r w:rsidR="009D59D5">
        <w:rPr>
          <w:noProof/>
        </w:rPr>
        <w:t>3</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w:t>
      </w:r>
      <w:r w:rsidR="00B948F6">
        <w:rPr>
          <w:noProof/>
        </w:rPr>
        <w:fldChar w:fldCharType="end"/>
      </w:r>
      <w:r>
        <w:t xml:space="preserve"> (Sistema de usuario)</w:t>
      </w:r>
      <w:bookmarkEnd w:id="941"/>
      <w:bookmarkEnd w:id="942"/>
      <w:bookmarkEnd w:id="943"/>
    </w:p>
    <w:p w14:paraId="626F1F74" w14:textId="77777777" w:rsidR="00844311" w:rsidRPr="00844311" w:rsidRDefault="00844311" w:rsidP="003B571D">
      <w:pPr>
        <w:pStyle w:val="Descripcin"/>
        <w:tabs>
          <w:tab w:val="left" w:pos="7590"/>
        </w:tabs>
      </w:pPr>
      <w:r>
        <w:tab/>
      </w:r>
    </w:p>
    <w:p w14:paraId="5C169DD9" w14:textId="2EA039C3" w:rsidR="00804A59" w:rsidRDefault="00ED3A8F" w:rsidP="00804A59">
      <w:pPr>
        <w:keepNext/>
        <w:jc w:val="center"/>
      </w:pPr>
      <w:ins w:id="944" w:author="Raul García Fernández" w:date="2017-06-30T18:22:00Z">
        <w:r>
          <w:object w:dxaOrig="9901" w:dyaOrig="5686" w14:anchorId="1D0A1996">
            <v:shape id="_x0000_i1026" type="#_x0000_t75" style="width:404.25pt;height:231.75pt" o:ole="">
              <v:imagedata r:id="rId23" o:title=""/>
            </v:shape>
            <o:OLEObject Type="Embed" ProgID="Visio.Drawing.15" ShapeID="_x0000_i1026" DrawAspect="Content" ObjectID="_1561225048" r:id="rId24"/>
          </w:object>
        </w:r>
      </w:ins>
      <w:del w:id="945" w:author="Raul García Fernández" w:date="2017-06-30T17:46:00Z">
        <w:r w:rsidR="00844311" w:rsidRPr="00844311" w:rsidDel="008D0F98">
          <w:rPr>
            <w:noProof/>
            <w:lang w:val="es-ES" w:eastAsia="es-ES"/>
          </w:rPr>
          <w:drawing>
            <wp:inline distT="0" distB="0" distL="0" distR="0" wp14:anchorId="4F13FA54" wp14:editId="43D00798">
              <wp:extent cx="4415773" cy="41719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20399" cy="4176320"/>
                      </a:xfrm>
                      <a:prstGeom prst="rect">
                        <a:avLst/>
                      </a:prstGeom>
                    </pic:spPr>
                  </pic:pic>
                </a:graphicData>
              </a:graphic>
            </wp:inline>
          </w:drawing>
        </w:r>
      </w:del>
    </w:p>
    <w:p w14:paraId="6AB27F92" w14:textId="56A0C947" w:rsidR="00844311" w:rsidRDefault="00804A59" w:rsidP="00804A59">
      <w:pPr>
        <w:pStyle w:val="Descripcin"/>
        <w:jc w:val="center"/>
      </w:pPr>
      <w:bookmarkStart w:id="946" w:name="_Toc479072862"/>
      <w:bookmarkStart w:id="947" w:name="_Toc479328449"/>
      <w:bookmarkStart w:id="948" w:name="_Toc487482786"/>
      <w:r>
        <w:t xml:space="preserve">Ilustración </w:t>
      </w:r>
      <w:r w:rsidR="00B948F6">
        <w:fldChar w:fldCharType="begin"/>
      </w:r>
      <w:r w:rsidR="00B948F6">
        <w:instrText xml:space="preserve"> STYLEREF 1 \s </w:instrText>
      </w:r>
      <w:r w:rsidR="00B948F6">
        <w:fldChar w:fldCharType="separate"/>
      </w:r>
      <w:r w:rsidR="009D59D5">
        <w:rPr>
          <w:noProof/>
        </w:rPr>
        <w:t>3</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2</w:t>
      </w:r>
      <w:r w:rsidR="00B948F6">
        <w:rPr>
          <w:noProof/>
        </w:rPr>
        <w:fldChar w:fldCharType="end"/>
      </w:r>
      <w:r>
        <w:t xml:space="preserve"> </w:t>
      </w:r>
      <w:r w:rsidRPr="003E1E13">
        <w:t>(Sistema administrador)</w:t>
      </w:r>
      <w:bookmarkEnd w:id="946"/>
      <w:bookmarkEnd w:id="947"/>
      <w:bookmarkEnd w:id="948"/>
    </w:p>
    <w:p w14:paraId="5CD4F9E6" w14:textId="77777777" w:rsidR="00390333" w:rsidRDefault="00390333" w:rsidP="00390333"/>
    <w:p w14:paraId="7183E20A" w14:textId="77777777" w:rsidR="00390333" w:rsidRPr="00390333" w:rsidRDefault="00390333" w:rsidP="00390333"/>
    <w:p w14:paraId="6B8392A4" w14:textId="77777777" w:rsidR="00844311" w:rsidRDefault="00844311" w:rsidP="00AD6720"/>
    <w:p w14:paraId="319D84E8" w14:textId="3C2D57C6" w:rsidR="00804A59" w:rsidRDefault="008D0F98" w:rsidP="00804A59">
      <w:pPr>
        <w:keepNext/>
        <w:jc w:val="center"/>
      </w:pPr>
      <w:ins w:id="949" w:author="Raul García Fernández" w:date="2017-06-30T17:46:00Z">
        <w:r>
          <w:object w:dxaOrig="5745" w:dyaOrig="1891" w14:anchorId="5AB2760A">
            <v:shape id="_x0000_i1027" type="#_x0000_t75" style="width:287.25pt;height:94.5pt" o:ole="">
              <v:imagedata r:id="rId26" o:title=""/>
            </v:shape>
            <o:OLEObject Type="Embed" ProgID="Visio.Drawing.15" ShapeID="_x0000_i1027" DrawAspect="Content" ObjectID="_1561225049" r:id="rId27"/>
          </w:object>
        </w:r>
      </w:ins>
      <w:del w:id="950" w:author="Raul García Fernández" w:date="2017-06-30T17:47:00Z">
        <w:r w:rsidR="003B571D" w:rsidRPr="003B571D" w:rsidDel="008D0F98">
          <w:rPr>
            <w:noProof/>
            <w:lang w:val="es-ES" w:eastAsia="es-ES"/>
          </w:rPr>
          <w:drawing>
            <wp:inline distT="0" distB="0" distL="0" distR="0" wp14:anchorId="15B8148E" wp14:editId="328D2963">
              <wp:extent cx="3556100" cy="1552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63279" cy="1555709"/>
                      </a:xfrm>
                      <a:prstGeom prst="rect">
                        <a:avLst/>
                      </a:prstGeom>
                    </pic:spPr>
                  </pic:pic>
                </a:graphicData>
              </a:graphic>
            </wp:inline>
          </w:drawing>
        </w:r>
      </w:del>
    </w:p>
    <w:p w14:paraId="03007E58" w14:textId="01980B07" w:rsidR="003B571D" w:rsidRDefault="00804A59" w:rsidP="00804A59">
      <w:pPr>
        <w:pStyle w:val="Descripcin"/>
        <w:jc w:val="center"/>
      </w:pPr>
      <w:bookmarkStart w:id="951" w:name="_Toc479072863"/>
      <w:bookmarkStart w:id="952" w:name="_Toc479328450"/>
      <w:bookmarkStart w:id="953" w:name="_Toc487482787"/>
      <w:r>
        <w:t xml:space="preserve">Ilustración </w:t>
      </w:r>
      <w:r w:rsidR="00B948F6">
        <w:fldChar w:fldCharType="begin"/>
      </w:r>
      <w:r w:rsidR="00B948F6">
        <w:instrText xml:space="preserve"> STYLEREF 1 \s </w:instrText>
      </w:r>
      <w:r w:rsidR="00B948F6">
        <w:fldChar w:fldCharType="separate"/>
      </w:r>
      <w:r w:rsidR="009D59D5">
        <w:rPr>
          <w:noProof/>
        </w:rPr>
        <w:t>3</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3</w:t>
      </w:r>
      <w:r w:rsidR="00B948F6">
        <w:rPr>
          <w:noProof/>
        </w:rPr>
        <w:fldChar w:fldCharType="end"/>
      </w:r>
      <w:r>
        <w:t xml:space="preserve"> </w:t>
      </w:r>
      <w:r w:rsidRPr="006A3795">
        <w:t>(Sistema aplicación)</w:t>
      </w:r>
      <w:bookmarkEnd w:id="951"/>
      <w:bookmarkEnd w:id="952"/>
      <w:bookmarkEnd w:id="953"/>
    </w:p>
    <w:p w14:paraId="44FBA313" w14:textId="77777777" w:rsidR="00247B69" w:rsidRDefault="00247B69" w:rsidP="00247B69"/>
    <w:p w14:paraId="04ABF716" w14:textId="77777777" w:rsidR="006E051F" w:rsidRPr="00247B69" w:rsidRDefault="006E051F" w:rsidP="00247B69"/>
    <w:p w14:paraId="5432AFAD" w14:textId="5700BBF2" w:rsidR="00552024" w:rsidRDefault="00552024">
      <w:pPr>
        <w:pStyle w:val="Ttulo1"/>
        <w:numPr>
          <w:ilvl w:val="0"/>
          <w:numId w:val="1"/>
        </w:numPr>
        <w:jc w:val="left"/>
        <w:rPr>
          <w:szCs w:val="56"/>
        </w:rPr>
        <w:pPrChange w:id="954" w:author="Raul García Fernández" w:date="2017-07-06T18:36:00Z">
          <w:pPr>
            <w:pStyle w:val="Ttulo1"/>
            <w:numPr>
              <w:numId w:val="1"/>
            </w:numPr>
            <w:ind w:left="720" w:hanging="360"/>
          </w:pPr>
        </w:pPrChange>
      </w:pPr>
      <w:bookmarkStart w:id="955" w:name="_Toc487482721"/>
      <w:r w:rsidRPr="00EB5E49">
        <w:rPr>
          <w:szCs w:val="56"/>
        </w:rPr>
        <w:t>Descripción de subsistemas de casos de uso</w:t>
      </w:r>
      <w:bookmarkEnd w:id="955"/>
      <w:ins w:id="956" w:author="Raul García Fernández" w:date="2017-07-06T18:36:00Z">
        <w:r w:rsidR="00795DD3">
          <w:rPr>
            <w:szCs w:val="56"/>
          </w:rPr>
          <w:br/>
        </w:r>
      </w:ins>
      <w:del w:id="957" w:author="RAQUEL BLANCO AGUIRRE" w:date="2017-06-28T12:57:00Z">
        <w:r w:rsidRPr="00EB5E49" w:rsidDel="00EF736D">
          <w:rPr>
            <w:szCs w:val="56"/>
          </w:rPr>
          <w:delText>:</w:delText>
        </w:r>
      </w:del>
    </w:p>
    <w:p w14:paraId="378A71E4" w14:textId="77777777" w:rsidR="003C3EAA" w:rsidRPr="003C3EAA" w:rsidRDefault="003C3EAA" w:rsidP="003C3EAA">
      <w:r>
        <w:t>A continuación, se van a explicar todos los subsistemas de casos de uso que contiene el sistema UniApi.</w:t>
      </w:r>
    </w:p>
    <w:p w14:paraId="553FFCD6" w14:textId="77777777" w:rsidR="006E051F" w:rsidRPr="008E360A" w:rsidRDefault="003C3EAA" w:rsidP="00D01322">
      <w:pPr>
        <w:pStyle w:val="Ttulo2"/>
        <w:numPr>
          <w:ilvl w:val="1"/>
          <w:numId w:val="1"/>
        </w:numPr>
        <w:jc w:val="left"/>
        <w:rPr>
          <w:szCs w:val="56"/>
        </w:rPr>
      </w:pPr>
      <w:bookmarkStart w:id="958" w:name="_Toc487482722"/>
      <w:r w:rsidRPr="008E360A">
        <w:rPr>
          <w:szCs w:val="56"/>
        </w:rPr>
        <w:t>Gestión</w:t>
      </w:r>
      <w:r w:rsidR="00552024" w:rsidRPr="008E360A">
        <w:rPr>
          <w:szCs w:val="56"/>
        </w:rPr>
        <w:t xml:space="preserve"> de autenticación</w:t>
      </w:r>
      <w:bookmarkEnd w:id="958"/>
      <w:del w:id="959" w:author="RAQUEL BLANCO AGUIRRE" w:date="2017-06-28T12:57:00Z">
        <w:r w:rsidR="00552024" w:rsidRPr="008E360A" w:rsidDel="00EF736D">
          <w:rPr>
            <w:szCs w:val="56"/>
          </w:rPr>
          <w:delText>:</w:delText>
        </w:r>
      </w:del>
      <w:r w:rsidR="00683274" w:rsidRPr="008E360A">
        <w:rPr>
          <w:szCs w:val="56"/>
        </w:rPr>
        <w:br/>
      </w:r>
    </w:p>
    <w:p w14:paraId="12D382C0" w14:textId="75AF3803" w:rsidR="00683274" w:rsidRPr="00683274" w:rsidRDefault="001D7005" w:rsidP="00683274">
      <w:pPr>
        <w:jc w:val="center"/>
      </w:pPr>
      <w:ins w:id="960" w:author="Raul García Fernández" w:date="2017-06-30T17:49:00Z">
        <w:r>
          <w:object w:dxaOrig="9151" w:dyaOrig="5085" w14:anchorId="7F16EF7D">
            <v:shape id="_x0000_i1028" type="#_x0000_t75" style="width:425.25pt;height:236.25pt" o:ole="">
              <v:imagedata r:id="rId29" o:title=""/>
            </v:shape>
            <o:OLEObject Type="Embed" ProgID="Visio.Drawing.15" ShapeID="_x0000_i1028" DrawAspect="Content" ObjectID="_1561225050" r:id="rId30"/>
          </w:object>
        </w:r>
      </w:ins>
      <w:del w:id="961" w:author="Raul García Fernández" w:date="2017-06-30T17:49:00Z">
        <w:r w:rsidR="00683274" w:rsidRPr="001A07C5" w:rsidDel="001D7005">
          <w:rPr>
            <w:noProof/>
            <w:lang w:val="es-ES" w:eastAsia="es-ES"/>
          </w:rPr>
          <w:drawing>
            <wp:inline distT="0" distB="0" distL="0" distR="0" wp14:anchorId="60EF8640" wp14:editId="5E04B4BD">
              <wp:extent cx="4077094" cy="45024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85994" cy="4512254"/>
                      </a:xfrm>
                      <a:prstGeom prst="rect">
                        <a:avLst/>
                      </a:prstGeom>
                    </pic:spPr>
                  </pic:pic>
                </a:graphicData>
              </a:graphic>
            </wp:inline>
          </w:drawing>
        </w:r>
      </w:del>
    </w:p>
    <w:p w14:paraId="574BAD88" w14:textId="209C6F54" w:rsidR="008E360A" w:rsidDel="00795DD3" w:rsidRDefault="006E051F" w:rsidP="00683274">
      <w:pPr>
        <w:pStyle w:val="Descripcin"/>
        <w:jc w:val="center"/>
        <w:rPr>
          <w:del w:id="962" w:author="Raul García Fernández" w:date="2017-07-06T18:36:00Z"/>
        </w:rPr>
      </w:pPr>
      <w:bookmarkStart w:id="963" w:name="_Toc479072864"/>
      <w:bookmarkStart w:id="964" w:name="_Toc479328451"/>
      <w:bookmarkStart w:id="965" w:name="_Toc487482788"/>
      <w:r>
        <w:t xml:space="preserve">Ilustración </w:t>
      </w:r>
      <w:r w:rsidR="00512080">
        <w:fldChar w:fldCharType="begin"/>
      </w:r>
      <w:r w:rsidR="00512080">
        <w:rPr>
          <w:b w:val="0"/>
          <w:bCs w:val="0"/>
        </w:rPr>
        <w:instrText xml:space="preserve"> STYLEREF 1 \s </w:instrText>
      </w:r>
      <w:r w:rsidR="00512080">
        <w:fldChar w:fldCharType="separate"/>
      </w:r>
      <w:r w:rsidR="009D59D5">
        <w:rPr>
          <w:b w:val="0"/>
          <w:bCs w:val="0"/>
          <w:noProof/>
        </w:rPr>
        <w:t>4</w:t>
      </w:r>
      <w:r w:rsidR="00512080">
        <w:rPr>
          <w:noProof/>
        </w:rPr>
        <w:fldChar w:fldCharType="end"/>
      </w:r>
      <w:r w:rsidR="00431947">
        <w:noBreakHyphen/>
      </w:r>
      <w:r w:rsidR="00512080">
        <w:fldChar w:fldCharType="begin"/>
      </w:r>
      <w:r w:rsidR="00512080">
        <w:rPr>
          <w:b w:val="0"/>
          <w:bCs w:val="0"/>
        </w:rPr>
        <w:instrText xml:space="preserve"> SEQ Ilustración \* ARABIC \s 1 </w:instrText>
      </w:r>
      <w:r w:rsidR="00512080">
        <w:fldChar w:fldCharType="separate"/>
      </w:r>
      <w:ins w:id="966" w:author="Raul García Fernández" w:date="2017-07-10T20:50:00Z">
        <w:r w:rsidR="009D59D5">
          <w:rPr>
            <w:b w:val="0"/>
            <w:bCs w:val="0"/>
            <w:noProof/>
          </w:rPr>
          <w:t>1</w:t>
        </w:r>
      </w:ins>
      <w:del w:id="967" w:author="Raul García Fernández" w:date="2017-07-10T20:45:00Z">
        <w:r w:rsidR="00431947" w:rsidDel="00A865A5">
          <w:rPr>
            <w:noProof/>
          </w:rPr>
          <w:delText>1</w:delText>
        </w:r>
      </w:del>
      <w:r w:rsidR="00512080">
        <w:rPr>
          <w:noProof/>
        </w:rPr>
        <w:fldChar w:fldCharType="end"/>
      </w:r>
      <w:r>
        <w:t xml:space="preserve"> (</w:t>
      </w:r>
      <w:r w:rsidR="003C3EAA">
        <w:t>Gestión</w:t>
      </w:r>
      <w:r>
        <w:t xml:space="preserve"> de autenticación)</w:t>
      </w:r>
      <w:bookmarkEnd w:id="963"/>
      <w:bookmarkEnd w:id="964"/>
      <w:bookmarkEnd w:id="965"/>
      <w:r w:rsidR="00683274">
        <w:br/>
      </w:r>
      <w:del w:id="968" w:author="Raul García Fernández" w:date="2017-07-06T18:36:00Z">
        <w:r w:rsidR="00247B69" w:rsidDel="00795DD3">
          <w:br/>
        </w:r>
      </w:del>
    </w:p>
    <w:p w14:paraId="0D4D1393" w14:textId="77777777" w:rsidR="00552024" w:rsidRPr="003C3EAA" w:rsidDel="00795DD3" w:rsidRDefault="008E360A">
      <w:pPr>
        <w:pStyle w:val="Descripcin"/>
        <w:jc w:val="center"/>
        <w:rPr>
          <w:del w:id="969" w:author="Raul García Fernández" w:date="2017-07-06T18:36:00Z"/>
          <w:color w:val="000000" w:themeColor="accent1"/>
        </w:rPr>
        <w:pPrChange w:id="970" w:author="Raul García Fernández" w:date="2017-07-06T18:36:00Z">
          <w:pPr/>
        </w:pPrChange>
      </w:pPr>
      <w:del w:id="971" w:author="Raul García Fernández" w:date="2017-07-06T18:36:00Z">
        <w:r w:rsidDel="00795DD3">
          <w:br w:type="page"/>
        </w:r>
      </w:del>
    </w:p>
    <w:p w14:paraId="60F4A7B9" w14:textId="77777777" w:rsidR="000B3E1F" w:rsidRDefault="000B3E1F">
      <w:pPr>
        <w:pStyle w:val="Descripcin"/>
        <w:jc w:val="center"/>
        <w:pPrChange w:id="972" w:author="Raul García Fernández" w:date="2017-07-06T18:36:00Z">
          <w:pPr>
            <w:pStyle w:val="Descripcin"/>
            <w:keepNext/>
          </w:pPr>
        </w:pPrChange>
      </w:pPr>
    </w:p>
    <w:p w14:paraId="24D33C53" w14:textId="19714B61" w:rsidR="003C3EAA" w:rsidRDefault="003C3EAA" w:rsidP="003C3EAA">
      <w:pPr>
        <w:pStyle w:val="Descripcin"/>
        <w:keepNext/>
      </w:pPr>
      <w:bookmarkStart w:id="973" w:name="_Toc487482824"/>
      <w:r>
        <w:lastRenderedPageBreak/>
        <w:t xml:space="preserve">Tabla </w:t>
      </w:r>
      <w:ins w:id="974"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975"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976" w:author="Raul García Fernández" w:date="2017-07-10T20:50:00Z">
        <w:r w:rsidR="009D59D5">
          <w:rPr>
            <w:noProof/>
          </w:rPr>
          <w:t>1</w:t>
        </w:r>
      </w:ins>
      <w:ins w:id="977" w:author="Raul García Fernández" w:date="2017-06-30T18:00:00Z">
        <w:r w:rsidR="00003005">
          <w:fldChar w:fldCharType="end"/>
        </w:r>
      </w:ins>
      <w:del w:id="978"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Del="00003005">
          <w:rPr>
            <w:noProof/>
          </w:rPr>
          <w:delText>5</w:delText>
        </w:r>
        <w:r w:rsidR="008D0F98" w:rsidDel="00003005">
          <w:rPr>
            <w:noProof/>
          </w:rPr>
          <w:fldChar w:fldCharType="end"/>
        </w:r>
        <w:r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Del="00003005">
          <w:rPr>
            <w:noProof/>
          </w:rPr>
          <w:delText>1</w:delText>
        </w:r>
        <w:r w:rsidR="008D0F98" w:rsidDel="00003005">
          <w:rPr>
            <w:noProof/>
          </w:rPr>
          <w:fldChar w:fldCharType="end"/>
        </w:r>
      </w:del>
      <w:r>
        <w:t xml:space="preserve"> (Autenticarse)</w:t>
      </w:r>
      <w:bookmarkEnd w:id="973"/>
    </w:p>
    <w:tbl>
      <w:tblPr>
        <w:tblStyle w:val="Tabladecuadrcula4"/>
        <w:tblW w:w="0" w:type="auto"/>
        <w:tblLook w:val="04A0" w:firstRow="1" w:lastRow="0" w:firstColumn="1" w:lastColumn="0" w:noHBand="0" w:noVBand="1"/>
      </w:tblPr>
      <w:tblGrid>
        <w:gridCol w:w="4224"/>
        <w:gridCol w:w="4270"/>
      </w:tblGrid>
      <w:tr w:rsidR="00247B69" w14:paraId="7ECF9D2B"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6BE0701" w14:textId="77777777" w:rsidR="00247B69" w:rsidRDefault="00247B69" w:rsidP="00247B69">
            <w:r>
              <w:t>ID</w:t>
            </w:r>
          </w:p>
        </w:tc>
        <w:tc>
          <w:tcPr>
            <w:tcW w:w="4322" w:type="dxa"/>
          </w:tcPr>
          <w:p w14:paraId="531F9CCF" w14:textId="77777777" w:rsidR="00247B69" w:rsidRDefault="00247B69" w:rsidP="00247B69">
            <w:pPr>
              <w:cnfStyle w:val="100000000000" w:firstRow="1" w:lastRow="0" w:firstColumn="0" w:lastColumn="0" w:oddVBand="0" w:evenVBand="0" w:oddHBand="0" w:evenHBand="0" w:firstRowFirstColumn="0" w:firstRowLastColumn="0" w:lastRowFirstColumn="0" w:lastRowLastColumn="0"/>
            </w:pPr>
            <w:r>
              <w:t>CU</w:t>
            </w:r>
            <w:r w:rsidR="005B615D">
              <w:t xml:space="preserve"> 1.1</w:t>
            </w:r>
          </w:p>
        </w:tc>
      </w:tr>
      <w:tr w:rsidR="00247B69" w14:paraId="243C93F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DCD7101" w14:textId="77777777" w:rsidR="00247B69" w:rsidRDefault="00247B69" w:rsidP="00247B69">
            <w:r>
              <w:t>Actor</w:t>
            </w:r>
          </w:p>
        </w:tc>
        <w:tc>
          <w:tcPr>
            <w:tcW w:w="4322" w:type="dxa"/>
          </w:tcPr>
          <w:p w14:paraId="4D753344" w14:textId="77777777" w:rsidR="00247B69" w:rsidRDefault="00247B69" w:rsidP="00247B69">
            <w:pPr>
              <w:cnfStyle w:val="000000100000" w:firstRow="0" w:lastRow="0" w:firstColumn="0" w:lastColumn="0" w:oddVBand="0" w:evenVBand="0" w:oddHBand="1" w:evenHBand="0" w:firstRowFirstColumn="0" w:firstRowLastColumn="0" w:lastRowFirstColumn="0" w:lastRowLastColumn="0"/>
            </w:pPr>
            <w:r>
              <w:t>Usuario</w:t>
            </w:r>
          </w:p>
        </w:tc>
      </w:tr>
      <w:tr w:rsidR="00247B69" w14:paraId="402BB1C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3044F08" w14:textId="77777777" w:rsidR="00247B69" w:rsidRDefault="00247B69" w:rsidP="00247B69">
            <w:r>
              <w:t>Nombre</w:t>
            </w:r>
          </w:p>
        </w:tc>
        <w:tc>
          <w:tcPr>
            <w:tcW w:w="4322" w:type="dxa"/>
          </w:tcPr>
          <w:p w14:paraId="1758AE84" w14:textId="77777777" w:rsidR="00247B69" w:rsidRDefault="004F4727" w:rsidP="004F4727">
            <w:pPr>
              <w:cnfStyle w:val="000000000000" w:firstRow="0" w:lastRow="0" w:firstColumn="0" w:lastColumn="0" w:oddVBand="0" w:evenVBand="0" w:oddHBand="0" w:evenHBand="0" w:firstRowFirstColumn="0" w:firstRowLastColumn="0" w:lastRowFirstColumn="0" w:lastRowLastColumn="0"/>
            </w:pPr>
            <w:r>
              <w:t>Autenticarse</w:t>
            </w:r>
          </w:p>
        </w:tc>
      </w:tr>
      <w:tr w:rsidR="00247B69" w14:paraId="2FCD33C4"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50F9FC" w14:textId="77777777" w:rsidR="00247B69" w:rsidRDefault="00247B69" w:rsidP="00247B69">
            <w:r>
              <w:t>Objetivo</w:t>
            </w:r>
          </w:p>
        </w:tc>
        <w:tc>
          <w:tcPr>
            <w:tcW w:w="4322" w:type="dxa"/>
          </w:tcPr>
          <w:p w14:paraId="289323B2" w14:textId="77777777" w:rsidR="00247B69" w:rsidRDefault="00247B69" w:rsidP="00247B69">
            <w:pPr>
              <w:cnfStyle w:val="000000100000" w:firstRow="0" w:lastRow="0" w:firstColumn="0" w:lastColumn="0" w:oddVBand="0" w:evenVBand="0" w:oddHBand="1" w:evenHBand="0" w:firstRowFirstColumn="0" w:firstRowLastColumn="0" w:lastRowFirstColumn="0" w:lastRowLastColumn="0"/>
            </w:pPr>
            <w:r>
              <w:t>Autenticarse como usuario en el sistema</w:t>
            </w:r>
          </w:p>
        </w:tc>
      </w:tr>
      <w:tr w:rsidR="00247B69" w14:paraId="259BDF2B"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E47A058" w14:textId="77777777" w:rsidR="00247B69" w:rsidRDefault="00247B69" w:rsidP="00247B69">
            <w:r>
              <w:t>Flujo</w:t>
            </w:r>
          </w:p>
        </w:tc>
        <w:tc>
          <w:tcPr>
            <w:tcW w:w="4322" w:type="dxa"/>
          </w:tcPr>
          <w:p w14:paraId="4CDF4E5F" w14:textId="77777777"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identificarse en el sistema.</w:t>
            </w:r>
          </w:p>
          <w:p w14:paraId="2DCE7CD6" w14:textId="77777777"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un</w:t>
            </w:r>
            <w:r w:rsidR="0064002A">
              <w:t xml:space="preserve"> formulario de identificación s</w:t>
            </w:r>
            <w:r>
              <w:t>olicitando los siguientes campos:</w:t>
            </w:r>
          </w:p>
          <w:p w14:paraId="6597EDEA" w14:textId="77777777" w:rsidR="00247B69" w:rsidRDefault="00247B69" w:rsidP="00247B69">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14:paraId="108F117D" w14:textId="77777777" w:rsidR="00247B69" w:rsidRDefault="00247B69" w:rsidP="00247B69">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r w:rsidR="00592762">
              <w:t>.</w:t>
            </w:r>
          </w:p>
          <w:p w14:paraId="5B9E95F7" w14:textId="77777777"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introducirá los datos.</w:t>
            </w:r>
          </w:p>
          <w:p w14:paraId="6DEC0F5A" w14:textId="77777777" w:rsidR="00247B69" w:rsidRDefault="00247B69" w:rsidP="00247B69">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w:t>
            </w:r>
            <w:r w:rsidR="00D01322">
              <w:t>l sistema validará los datos y comprobará</w:t>
            </w:r>
            <w:r>
              <w:t xml:space="preserve"> la identidad.</w:t>
            </w:r>
          </w:p>
          <w:p w14:paraId="1415DBBF" w14:textId="77777777" w:rsidR="00247B69" w:rsidRDefault="00D01322"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mandará</w:t>
            </w:r>
            <w:r w:rsidR="00247B69">
              <w:t xml:space="preserve"> al usuario la referencia a su </w:t>
            </w:r>
            <w:r w:rsidR="004D69A7">
              <w:t>sesión.</w:t>
            </w:r>
          </w:p>
        </w:tc>
      </w:tr>
      <w:tr w:rsidR="00247B69" w14:paraId="7FF955D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CD319C" w14:textId="77777777" w:rsidR="00247B69" w:rsidRDefault="00247B69" w:rsidP="00247B69">
            <w:r>
              <w:t>Excepciones</w:t>
            </w:r>
          </w:p>
        </w:tc>
        <w:tc>
          <w:tcPr>
            <w:tcW w:w="4322" w:type="dxa"/>
          </w:tcPr>
          <w:p w14:paraId="45F52854" w14:textId="77777777"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datos de identidad no s</w:t>
            </w:r>
            <w:r w:rsidR="00D01322">
              <w:t>on válidos. El sistema informará</w:t>
            </w:r>
            <w:r>
              <w:t xml:space="preserve"> al usuario que los datos de usuario no son correctos.</w:t>
            </w:r>
          </w:p>
          <w:p w14:paraId="6919059D" w14:textId="77777777"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de identidad </w:t>
            </w:r>
            <w:r w:rsidR="003C3EAA">
              <w:t>este caído</w:t>
            </w:r>
            <w:r w:rsidR="00D01322">
              <w:t>. El sistema informará</w:t>
            </w:r>
            <w:r>
              <w:t xml:space="preserve"> que </w:t>
            </w:r>
            <w:r w:rsidR="00C60F0A">
              <w:t>el dato de identidad no funciona</w:t>
            </w:r>
            <w:r>
              <w:t>.</w:t>
            </w:r>
          </w:p>
        </w:tc>
      </w:tr>
    </w:tbl>
    <w:p w14:paraId="1B5EF1F9" w14:textId="77777777" w:rsidR="00247B69" w:rsidRDefault="00247B69" w:rsidP="00247B69"/>
    <w:p w14:paraId="2475A16B" w14:textId="4E43B773" w:rsidR="000B3E1F" w:rsidRDefault="000B3E1F" w:rsidP="000B3E1F">
      <w:pPr>
        <w:pStyle w:val="Descripcin"/>
        <w:keepNext/>
      </w:pPr>
      <w:bookmarkStart w:id="979" w:name="_Toc479072877"/>
      <w:bookmarkStart w:id="980" w:name="_Toc479328487"/>
      <w:bookmarkStart w:id="981" w:name="_Toc487482825"/>
      <w:r>
        <w:t xml:space="preserve">Tabla </w:t>
      </w:r>
      <w:ins w:id="982"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98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984" w:author="Raul García Fernández" w:date="2017-07-10T20:50:00Z">
        <w:r w:rsidR="009D59D5">
          <w:rPr>
            <w:noProof/>
          </w:rPr>
          <w:t>2</w:t>
        </w:r>
      </w:ins>
      <w:ins w:id="985" w:author="Raul García Fernández" w:date="2017-06-30T18:00:00Z">
        <w:r w:rsidR="00003005">
          <w:fldChar w:fldCharType="end"/>
        </w:r>
      </w:ins>
      <w:del w:id="98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w:delText>
        </w:r>
        <w:r w:rsidR="008D0F98" w:rsidDel="00003005">
          <w:rPr>
            <w:noProof/>
          </w:rPr>
          <w:fldChar w:fldCharType="end"/>
        </w:r>
      </w:del>
      <w:r>
        <w:t xml:space="preserve"> (Desconectarse)</w:t>
      </w:r>
      <w:bookmarkEnd w:id="979"/>
      <w:bookmarkEnd w:id="980"/>
      <w:bookmarkEnd w:id="981"/>
    </w:p>
    <w:tbl>
      <w:tblPr>
        <w:tblStyle w:val="Tabladecuadrcula4"/>
        <w:tblW w:w="0" w:type="auto"/>
        <w:tblLook w:val="04A0" w:firstRow="1" w:lastRow="0" w:firstColumn="1" w:lastColumn="0" w:noHBand="0" w:noVBand="1"/>
      </w:tblPr>
      <w:tblGrid>
        <w:gridCol w:w="4237"/>
        <w:gridCol w:w="4257"/>
      </w:tblGrid>
      <w:tr w:rsidR="00247B69" w14:paraId="6445B4E0"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FBE560B" w14:textId="77777777" w:rsidR="00247B69" w:rsidRDefault="00247B69" w:rsidP="003F5445">
            <w:r>
              <w:t>ID</w:t>
            </w:r>
          </w:p>
        </w:tc>
        <w:tc>
          <w:tcPr>
            <w:tcW w:w="4322" w:type="dxa"/>
          </w:tcPr>
          <w:p w14:paraId="53F7CB79" w14:textId="77777777" w:rsidR="00247B69" w:rsidRDefault="00247B69" w:rsidP="003F5445">
            <w:pPr>
              <w:cnfStyle w:val="100000000000" w:firstRow="1" w:lastRow="0" w:firstColumn="0" w:lastColumn="0" w:oddVBand="0" w:evenVBand="0" w:oddHBand="0" w:evenHBand="0" w:firstRowFirstColumn="0" w:firstRowLastColumn="0" w:lastRowFirstColumn="0" w:lastRowLastColumn="0"/>
            </w:pPr>
            <w:r>
              <w:t>CU</w:t>
            </w:r>
            <w:r w:rsidR="005B615D">
              <w:t xml:space="preserve"> 1.2</w:t>
            </w:r>
          </w:p>
        </w:tc>
      </w:tr>
      <w:tr w:rsidR="00247B69" w14:paraId="4710819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138DFFF" w14:textId="77777777" w:rsidR="00247B69" w:rsidRDefault="00247B69" w:rsidP="003F5445">
            <w:r>
              <w:t>Actor</w:t>
            </w:r>
          </w:p>
        </w:tc>
        <w:tc>
          <w:tcPr>
            <w:tcW w:w="4322" w:type="dxa"/>
          </w:tcPr>
          <w:p w14:paraId="5DF625AF" w14:textId="77777777" w:rsidR="00247B69" w:rsidRDefault="005B615D" w:rsidP="003F5445">
            <w:pPr>
              <w:cnfStyle w:val="000000100000" w:firstRow="0" w:lastRow="0" w:firstColumn="0" w:lastColumn="0" w:oddVBand="0" w:evenVBand="0" w:oddHBand="1" w:evenHBand="0" w:firstRowFirstColumn="0" w:firstRowLastColumn="0" w:lastRowFirstColumn="0" w:lastRowLastColumn="0"/>
            </w:pPr>
            <w:r>
              <w:t>Usuario</w:t>
            </w:r>
          </w:p>
        </w:tc>
      </w:tr>
      <w:tr w:rsidR="00247B69" w14:paraId="3EFCB9F7"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F476D18" w14:textId="77777777" w:rsidR="00247B69" w:rsidRDefault="00247B69" w:rsidP="003F5445">
            <w:r>
              <w:t>Nombre</w:t>
            </w:r>
          </w:p>
        </w:tc>
        <w:tc>
          <w:tcPr>
            <w:tcW w:w="4322" w:type="dxa"/>
          </w:tcPr>
          <w:p w14:paraId="52310E41" w14:textId="77777777" w:rsidR="00247B69" w:rsidRDefault="005B615D" w:rsidP="004F4727">
            <w:pPr>
              <w:cnfStyle w:val="000000000000" w:firstRow="0" w:lastRow="0" w:firstColumn="0" w:lastColumn="0" w:oddVBand="0" w:evenVBand="0" w:oddHBand="0" w:evenHBand="0" w:firstRowFirstColumn="0" w:firstRowLastColumn="0" w:lastRowFirstColumn="0" w:lastRowLastColumn="0"/>
            </w:pPr>
            <w:r>
              <w:t>Desconectarse</w:t>
            </w:r>
          </w:p>
        </w:tc>
      </w:tr>
      <w:tr w:rsidR="00247B69" w14:paraId="060390B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0771738" w14:textId="77777777" w:rsidR="00247B69" w:rsidRDefault="00247B69" w:rsidP="003F5445">
            <w:r>
              <w:t>Objetivo</w:t>
            </w:r>
          </w:p>
        </w:tc>
        <w:tc>
          <w:tcPr>
            <w:tcW w:w="4322" w:type="dxa"/>
          </w:tcPr>
          <w:p w14:paraId="73C274B1" w14:textId="77777777" w:rsidR="00247B69" w:rsidRDefault="005B615D" w:rsidP="003F5445">
            <w:pPr>
              <w:cnfStyle w:val="000000100000" w:firstRow="0" w:lastRow="0" w:firstColumn="0" w:lastColumn="0" w:oddVBand="0" w:evenVBand="0" w:oddHBand="1" w:evenHBand="0" w:firstRowFirstColumn="0" w:firstRowLastColumn="0" w:lastRowFirstColumn="0" w:lastRowLastColumn="0"/>
            </w:pPr>
            <w:r>
              <w:t xml:space="preserve">El usuario </w:t>
            </w:r>
            <w:r w:rsidR="00C60F0A">
              <w:t>desea desconectarse del sistema</w:t>
            </w:r>
            <w:r>
              <w:t xml:space="preserve"> y que su identidad no sea reutilizada.</w:t>
            </w:r>
          </w:p>
        </w:tc>
      </w:tr>
      <w:tr w:rsidR="00247B69" w14:paraId="7E9E08C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1D420A3" w14:textId="77777777" w:rsidR="00247B69" w:rsidRDefault="00247B69" w:rsidP="003F5445">
            <w:r>
              <w:t>Flujo</w:t>
            </w:r>
          </w:p>
        </w:tc>
        <w:tc>
          <w:tcPr>
            <w:tcW w:w="4322" w:type="dxa"/>
          </w:tcPr>
          <w:p w14:paraId="51F4EAB9" w14:textId="77777777"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al sist</w:t>
            </w:r>
            <w:r w:rsidR="00C60F0A">
              <w:t>ema la desconexión del sistema a</w:t>
            </w:r>
            <w:r>
              <w:t xml:space="preserve">portando la referencia de su </w:t>
            </w:r>
            <w:r w:rsidR="00B03AF6">
              <w:t>sesión</w:t>
            </w:r>
            <w:r>
              <w:t>.</w:t>
            </w:r>
          </w:p>
          <w:p w14:paraId="3BDDAF6C" w14:textId="77777777"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elimina la </w:t>
            </w:r>
            <w:r w:rsidR="00B03AF6">
              <w:t>sesión</w:t>
            </w:r>
            <w:r>
              <w:t xml:space="preserve"> temporal de su identidad.</w:t>
            </w:r>
          </w:p>
          <w:p w14:paraId="429F9182" w14:textId="77777777" w:rsidR="005B615D" w:rsidRDefault="005B615D" w:rsidP="005B615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devuelve al usuario al estado del Caso de uso 1.1</w:t>
            </w:r>
          </w:p>
        </w:tc>
      </w:tr>
      <w:tr w:rsidR="00247B69" w14:paraId="69B7C02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FC4CC36" w14:textId="77777777" w:rsidR="00247B69" w:rsidRDefault="00247B69" w:rsidP="003F5445">
            <w:r>
              <w:t>Excepciones</w:t>
            </w:r>
          </w:p>
        </w:tc>
        <w:tc>
          <w:tcPr>
            <w:tcW w:w="4322" w:type="dxa"/>
          </w:tcPr>
          <w:p w14:paraId="0BDAF362" w14:textId="77777777" w:rsidR="00B03AF6" w:rsidRDefault="005B615D" w:rsidP="00B03AF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puede eliminar la </w:t>
            </w:r>
            <w:r w:rsidR="00B03AF6">
              <w:t>sesión</w:t>
            </w:r>
            <w:r>
              <w:t xml:space="preserve"> del usuario</w:t>
            </w:r>
            <w:r w:rsidR="00D01322">
              <w:t>.  El sistema informará</w:t>
            </w:r>
            <w:r w:rsidR="00B03AF6">
              <w:t xml:space="preserve"> al usuario.</w:t>
            </w:r>
          </w:p>
        </w:tc>
      </w:tr>
    </w:tbl>
    <w:p w14:paraId="49548CC9" w14:textId="4BD9D639" w:rsidR="00247B69" w:rsidRDefault="00247B69" w:rsidP="00247B69">
      <w:pPr>
        <w:rPr>
          <w:ins w:id="987" w:author="Raul García Fernández" w:date="2017-07-06T18:37:00Z"/>
        </w:rPr>
      </w:pPr>
    </w:p>
    <w:p w14:paraId="7EFC1A86" w14:textId="77777777" w:rsidR="00795DD3" w:rsidRDefault="00795DD3" w:rsidP="00247B69"/>
    <w:p w14:paraId="4BA9E052" w14:textId="63A90DCA" w:rsidR="000B3E1F" w:rsidRDefault="000B3E1F" w:rsidP="000B3E1F">
      <w:pPr>
        <w:pStyle w:val="Descripcin"/>
        <w:keepNext/>
      </w:pPr>
      <w:bookmarkStart w:id="988" w:name="_Toc479072878"/>
      <w:bookmarkStart w:id="989" w:name="_Toc479328488"/>
      <w:bookmarkStart w:id="990" w:name="_Toc487482826"/>
      <w:r>
        <w:lastRenderedPageBreak/>
        <w:t xml:space="preserve">Tabla </w:t>
      </w:r>
      <w:ins w:id="991"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992"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993" w:author="Raul García Fernández" w:date="2017-07-10T20:50:00Z">
        <w:r w:rsidR="009D59D5">
          <w:rPr>
            <w:noProof/>
          </w:rPr>
          <w:t>3</w:t>
        </w:r>
      </w:ins>
      <w:ins w:id="994" w:author="Raul García Fernández" w:date="2017-06-30T18:00:00Z">
        <w:r w:rsidR="00003005">
          <w:fldChar w:fldCharType="end"/>
        </w:r>
      </w:ins>
      <w:del w:id="995"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w:delText>
        </w:r>
        <w:r w:rsidR="008D0F98" w:rsidDel="00003005">
          <w:rPr>
            <w:noProof/>
          </w:rPr>
          <w:fldChar w:fldCharType="end"/>
        </w:r>
      </w:del>
      <w:r>
        <w:t xml:space="preserve"> (Realización de actividad)</w:t>
      </w:r>
      <w:bookmarkEnd w:id="988"/>
      <w:bookmarkEnd w:id="989"/>
      <w:bookmarkEnd w:id="990"/>
    </w:p>
    <w:tbl>
      <w:tblPr>
        <w:tblStyle w:val="Tabladecuadrcula4"/>
        <w:tblW w:w="0" w:type="auto"/>
        <w:tblLook w:val="04A0" w:firstRow="1" w:lastRow="0" w:firstColumn="1" w:lastColumn="0" w:noHBand="0" w:noVBand="1"/>
      </w:tblPr>
      <w:tblGrid>
        <w:gridCol w:w="4234"/>
        <w:gridCol w:w="4260"/>
      </w:tblGrid>
      <w:tr w:rsidR="005B615D" w14:paraId="38BA32EC"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F0F99CE" w14:textId="77777777" w:rsidR="005B615D" w:rsidRDefault="005B615D" w:rsidP="003F5445">
            <w:r>
              <w:t>ID</w:t>
            </w:r>
          </w:p>
        </w:tc>
        <w:tc>
          <w:tcPr>
            <w:tcW w:w="4322" w:type="dxa"/>
          </w:tcPr>
          <w:p w14:paraId="248C62E2" w14:textId="77777777" w:rsidR="005B615D" w:rsidRDefault="005B615D" w:rsidP="003F5445">
            <w:pPr>
              <w:cnfStyle w:val="100000000000" w:firstRow="1" w:lastRow="0" w:firstColumn="0" w:lastColumn="0" w:oddVBand="0" w:evenVBand="0" w:oddHBand="0" w:evenHBand="0" w:firstRowFirstColumn="0" w:firstRowLastColumn="0" w:lastRowFirstColumn="0" w:lastRowLastColumn="0"/>
            </w:pPr>
            <w:r>
              <w:t>CU</w:t>
            </w:r>
            <w:r w:rsidR="00C74E99">
              <w:t xml:space="preserve"> 1.3</w:t>
            </w:r>
          </w:p>
        </w:tc>
      </w:tr>
      <w:tr w:rsidR="005B615D" w14:paraId="020E695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A4051C3" w14:textId="77777777" w:rsidR="005B615D" w:rsidRDefault="005B615D" w:rsidP="003F5445">
            <w:r>
              <w:t>Actor</w:t>
            </w:r>
          </w:p>
        </w:tc>
        <w:tc>
          <w:tcPr>
            <w:tcW w:w="4322" w:type="dxa"/>
          </w:tcPr>
          <w:p w14:paraId="708D915C" w14:textId="77777777" w:rsidR="005B615D" w:rsidRDefault="00C74E99" w:rsidP="003F5445">
            <w:pPr>
              <w:cnfStyle w:val="000000100000" w:firstRow="0" w:lastRow="0" w:firstColumn="0" w:lastColumn="0" w:oddVBand="0" w:evenVBand="0" w:oddHBand="1" w:evenHBand="0" w:firstRowFirstColumn="0" w:firstRowLastColumn="0" w:lastRowFirstColumn="0" w:lastRowLastColumn="0"/>
            </w:pPr>
            <w:r>
              <w:t>Sistema</w:t>
            </w:r>
          </w:p>
        </w:tc>
      </w:tr>
      <w:tr w:rsidR="005B615D" w14:paraId="07CC03B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DECE0D5" w14:textId="77777777" w:rsidR="005B615D" w:rsidRDefault="005B615D" w:rsidP="003F5445">
            <w:r>
              <w:t>Nombre</w:t>
            </w:r>
          </w:p>
        </w:tc>
        <w:tc>
          <w:tcPr>
            <w:tcW w:w="4322" w:type="dxa"/>
          </w:tcPr>
          <w:p w14:paraId="037A5999" w14:textId="77777777" w:rsidR="005B615D" w:rsidRDefault="00C261B4" w:rsidP="003F5445">
            <w:pPr>
              <w:cnfStyle w:val="000000000000" w:firstRow="0" w:lastRow="0" w:firstColumn="0" w:lastColumn="0" w:oddVBand="0" w:evenVBand="0" w:oddHBand="0" w:evenHBand="0" w:firstRowFirstColumn="0" w:firstRowLastColumn="0" w:lastRowFirstColumn="0" w:lastRowLastColumn="0"/>
            </w:pPr>
            <w:r>
              <w:t>Realización de actividad</w:t>
            </w:r>
            <w:r w:rsidR="00C74E99">
              <w:t xml:space="preserve"> </w:t>
            </w:r>
          </w:p>
        </w:tc>
      </w:tr>
      <w:tr w:rsidR="005B615D" w14:paraId="3002C6CC" w14:textId="77777777" w:rsidTr="008E360A">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4322" w:type="dxa"/>
          </w:tcPr>
          <w:p w14:paraId="38B69796" w14:textId="77777777" w:rsidR="005B615D" w:rsidRDefault="005B615D" w:rsidP="003F5445">
            <w:r>
              <w:t>Objetivo</w:t>
            </w:r>
          </w:p>
        </w:tc>
        <w:tc>
          <w:tcPr>
            <w:tcW w:w="4322" w:type="dxa"/>
          </w:tcPr>
          <w:p w14:paraId="4FE219C0" w14:textId="77777777" w:rsidR="005B615D" w:rsidRDefault="00C261B4" w:rsidP="003F5445">
            <w:pPr>
              <w:cnfStyle w:val="000000100000" w:firstRow="0" w:lastRow="0" w:firstColumn="0" w:lastColumn="0" w:oddVBand="0" w:evenVBand="0" w:oddHBand="1" w:evenHBand="0" w:firstRowFirstColumn="0" w:firstRowLastColumn="0" w:lastRowFirstColumn="0" w:lastRowLastColumn="0"/>
            </w:pPr>
            <w:r>
              <w:t>El</w:t>
            </w:r>
            <w:r w:rsidR="00D01322">
              <w:t xml:space="preserve"> sistema eliminará</w:t>
            </w:r>
            <w:r>
              <w:t xml:space="preserve"> a los usuarios que no tengan</w:t>
            </w:r>
            <w:r w:rsidR="00C60F0A">
              <w:t xml:space="preserve"> una actividad en cierto tiempo</w:t>
            </w:r>
            <w:r>
              <w:t>.</w:t>
            </w:r>
          </w:p>
        </w:tc>
      </w:tr>
      <w:tr w:rsidR="005B615D" w14:paraId="36D18EE4" w14:textId="77777777" w:rsidTr="008E360A">
        <w:trPr>
          <w:trHeight w:val="5391"/>
        </w:trPr>
        <w:tc>
          <w:tcPr>
            <w:cnfStyle w:val="001000000000" w:firstRow="0" w:lastRow="0" w:firstColumn="1" w:lastColumn="0" w:oddVBand="0" w:evenVBand="0" w:oddHBand="0" w:evenHBand="0" w:firstRowFirstColumn="0" w:firstRowLastColumn="0" w:lastRowFirstColumn="0" w:lastRowLastColumn="0"/>
            <w:tcW w:w="4322" w:type="dxa"/>
          </w:tcPr>
          <w:p w14:paraId="75915719" w14:textId="77777777" w:rsidR="005B615D" w:rsidRDefault="005B615D" w:rsidP="003F5445">
            <w:r>
              <w:t>Flujo</w:t>
            </w:r>
          </w:p>
        </w:tc>
        <w:tc>
          <w:tcPr>
            <w:tcW w:w="4322" w:type="dxa"/>
          </w:tcPr>
          <w:p w14:paraId="63C755DD" w14:textId="77777777" w:rsidR="005B615D" w:rsidRDefault="00D01322"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solicitará</w:t>
            </w:r>
            <w:r w:rsidR="00C261B4">
              <w:t xml:space="preserve"> realizar cualquier actividad al sistema. Mostrando la referencia de su sesión, y todos los datos necesarios para realizar la actividad indicada. </w:t>
            </w:r>
          </w:p>
          <w:p w14:paraId="7135DBD2" w14:textId="77777777" w:rsidR="00C261B4" w:rsidRDefault="00C60F0A"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analizará la referencia </w:t>
            </w:r>
            <w:r w:rsidR="00C261B4">
              <w:t>mirando si su espacio de tiempo está permitido.</w:t>
            </w:r>
          </w:p>
          <w:p w14:paraId="3A3EEDA4" w14:textId="77777777" w:rsidR="00C261B4" w:rsidRDefault="00C261B4"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informará a la actividad del sistema que h</w:t>
            </w:r>
            <w:r w:rsidR="00C60F0A">
              <w:t>a sido llamada por el usuario d</w:t>
            </w:r>
            <w:r>
              <w:t>evolviéndole la identidad referenciada.</w:t>
            </w:r>
          </w:p>
          <w:p w14:paraId="1B2F8B37" w14:textId="77777777" w:rsidR="00D6015A" w:rsidRDefault="00D01322"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refrescará</w:t>
            </w:r>
            <w:r w:rsidR="00D6015A">
              <w:t xml:space="preserve"> el tiempo de </w:t>
            </w:r>
            <w:r w:rsidR="00B73F44">
              <w:t>vida de la sesión.</w:t>
            </w:r>
          </w:p>
          <w:p w14:paraId="09FC8045" w14:textId="77777777" w:rsidR="00C261B4" w:rsidRDefault="00D01322" w:rsidP="00C261B4">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continuará</w:t>
            </w:r>
            <w:r w:rsidR="00C261B4">
              <w:t xml:space="preserve"> con la actividad ordenada con éxito.</w:t>
            </w:r>
          </w:p>
        </w:tc>
      </w:tr>
      <w:tr w:rsidR="005B615D" w14:paraId="4F752294" w14:textId="77777777" w:rsidTr="008E360A">
        <w:trPr>
          <w:cnfStyle w:val="000000100000" w:firstRow="0" w:lastRow="0" w:firstColumn="0" w:lastColumn="0" w:oddVBand="0" w:evenVBand="0" w:oddHBand="1" w:evenHBand="0" w:firstRowFirstColumn="0" w:firstRowLastColumn="0" w:lastRowFirstColumn="0" w:lastRowLastColumn="0"/>
          <w:trHeight w:val="4211"/>
        </w:trPr>
        <w:tc>
          <w:tcPr>
            <w:cnfStyle w:val="001000000000" w:firstRow="0" w:lastRow="0" w:firstColumn="1" w:lastColumn="0" w:oddVBand="0" w:evenVBand="0" w:oddHBand="0" w:evenHBand="0" w:firstRowFirstColumn="0" w:firstRowLastColumn="0" w:lastRowFirstColumn="0" w:lastRowLastColumn="0"/>
            <w:tcW w:w="4322" w:type="dxa"/>
          </w:tcPr>
          <w:p w14:paraId="206380AB" w14:textId="77777777" w:rsidR="005B615D" w:rsidRDefault="005B615D" w:rsidP="003F5445">
            <w:r>
              <w:t>Excepciones</w:t>
            </w:r>
          </w:p>
        </w:tc>
        <w:tc>
          <w:tcPr>
            <w:tcW w:w="4322" w:type="dxa"/>
          </w:tcPr>
          <w:p w14:paraId="244BF0AC" w14:textId="77777777" w:rsidR="00C261B4" w:rsidRDefault="00C261B4" w:rsidP="00D6015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La referencia aportada por el usuario no es correcta o no existe. Se </w:t>
            </w:r>
            <w:r w:rsidR="003C3EAA">
              <w:t>bloqueará</w:t>
            </w:r>
            <w:r>
              <w:t xml:space="preserve"> la</w:t>
            </w:r>
            <w:r w:rsidR="00D01322">
              <w:t xml:space="preserve"> actividad. El sistema informará</w:t>
            </w:r>
            <w:r>
              <w:t xml:space="preserve"> al usuario q</w:t>
            </w:r>
            <w:r w:rsidR="00C60F0A">
              <w:t>ue la referencia no es correcta y t</w:t>
            </w:r>
            <w:r w:rsidR="00D01322">
              <w:t>ransportará</w:t>
            </w:r>
            <w:r>
              <w:t xml:space="preserve"> al usuario al estado del caso de uso 1.1</w:t>
            </w:r>
          </w:p>
          <w:p w14:paraId="105CB414" w14:textId="77777777" w:rsidR="00D6015A" w:rsidRDefault="00D6015A" w:rsidP="0072741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tiempo de vida de la sesión e</w:t>
            </w:r>
            <w:r w:rsidR="00D01322">
              <w:t>s excedido. El sistema informará</w:t>
            </w:r>
            <w:r>
              <w:t xml:space="preserve"> al usuario que se ha ex</w:t>
            </w:r>
            <w:r w:rsidR="00C60F0A">
              <w:t>cedido el tiempo de la sesión y t</w:t>
            </w:r>
            <w:r w:rsidR="00D01322">
              <w:t>ransportará</w:t>
            </w:r>
            <w:r>
              <w:t xml:space="preserve"> al usuario al estado del </w:t>
            </w:r>
            <w:r w:rsidR="00727412" w:rsidRPr="00727412">
              <w:rPr>
                <w:b/>
              </w:rPr>
              <w:t>CU</w:t>
            </w:r>
            <w:r w:rsidRPr="00727412">
              <w:rPr>
                <w:b/>
              </w:rPr>
              <w:t xml:space="preserve"> 1.1</w:t>
            </w:r>
          </w:p>
        </w:tc>
      </w:tr>
    </w:tbl>
    <w:p w14:paraId="5BBC7443" w14:textId="77777777" w:rsidR="005B615D" w:rsidRDefault="005B615D" w:rsidP="00247B69"/>
    <w:p w14:paraId="67C508C7" w14:textId="77777777" w:rsidR="00C74E99" w:rsidRPr="00247B69" w:rsidRDefault="00C74E99" w:rsidP="00247B69"/>
    <w:p w14:paraId="0CEE9D5A" w14:textId="77777777" w:rsidR="00503B4F" w:rsidRPr="008E360A" w:rsidRDefault="00E05A54" w:rsidP="00E05A54">
      <w:pPr>
        <w:pStyle w:val="Ttulo2"/>
        <w:numPr>
          <w:ilvl w:val="1"/>
          <w:numId w:val="1"/>
        </w:numPr>
        <w:rPr>
          <w:szCs w:val="56"/>
        </w:rPr>
      </w:pPr>
      <w:bookmarkStart w:id="996" w:name="_Toc487482723"/>
      <w:r w:rsidRPr="008E360A">
        <w:rPr>
          <w:szCs w:val="56"/>
        </w:rPr>
        <w:lastRenderedPageBreak/>
        <w:t>Gestión</w:t>
      </w:r>
      <w:r w:rsidR="00552024" w:rsidRPr="008E360A">
        <w:rPr>
          <w:szCs w:val="56"/>
        </w:rPr>
        <w:t xml:space="preserve"> de datos</w:t>
      </w:r>
      <w:r w:rsidR="00503B4F" w:rsidRPr="008E360A">
        <w:rPr>
          <w:szCs w:val="56"/>
        </w:rPr>
        <w:t xml:space="preserve"> personales</w:t>
      </w:r>
      <w:bookmarkEnd w:id="996"/>
      <w:del w:id="997" w:author="RAQUEL BLANCO AGUIRRE" w:date="2017-06-28T13:24:00Z">
        <w:r w:rsidR="00552024" w:rsidRPr="008E360A" w:rsidDel="00170322">
          <w:rPr>
            <w:szCs w:val="56"/>
          </w:rPr>
          <w:delText>:</w:delText>
        </w:r>
      </w:del>
    </w:p>
    <w:p w14:paraId="39173E1E" w14:textId="77777777" w:rsidR="00B97571" w:rsidRDefault="00B97571" w:rsidP="00B97571"/>
    <w:p w14:paraId="4BB6D61F" w14:textId="698D308C" w:rsidR="00B97571" w:rsidRPr="00B97571" w:rsidRDefault="001D7005" w:rsidP="00B97571">
      <w:pPr>
        <w:jc w:val="center"/>
      </w:pPr>
      <w:ins w:id="998" w:author="Raul García Fernández" w:date="2017-06-30T17:49:00Z">
        <w:r>
          <w:object w:dxaOrig="6225" w:dyaOrig="3496" w14:anchorId="18733840">
            <v:shape id="_x0000_i1029" type="#_x0000_t75" style="width:311.25pt;height:174.75pt" o:ole="">
              <v:imagedata r:id="rId32" o:title=""/>
            </v:shape>
            <o:OLEObject Type="Embed" ProgID="Visio.Drawing.15" ShapeID="_x0000_i1029" DrawAspect="Content" ObjectID="_1561225051" r:id="rId33"/>
          </w:object>
        </w:r>
      </w:ins>
      <w:del w:id="999" w:author="Raul García Fernández" w:date="2017-06-30T17:49:00Z">
        <w:r w:rsidR="00B97571" w:rsidRPr="00503B4F" w:rsidDel="001D7005">
          <w:rPr>
            <w:noProof/>
            <w:lang w:val="es-ES" w:eastAsia="es-ES"/>
          </w:rPr>
          <w:drawing>
            <wp:inline distT="0" distB="0" distL="0" distR="0" wp14:anchorId="375F7476" wp14:editId="688C64EA">
              <wp:extent cx="3429000" cy="27335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28572" cy="2733204"/>
                      </a:xfrm>
                      <a:prstGeom prst="rect">
                        <a:avLst/>
                      </a:prstGeom>
                    </pic:spPr>
                  </pic:pic>
                </a:graphicData>
              </a:graphic>
            </wp:inline>
          </w:drawing>
        </w:r>
      </w:del>
    </w:p>
    <w:p w14:paraId="40413934" w14:textId="6059CEFD" w:rsidR="00552024" w:rsidRDefault="00503B4F" w:rsidP="00503B4F">
      <w:pPr>
        <w:pStyle w:val="Descripcin"/>
        <w:jc w:val="center"/>
      </w:pPr>
      <w:bookmarkStart w:id="1000" w:name="_Toc479072865"/>
      <w:bookmarkStart w:id="1001" w:name="_Toc479328452"/>
      <w:bookmarkStart w:id="1002" w:name="_Toc487482789"/>
      <w:r>
        <w:t xml:space="preserve">Ilustración </w:t>
      </w:r>
      <w:r w:rsidR="00B948F6">
        <w:fldChar w:fldCharType="begin"/>
      </w:r>
      <w:r w:rsidR="00B948F6">
        <w:instrText xml:space="preserve"> STYLEREF 1 \s </w:instrText>
      </w:r>
      <w:r w:rsidR="00B948F6">
        <w:fldChar w:fldCharType="separate"/>
      </w:r>
      <w:r w:rsidR="009D59D5">
        <w:rPr>
          <w:noProof/>
        </w:rPr>
        <w:t>4</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2</w:t>
      </w:r>
      <w:r w:rsidR="00B948F6">
        <w:rPr>
          <w:noProof/>
        </w:rPr>
        <w:fldChar w:fldCharType="end"/>
      </w:r>
      <w:r>
        <w:t xml:space="preserve"> (</w:t>
      </w:r>
      <w:r w:rsidR="003C3EAA">
        <w:t>Gestión</w:t>
      </w:r>
      <w:r>
        <w:t xml:space="preserve"> de datos personales)</w:t>
      </w:r>
      <w:bookmarkEnd w:id="1000"/>
      <w:bookmarkEnd w:id="1001"/>
      <w:bookmarkEnd w:id="1002"/>
    </w:p>
    <w:p w14:paraId="213C66D8" w14:textId="77777777" w:rsidR="00503B4F" w:rsidRDefault="00503B4F" w:rsidP="00503B4F"/>
    <w:p w14:paraId="254235FA" w14:textId="57889D62" w:rsidR="00552B9F" w:rsidRDefault="00552B9F" w:rsidP="00552B9F">
      <w:pPr>
        <w:pStyle w:val="Descripcin"/>
        <w:keepNext/>
      </w:pPr>
      <w:bookmarkStart w:id="1003" w:name="_Toc479072879"/>
      <w:bookmarkStart w:id="1004" w:name="_Toc479328489"/>
      <w:bookmarkStart w:id="1005" w:name="_Toc487482827"/>
      <w:r>
        <w:t xml:space="preserve">Tabla </w:t>
      </w:r>
      <w:ins w:id="1006"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007"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008" w:author="Raul García Fernández" w:date="2017-07-10T20:50:00Z">
        <w:r w:rsidR="009D59D5">
          <w:rPr>
            <w:noProof/>
          </w:rPr>
          <w:t>4</w:t>
        </w:r>
      </w:ins>
      <w:ins w:id="1009" w:author="Raul García Fernández" w:date="2017-06-30T18:00:00Z">
        <w:r w:rsidR="00003005">
          <w:fldChar w:fldCharType="end"/>
        </w:r>
      </w:ins>
      <w:del w:id="1010"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4</w:delText>
        </w:r>
        <w:r w:rsidR="008D0F98" w:rsidDel="00003005">
          <w:rPr>
            <w:noProof/>
          </w:rPr>
          <w:fldChar w:fldCharType="end"/>
        </w:r>
      </w:del>
      <w:r>
        <w:t xml:space="preserve"> (Crear datos personales)</w:t>
      </w:r>
      <w:bookmarkEnd w:id="1003"/>
      <w:bookmarkEnd w:id="1004"/>
      <w:bookmarkEnd w:id="1005"/>
    </w:p>
    <w:tbl>
      <w:tblPr>
        <w:tblStyle w:val="Tabladecuadrcula4"/>
        <w:tblW w:w="0" w:type="auto"/>
        <w:tblLook w:val="04A0" w:firstRow="1" w:lastRow="0" w:firstColumn="1" w:lastColumn="0" w:noHBand="0" w:noVBand="1"/>
      </w:tblPr>
      <w:tblGrid>
        <w:gridCol w:w="4232"/>
        <w:gridCol w:w="4262"/>
      </w:tblGrid>
      <w:tr w:rsidR="00503B4F" w14:paraId="2F870704"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81D7290" w14:textId="77777777" w:rsidR="00503B4F" w:rsidRDefault="00503B4F" w:rsidP="003F5445">
            <w:r>
              <w:t>ID</w:t>
            </w:r>
          </w:p>
        </w:tc>
        <w:tc>
          <w:tcPr>
            <w:tcW w:w="4322" w:type="dxa"/>
          </w:tcPr>
          <w:p w14:paraId="1CC0E7BD" w14:textId="77777777" w:rsidR="00503B4F" w:rsidRDefault="00503B4F" w:rsidP="003F5445">
            <w:pPr>
              <w:cnfStyle w:val="100000000000" w:firstRow="1" w:lastRow="0" w:firstColumn="0" w:lastColumn="0" w:oddVBand="0" w:evenVBand="0" w:oddHBand="0" w:evenHBand="0" w:firstRowFirstColumn="0" w:firstRowLastColumn="0" w:lastRowFirstColumn="0" w:lastRowLastColumn="0"/>
            </w:pPr>
            <w:r>
              <w:t>CU 2.1</w:t>
            </w:r>
          </w:p>
        </w:tc>
      </w:tr>
      <w:tr w:rsidR="00503B4F" w14:paraId="5717C47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A24F79F" w14:textId="77777777" w:rsidR="00503B4F" w:rsidRDefault="00503B4F" w:rsidP="003F5445">
            <w:r>
              <w:t>Actor</w:t>
            </w:r>
          </w:p>
        </w:tc>
        <w:tc>
          <w:tcPr>
            <w:tcW w:w="4322" w:type="dxa"/>
          </w:tcPr>
          <w:p w14:paraId="273C806E" w14:textId="77777777"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14:paraId="02C731C5"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5D9E905" w14:textId="77777777" w:rsidR="00503B4F" w:rsidRDefault="00503B4F" w:rsidP="003F5445">
            <w:r>
              <w:t>Nombre</w:t>
            </w:r>
          </w:p>
        </w:tc>
        <w:tc>
          <w:tcPr>
            <w:tcW w:w="4322" w:type="dxa"/>
          </w:tcPr>
          <w:p w14:paraId="53CD3716" w14:textId="77777777" w:rsidR="00503B4F" w:rsidRDefault="00503B4F" w:rsidP="003F5445">
            <w:pPr>
              <w:cnfStyle w:val="000000000000" w:firstRow="0" w:lastRow="0" w:firstColumn="0" w:lastColumn="0" w:oddVBand="0" w:evenVBand="0" w:oddHBand="0" w:evenHBand="0" w:firstRowFirstColumn="0" w:firstRowLastColumn="0" w:lastRowFirstColumn="0" w:lastRowLastColumn="0"/>
            </w:pPr>
            <w:r>
              <w:t>Crear datos personales</w:t>
            </w:r>
          </w:p>
        </w:tc>
      </w:tr>
      <w:tr w:rsidR="00503B4F" w14:paraId="6AA52C9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ECCFFD3" w14:textId="77777777" w:rsidR="00503B4F" w:rsidRDefault="00503B4F" w:rsidP="003F5445">
            <w:r>
              <w:t>Objetivo</w:t>
            </w:r>
          </w:p>
        </w:tc>
        <w:tc>
          <w:tcPr>
            <w:tcW w:w="4322" w:type="dxa"/>
          </w:tcPr>
          <w:p w14:paraId="097F1068" w14:textId="77777777"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introducir información personal.</w:t>
            </w:r>
          </w:p>
        </w:tc>
      </w:tr>
      <w:tr w:rsidR="00503B4F" w14:paraId="6512E3FB"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DAC6948" w14:textId="77777777" w:rsidR="00503B4F" w:rsidRDefault="00503B4F" w:rsidP="003F5445">
            <w:r>
              <w:t>Flujo</w:t>
            </w:r>
          </w:p>
        </w:tc>
        <w:tc>
          <w:tcPr>
            <w:tcW w:w="4322" w:type="dxa"/>
          </w:tcPr>
          <w:p w14:paraId="3A4FD37C"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introducir información personal.</w:t>
            </w:r>
          </w:p>
          <w:p w14:paraId="23711E34"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muestra un formulario con los datos posibles para mostrar</w:t>
            </w:r>
            <w:r w:rsidR="00F53C7A">
              <w:t>.</w:t>
            </w:r>
          </w:p>
          <w:p w14:paraId="45A088C8"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 los datos</w:t>
            </w:r>
            <w:r w:rsidR="00F53C7A">
              <w:t xml:space="preserve"> y se los envía al sistema</w:t>
            </w:r>
            <w:r>
              <w:t>.</w:t>
            </w:r>
          </w:p>
          <w:p w14:paraId="3AAC3CF8"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14:paraId="7CABC78A"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w:t>
            </w:r>
            <w:r w:rsidR="00F53C7A">
              <w:t>istema introduce los datos en la</w:t>
            </w:r>
            <w:r>
              <w:t xml:space="preserve"> BD.</w:t>
            </w:r>
          </w:p>
        </w:tc>
      </w:tr>
      <w:tr w:rsidR="00503B4F" w14:paraId="526C542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0C0EEED" w14:textId="77777777" w:rsidR="00503B4F" w:rsidRDefault="00503B4F" w:rsidP="003F5445">
            <w:r>
              <w:t>Excepciones</w:t>
            </w:r>
          </w:p>
        </w:tc>
        <w:tc>
          <w:tcPr>
            <w:tcW w:w="4322" w:type="dxa"/>
          </w:tcPr>
          <w:p w14:paraId="249AAC4D" w14:textId="77777777" w:rsidR="00503B4F" w:rsidRDefault="00503B4F"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Con un fallo en la</w:t>
            </w:r>
            <w:r w:rsidR="00D01322">
              <w:t xml:space="preserve"> validación el sistema informará</w:t>
            </w:r>
            <w:r>
              <w:t xml:space="preserve"> al usuario. Restableciendo el formulario para que se vuelva a rellenar.</w:t>
            </w:r>
          </w:p>
          <w:p w14:paraId="5CD0D445" w14:textId="77777777" w:rsidR="00503B4F" w:rsidRDefault="00E15C13"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00503B4F">
              <w:t xml:space="preserve">en </w:t>
            </w:r>
            <w:r w:rsidR="00503B4F" w:rsidRPr="00452109">
              <w:rPr>
                <w:b/>
              </w:rPr>
              <w:t>CU</w:t>
            </w:r>
            <w:r w:rsidRPr="00452109">
              <w:rPr>
                <w:b/>
              </w:rPr>
              <w:t xml:space="preserve"> 1.3</w:t>
            </w:r>
            <w:r w:rsidR="00D01322">
              <w:t>. El sistema informará</w:t>
            </w:r>
            <w:r>
              <w:t xml:space="preserve"> al usuario. Tras eso no se </w:t>
            </w:r>
            <w:r w:rsidR="003C3EAA">
              <w:t>realizará</w:t>
            </w:r>
            <w:r>
              <w:t xml:space="preserve"> la creación de los datos personales. Se </w:t>
            </w:r>
            <w:r w:rsidR="007E1E59">
              <w:t>transportará</w:t>
            </w:r>
            <w:r>
              <w:t xml:space="preserve"> a solicitar de nuevo una identidad.</w:t>
            </w:r>
          </w:p>
        </w:tc>
      </w:tr>
    </w:tbl>
    <w:p w14:paraId="20E52407" w14:textId="77777777" w:rsidR="00503B4F" w:rsidDel="00D52F31" w:rsidRDefault="00503B4F" w:rsidP="00503B4F">
      <w:pPr>
        <w:rPr>
          <w:del w:id="1011" w:author="Raul García Fernández" w:date="2017-07-10T20:38:00Z"/>
        </w:rPr>
      </w:pPr>
    </w:p>
    <w:p w14:paraId="11A3DB71" w14:textId="77777777" w:rsidR="00503B4F" w:rsidRDefault="00503B4F" w:rsidP="00503B4F"/>
    <w:p w14:paraId="562628AF" w14:textId="662E348A" w:rsidR="00552B9F" w:rsidRDefault="00552B9F" w:rsidP="00552B9F">
      <w:pPr>
        <w:pStyle w:val="Descripcin"/>
        <w:keepNext/>
      </w:pPr>
      <w:bookmarkStart w:id="1012" w:name="_Toc479072880"/>
      <w:bookmarkStart w:id="1013" w:name="_Toc479328490"/>
      <w:bookmarkStart w:id="1014" w:name="_Toc487482828"/>
      <w:r>
        <w:lastRenderedPageBreak/>
        <w:t xml:space="preserve">Tabla </w:t>
      </w:r>
      <w:ins w:id="1015"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016"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017" w:author="Raul García Fernández" w:date="2017-07-10T20:50:00Z">
        <w:r w:rsidR="009D59D5">
          <w:rPr>
            <w:noProof/>
          </w:rPr>
          <w:t>5</w:t>
        </w:r>
      </w:ins>
      <w:ins w:id="1018" w:author="Raul García Fernández" w:date="2017-06-30T18:00:00Z">
        <w:r w:rsidR="00003005">
          <w:fldChar w:fldCharType="end"/>
        </w:r>
      </w:ins>
      <w:del w:id="1019"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5</w:delText>
        </w:r>
        <w:r w:rsidR="008D0F98" w:rsidDel="00003005">
          <w:rPr>
            <w:noProof/>
          </w:rPr>
          <w:fldChar w:fldCharType="end"/>
        </w:r>
      </w:del>
      <w:r>
        <w:t xml:space="preserve"> (Modificar datos personales)</w:t>
      </w:r>
      <w:bookmarkEnd w:id="1012"/>
      <w:bookmarkEnd w:id="1013"/>
      <w:bookmarkEnd w:id="1014"/>
    </w:p>
    <w:tbl>
      <w:tblPr>
        <w:tblStyle w:val="Tabladecuadrcula4"/>
        <w:tblW w:w="0" w:type="auto"/>
        <w:tblLook w:val="04A0" w:firstRow="1" w:lastRow="0" w:firstColumn="1" w:lastColumn="0" w:noHBand="0" w:noVBand="1"/>
      </w:tblPr>
      <w:tblGrid>
        <w:gridCol w:w="4235"/>
        <w:gridCol w:w="4259"/>
      </w:tblGrid>
      <w:tr w:rsidR="00503B4F" w14:paraId="7CB5B34F"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0F3A8FA" w14:textId="77777777" w:rsidR="00503B4F" w:rsidRDefault="00503B4F" w:rsidP="003F5445">
            <w:r>
              <w:t>ID</w:t>
            </w:r>
          </w:p>
        </w:tc>
        <w:tc>
          <w:tcPr>
            <w:tcW w:w="4322" w:type="dxa"/>
          </w:tcPr>
          <w:p w14:paraId="6EA64BC5" w14:textId="77777777" w:rsidR="00503B4F" w:rsidRDefault="00503B4F" w:rsidP="003F5445">
            <w:pPr>
              <w:cnfStyle w:val="100000000000" w:firstRow="1" w:lastRow="0" w:firstColumn="0" w:lastColumn="0" w:oddVBand="0" w:evenVBand="0" w:oddHBand="0" w:evenHBand="0" w:firstRowFirstColumn="0" w:firstRowLastColumn="0" w:lastRowFirstColumn="0" w:lastRowLastColumn="0"/>
            </w:pPr>
            <w:r>
              <w:t>CU 2.2</w:t>
            </w:r>
          </w:p>
        </w:tc>
      </w:tr>
      <w:tr w:rsidR="00503B4F" w14:paraId="0DEDAFD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1ACC985" w14:textId="77777777" w:rsidR="00503B4F" w:rsidRDefault="00503B4F" w:rsidP="003F5445">
            <w:r>
              <w:t>Actor</w:t>
            </w:r>
          </w:p>
        </w:tc>
        <w:tc>
          <w:tcPr>
            <w:tcW w:w="4322" w:type="dxa"/>
          </w:tcPr>
          <w:p w14:paraId="3CBBDBD8" w14:textId="77777777"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14:paraId="5156C8A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2803BD9" w14:textId="77777777" w:rsidR="00503B4F" w:rsidRDefault="00503B4F" w:rsidP="003F5445">
            <w:r>
              <w:t>Nombre</w:t>
            </w:r>
          </w:p>
        </w:tc>
        <w:tc>
          <w:tcPr>
            <w:tcW w:w="4322" w:type="dxa"/>
          </w:tcPr>
          <w:p w14:paraId="3C84E520" w14:textId="77777777" w:rsidR="00503B4F" w:rsidRDefault="00503B4F" w:rsidP="003F5445">
            <w:pPr>
              <w:cnfStyle w:val="000000000000" w:firstRow="0" w:lastRow="0" w:firstColumn="0" w:lastColumn="0" w:oddVBand="0" w:evenVBand="0" w:oddHBand="0" w:evenHBand="0" w:firstRowFirstColumn="0" w:firstRowLastColumn="0" w:lastRowFirstColumn="0" w:lastRowLastColumn="0"/>
            </w:pPr>
            <w:r>
              <w:t>Modificar datos personales</w:t>
            </w:r>
          </w:p>
        </w:tc>
      </w:tr>
      <w:tr w:rsidR="00503B4F" w14:paraId="3DA7BE9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95D7CB4" w14:textId="77777777" w:rsidR="00503B4F" w:rsidRDefault="00503B4F" w:rsidP="003F5445">
            <w:r>
              <w:t>Objetivo</w:t>
            </w:r>
          </w:p>
        </w:tc>
        <w:tc>
          <w:tcPr>
            <w:tcW w:w="4322" w:type="dxa"/>
          </w:tcPr>
          <w:p w14:paraId="6285AF6C" w14:textId="77777777"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modificar sus datos personales</w:t>
            </w:r>
          </w:p>
        </w:tc>
      </w:tr>
      <w:tr w:rsidR="00503B4F" w14:paraId="61943D8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7487AF4" w14:textId="77777777" w:rsidR="00503B4F" w:rsidRDefault="00503B4F" w:rsidP="003F5445">
            <w:r>
              <w:t>Flujo</w:t>
            </w:r>
          </w:p>
        </w:tc>
        <w:tc>
          <w:tcPr>
            <w:tcW w:w="4322" w:type="dxa"/>
          </w:tcPr>
          <w:p w14:paraId="62A1CE63"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personales ya existentes</w:t>
            </w:r>
          </w:p>
          <w:p w14:paraId="74778D72"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brinda un formulario, con todos los datos personales anteriores, pudiendo modificarlos.</w:t>
            </w:r>
          </w:p>
          <w:p w14:paraId="297A3451"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los rellena y son enviados al sistema.</w:t>
            </w:r>
          </w:p>
          <w:p w14:paraId="5035E277"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14:paraId="3E3DBD4E" w14:textId="77777777" w:rsidR="00503B4F" w:rsidRDefault="00503B4F" w:rsidP="00503B4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introduce</w:t>
            </w:r>
            <w:r w:rsidR="00F53C7A">
              <w:t xml:space="preserve"> los datos en la BD</w:t>
            </w:r>
            <w:r>
              <w:t>.</w:t>
            </w:r>
          </w:p>
        </w:tc>
      </w:tr>
      <w:tr w:rsidR="00503B4F" w14:paraId="31BD4A5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F08C52D" w14:textId="77777777" w:rsidR="00503B4F" w:rsidRDefault="00503B4F" w:rsidP="003F5445">
            <w:r>
              <w:t>Excepciones</w:t>
            </w:r>
          </w:p>
        </w:tc>
        <w:tc>
          <w:tcPr>
            <w:tcW w:w="4322" w:type="dxa"/>
          </w:tcPr>
          <w:p w14:paraId="5E81091E" w14:textId="77777777" w:rsidR="00503B4F"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w:t>
            </w:r>
            <w:r w:rsidR="00D01322">
              <w:t>validación. El sistema informará al usuario. Tras eso mostrará</w:t>
            </w:r>
            <w:r>
              <w:t xml:space="preserve"> de nuevo el formulario en el estado inicial en el que se encontraba el caso de uso.</w:t>
            </w:r>
          </w:p>
          <w:p w14:paraId="17479F77" w14:textId="77777777" w:rsidR="00E15C13"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E33521">
              <w:t>informará</w:t>
            </w:r>
            <w:r>
              <w:t xml:space="preserve"> al usuario de que no se podrá realizar la acción por fallo en el tiempo de sesión.</w:t>
            </w:r>
            <w:r w:rsidR="00D01322">
              <w:t xml:space="preserve"> El sistema no realizará</w:t>
            </w:r>
            <w:r w:rsidR="00CF7AC3">
              <w:t xml:space="preserve"> </w:t>
            </w:r>
            <w:r w:rsidR="00D01322">
              <w:t>la modificación. Se transportará</w:t>
            </w:r>
            <w:r w:rsidR="00CF7AC3">
              <w:t xml:space="preserve"> al usuario a solicitar de nuevo su identidad.</w:t>
            </w:r>
            <w:r>
              <w:t xml:space="preserve"> </w:t>
            </w:r>
          </w:p>
        </w:tc>
      </w:tr>
    </w:tbl>
    <w:p w14:paraId="45DA72C1" w14:textId="77777777" w:rsidR="00503B4F" w:rsidRPr="00503B4F" w:rsidRDefault="00503B4F" w:rsidP="00503B4F"/>
    <w:p w14:paraId="68712CF4" w14:textId="77777777" w:rsidR="00552024" w:rsidRPr="008E360A" w:rsidRDefault="003C3EAA" w:rsidP="00E05A54">
      <w:pPr>
        <w:pStyle w:val="Ttulo2"/>
        <w:numPr>
          <w:ilvl w:val="1"/>
          <w:numId w:val="1"/>
        </w:numPr>
        <w:rPr>
          <w:szCs w:val="56"/>
        </w:rPr>
      </w:pPr>
      <w:bookmarkStart w:id="1020" w:name="_Toc487482724"/>
      <w:r w:rsidRPr="008E360A">
        <w:rPr>
          <w:szCs w:val="56"/>
        </w:rPr>
        <w:lastRenderedPageBreak/>
        <w:t>Gestión</w:t>
      </w:r>
      <w:r w:rsidR="00552024" w:rsidRPr="008E360A">
        <w:rPr>
          <w:szCs w:val="56"/>
        </w:rPr>
        <w:t xml:space="preserve"> de Grupos</w:t>
      </w:r>
      <w:bookmarkEnd w:id="1020"/>
      <w:del w:id="1021" w:author="RAQUEL BLANCO AGUIRRE" w:date="2017-06-28T13:24:00Z">
        <w:r w:rsidR="00552024" w:rsidRPr="008E360A" w:rsidDel="00170322">
          <w:rPr>
            <w:szCs w:val="56"/>
          </w:rPr>
          <w:delText>:</w:delText>
        </w:r>
      </w:del>
    </w:p>
    <w:p w14:paraId="58D67A7C" w14:textId="2BD17BEA" w:rsidR="00683274" w:rsidRDefault="00683274" w:rsidP="00EB5E49">
      <w:pPr>
        <w:keepNext/>
        <w:jc w:val="center"/>
      </w:pPr>
      <w:r>
        <w:br/>
      </w:r>
      <w:ins w:id="1022" w:author="Raul García Fernández" w:date="2017-06-30T17:56:00Z">
        <w:r w:rsidR="001D7005">
          <w:object w:dxaOrig="9210" w:dyaOrig="5371" w14:anchorId="6DB0F7AF">
            <v:shape id="_x0000_i1030" type="#_x0000_t75" style="width:425.25pt;height:247.5pt" o:ole="">
              <v:imagedata r:id="rId35" o:title=""/>
            </v:shape>
            <o:OLEObject Type="Embed" ProgID="Visio.Drawing.15" ShapeID="_x0000_i1030" DrawAspect="Content" ObjectID="_1561225052" r:id="rId36"/>
          </w:object>
        </w:r>
      </w:ins>
      <w:commentRangeStart w:id="1023"/>
      <w:commentRangeStart w:id="1024"/>
      <w:del w:id="1025" w:author="Raul García Fernández" w:date="2017-06-30T17:56:00Z">
        <w:r w:rsidRPr="00683274" w:rsidDel="001D7005">
          <w:rPr>
            <w:noProof/>
            <w:lang w:val="es-ES" w:eastAsia="es-ES"/>
          </w:rPr>
          <w:drawing>
            <wp:inline distT="0" distB="0" distL="0" distR="0" wp14:anchorId="7BF14E54" wp14:editId="1E8B7B21">
              <wp:extent cx="5400040" cy="392324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923247"/>
                      </a:xfrm>
                      <a:prstGeom prst="rect">
                        <a:avLst/>
                      </a:prstGeom>
                    </pic:spPr>
                  </pic:pic>
                </a:graphicData>
              </a:graphic>
            </wp:inline>
          </w:drawing>
        </w:r>
      </w:del>
      <w:commentRangeEnd w:id="1023"/>
      <w:r w:rsidR="00170322">
        <w:rPr>
          <w:rStyle w:val="Refdecomentario"/>
        </w:rPr>
        <w:commentReference w:id="1023"/>
      </w:r>
      <w:commentRangeEnd w:id="1024"/>
      <w:r w:rsidR="001D7005">
        <w:rPr>
          <w:rStyle w:val="Refdecomentario"/>
        </w:rPr>
        <w:commentReference w:id="1024"/>
      </w:r>
    </w:p>
    <w:p w14:paraId="3725CBD4" w14:textId="3DE78817" w:rsidR="00683274" w:rsidRDefault="00683274" w:rsidP="00683274">
      <w:pPr>
        <w:pStyle w:val="Descripcin"/>
      </w:pPr>
      <w:bookmarkStart w:id="1026" w:name="_Toc479072866"/>
      <w:bookmarkStart w:id="1027" w:name="_Toc479328453"/>
      <w:bookmarkStart w:id="1028" w:name="_Toc487482790"/>
      <w:r>
        <w:t xml:space="preserve">Ilustración </w:t>
      </w:r>
      <w:r w:rsidR="00B948F6">
        <w:fldChar w:fldCharType="begin"/>
      </w:r>
      <w:r w:rsidR="00B948F6">
        <w:instrText xml:space="preserve"> STYLEREF 1 \s </w:instrText>
      </w:r>
      <w:r w:rsidR="00B948F6">
        <w:fldChar w:fldCharType="separate"/>
      </w:r>
      <w:r w:rsidR="009D59D5">
        <w:rPr>
          <w:noProof/>
        </w:rPr>
        <w:t>4</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3</w:t>
      </w:r>
      <w:r w:rsidR="00B948F6">
        <w:rPr>
          <w:noProof/>
        </w:rPr>
        <w:fldChar w:fldCharType="end"/>
      </w:r>
      <w:r>
        <w:t xml:space="preserve"> (</w:t>
      </w:r>
      <w:r w:rsidR="00E33521">
        <w:t>Gestión</w:t>
      </w:r>
      <w:r>
        <w:t xml:space="preserve"> de grupos)</w:t>
      </w:r>
      <w:bookmarkEnd w:id="1026"/>
      <w:bookmarkEnd w:id="1027"/>
      <w:bookmarkEnd w:id="1028"/>
    </w:p>
    <w:p w14:paraId="40094341" w14:textId="77777777" w:rsidR="00683274" w:rsidRDefault="00683274" w:rsidP="00683274"/>
    <w:p w14:paraId="3E65FA24" w14:textId="4C6EADE1" w:rsidR="00552B9F" w:rsidRDefault="00552B9F" w:rsidP="00552B9F">
      <w:pPr>
        <w:pStyle w:val="Descripcin"/>
        <w:keepNext/>
      </w:pPr>
      <w:bookmarkStart w:id="1029" w:name="_Toc479072881"/>
      <w:bookmarkStart w:id="1030" w:name="_Toc479328491"/>
      <w:bookmarkStart w:id="1031" w:name="_Toc487482829"/>
      <w:r>
        <w:t xml:space="preserve">Tabla </w:t>
      </w:r>
      <w:ins w:id="1032"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03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034" w:author="Raul García Fernández" w:date="2017-07-10T20:50:00Z">
        <w:r w:rsidR="009D59D5">
          <w:rPr>
            <w:noProof/>
          </w:rPr>
          <w:t>6</w:t>
        </w:r>
      </w:ins>
      <w:ins w:id="1035" w:author="Raul García Fernández" w:date="2017-06-30T18:00:00Z">
        <w:r w:rsidR="00003005">
          <w:fldChar w:fldCharType="end"/>
        </w:r>
      </w:ins>
      <w:del w:id="103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6</w:delText>
        </w:r>
        <w:r w:rsidR="008D0F98" w:rsidDel="00003005">
          <w:rPr>
            <w:noProof/>
          </w:rPr>
          <w:fldChar w:fldCharType="end"/>
        </w:r>
      </w:del>
      <w:r>
        <w:t xml:space="preserve"> (Crear nuevo grupo en el sistema)</w:t>
      </w:r>
      <w:bookmarkEnd w:id="1029"/>
      <w:bookmarkEnd w:id="1030"/>
      <w:bookmarkEnd w:id="1031"/>
    </w:p>
    <w:tbl>
      <w:tblPr>
        <w:tblStyle w:val="Tabladecuadrcula4"/>
        <w:tblW w:w="0" w:type="auto"/>
        <w:tblLook w:val="04A0" w:firstRow="1" w:lastRow="0" w:firstColumn="1" w:lastColumn="0" w:noHBand="0" w:noVBand="1"/>
      </w:tblPr>
      <w:tblGrid>
        <w:gridCol w:w="4218"/>
        <w:gridCol w:w="4276"/>
      </w:tblGrid>
      <w:tr w:rsidR="00127EDB" w14:paraId="2C926380"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93A15A3" w14:textId="77777777" w:rsidR="00127EDB" w:rsidRDefault="00127EDB" w:rsidP="003F5445">
            <w:r>
              <w:t>ID</w:t>
            </w:r>
          </w:p>
        </w:tc>
        <w:tc>
          <w:tcPr>
            <w:tcW w:w="4322" w:type="dxa"/>
          </w:tcPr>
          <w:p w14:paraId="745CF0E4" w14:textId="77777777" w:rsidR="00127EDB" w:rsidRDefault="00127EDB" w:rsidP="003F5445">
            <w:pPr>
              <w:cnfStyle w:val="100000000000" w:firstRow="1" w:lastRow="0" w:firstColumn="0" w:lastColumn="0" w:oddVBand="0" w:evenVBand="0" w:oddHBand="0" w:evenHBand="0" w:firstRowFirstColumn="0" w:firstRowLastColumn="0" w:lastRowFirstColumn="0" w:lastRowLastColumn="0"/>
            </w:pPr>
            <w:r>
              <w:t>CU 3.1</w:t>
            </w:r>
          </w:p>
        </w:tc>
      </w:tr>
      <w:tr w:rsidR="00127EDB" w14:paraId="686EA9AB"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6FFE4F8" w14:textId="77777777" w:rsidR="00127EDB" w:rsidRDefault="00127EDB" w:rsidP="003F5445">
            <w:r>
              <w:t>Actor</w:t>
            </w:r>
          </w:p>
        </w:tc>
        <w:tc>
          <w:tcPr>
            <w:tcW w:w="4322" w:type="dxa"/>
          </w:tcPr>
          <w:p w14:paraId="21FFABCD" w14:textId="77777777"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Usuario </w:t>
            </w:r>
          </w:p>
        </w:tc>
      </w:tr>
      <w:tr w:rsidR="00127EDB" w14:paraId="6F653D8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86FE8EC" w14:textId="77777777" w:rsidR="00127EDB" w:rsidRDefault="00127EDB" w:rsidP="003F5445">
            <w:r>
              <w:t>Nombre</w:t>
            </w:r>
          </w:p>
        </w:tc>
        <w:tc>
          <w:tcPr>
            <w:tcW w:w="4322" w:type="dxa"/>
          </w:tcPr>
          <w:p w14:paraId="7847A3D6" w14:textId="77777777" w:rsidR="00127EDB" w:rsidRDefault="00127EDB" w:rsidP="003F5445">
            <w:pPr>
              <w:cnfStyle w:val="000000000000" w:firstRow="0" w:lastRow="0" w:firstColumn="0" w:lastColumn="0" w:oddVBand="0" w:evenVBand="0" w:oddHBand="0" w:evenHBand="0" w:firstRowFirstColumn="0" w:firstRowLastColumn="0" w:lastRowFirstColumn="0" w:lastRowLastColumn="0"/>
            </w:pPr>
            <w:commentRangeStart w:id="1037"/>
            <w:r>
              <w:t>Crear</w:t>
            </w:r>
            <w:del w:id="1038" w:author="Raul García Fernández" w:date="2017-06-30T17:57:00Z">
              <w:r w:rsidDel="001D7005">
                <w:delText xml:space="preserve"> nue</w:delText>
              </w:r>
            </w:del>
            <w:del w:id="1039" w:author="Raul García Fernández" w:date="2017-06-30T17:56:00Z">
              <w:r w:rsidDel="001D7005">
                <w:delText>vo</w:delText>
              </w:r>
            </w:del>
            <w:r>
              <w:t xml:space="preserve"> grupo</w:t>
            </w:r>
            <w:del w:id="1040" w:author="Raul García Fernández" w:date="2017-06-30T17:56:00Z">
              <w:r w:rsidDel="001D7005">
                <w:delText xml:space="preserve"> en el sistema</w:delText>
              </w:r>
            </w:del>
            <w:commentRangeEnd w:id="1037"/>
            <w:r w:rsidR="009C357B">
              <w:rPr>
                <w:rStyle w:val="Refdecomentario"/>
              </w:rPr>
              <w:commentReference w:id="1037"/>
            </w:r>
          </w:p>
        </w:tc>
      </w:tr>
      <w:tr w:rsidR="00127EDB" w14:paraId="1494634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9F75152" w14:textId="77777777" w:rsidR="00127EDB" w:rsidRDefault="00127EDB" w:rsidP="003F5445">
            <w:r>
              <w:t>Objetivo</w:t>
            </w:r>
          </w:p>
        </w:tc>
        <w:tc>
          <w:tcPr>
            <w:tcW w:w="4322" w:type="dxa"/>
          </w:tcPr>
          <w:p w14:paraId="3FF77D72" w14:textId="141BA76A"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 El usuario desea crear un </w:t>
            </w:r>
            <w:ins w:id="1041" w:author="Raul García Fernández" w:date="2017-06-30T17:57:00Z">
              <w:r w:rsidR="001D7005">
                <w:t xml:space="preserve">nuevo </w:t>
              </w:r>
            </w:ins>
            <w:r>
              <w:t>grupo</w:t>
            </w:r>
            <w:ins w:id="1042" w:author="Raul García Fernández" w:date="2017-06-30T17:57:00Z">
              <w:r w:rsidR="001D7005">
                <w:t xml:space="preserve"> en el sistema</w:t>
              </w:r>
            </w:ins>
          </w:p>
        </w:tc>
      </w:tr>
      <w:tr w:rsidR="00127EDB" w14:paraId="0A92F68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BB11447" w14:textId="77777777" w:rsidR="00127EDB" w:rsidRDefault="00127EDB" w:rsidP="003F5445">
            <w:r>
              <w:t>Flujo</w:t>
            </w:r>
          </w:p>
        </w:tc>
        <w:tc>
          <w:tcPr>
            <w:tcW w:w="4322" w:type="dxa"/>
          </w:tcPr>
          <w:p w14:paraId="7363A2D5" w14:textId="77777777"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miembro de un grupo principal, desea crear un grupo.</w:t>
            </w:r>
          </w:p>
          <w:p w14:paraId="506ACAAD" w14:textId="77777777"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5E7F92">
              <w:t>sistema comprueba los permisos en el grupo que se desea crear</w:t>
            </w:r>
            <w:r>
              <w:t>.</w:t>
            </w:r>
          </w:p>
          <w:p w14:paraId="2BEE2E15" w14:textId="77777777" w:rsidR="009C357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ins w:id="1043" w:author="RAQUEL BLANCO AGUIRRE" w:date="2017-06-28T13:04:00Z"/>
              </w:rPr>
            </w:pPr>
            <w:r>
              <w:t xml:space="preserve">El sistema </w:t>
            </w:r>
            <w:del w:id="1044" w:author="RAQUEL BLANCO AGUIRRE" w:date="2017-06-28T13:04:00Z">
              <w:r w:rsidDel="009C357B">
                <w:delText xml:space="preserve">introduce </w:delText>
              </w:r>
            </w:del>
            <w:ins w:id="1045" w:author="RAQUEL BLANCO AGUIRRE" w:date="2017-06-28T13:04:00Z">
              <w:r w:rsidR="009C357B">
                <w:t xml:space="preserve">muestra </w:t>
              </w:r>
            </w:ins>
            <w:r>
              <w:t>un formulario de creación de grupo</w:t>
            </w:r>
            <w:ins w:id="1046" w:author="RAQUEL BLANCO AGUIRRE" w:date="2017-06-28T13:04:00Z">
              <w:r w:rsidR="009C357B">
                <w:t>.</w:t>
              </w:r>
            </w:ins>
          </w:p>
          <w:p w14:paraId="6B6AB04C" w14:textId="77777777" w:rsidR="00127EDB" w:rsidDel="009C357B" w:rsidRDefault="00127EDB">
            <w:pPr>
              <w:pStyle w:val="Prrafodelista"/>
              <w:numPr>
                <w:ilvl w:val="0"/>
                <w:numId w:val="3"/>
              </w:numPr>
              <w:jc w:val="left"/>
              <w:cnfStyle w:val="000000000000" w:firstRow="0" w:lastRow="0" w:firstColumn="0" w:lastColumn="0" w:oddVBand="0" w:evenVBand="0" w:oddHBand="0" w:evenHBand="0" w:firstRowFirstColumn="0" w:firstRowLastColumn="0" w:lastRowFirstColumn="0" w:lastRowLastColumn="0"/>
              <w:rPr>
                <w:del w:id="1047" w:author="RAQUEL BLANCO AGUIRRE" w:date="2017-06-28T13:05:00Z"/>
              </w:rPr>
              <w:pPrChange w:id="1048" w:author="RAQUEL BLANCO AGUIRRE" w:date="2017-06-28T13:05:00Z">
                <w:pPr>
                  <w:pStyle w:val="Prrafodelista"/>
                  <w:numPr>
                    <w:numId w:val="3"/>
                  </w:numPr>
                  <w:ind w:hanging="360"/>
                  <w:cnfStyle w:val="000000000000" w:firstRow="0" w:lastRow="0" w:firstColumn="0" w:lastColumn="0" w:oddVBand="0" w:evenVBand="0" w:oddHBand="0" w:evenHBand="0" w:firstRowFirstColumn="0" w:firstRowLastColumn="0" w:lastRowFirstColumn="0" w:lastRowLastColumn="0"/>
                </w:pPr>
              </w:pPrChange>
            </w:pPr>
            <w:del w:id="1049" w:author="RAQUEL BLANCO AGUIRRE" w:date="2017-06-28T13:05:00Z">
              <w:r w:rsidDel="009C357B">
                <w:delText xml:space="preserve">, rellenable por el usuario. </w:delText>
              </w:r>
            </w:del>
          </w:p>
          <w:p w14:paraId="76FA3730" w14:textId="77777777" w:rsidR="00127EDB" w:rsidRDefault="00D01322">
            <w:pPr>
              <w:pStyle w:val="Prrafodelista"/>
              <w:numPr>
                <w:ilvl w:val="0"/>
                <w:numId w:val="3"/>
              </w:numPr>
              <w:jc w:val="left"/>
              <w:cnfStyle w:val="000000000000" w:firstRow="0" w:lastRow="0" w:firstColumn="0" w:lastColumn="0" w:oddVBand="0" w:evenVBand="0" w:oddHBand="0" w:evenHBand="0" w:firstRowFirstColumn="0" w:firstRowLastColumn="0" w:lastRowFirstColumn="0" w:lastRowLastColumn="0"/>
            </w:pPr>
            <w:r>
              <w:t xml:space="preserve">El sistema </w:t>
            </w:r>
            <w:r w:rsidR="00127EDB">
              <w:t>añadir</w:t>
            </w:r>
            <w:r>
              <w:t>á</w:t>
            </w:r>
            <w:r w:rsidR="00127EDB">
              <w:t xml:space="preserve"> al formulario unos permisos pre</w:t>
            </w:r>
            <w:r w:rsidR="005E7F92">
              <w:t>viamente cumplimentados con</w:t>
            </w:r>
            <w:r w:rsidR="00127EDB">
              <w:t xml:space="preserve"> los permisos heredados del padre.</w:t>
            </w:r>
          </w:p>
          <w:p w14:paraId="782415B5" w14:textId="77777777" w:rsidR="00127EDB" w:rsidRDefault="005E7F92"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rellenará</w:t>
            </w:r>
            <w:r w:rsidR="00127EDB">
              <w:t xml:space="preserve"> los datos básicos del grupo:</w:t>
            </w:r>
          </w:p>
          <w:p w14:paraId="1B61C8E7" w14:textId="77777777"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14:paraId="1164FB0C" w14:textId="77777777"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14:paraId="69FFA684" w14:textId="77777777" w:rsidR="00127EDB" w:rsidRDefault="00127EDB"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la opción de crear distintos grupos:</w:t>
            </w:r>
          </w:p>
          <w:p w14:paraId="0FA407C6" w14:textId="77777777"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Público.</w:t>
            </w:r>
          </w:p>
          <w:p w14:paraId="22CAE709" w14:textId="77777777" w:rsidR="00127EDB" w:rsidRDefault="00127EDB" w:rsidP="00127EDB">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lastRenderedPageBreak/>
              <w:t>Privado.</w:t>
            </w:r>
          </w:p>
          <w:p w14:paraId="5D0E0F45" w14:textId="77777777" w:rsidR="00127EDB" w:rsidRDefault="005E7F92" w:rsidP="00127ED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validará</w:t>
            </w:r>
            <w:r w:rsidR="00127EDB">
              <w:t xml:space="preserve"> los datos </w:t>
            </w:r>
            <w:r w:rsidR="00957417">
              <w:t>menos importantes (nombre, descripción...).</w:t>
            </w:r>
          </w:p>
          <w:p w14:paraId="7F6CC372" w14:textId="77777777" w:rsidR="00957417" w:rsidRDefault="0095741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w:t>
            </w:r>
            <w:r w:rsidR="005E7F92">
              <w:t xml:space="preserve"> ha de</w:t>
            </w:r>
            <w:r>
              <w:t xml:space="preserve"> introducir el grupo en la jerarquía lógica</w:t>
            </w:r>
            <w:ins w:id="1050" w:author="RAQUEL BLANCO AGUIRRE" w:date="2017-06-28T13:05:00Z">
              <w:r w:rsidR="009C357B">
                <w:t>, h</w:t>
              </w:r>
            </w:ins>
            <w:del w:id="1051" w:author="RAQUEL BLANCO AGUIRRE" w:date="2017-06-28T13:05:00Z">
              <w:r w:rsidDel="009C357B">
                <w:delText>. H</w:delText>
              </w:r>
            </w:del>
            <w:r>
              <w:t>aciendo al grupo subgrupo del grupo principal.</w:t>
            </w:r>
          </w:p>
        </w:tc>
      </w:tr>
      <w:tr w:rsidR="00127EDB" w14:paraId="5B2C4DD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307AA13" w14:textId="77777777" w:rsidR="00127EDB" w:rsidRDefault="00127EDB" w:rsidP="003F5445">
            <w:r>
              <w:lastRenderedPageBreak/>
              <w:t>Excepciones</w:t>
            </w:r>
          </w:p>
        </w:tc>
        <w:tc>
          <w:tcPr>
            <w:tcW w:w="4322" w:type="dxa"/>
          </w:tcPr>
          <w:p w14:paraId="1814745F" w14:textId="77777777"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los permisos de crea</w:t>
            </w:r>
            <w:r w:rsidR="005E7F92">
              <w:t>r un grupo. El sistema informará</w:t>
            </w:r>
            <w:r>
              <w:t xml:space="preserve"> al usuario de que no puede crear el grupo</w:t>
            </w:r>
            <w:r w:rsidR="005E7F92">
              <w:t>, por falta de permisos. Anulará</w:t>
            </w:r>
            <w:r>
              <w:t xml:space="preserve"> toda acción siguiente.</w:t>
            </w:r>
          </w:p>
          <w:p w14:paraId="63C10F57" w14:textId="77777777"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revoca un permiso heredado del padre en la creación </w:t>
            </w:r>
            <w:r w:rsidR="005E7F92">
              <w:t xml:space="preserve">del grupo. El sistema, no </w:t>
            </w:r>
            <w:del w:id="1052" w:author="RAQUEL BLANCO AGUIRRE" w:date="2017-06-28T13:06:00Z">
              <w:r w:rsidR="005E7F92" w:rsidDel="009C357B">
                <w:delText>dejará</w:delText>
              </w:r>
              <w:r w:rsidDel="009C357B">
                <w:delText xml:space="preserve">  </w:delText>
              </w:r>
            </w:del>
            <w:ins w:id="1053" w:author="RAQUEL BLANCO AGUIRRE" w:date="2017-06-28T13:06:00Z">
              <w:r w:rsidR="009C357B">
                <w:t xml:space="preserve">permitirá </w:t>
              </w:r>
            </w:ins>
            <w:r>
              <w:t>la realización de esta acción</w:t>
            </w:r>
            <w:ins w:id="1054" w:author="RAQUEL BLANCO AGUIRRE" w:date="2017-06-28T13:06:00Z">
              <w:r w:rsidR="009C357B">
                <w:t>,</w:t>
              </w:r>
            </w:ins>
            <w:r>
              <w:t xml:space="preserve"> bloqueando la interacción del usuario con la modificación de permisos ya negados por el usuario.</w:t>
            </w:r>
          </w:p>
          <w:p w14:paraId="00766A9B" w14:textId="77777777"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w:t>
            </w:r>
            <w:r w:rsidR="005E7F92">
              <w:t>impedir realizar dicha acción</w:t>
            </w:r>
            <w:del w:id="1055" w:author="RAQUEL BLANCO AGUIRRE" w:date="2017-06-28T13:06:00Z">
              <w:r w:rsidR="005E7F92" w:rsidDel="009C357B">
                <w:delText>.</w:delText>
              </w:r>
            </w:del>
            <w:r w:rsidR="005E7F92">
              <w:t>, p</w:t>
            </w:r>
            <w:r>
              <w:t xml:space="preserve">udiendo avisar al usuario o bloqueando la interacción del usuario con esa acción. </w:t>
            </w:r>
          </w:p>
          <w:p w14:paraId="59E4624C" w14:textId="77777777" w:rsidR="00957417" w:rsidRDefault="00957417"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adicción del grupo a </w:t>
            </w:r>
            <w:r w:rsidR="005E7F92">
              <w:t>la jerarquía. El sistema avisará</w:t>
            </w:r>
            <w:r>
              <w:t xml:space="preserve"> al usuario de que la creación del grupo no ha sido correcta</w:t>
            </w:r>
            <w:ins w:id="1056" w:author="RAQUEL BLANCO AGUIRRE" w:date="2017-06-28T13:06:00Z">
              <w:r w:rsidR="009C357B">
                <w:t xml:space="preserve"> y deshará</w:t>
              </w:r>
            </w:ins>
            <w:del w:id="1057" w:author="RAQUEL BLANCO AGUIRRE" w:date="2017-06-28T13:07:00Z">
              <w:r w:rsidDel="009C357B">
                <w:delText>. Avisando y disolviendo</w:delText>
              </w:r>
            </w:del>
            <w:r>
              <w:t xml:space="preserve"> los pasos realizados. El usuario volverá al estado de creación de grupo.</w:t>
            </w:r>
          </w:p>
          <w:p w14:paraId="299BDAF9" w14:textId="77777777"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w:t>
            </w:r>
            <w:r w:rsidR="005E7F92">
              <w:t xml:space="preserve"> sesión. El sistema no realizará la creación. Se transportará</w:t>
            </w:r>
            <w:r>
              <w:t xml:space="preserve"> al usuario a solicitar de nuevo su identidad.</w:t>
            </w:r>
          </w:p>
        </w:tc>
      </w:tr>
    </w:tbl>
    <w:p w14:paraId="4DB2DA3E" w14:textId="1BE6C9D2" w:rsidR="00127EDB" w:rsidRDefault="00127EDB" w:rsidP="00683274">
      <w:pPr>
        <w:rPr>
          <w:ins w:id="1058" w:author="Raul García Fernández" w:date="2017-07-06T18:37:00Z"/>
        </w:rPr>
      </w:pPr>
    </w:p>
    <w:p w14:paraId="7FD92C31" w14:textId="77777777" w:rsidR="005C218D" w:rsidRDefault="005C218D" w:rsidP="00683274"/>
    <w:p w14:paraId="616B4BA5" w14:textId="366E4C0A" w:rsidR="00552B9F" w:rsidRDefault="00552B9F" w:rsidP="00552B9F">
      <w:pPr>
        <w:pStyle w:val="Descripcin"/>
        <w:keepNext/>
      </w:pPr>
      <w:bookmarkStart w:id="1059" w:name="_Toc479072882"/>
      <w:bookmarkStart w:id="1060" w:name="_Toc479328492"/>
      <w:bookmarkStart w:id="1061" w:name="_Toc487482830"/>
      <w:r>
        <w:lastRenderedPageBreak/>
        <w:t xml:space="preserve">Tabla </w:t>
      </w:r>
      <w:ins w:id="1062"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06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064" w:author="Raul García Fernández" w:date="2017-07-10T20:50:00Z">
        <w:r w:rsidR="009D59D5">
          <w:rPr>
            <w:noProof/>
          </w:rPr>
          <w:t>7</w:t>
        </w:r>
      </w:ins>
      <w:ins w:id="1065" w:author="Raul García Fernández" w:date="2017-06-30T18:00:00Z">
        <w:r w:rsidR="00003005">
          <w:fldChar w:fldCharType="end"/>
        </w:r>
      </w:ins>
      <w:del w:id="106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7</w:delText>
        </w:r>
        <w:r w:rsidR="008D0F98" w:rsidDel="00003005">
          <w:rPr>
            <w:noProof/>
          </w:rPr>
          <w:fldChar w:fldCharType="end"/>
        </w:r>
      </w:del>
      <w:r>
        <w:t xml:space="preserve"> (Crear subgrupo)</w:t>
      </w:r>
      <w:bookmarkEnd w:id="1059"/>
      <w:bookmarkEnd w:id="1060"/>
      <w:bookmarkEnd w:id="1061"/>
    </w:p>
    <w:tbl>
      <w:tblPr>
        <w:tblStyle w:val="Tabladecuadrcula4"/>
        <w:tblW w:w="0" w:type="auto"/>
        <w:tblLook w:val="04A0" w:firstRow="1" w:lastRow="0" w:firstColumn="1" w:lastColumn="0" w:noHBand="0" w:noVBand="1"/>
      </w:tblPr>
      <w:tblGrid>
        <w:gridCol w:w="4218"/>
        <w:gridCol w:w="4276"/>
      </w:tblGrid>
      <w:tr w:rsidR="00971C16" w14:paraId="4BC4C692"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C41F1F3" w14:textId="77777777" w:rsidR="00971C16" w:rsidRDefault="00971C16" w:rsidP="003F5445">
            <w:r>
              <w:t>ID</w:t>
            </w:r>
          </w:p>
        </w:tc>
        <w:tc>
          <w:tcPr>
            <w:tcW w:w="4322" w:type="dxa"/>
          </w:tcPr>
          <w:p w14:paraId="38EBDE88" w14:textId="77777777" w:rsidR="00971C16" w:rsidRDefault="00971C16" w:rsidP="003F5445">
            <w:pPr>
              <w:cnfStyle w:val="100000000000" w:firstRow="1" w:lastRow="0" w:firstColumn="0" w:lastColumn="0" w:oddVBand="0" w:evenVBand="0" w:oddHBand="0" w:evenHBand="0" w:firstRowFirstColumn="0" w:firstRowLastColumn="0" w:lastRowFirstColumn="0" w:lastRowLastColumn="0"/>
            </w:pPr>
            <w:r>
              <w:t>CU 3.2</w:t>
            </w:r>
          </w:p>
        </w:tc>
      </w:tr>
      <w:tr w:rsidR="00971C16" w14:paraId="25CC51A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702AD99" w14:textId="77777777" w:rsidR="00971C16" w:rsidRDefault="00971C16" w:rsidP="003F5445">
            <w:r>
              <w:t>Actor</w:t>
            </w:r>
          </w:p>
        </w:tc>
        <w:tc>
          <w:tcPr>
            <w:tcW w:w="4322" w:type="dxa"/>
          </w:tcPr>
          <w:p w14:paraId="1CCAA944" w14:textId="77777777" w:rsidR="00971C16" w:rsidRDefault="00971C16" w:rsidP="003F5445">
            <w:pPr>
              <w:cnfStyle w:val="000000100000" w:firstRow="0" w:lastRow="0" w:firstColumn="0" w:lastColumn="0" w:oddVBand="0" w:evenVBand="0" w:oddHBand="1" w:evenHBand="0" w:firstRowFirstColumn="0" w:firstRowLastColumn="0" w:lastRowFirstColumn="0" w:lastRowLastColumn="0"/>
            </w:pPr>
            <w:r>
              <w:t>Usuario</w:t>
            </w:r>
          </w:p>
        </w:tc>
      </w:tr>
      <w:tr w:rsidR="00971C16" w14:paraId="19F0006A"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2A650CC5" w14:textId="77777777" w:rsidR="00971C16" w:rsidRDefault="00971C16" w:rsidP="003F5445">
            <w:r>
              <w:t>Nombre</w:t>
            </w:r>
          </w:p>
        </w:tc>
        <w:tc>
          <w:tcPr>
            <w:tcW w:w="4322" w:type="dxa"/>
          </w:tcPr>
          <w:p w14:paraId="01A7B5A4" w14:textId="00C94645" w:rsidR="00971C16" w:rsidRDefault="00971C16" w:rsidP="003F5445">
            <w:pPr>
              <w:cnfStyle w:val="000000000000" w:firstRow="0" w:lastRow="0" w:firstColumn="0" w:lastColumn="0" w:oddVBand="0" w:evenVBand="0" w:oddHBand="0" w:evenHBand="0" w:firstRowFirstColumn="0" w:firstRowLastColumn="0" w:lastRowFirstColumn="0" w:lastRowLastColumn="0"/>
            </w:pPr>
            <w:commentRangeStart w:id="1067"/>
            <w:del w:id="1068" w:author="Raul García Fernández" w:date="2017-07-06T18:37:00Z">
              <w:r w:rsidDel="006C79D7">
                <w:delText xml:space="preserve">Crear </w:delText>
              </w:r>
            </w:del>
            <w:ins w:id="1069" w:author="Raul García Fernández" w:date="2017-07-06T18:37:00Z">
              <w:r w:rsidR="006C79D7">
                <w:t xml:space="preserve">Añadir </w:t>
              </w:r>
            </w:ins>
            <w:r>
              <w:t>subgrupo</w:t>
            </w:r>
            <w:commentRangeEnd w:id="1067"/>
            <w:r w:rsidR="009C357B">
              <w:rPr>
                <w:rStyle w:val="Refdecomentario"/>
              </w:rPr>
              <w:commentReference w:id="1067"/>
            </w:r>
          </w:p>
        </w:tc>
      </w:tr>
      <w:tr w:rsidR="00971C16" w14:paraId="5B039B5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74C9FF4" w14:textId="77777777" w:rsidR="00971C16" w:rsidRDefault="00971C16" w:rsidP="003F5445">
            <w:r>
              <w:t>Objetivo</w:t>
            </w:r>
          </w:p>
        </w:tc>
        <w:tc>
          <w:tcPr>
            <w:tcW w:w="4322" w:type="dxa"/>
          </w:tcPr>
          <w:p w14:paraId="41A11085" w14:textId="77777777" w:rsidR="00971C16" w:rsidRDefault="00971C16" w:rsidP="003F5445">
            <w:pPr>
              <w:cnfStyle w:val="000000100000" w:firstRow="0" w:lastRow="0" w:firstColumn="0" w:lastColumn="0" w:oddVBand="0" w:evenVBand="0" w:oddHBand="1" w:evenHBand="0" w:firstRowFirstColumn="0" w:firstRowLastColumn="0" w:lastRowFirstColumn="0" w:lastRowLastColumn="0"/>
            </w:pPr>
            <w:r>
              <w:t>El usuario solicita crear un subgrupo</w:t>
            </w:r>
          </w:p>
        </w:tc>
      </w:tr>
      <w:tr w:rsidR="00971C16" w14:paraId="1366586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46B32AC" w14:textId="77777777" w:rsidR="00971C16" w:rsidRDefault="00971C16" w:rsidP="003F5445">
            <w:r>
              <w:t>Flujo</w:t>
            </w:r>
          </w:p>
        </w:tc>
        <w:tc>
          <w:tcPr>
            <w:tcW w:w="4322" w:type="dxa"/>
          </w:tcPr>
          <w:p w14:paraId="0F83B0B4"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 subgrupo en un grupo específico.</w:t>
            </w:r>
          </w:p>
          <w:p w14:paraId="4A1E900E"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los permisos del grupo objetivo para crear un subgrupo.</w:t>
            </w:r>
          </w:p>
          <w:p w14:paraId="11893870"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w:t>
            </w:r>
            <w:del w:id="1070" w:author="RAQUEL BLANCO AGUIRRE" w:date="2017-06-28T13:07:00Z">
              <w:r w:rsidDel="009C357B">
                <w:delText xml:space="preserve">introduce </w:delText>
              </w:r>
            </w:del>
            <w:ins w:id="1071" w:author="RAQUEL BLANCO AGUIRRE" w:date="2017-06-28T13:07:00Z">
              <w:r w:rsidR="009C357B">
                <w:t xml:space="preserve">muestra </w:t>
              </w:r>
            </w:ins>
            <w:r>
              <w:t>un formulario de creación de grupo</w:t>
            </w:r>
            <w:del w:id="1072" w:author="RAQUEL BLANCO AGUIRRE" w:date="2017-06-28T13:07:00Z">
              <w:r w:rsidDel="009C357B">
                <w:delText>, rellenable por el usuario</w:delText>
              </w:r>
            </w:del>
            <w:r>
              <w:t xml:space="preserve">. </w:t>
            </w:r>
          </w:p>
          <w:p w14:paraId="5846E1E0"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ha de añadir al formulario unos permisos pre</w:t>
            </w:r>
            <w:r w:rsidR="005E7F92">
              <w:t>viamente cumpliment</w:t>
            </w:r>
            <w:r>
              <w:t>ados por los permisos heredados del padre.</w:t>
            </w:r>
          </w:p>
          <w:p w14:paraId="32542944" w14:textId="77777777" w:rsidR="00971C16" w:rsidRDefault="005E7F92"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rellenará</w:t>
            </w:r>
            <w:r w:rsidR="00971C16">
              <w:t xml:space="preserve"> los datos básicos del grupo:</w:t>
            </w:r>
          </w:p>
          <w:p w14:paraId="61BFD5D7" w14:textId="77777777"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14:paraId="177B8588" w14:textId="77777777"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14:paraId="78BE5F83"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la opción de crear distintos grupos:</w:t>
            </w:r>
          </w:p>
          <w:p w14:paraId="3A630BC4" w14:textId="77777777"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Público.</w:t>
            </w:r>
          </w:p>
          <w:p w14:paraId="04C73CB1" w14:textId="77777777" w:rsidR="00971C16" w:rsidRDefault="00971C16" w:rsidP="00971C16">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Privado.</w:t>
            </w:r>
          </w:p>
          <w:p w14:paraId="6A7007A6" w14:textId="77777777" w:rsidR="00971C16" w:rsidRDefault="005E7F92"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validará</w:t>
            </w:r>
            <w:r w:rsidR="00971C16">
              <w:t xml:space="preserve"> los datos menos importantes (nombre, descripción...).</w:t>
            </w:r>
          </w:p>
          <w:p w14:paraId="66E251BB" w14:textId="77777777" w:rsidR="00971C16" w:rsidRDefault="00971C16" w:rsidP="00971C16">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w:t>
            </w:r>
            <w:r w:rsidR="005E7F92">
              <w:t xml:space="preserve"> ha de</w:t>
            </w:r>
            <w:r>
              <w:t xml:space="preserve"> introducir el grupo en la jerarquía lógica. Haciendo al grupo subgrupo del grupo principal.</w:t>
            </w:r>
          </w:p>
        </w:tc>
      </w:tr>
      <w:tr w:rsidR="00971C16" w14:paraId="4CF4432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859A58E" w14:textId="77777777" w:rsidR="00971C16" w:rsidRDefault="00971C16" w:rsidP="003F5445">
            <w:r>
              <w:t>Excepciones</w:t>
            </w:r>
          </w:p>
        </w:tc>
        <w:tc>
          <w:tcPr>
            <w:tcW w:w="4322" w:type="dxa"/>
          </w:tcPr>
          <w:p w14:paraId="02311F64" w14:textId="77777777"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permisos del grupo no dejan la creación de un subgrupo. El sistema impedirá la creación del grupo. Informando al usuario de la cancelación de la creación.</w:t>
            </w:r>
          </w:p>
          <w:p w14:paraId="318DFAE6" w14:textId="77777777"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revoca un permiso heredado del padre en la creación del grupo. El sistema, no </w:t>
            </w:r>
            <w:del w:id="1073" w:author="RAQUEL BLANCO AGUIRRE" w:date="2017-06-28T13:08:00Z">
              <w:r w:rsidR="005E7F92" w:rsidDel="009C357B">
                <w:delText>dejará</w:delText>
              </w:r>
              <w:r w:rsidR="00E33521" w:rsidDel="009C357B">
                <w:delText xml:space="preserve"> </w:delText>
              </w:r>
            </w:del>
            <w:ins w:id="1074" w:author="RAQUEL BLANCO AGUIRRE" w:date="2017-06-28T13:08:00Z">
              <w:r w:rsidR="009C357B">
                <w:t xml:space="preserve">permitirá </w:t>
              </w:r>
            </w:ins>
            <w:r w:rsidR="00E33521">
              <w:t>la</w:t>
            </w:r>
            <w:r>
              <w:t xml:space="preserve"> realización de esta acción</w:t>
            </w:r>
            <w:ins w:id="1075" w:author="RAQUEL BLANCO AGUIRRE" w:date="2017-06-28T13:08:00Z">
              <w:r w:rsidR="009C357B">
                <w:t>,</w:t>
              </w:r>
            </w:ins>
            <w:r>
              <w:t xml:space="preserve"> bloqueando la interacción del usuario con la modificación de permisos ya negados por el usuario.</w:t>
            </w:r>
          </w:p>
          <w:p w14:paraId="2EDF0C8B" w14:textId="77777777"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w:t>
            </w:r>
            <w:r w:rsidR="005E7F92">
              <w:t xml:space="preserve">impedir realizar </w:t>
            </w:r>
            <w:r w:rsidR="005E7F92">
              <w:lastRenderedPageBreak/>
              <w:t>dicha acción</w:t>
            </w:r>
            <w:del w:id="1076" w:author="RAQUEL BLANCO AGUIRRE" w:date="2017-06-28T13:08:00Z">
              <w:r w:rsidR="005E7F92" w:rsidDel="009C357B">
                <w:delText>.</w:delText>
              </w:r>
            </w:del>
            <w:r w:rsidR="005E7F92">
              <w:t>, p</w:t>
            </w:r>
            <w:r>
              <w:t xml:space="preserve">udiendo avisar al usuario o bloqueando la interacción del usuario con esa acción. </w:t>
            </w:r>
          </w:p>
          <w:p w14:paraId="3DF109D0" w14:textId="77777777"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adicción del grupo a </w:t>
            </w:r>
            <w:r w:rsidR="005E7F92">
              <w:t>la jerarquía. El sistema avisará</w:t>
            </w:r>
            <w:r>
              <w:t xml:space="preserve"> al usuario de que la creación del grupo no ha sido correcta</w:t>
            </w:r>
            <w:ins w:id="1077" w:author="RAQUEL BLANCO AGUIRRE" w:date="2017-06-28T13:08:00Z">
              <w:r w:rsidR="009C357B">
                <w:t xml:space="preserve"> y deshará</w:t>
              </w:r>
            </w:ins>
            <w:del w:id="1078" w:author="RAQUEL BLANCO AGUIRRE" w:date="2017-06-28T13:08:00Z">
              <w:r w:rsidDel="009C357B">
                <w:delText>. Avisando y disolviendo</w:delText>
              </w:r>
            </w:del>
            <w:r>
              <w:t xml:space="preserve"> los pasos realizados. El usuario volverá al estado de creación de grupo.</w:t>
            </w:r>
          </w:p>
          <w:p w14:paraId="631237D1" w14:textId="77777777"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w:t>
            </w:r>
            <w:r w:rsidR="005E7F92">
              <w:t>ará la creación. Se transportará</w:t>
            </w:r>
            <w:r>
              <w:t xml:space="preserve"> al usuario a solicitar de nuevo su identidad.</w:t>
            </w:r>
          </w:p>
        </w:tc>
      </w:tr>
    </w:tbl>
    <w:p w14:paraId="51C16DDC" w14:textId="77777777" w:rsidR="00971C16" w:rsidDel="005C218D" w:rsidRDefault="00971C16" w:rsidP="00683274">
      <w:pPr>
        <w:rPr>
          <w:del w:id="1079" w:author="Raul García Fernández" w:date="2017-07-06T18:37:00Z"/>
        </w:rPr>
      </w:pPr>
    </w:p>
    <w:p w14:paraId="04A07554" w14:textId="77777777" w:rsidR="00971C16" w:rsidRDefault="00971C16" w:rsidP="00683274"/>
    <w:p w14:paraId="1AC1DA48" w14:textId="1E0BD72C" w:rsidR="00552B9F" w:rsidRDefault="00552B9F" w:rsidP="00552B9F">
      <w:pPr>
        <w:pStyle w:val="Descripcin"/>
        <w:keepNext/>
      </w:pPr>
      <w:bookmarkStart w:id="1080" w:name="_Toc479072883"/>
      <w:bookmarkStart w:id="1081" w:name="_Toc479328493"/>
      <w:bookmarkStart w:id="1082" w:name="_Toc487482831"/>
      <w:r>
        <w:t xml:space="preserve">Tabla </w:t>
      </w:r>
      <w:ins w:id="1083"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08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085" w:author="Raul García Fernández" w:date="2017-07-10T20:50:00Z">
        <w:r w:rsidR="009D59D5">
          <w:rPr>
            <w:noProof/>
          </w:rPr>
          <w:t>8</w:t>
        </w:r>
      </w:ins>
      <w:ins w:id="1086" w:author="Raul García Fernández" w:date="2017-06-30T18:00:00Z">
        <w:r w:rsidR="00003005">
          <w:fldChar w:fldCharType="end"/>
        </w:r>
      </w:ins>
      <w:del w:id="1087"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8</w:delText>
        </w:r>
        <w:r w:rsidR="008D0F98" w:rsidDel="00003005">
          <w:rPr>
            <w:noProof/>
          </w:rPr>
          <w:fldChar w:fldCharType="end"/>
        </w:r>
      </w:del>
      <w:r>
        <w:t xml:space="preserve"> (Modificación de grupo)</w:t>
      </w:r>
      <w:bookmarkEnd w:id="1080"/>
      <w:bookmarkEnd w:id="1081"/>
      <w:bookmarkEnd w:id="1082"/>
    </w:p>
    <w:tbl>
      <w:tblPr>
        <w:tblStyle w:val="Tabladecuadrcula4"/>
        <w:tblW w:w="0" w:type="auto"/>
        <w:tblLook w:val="04A0" w:firstRow="1" w:lastRow="0" w:firstColumn="1" w:lastColumn="0" w:noHBand="0" w:noVBand="1"/>
      </w:tblPr>
      <w:tblGrid>
        <w:gridCol w:w="4222"/>
        <w:gridCol w:w="4272"/>
      </w:tblGrid>
      <w:tr w:rsidR="00127EDB" w14:paraId="1AB68BEE"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9DFA991" w14:textId="77777777" w:rsidR="00127EDB" w:rsidRDefault="00127EDB" w:rsidP="003F5445">
            <w:r>
              <w:t>ID</w:t>
            </w:r>
          </w:p>
        </w:tc>
        <w:tc>
          <w:tcPr>
            <w:tcW w:w="4322" w:type="dxa"/>
          </w:tcPr>
          <w:p w14:paraId="3478D600" w14:textId="77777777" w:rsidR="00127EDB" w:rsidRDefault="00127EDB" w:rsidP="003F5445">
            <w:pPr>
              <w:cnfStyle w:val="100000000000" w:firstRow="1" w:lastRow="0" w:firstColumn="0" w:lastColumn="0" w:oddVBand="0" w:evenVBand="0" w:oddHBand="0" w:evenHBand="0" w:firstRowFirstColumn="0" w:firstRowLastColumn="0" w:lastRowFirstColumn="0" w:lastRowLastColumn="0"/>
            </w:pPr>
            <w:r>
              <w:t xml:space="preserve">CU </w:t>
            </w:r>
            <w:r w:rsidR="00FF4D5D">
              <w:t>3.3</w:t>
            </w:r>
          </w:p>
        </w:tc>
      </w:tr>
      <w:tr w:rsidR="00127EDB" w14:paraId="302D5A9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822D957" w14:textId="77777777" w:rsidR="00127EDB" w:rsidRDefault="00127EDB" w:rsidP="003F5445">
            <w:r>
              <w:t>Actor</w:t>
            </w:r>
          </w:p>
        </w:tc>
        <w:tc>
          <w:tcPr>
            <w:tcW w:w="4322" w:type="dxa"/>
          </w:tcPr>
          <w:p w14:paraId="1BF8BB12" w14:textId="77777777" w:rsidR="00127EDB" w:rsidRDefault="00FF4D5D" w:rsidP="003F5445">
            <w:pPr>
              <w:cnfStyle w:val="000000100000" w:firstRow="0" w:lastRow="0" w:firstColumn="0" w:lastColumn="0" w:oddVBand="0" w:evenVBand="0" w:oddHBand="1" w:evenHBand="0" w:firstRowFirstColumn="0" w:firstRowLastColumn="0" w:lastRowFirstColumn="0" w:lastRowLastColumn="0"/>
            </w:pPr>
            <w:r>
              <w:t>Usuario</w:t>
            </w:r>
          </w:p>
        </w:tc>
      </w:tr>
      <w:tr w:rsidR="00127EDB" w14:paraId="67D633A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6F8028E" w14:textId="77777777" w:rsidR="00127EDB" w:rsidRDefault="00127EDB" w:rsidP="003F5445">
            <w:r>
              <w:t>Nombre</w:t>
            </w:r>
          </w:p>
        </w:tc>
        <w:tc>
          <w:tcPr>
            <w:tcW w:w="4322" w:type="dxa"/>
          </w:tcPr>
          <w:p w14:paraId="0386DCED" w14:textId="2DC9F8A1" w:rsidR="00127EDB" w:rsidRDefault="006B0227" w:rsidP="003F5445">
            <w:pPr>
              <w:cnfStyle w:val="000000000000" w:firstRow="0" w:lastRow="0" w:firstColumn="0" w:lastColumn="0" w:oddVBand="0" w:evenVBand="0" w:oddHBand="0" w:evenHBand="0" w:firstRowFirstColumn="0" w:firstRowLastColumn="0" w:lastRowFirstColumn="0" w:lastRowLastColumn="0"/>
            </w:pPr>
            <w:r>
              <w:t>Modifica</w:t>
            </w:r>
            <w:ins w:id="1088" w:author="Raul García Fernández" w:date="2017-06-30T17:57:00Z">
              <w:r w:rsidR="001D7005">
                <w:t>r</w:t>
              </w:r>
            </w:ins>
            <w:del w:id="1089" w:author="Raul García Fernández" w:date="2017-06-30T17:57:00Z">
              <w:r w:rsidDel="001D7005">
                <w:delText>ción de</w:delText>
              </w:r>
            </w:del>
            <w:r>
              <w:t xml:space="preserve"> grupo</w:t>
            </w:r>
          </w:p>
        </w:tc>
      </w:tr>
      <w:tr w:rsidR="00127EDB" w14:paraId="2467211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F899445" w14:textId="77777777" w:rsidR="00127EDB" w:rsidRDefault="00127EDB" w:rsidP="003F5445">
            <w:r>
              <w:t>Objetivo</w:t>
            </w:r>
          </w:p>
        </w:tc>
        <w:tc>
          <w:tcPr>
            <w:tcW w:w="4322" w:type="dxa"/>
          </w:tcPr>
          <w:p w14:paraId="7C09F0C8" w14:textId="77777777" w:rsidR="00127EDB" w:rsidRDefault="006B0227" w:rsidP="003F5445">
            <w:pPr>
              <w:cnfStyle w:val="000000100000" w:firstRow="0" w:lastRow="0" w:firstColumn="0" w:lastColumn="0" w:oddVBand="0" w:evenVBand="0" w:oddHBand="1" w:evenHBand="0" w:firstRowFirstColumn="0" w:firstRowLastColumn="0" w:lastRowFirstColumn="0" w:lastRowLastColumn="0"/>
            </w:pPr>
            <w:r>
              <w:t>Modificar los datos no importantes del grupo.</w:t>
            </w:r>
          </w:p>
        </w:tc>
      </w:tr>
      <w:tr w:rsidR="00127EDB" w14:paraId="1E45BC75" w14:textId="77777777" w:rsidTr="00E05A54">
        <w:trPr>
          <w:trHeight w:val="3448"/>
        </w:trPr>
        <w:tc>
          <w:tcPr>
            <w:cnfStyle w:val="001000000000" w:firstRow="0" w:lastRow="0" w:firstColumn="1" w:lastColumn="0" w:oddVBand="0" w:evenVBand="0" w:oddHBand="0" w:evenHBand="0" w:firstRowFirstColumn="0" w:firstRowLastColumn="0" w:lastRowFirstColumn="0" w:lastRowLastColumn="0"/>
            <w:tcW w:w="4322" w:type="dxa"/>
          </w:tcPr>
          <w:p w14:paraId="236C5F1F" w14:textId="77777777" w:rsidR="00127EDB" w:rsidRDefault="00127EDB" w:rsidP="003F5445">
            <w:r>
              <w:t>Flujo</w:t>
            </w:r>
          </w:p>
        </w:tc>
        <w:tc>
          <w:tcPr>
            <w:tcW w:w="4322" w:type="dxa"/>
          </w:tcPr>
          <w:p w14:paraId="0F89E8DA" w14:textId="77777777" w:rsidR="00127EDB"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modificar los datos no importantes del grupo:</w:t>
            </w:r>
          </w:p>
          <w:p w14:paraId="38B6BCB3" w14:textId="77777777" w:rsidR="006B0227" w:rsidRDefault="006B0227" w:rsidP="006B022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14:paraId="55720022" w14:textId="77777777" w:rsidR="006B0227" w:rsidRDefault="006B0227" w:rsidP="006B022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14:paraId="117C01C7"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mostrará</w:t>
            </w:r>
            <w:r w:rsidR="006B0227">
              <w:t xml:space="preserve"> un formulario para poder modificarlos.</w:t>
            </w:r>
          </w:p>
          <w:p w14:paraId="5D5CF892"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rellenará</w:t>
            </w:r>
            <w:r w:rsidR="006B0227">
              <w:t xml:space="preserve"> lo que desea y se lo enviara al sistema.</w:t>
            </w:r>
          </w:p>
          <w:p w14:paraId="52B8EB9B"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validará</w:t>
            </w:r>
            <w:r w:rsidR="006B0227">
              <w:t xml:space="preserve"> los datos.</w:t>
            </w:r>
          </w:p>
          <w:p w14:paraId="1B3368BC"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modificará</w:t>
            </w:r>
            <w:r w:rsidR="006B0227">
              <w:t xml:space="preserve"> los datos en la BD.</w:t>
            </w:r>
          </w:p>
        </w:tc>
      </w:tr>
      <w:tr w:rsidR="00127EDB" w14:paraId="562B1B5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45B84E8" w14:textId="77777777" w:rsidR="00127EDB" w:rsidRDefault="00127EDB" w:rsidP="003F5445">
            <w:r>
              <w:t>Excepciones</w:t>
            </w:r>
          </w:p>
        </w:tc>
        <w:tc>
          <w:tcPr>
            <w:tcW w:w="4322" w:type="dxa"/>
          </w:tcPr>
          <w:p w14:paraId="76069F28" w14:textId="77777777" w:rsidR="00127EDB"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w:t>
            </w:r>
            <w:r w:rsidR="0076131C">
              <w:t>ación.  El sistema informará</w:t>
            </w:r>
            <w:r>
              <w:t xml:space="preserve"> al usuario del fallo en la validación. Volviendo al usuario al estado principal del caso de uso.</w:t>
            </w:r>
          </w:p>
          <w:p w14:paraId="7714AA81" w14:textId="77777777"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w:t>
            </w:r>
            <w:r w:rsidR="0076131C">
              <w:t>modificación. El sistema avisará</w:t>
            </w:r>
            <w:r>
              <w:t xml:space="preserve"> al usuario de no haber podido realizar la modificación. Se </w:t>
            </w:r>
            <w:r w:rsidR="003C3EAA">
              <w:t>terminará</w:t>
            </w:r>
            <w:r>
              <w:t xml:space="preserve"> el caso de uso de inmediato.</w:t>
            </w:r>
          </w:p>
          <w:p w14:paraId="6EDE0322" w14:textId="77777777"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Excepción </w:t>
            </w:r>
            <w:r w:rsidRPr="00452109">
              <w:rPr>
                <w:b/>
              </w:rPr>
              <w:t>CU 1.3</w:t>
            </w:r>
            <w:r>
              <w:t xml:space="preserve">. El sistema </w:t>
            </w:r>
            <w:r w:rsidR="003C3EAA">
              <w:t>informará</w:t>
            </w:r>
            <w:r>
              <w:t xml:space="preserve"> al usuario de que no se podrá realizar la acción por fallo en el tiempo de</w:t>
            </w:r>
            <w:r w:rsidR="0076131C">
              <w:t xml:space="preserve"> sesión. El sistema no realizará la creación. Se transportará</w:t>
            </w:r>
            <w:r>
              <w:t xml:space="preserve"> al usuario a solicitar de nuevo su identidad.</w:t>
            </w:r>
          </w:p>
        </w:tc>
      </w:tr>
    </w:tbl>
    <w:p w14:paraId="4EC40F40" w14:textId="77777777" w:rsidR="00127EDB" w:rsidRDefault="00127EDB" w:rsidP="00683274"/>
    <w:p w14:paraId="5289EAC2" w14:textId="7ED485FC" w:rsidR="00552B9F" w:rsidRDefault="00552B9F" w:rsidP="00552B9F">
      <w:pPr>
        <w:pStyle w:val="Descripcin"/>
        <w:keepNext/>
      </w:pPr>
      <w:bookmarkStart w:id="1090" w:name="_Toc479072884"/>
      <w:bookmarkStart w:id="1091" w:name="_Toc479328494"/>
      <w:bookmarkStart w:id="1092" w:name="_Toc487482832"/>
      <w:r>
        <w:t xml:space="preserve">Tabla </w:t>
      </w:r>
      <w:ins w:id="1093"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09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095" w:author="Raul García Fernández" w:date="2017-07-10T20:50:00Z">
        <w:r w:rsidR="009D59D5">
          <w:rPr>
            <w:noProof/>
          </w:rPr>
          <w:t>9</w:t>
        </w:r>
      </w:ins>
      <w:ins w:id="1096" w:author="Raul García Fernández" w:date="2017-06-30T18:00:00Z">
        <w:r w:rsidR="00003005">
          <w:fldChar w:fldCharType="end"/>
        </w:r>
      </w:ins>
      <w:del w:id="1097"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9</w:delText>
        </w:r>
        <w:r w:rsidR="008D0F98" w:rsidDel="00003005">
          <w:rPr>
            <w:noProof/>
          </w:rPr>
          <w:fldChar w:fldCharType="end"/>
        </w:r>
      </w:del>
      <w:r>
        <w:t xml:space="preserve"> (Modificar permisos)</w:t>
      </w:r>
      <w:bookmarkEnd w:id="1090"/>
      <w:bookmarkEnd w:id="1091"/>
      <w:bookmarkEnd w:id="1092"/>
    </w:p>
    <w:tbl>
      <w:tblPr>
        <w:tblStyle w:val="Tabladecuadrcula4"/>
        <w:tblW w:w="0" w:type="auto"/>
        <w:tblLook w:val="04A0" w:firstRow="1" w:lastRow="0" w:firstColumn="1" w:lastColumn="0" w:noHBand="0" w:noVBand="1"/>
      </w:tblPr>
      <w:tblGrid>
        <w:gridCol w:w="4234"/>
        <w:gridCol w:w="4260"/>
      </w:tblGrid>
      <w:tr w:rsidR="006B0227" w14:paraId="658D8A18"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FFFEC85" w14:textId="77777777" w:rsidR="006B0227" w:rsidRDefault="006B0227" w:rsidP="003F5445">
            <w:r>
              <w:t>ID</w:t>
            </w:r>
          </w:p>
        </w:tc>
        <w:tc>
          <w:tcPr>
            <w:tcW w:w="4322" w:type="dxa"/>
          </w:tcPr>
          <w:p w14:paraId="68216E33" w14:textId="77777777" w:rsidR="006B0227" w:rsidRDefault="006B0227" w:rsidP="003F5445">
            <w:pPr>
              <w:cnfStyle w:val="100000000000" w:firstRow="1" w:lastRow="0" w:firstColumn="0" w:lastColumn="0" w:oddVBand="0" w:evenVBand="0" w:oddHBand="0" w:evenHBand="0" w:firstRowFirstColumn="0" w:firstRowLastColumn="0" w:lastRowFirstColumn="0" w:lastRowLastColumn="0"/>
            </w:pPr>
            <w:r>
              <w:t>CU 3.4</w:t>
            </w:r>
          </w:p>
        </w:tc>
      </w:tr>
      <w:tr w:rsidR="006B0227" w14:paraId="62C6CC3D"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1F7A652" w14:textId="77777777" w:rsidR="006B0227" w:rsidRDefault="006B0227" w:rsidP="003F5445">
            <w:r>
              <w:t>Actor</w:t>
            </w:r>
          </w:p>
        </w:tc>
        <w:tc>
          <w:tcPr>
            <w:tcW w:w="4322" w:type="dxa"/>
          </w:tcPr>
          <w:p w14:paraId="14B444F9" w14:textId="77777777" w:rsidR="006B0227" w:rsidRDefault="006B0227"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14:paraId="0DF86EBB"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F963173" w14:textId="77777777" w:rsidR="006B0227" w:rsidRDefault="006B0227" w:rsidP="003F5445">
            <w:r>
              <w:t>Nombre</w:t>
            </w:r>
          </w:p>
        </w:tc>
        <w:tc>
          <w:tcPr>
            <w:tcW w:w="4322" w:type="dxa"/>
          </w:tcPr>
          <w:p w14:paraId="3FF3FB31" w14:textId="77777777" w:rsidR="006B0227" w:rsidRDefault="006B0227" w:rsidP="003F5445">
            <w:pPr>
              <w:cnfStyle w:val="000000000000" w:firstRow="0" w:lastRow="0" w:firstColumn="0" w:lastColumn="0" w:oddVBand="0" w:evenVBand="0" w:oddHBand="0" w:evenHBand="0" w:firstRowFirstColumn="0" w:firstRowLastColumn="0" w:lastRowFirstColumn="0" w:lastRowLastColumn="0"/>
            </w:pPr>
            <w:r>
              <w:t>Modificar permisos</w:t>
            </w:r>
          </w:p>
        </w:tc>
      </w:tr>
      <w:tr w:rsidR="006B0227" w14:paraId="6ABE24E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EBCACF1" w14:textId="77777777" w:rsidR="006B0227" w:rsidRDefault="006B0227" w:rsidP="003F5445">
            <w:r>
              <w:t>Objetivo</w:t>
            </w:r>
          </w:p>
        </w:tc>
        <w:tc>
          <w:tcPr>
            <w:tcW w:w="4322" w:type="dxa"/>
          </w:tcPr>
          <w:p w14:paraId="77434515" w14:textId="77777777" w:rsidR="006B0227" w:rsidRDefault="006B0227" w:rsidP="003F5445">
            <w:pPr>
              <w:cnfStyle w:val="000000100000" w:firstRow="0" w:lastRow="0" w:firstColumn="0" w:lastColumn="0" w:oddVBand="0" w:evenVBand="0" w:oddHBand="1" w:evenHBand="0" w:firstRowFirstColumn="0" w:firstRowLastColumn="0" w:lastRowFirstColumn="0" w:lastRowLastColumn="0"/>
            </w:pPr>
            <w:r>
              <w:t>El usuario busca modificar los permisos del grupo.</w:t>
            </w:r>
          </w:p>
        </w:tc>
      </w:tr>
      <w:tr w:rsidR="006B0227" w14:paraId="2B438CE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B9B59F6" w14:textId="77777777" w:rsidR="006B0227" w:rsidRDefault="006B0227" w:rsidP="003F5445">
            <w:r>
              <w:t>Flujo</w:t>
            </w:r>
          </w:p>
        </w:tc>
        <w:tc>
          <w:tcPr>
            <w:tcW w:w="4322" w:type="dxa"/>
          </w:tcPr>
          <w:p w14:paraId="31D6FF3F" w14:textId="77777777"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los permisos del grupo.</w:t>
            </w:r>
          </w:p>
          <w:p w14:paraId="200AD54D" w14:textId="77777777"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el miembro del grupo.</w:t>
            </w:r>
          </w:p>
          <w:p w14:paraId="5AA5B467" w14:textId="77777777" w:rsidR="006B0227" w:rsidRDefault="006B0227"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genera un formulario, rellenado con los permisos del grupo.</w:t>
            </w:r>
          </w:p>
          <w:p w14:paraId="2206AD8F"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w:t>
            </w:r>
            <w:del w:id="1098" w:author="RAQUEL BLANCO AGUIRRE" w:date="2017-06-28T13:09:00Z">
              <w:r w:rsidDel="009C357B">
                <w:delText>rellenará</w:delText>
              </w:r>
              <w:r w:rsidR="006B0227" w:rsidDel="009C357B">
                <w:delText xml:space="preserve"> </w:delText>
              </w:r>
            </w:del>
            <w:ins w:id="1099" w:author="RAQUEL BLANCO AGUIRRE" w:date="2017-06-28T13:09:00Z">
              <w:r w:rsidR="009C357B">
                <w:t xml:space="preserve">modificará </w:t>
              </w:r>
            </w:ins>
            <w:r w:rsidR="006B0227">
              <w:t xml:space="preserve">los permisos </w:t>
            </w:r>
            <w:del w:id="1100" w:author="RAQUEL BLANCO AGUIRRE" w:date="2017-06-28T13:09:00Z">
              <w:r w:rsidR="006B0227" w:rsidDel="009C357B">
                <w:delText>que disponga en gana</w:delText>
              </w:r>
            </w:del>
            <w:ins w:id="1101" w:author="RAQUEL BLANCO AGUIRRE" w:date="2017-06-28T13:09:00Z">
              <w:r w:rsidR="009C357B">
                <w:t>deseados</w:t>
              </w:r>
            </w:ins>
            <w:r w:rsidR="006B0227">
              <w:t>.</w:t>
            </w:r>
          </w:p>
          <w:p w14:paraId="753D0E21" w14:textId="77777777" w:rsidR="006B0227"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validará</w:t>
            </w:r>
            <w:r w:rsidR="006B0227">
              <w:t xml:space="preserve"> los permisos.</w:t>
            </w:r>
          </w:p>
          <w:p w14:paraId="4253F742" w14:textId="77777777" w:rsidR="006433E3" w:rsidRDefault="0076131C"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modificará</w:t>
            </w:r>
            <w:r w:rsidR="006433E3">
              <w:t xml:space="preserve"> los permisos del grupo a modificar.</w:t>
            </w:r>
          </w:p>
          <w:p w14:paraId="2A416EC7" w14:textId="77777777" w:rsidR="006433E3" w:rsidRDefault="006433E3" w:rsidP="006B022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Si el grupo </w:t>
            </w:r>
            <w:r w:rsidR="0076131C">
              <w:t xml:space="preserve">contiene algún subgrupo, éste </w:t>
            </w:r>
            <w:r>
              <w:t>será modificado con los permisos del padre. Esta acción será</w:t>
            </w:r>
            <w:r w:rsidR="0076131C">
              <w:t xml:space="preserve"> realizada de forma recursiva h</w:t>
            </w:r>
            <w:r>
              <w:t>asta que se llegue a subgrupos sin subgrupo.</w:t>
            </w:r>
          </w:p>
        </w:tc>
      </w:tr>
      <w:tr w:rsidR="006B0227" w14:paraId="0B297BC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982489F" w14:textId="77777777" w:rsidR="006B0227" w:rsidRDefault="006B0227" w:rsidP="003F5445">
            <w:r>
              <w:t>Excepciones</w:t>
            </w:r>
          </w:p>
        </w:tc>
        <w:tc>
          <w:tcPr>
            <w:tcW w:w="4322" w:type="dxa"/>
          </w:tcPr>
          <w:p w14:paraId="7628E482" w14:textId="77777777"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miembro del grupo. El </w:t>
            </w:r>
            <w:r w:rsidR="0076131C">
              <w:t>sistema informará</w:t>
            </w:r>
            <w:r w:rsidR="006433E3">
              <w:t xml:space="preserve"> al usuario. Además, </w:t>
            </w:r>
            <w:r w:rsidR="00A74F94">
              <w:t>dará</w:t>
            </w:r>
            <w:r>
              <w:t xml:space="preserve"> por finalizada la acción.</w:t>
            </w:r>
          </w:p>
          <w:p w14:paraId="19D34CE2" w14:textId="77777777"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modifica un permiso negado por el padre del grupo a modificar los perm</w:t>
            </w:r>
            <w:r w:rsidR="0076131C">
              <w:t>isos.  El sistema o bien avisará</w:t>
            </w:r>
            <w:r>
              <w:t xml:space="preserve"> al usuario </w:t>
            </w:r>
            <w:r w:rsidR="0076131C">
              <w:t>de no poder hacer dicha acción, o bloqueará</w:t>
            </w:r>
            <w:r>
              <w:t xml:space="preserve"> la realización de la acción.</w:t>
            </w:r>
          </w:p>
          <w:p w14:paraId="5A39451A" w14:textId="77777777"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r</w:t>
            </w:r>
            <w:r w:rsidR="0076131C">
              <w:t>ecursiva. El sistema avisará</w:t>
            </w:r>
            <w:r>
              <w:t xml:space="preserve"> al usuario. El cambio no se </w:t>
            </w:r>
            <w:r w:rsidR="003C3EAA">
              <w:t>realizará</w:t>
            </w:r>
            <w:r w:rsidR="0076131C">
              <w:t>, v</w:t>
            </w:r>
            <w:r>
              <w:t xml:space="preserve">olviendo </w:t>
            </w:r>
            <w:r>
              <w:lastRenderedPageBreak/>
              <w:t>el grupo a modificar y todos sus subgrupos al estado que se encontraba antes de la modificación.</w:t>
            </w:r>
          </w:p>
          <w:p w14:paraId="621CEFD4" w14:textId="77777777"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w:t>
            </w:r>
            <w:r w:rsidR="0076131C">
              <w:t>ara la creación. Se transportará</w:t>
            </w:r>
            <w:r>
              <w:t xml:space="preserve"> al usuario a solicitar de nuevo su identidad.</w:t>
            </w:r>
          </w:p>
        </w:tc>
      </w:tr>
    </w:tbl>
    <w:p w14:paraId="517D1F29" w14:textId="77777777" w:rsidR="006B0227" w:rsidRDefault="006B0227" w:rsidP="00683274"/>
    <w:p w14:paraId="48213A64" w14:textId="6142197A" w:rsidR="00552B9F" w:rsidRDefault="00552B9F" w:rsidP="00552B9F">
      <w:pPr>
        <w:pStyle w:val="Descripcin"/>
        <w:keepNext/>
      </w:pPr>
      <w:bookmarkStart w:id="1102" w:name="_Toc479072885"/>
      <w:bookmarkStart w:id="1103" w:name="_Toc479328495"/>
      <w:bookmarkStart w:id="1104" w:name="_Toc487482833"/>
      <w:r>
        <w:t xml:space="preserve">Tabla </w:t>
      </w:r>
      <w:ins w:id="1105"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106"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107" w:author="Raul García Fernández" w:date="2017-07-10T20:50:00Z">
        <w:r w:rsidR="009D59D5">
          <w:rPr>
            <w:noProof/>
          </w:rPr>
          <w:t>10</w:t>
        </w:r>
      </w:ins>
      <w:ins w:id="1108" w:author="Raul García Fernández" w:date="2017-06-30T18:00:00Z">
        <w:r w:rsidR="00003005">
          <w:fldChar w:fldCharType="end"/>
        </w:r>
      </w:ins>
      <w:del w:id="1109"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10</w:delText>
        </w:r>
        <w:r w:rsidR="008D0F98" w:rsidDel="00003005">
          <w:rPr>
            <w:noProof/>
          </w:rPr>
          <w:fldChar w:fldCharType="end"/>
        </w:r>
      </w:del>
      <w:r>
        <w:t xml:space="preserve"> (Compartición de grupos)</w:t>
      </w:r>
      <w:bookmarkEnd w:id="1102"/>
      <w:bookmarkEnd w:id="1103"/>
      <w:bookmarkEnd w:id="1104"/>
    </w:p>
    <w:tbl>
      <w:tblPr>
        <w:tblStyle w:val="Tabladecuadrcula4"/>
        <w:tblW w:w="0" w:type="auto"/>
        <w:tblLook w:val="04A0" w:firstRow="1" w:lastRow="0" w:firstColumn="1" w:lastColumn="0" w:noHBand="0" w:noVBand="1"/>
      </w:tblPr>
      <w:tblGrid>
        <w:gridCol w:w="4235"/>
        <w:gridCol w:w="4259"/>
      </w:tblGrid>
      <w:tr w:rsidR="006B0227" w14:paraId="74EBB066"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DC9E7A5" w14:textId="77777777" w:rsidR="006B0227" w:rsidRDefault="006B0227" w:rsidP="003F5445">
            <w:r>
              <w:t>ID</w:t>
            </w:r>
          </w:p>
        </w:tc>
        <w:tc>
          <w:tcPr>
            <w:tcW w:w="4322" w:type="dxa"/>
          </w:tcPr>
          <w:p w14:paraId="05C86C34" w14:textId="77777777" w:rsidR="006B0227" w:rsidRDefault="006B0227" w:rsidP="003F5445">
            <w:pPr>
              <w:cnfStyle w:val="100000000000" w:firstRow="1" w:lastRow="0" w:firstColumn="0" w:lastColumn="0" w:oddVBand="0" w:evenVBand="0" w:oddHBand="0" w:evenHBand="0" w:firstRowFirstColumn="0" w:firstRowLastColumn="0" w:lastRowFirstColumn="0" w:lastRowLastColumn="0"/>
            </w:pPr>
            <w:r>
              <w:t>CU 3.5</w:t>
            </w:r>
          </w:p>
        </w:tc>
      </w:tr>
      <w:tr w:rsidR="006B0227" w14:paraId="1538845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0DB2B06" w14:textId="77777777" w:rsidR="006B0227" w:rsidRDefault="006B0227" w:rsidP="003F5445">
            <w:r>
              <w:t>Actor</w:t>
            </w:r>
          </w:p>
        </w:tc>
        <w:tc>
          <w:tcPr>
            <w:tcW w:w="4322" w:type="dxa"/>
          </w:tcPr>
          <w:p w14:paraId="430E434C" w14:textId="77777777" w:rsidR="006B0227" w:rsidRDefault="00DD15AF"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14:paraId="6DF39E40"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439CD41" w14:textId="77777777" w:rsidR="006B0227" w:rsidRDefault="006B0227" w:rsidP="003F5445">
            <w:r>
              <w:t>Nombre</w:t>
            </w:r>
          </w:p>
        </w:tc>
        <w:tc>
          <w:tcPr>
            <w:tcW w:w="4322" w:type="dxa"/>
          </w:tcPr>
          <w:p w14:paraId="288413AD" w14:textId="4664BF06" w:rsidR="006B0227" w:rsidRDefault="00DD15AF" w:rsidP="003F5445">
            <w:pPr>
              <w:cnfStyle w:val="000000000000" w:firstRow="0" w:lastRow="0" w:firstColumn="0" w:lastColumn="0" w:oddVBand="0" w:evenVBand="0" w:oddHBand="0" w:evenHBand="0" w:firstRowFirstColumn="0" w:firstRowLastColumn="0" w:lastRowFirstColumn="0" w:lastRowLastColumn="0"/>
            </w:pPr>
            <w:del w:id="1110" w:author="Raul García Fernández" w:date="2017-06-30T17:58:00Z">
              <w:r w:rsidDel="00003005">
                <w:delText xml:space="preserve">Compartición </w:delText>
              </w:r>
            </w:del>
            <w:ins w:id="1111" w:author="Raul García Fernández" w:date="2017-06-30T17:58:00Z">
              <w:r w:rsidR="00003005">
                <w:t xml:space="preserve">Compartir </w:t>
              </w:r>
            </w:ins>
            <w:del w:id="1112" w:author="Raul García Fernández" w:date="2017-06-30T17:59:00Z">
              <w:r w:rsidDel="00003005">
                <w:delText xml:space="preserve">de </w:delText>
              </w:r>
            </w:del>
            <w:r>
              <w:t>grupo</w:t>
            </w:r>
          </w:p>
        </w:tc>
      </w:tr>
      <w:tr w:rsidR="006B0227" w14:paraId="1C48964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60AE540" w14:textId="77777777" w:rsidR="006B0227" w:rsidRDefault="006B0227" w:rsidP="003F5445">
            <w:r>
              <w:t>Objetivo</w:t>
            </w:r>
          </w:p>
        </w:tc>
        <w:tc>
          <w:tcPr>
            <w:tcW w:w="4322" w:type="dxa"/>
          </w:tcPr>
          <w:p w14:paraId="5B09A695" w14:textId="77777777" w:rsidR="006B0227" w:rsidRDefault="00DD15AF" w:rsidP="003F5445">
            <w:pPr>
              <w:cnfStyle w:val="000000100000" w:firstRow="0" w:lastRow="0" w:firstColumn="0" w:lastColumn="0" w:oddVBand="0" w:evenVBand="0" w:oddHBand="1" w:evenHBand="0" w:firstRowFirstColumn="0" w:firstRowLastColumn="0" w:lastRowFirstColumn="0" w:lastRowLastColumn="0"/>
            </w:pPr>
            <w:r>
              <w:t>El usuario desea que otro usuario sea miembro del grupo.</w:t>
            </w:r>
          </w:p>
        </w:tc>
      </w:tr>
      <w:tr w:rsidR="006B0227" w14:paraId="372377A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27B99D60" w14:textId="77777777" w:rsidR="006B0227" w:rsidRDefault="006B0227" w:rsidP="003F5445">
            <w:r>
              <w:t>Flujo</w:t>
            </w:r>
          </w:p>
        </w:tc>
        <w:tc>
          <w:tcPr>
            <w:tcW w:w="4322" w:type="dxa"/>
          </w:tcPr>
          <w:p w14:paraId="16D72A38" w14:textId="77777777" w:rsidR="006B0227" w:rsidRDefault="00DD15AF"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que un usuario sea miembro del grupo.</w:t>
            </w:r>
          </w:p>
          <w:p w14:paraId="577B5E9D" w14:textId="77777777" w:rsidR="00DD15AF" w:rsidRDefault="00DD15AF"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comprueba si es el </w:t>
            </w:r>
            <w:r w:rsidR="00571485">
              <w:t>dueño</w:t>
            </w:r>
            <w:r>
              <w:t xml:space="preserve"> del grupo o tiene permisos para ello.</w:t>
            </w:r>
          </w:p>
          <w:p w14:paraId="32E996AF" w14:textId="77777777" w:rsidR="00A74F94" w:rsidRDefault="0076131C"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mandará</w:t>
            </w:r>
            <w:r w:rsidR="00A74F94">
              <w:t xml:space="preserve"> un formulario para la entrada del usuario a agregar.</w:t>
            </w:r>
          </w:p>
          <w:p w14:paraId="464695C2" w14:textId="77777777"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introducirá el email del usuario a agregar. Después se lo </w:t>
            </w:r>
            <w:r w:rsidR="0076131C">
              <w:t>enviará</w:t>
            </w:r>
            <w:r>
              <w:t xml:space="preserve"> al sistema.</w:t>
            </w:r>
          </w:p>
          <w:p w14:paraId="1CEC19AE" w14:textId="77777777" w:rsidR="00A74F94" w:rsidRDefault="0076131C"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validará</w:t>
            </w:r>
            <w:r w:rsidR="00A74F94">
              <w:t xml:space="preserve"> la información.</w:t>
            </w:r>
          </w:p>
          <w:p w14:paraId="28A1F8C3" w14:textId="77777777"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introducirá al usuario nuevo en el grupo.</w:t>
            </w:r>
          </w:p>
          <w:p w14:paraId="68D10E6E" w14:textId="77777777" w:rsidR="00A74F94" w:rsidRDefault="00A74F94" w:rsidP="00DD15A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6B0227" w14:paraId="2A2EB7A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B194B5" w14:textId="77777777" w:rsidR="006B0227" w:rsidRDefault="006B0227" w:rsidP="003F5445">
            <w:r>
              <w:t>Excepciones</w:t>
            </w:r>
          </w:p>
        </w:tc>
        <w:tc>
          <w:tcPr>
            <w:tcW w:w="4322" w:type="dxa"/>
          </w:tcPr>
          <w:p w14:paraId="45A2E48E" w14:textId="77777777" w:rsidR="006B0227" w:rsidRDefault="00DD15AF"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w:t>
            </w:r>
            <w:r w:rsidR="00571485">
              <w:t>dueño</w:t>
            </w:r>
            <w:r>
              <w:t>, ni tiene permisos para comparti</w:t>
            </w:r>
            <w:r w:rsidR="0076131C">
              <w:t>r el grupo. El sistema informará</w:t>
            </w:r>
            <w:r>
              <w:t xml:space="preserve"> al usuario de que no puede realizar la </w:t>
            </w:r>
            <w:r w:rsidR="0076131C">
              <w:t>acción o,</w:t>
            </w:r>
            <w:r>
              <w:t xml:space="preserve"> simplemente</w:t>
            </w:r>
            <w:r w:rsidR="00A74F94">
              <w:t>,</w:t>
            </w:r>
            <w:r w:rsidR="0076131C">
              <w:t xml:space="preserve"> bloqueará</w:t>
            </w:r>
            <w:r>
              <w:t xml:space="preserve"> la </w:t>
            </w:r>
            <w:r w:rsidR="00A74F94">
              <w:t>acción</w:t>
            </w:r>
            <w:r>
              <w:t xml:space="preserve"> para que no pueda ser realizada por el usuario.</w:t>
            </w:r>
            <w:r w:rsidR="00A74F94">
              <w:t xml:space="preserve"> </w:t>
            </w:r>
          </w:p>
          <w:p w14:paraId="1526FEA5" w14:textId="77777777" w:rsidR="00A74F94" w:rsidRDefault="00A74F94"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w:t>
            </w:r>
            <w:r w:rsidR="0076131C">
              <w:t>ar no existe. El sistema avisará al usuario de que éste</w:t>
            </w:r>
            <w:r>
              <w:t xml:space="preserve"> no existe. El usuario será enviado de nuevo al formulario </w:t>
            </w:r>
            <w:r>
              <w:lastRenderedPageBreak/>
              <w:t>para que vuelva a repetir la información.</w:t>
            </w:r>
          </w:p>
          <w:p w14:paraId="1403B85E" w14:textId="77777777" w:rsidR="00A74F94" w:rsidRDefault="00A74F94" w:rsidP="00A74F94">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w:t>
            </w:r>
            <w:r w:rsidR="0076131C">
              <w:t>uario a agregar ya está en el</w:t>
            </w:r>
            <w:r>
              <w:t xml:space="preserve"> grupo. El sistema, no proseguirá con la acción y</w:t>
            </w:r>
            <w:r w:rsidR="0076131C">
              <w:t xml:space="preserve"> dará por finalizada la misma, v</w:t>
            </w:r>
            <w:r>
              <w:t>olviendo al usuario al estado inicial del caso de uso.</w:t>
            </w:r>
          </w:p>
          <w:p w14:paraId="6DC49901" w14:textId="77777777" w:rsidR="00A74F94" w:rsidRDefault="00A74F94"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w:t>
            </w:r>
            <w:r w:rsidR="0076131C">
              <w:t xml:space="preserve"> sesión. El sistema no realizará</w:t>
            </w:r>
            <w:r>
              <w:t xml:space="preserve"> la </w:t>
            </w:r>
            <w:r w:rsidR="0073436E">
              <w:t>compartición</w:t>
            </w:r>
            <w:r w:rsidR="0076131C">
              <w:t>. Se transportará</w:t>
            </w:r>
            <w:r>
              <w:t xml:space="preserve"> al usuario a solicitar de nuevo su identidad.</w:t>
            </w:r>
          </w:p>
        </w:tc>
      </w:tr>
    </w:tbl>
    <w:p w14:paraId="5D490225" w14:textId="77777777" w:rsidR="00E33521" w:rsidDel="00003005" w:rsidRDefault="00E33521" w:rsidP="00683274">
      <w:pPr>
        <w:rPr>
          <w:del w:id="1113" w:author="Raul García Fernández" w:date="2017-06-30T17:59:00Z"/>
        </w:rPr>
      </w:pPr>
    </w:p>
    <w:p w14:paraId="54E43C47" w14:textId="2E2D3481" w:rsidR="00552B9F" w:rsidRDefault="00552B9F" w:rsidP="00552B9F">
      <w:pPr>
        <w:pStyle w:val="Descripcin"/>
        <w:keepNext/>
      </w:pPr>
      <w:bookmarkStart w:id="1114" w:name="_Toc479072886"/>
      <w:bookmarkStart w:id="1115" w:name="_Toc479328496"/>
      <w:del w:id="1116" w:author="Raul García Fernández" w:date="2017-06-30T17:59:00Z">
        <w:r w:rsidDel="00003005">
          <w:delText xml:space="preserve">Tabla </w:delText>
        </w:r>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11</w:delText>
        </w:r>
        <w:r w:rsidR="008D0F98" w:rsidDel="00003005">
          <w:rPr>
            <w:noProof/>
          </w:rPr>
          <w:fldChar w:fldCharType="end"/>
        </w:r>
        <w:r w:rsidDel="00003005">
          <w:delText xml:space="preserve"> (Añadir proyecto)</w:delText>
        </w:r>
      </w:del>
      <w:bookmarkEnd w:id="1114"/>
      <w:bookmarkEnd w:id="1115"/>
    </w:p>
    <w:tbl>
      <w:tblPr>
        <w:tblStyle w:val="Tabladecuadrcula4"/>
        <w:tblW w:w="0" w:type="auto"/>
        <w:tblLook w:val="04A0" w:firstRow="1" w:lastRow="0" w:firstColumn="1" w:lastColumn="0" w:noHBand="0" w:noVBand="1"/>
      </w:tblPr>
      <w:tblGrid>
        <w:gridCol w:w="4229"/>
        <w:gridCol w:w="4265"/>
      </w:tblGrid>
      <w:tr w:rsidR="00A74F94" w:rsidDel="00D52F31" w14:paraId="5BC7567A" w14:textId="5DF3DDF4" w:rsidTr="008E360A">
        <w:trPr>
          <w:cnfStyle w:val="100000000000" w:firstRow="1" w:lastRow="0" w:firstColumn="0" w:lastColumn="0" w:oddVBand="0" w:evenVBand="0" w:oddHBand="0" w:evenHBand="0" w:firstRowFirstColumn="0" w:firstRowLastColumn="0" w:lastRowFirstColumn="0" w:lastRowLastColumn="0"/>
          <w:del w:id="1117" w:author="Raul García Fernández" w:date="2017-07-10T20:39:00Z"/>
        </w:trPr>
        <w:tc>
          <w:tcPr>
            <w:cnfStyle w:val="001000000000" w:firstRow="0" w:lastRow="0" w:firstColumn="1" w:lastColumn="0" w:oddVBand="0" w:evenVBand="0" w:oddHBand="0" w:evenHBand="0" w:firstRowFirstColumn="0" w:firstRowLastColumn="0" w:lastRowFirstColumn="0" w:lastRowLastColumn="0"/>
            <w:tcW w:w="4322" w:type="dxa"/>
          </w:tcPr>
          <w:p w14:paraId="52E94CC7" w14:textId="3EF5A7A2" w:rsidR="00A74F94" w:rsidDel="00D52F31" w:rsidRDefault="00A74F94" w:rsidP="003F5445">
            <w:pPr>
              <w:rPr>
                <w:del w:id="1118" w:author="Raul García Fernández" w:date="2017-07-10T20:39:00Z"/>
                <w:moveFrom w:id="1119" w:author="Raul García Fernández" w:date="2017-06-30T18:00:00Z"/>
              </w:rPr>
            </w:pPr>
            <w:moveFromRangeStart w:id="1120" w:author="Raul García Fernández" w:date="2017-06-30T18:00:00Z" w:name="move486608955"/>
            <w:moveFrom w:id="1121" w:author="Raul García Fernández" w:date="2017-06-30T18:00:00Z">
              <w:del w:id="1122" w:author="Raul García Fernández" w:date="2017-07-10T20:39:00Z">
                <w:r w:rsidDel="00D52F31">
                  <w:delText>ID</w:delText>
                </w:r>
              </w:del>
            </w:moveFrom>
          </w:p>
        </w:tc>
        <w:tc>
          <w:tcPr>
            <w:tcW w:w="4322" w:type="dxa"/>
          </w:tcPr>
          <w:p w14:paraId="5B335817" w14:textId="712CC7A4" w:rsidR="00A74F94" w:rsidDel="00D52F31" w:rsidRDefault="00A74F94" w:rsidP="003F5445">
            <w:pPr>
              <w:cnfStyle w:val="100000000000" w:firstRow="1" w:lastRow="0" w:firstColumn="0" w:lastColumn="0" w:oddVBand="0" w:evenVBand="0" w:oddHBand="0" w:evenHBand="0" w:firstRowFirstColumn="0" w:firstRowLastColumn="0" w:lastRowFirstColumn="0" w:lastRowLastColumn="0"/>
              <w:rPr>
                <w:del w:id="1123" w:author="Raul García Fernández" w:date="2017-07-10T20:39:00Z"/>
                <w:moveFrom w:id="1124" w:author="Raul García Fernández" w:date="2017-06-30T18:00:00Z"/>
              </w:rPr>
            </w:pPr>
            <w:moveFrom w:id="1125" w:author="Raul García Fernández" w:date="2017-06-30T18:00:00Z">
              <w:del w:id="1126" w:author="Raul García Fernández" w:date="2017-07-10T20:39:00Z">
                <w:r w:rsidDel="00D52F31">
                  <w:delText>CU 3.6</w:delText>
                </w:r>
              </w:del>
            </w:moveFrom>
          </w:p>
        </w:tc>
      </w:tr>
      <w:tr w:rsidR="00A74F94" w:rsidDel="00D52F31" w14:paraId="004B120E" w14:textId="0C8D636E" w:rsidTr="008E360A">
        <w:trPr>
          <w:cnfStyle w:val="000000100000" w:firstRow="0" w:lastRow="0" w:firstColumn="0" w:lastColumn="0" w:oddVBand="0" w:evenVBand="0" w:oddHBand="1" w:evenHBand="0" w:firstRowFirstColumn="0" w:firstRowLastColumn="0" w:lastRowFirstColumn="0" w:lastRowLastColumn="0"/>
          <w:del w:id="1127" w:author="Raul García Fernández" w:date="2017-07-10T20:39:00Z"/>
        </w:trPr>
        <w:tc>
          <w:tcPr>
            <w:cnfStyle w:val="001000000000" w:firstRow="0" w:lastRow="0" w:firstColumn="1" w:lastColumn="0" w:oddVBand="0" w:evenVBand="0" w:oddHBand="0" w:evenHBand="0" w:firstRowFirstColumn="0" w:firstRowLastColumn="0" w:lastRowFirstColumn="0" w:lastRowLastColumn="0"/>
            <w:tcW w:w="4322" w:type="dxa"/>
          </w:tcPr>
          <w:p w14:paraId="094D6449" w14:textId="6F96D1C0" w:rsidR="00A74F94" w:rsidDel="00D52F31" w:rsidRDefault="00A74F94" w:rsidP="003F5445">
            <w:pPr>
              <w:rPr>
                <w:del w:id="1128" w:author="Raul García Fernández" w:date="2017-07-10T20:39:00Z"/>
                <w:moveFrom w:id="1129" w:author="Raul García Fernández" w:date="2017-06-30T18:00:00Z"/>
              </w:rPr>
            </w:pPr>
            <w:moveFrom w:id="1130" w:author="Raul García Fernández" w:date="2017-06-30T18:00:00Z">
              <w:del w:id="1131" w:author="Raul García Fernández" w:date="2017-07-10T20:39:00Z">
                <w:r w:rsidDel="00D52F31">
                  <w:delText>Actor</w:delText>
                </w:r>
              </w:del>
            </w:moveFrom>
          </w:p>
        </w:tc>
        <w:tc>
          <w:tcPr>
            <w:tcW w:w="4322" w:type="dxa"/>
          </w:tcPr>
          <w:p w14:paraId="790CEF73" w14:textId="07F9931D" w:rsidR="00A74F94" w:rsidDel="00D52F31" w:rsidRDefault="00571485" w:rsidP="003F5445">
            <w:pPr>
              <w:cnfStyle w:val="000000100000" w:firstRow="0" w:lastRow="0" w:firstColumn="0" w:lastColumn="0" w:oddVBand="0" w:evenVBand="0" w:oddHBand="1" w:evenHBand="0" w:firstRowFirstColumn="0" w:firstRowLastColumn="0" w:lastRowFirstColumn="0" w:lastRowLastColumn="0"/>
              <w:rPr>
                <w:del w:id="1132" w:author="Raul García Fernández" w:date="2017-07-10T20:39:00Z"/>
                <w:moveFrom w:id="1133" w:author="Raul García Fernández" w:date="2017-06-30T18:00:00Z"/>
              </w:rPr>
            </w:pPr>
            <w:moveFrom w:id="1134" w:author="Raul García Fernández" w:date="2017-06-30T18:00:00Z">
              <w:del w:id="1135" w:author="Raul García Fernández" w:date="2017-07-10T20:39:00Z">
                <w:r w:rsidDel="00D52F31">
                  <w:delText>Usuario</w:delText>
                </w:r>
              </w:del>
            </w:moveFrom>
          </w:p>
        </w:tc>
      </w:tr>
      <w:tr w:rsidR="00A74F94" w:rsidDel="00D52F31" w14:paraId="1F728534" w14:textId="5842A87B" w:rsidTr="008E360A">
        <w:trPr>
          <w:del w:id="1136" w:author="Raul García Fernández" w:date="2017-07-10T20:39:00Z"/>
        </w:trPr>
        <w:tc>
          <w:tcPr>
            <w:cnfStyle w:val="001000000000" w:firstRow="0" w:lastRow="0" w:firstColumn="1" w:lastColumn="0" w:oddVBand="0" w:evenVBand="0" w:oddHBand="0" w:evenHBand="0" w:firstRowFirstColumn="0" w:firstRowLastColumn="0" w:lastRowFirstColumn="0" w:lastRowLastColumn="0"/>
            <w:tcW w:w="4322" w:type="dxa"/>
          </w:tcPr>
          <w:p w14:paraId="5B005F8D" w14:textId="272C26AA" w:rsidR="00A74F94" w:rsidDel="00D52F31" w:rsidRDefault="00A74F94" w:rsidP="003F5445">
            <w:pPr>
              <w:rPr>
                <w:del w:id="1137" w:author="Raul García Fernández" w:date="2017-07-10T20:39:00Z"/>
                <w:moveFrom w:id="1138" w:author="Raul García Fernández" w:date="2017-06-30T18:00:00Z"/>
              </w:rPr>
            </w:pPr>
            <w:moveFrom w:id="1139" w:author="Raul García Fernández" w:date="2017-06-30T18:00:00Z">
              <w:del w:id="1140" w:author="Raul García Fernández" w:date="2017-07-10T20:39:00Z">
                <w:r w:rsidDel="00D52F31">
                  <w:delText>Nombre</w:delText>
                </w:r>
              </w:del>
            </w:moveFrom>
          </w:p>
        </w:tc>
        <w:tc>
          <w:tcPr>
            <w:tcW w:w="4322" w:type="dxa"/>
          </w:tcPr>
          <w:p w14:paraId="385E9478" w14:textId="63D407F8" w:rsidR="00A74F94" w:rsidDel="00D52F31" w:rsidRDefault="00571485" w:rsidP="003F5445">
            <w:pPr>
              <w:cnfStyle w:val="000000000000" w:firstRow="0" w:lastRow="0" w:firstColumn="0" w:lastColumn="0" w:oddVBand="0" w:evenVBand="0" w:oddHBand="0" w:evenHBand="0" w:firstRowFirstColumn="0" w:firstRowLastColumn="0" w:lastRowFirstColumn="0" w:lastRowLastColumn="0"/>
              <w:rPr>
                <w:del w:id="1141" w:author="Raul García Fernández" w:date="2017-07-10T20:39:00Z"/>
                <w:moveFrom w:id="1142" w:author="Raul García Fernández" w:date="2017-06-30T18:00:00Z"/>
              </w:rPr>
            </w:pPr>
            <w:moveFrom w:id="1143" w:author="Raul García Fernández" w:date="2017-06-30T18:00:00Z">
              <w:del w:id="1144" w:author="Raul García Fernández" w:date="2017-07-10T20:39:00Z">
                <w:r w:rsidDel="00D52F31">
                  <w:delText>Añadir Proyecto</w:delText>
                </w:r>
              </w:del>
            </w:moveFrom>
          </w:p>
        </w:tc>
      </w:tr>
      <w:tr w:rsidR="00A74F94" w:rsidDel="00D52F31" w14:paraId="2B495C06" w14:textId="76C89369" w:rsidTr="008E360A">
        <w:trPr>
          <w:cnfStyle w:val="000000100000" w:firstRow="0" w:lastRow="0" w:firstColumn="0" w:lastColumn="0" w:oddVBand="0" w:evenVBand="0" w:oddHBand="1" w:evenHBand="0" w:firstRowFirstColumn="0" w:firstRowLastColumn="0" w:lastRowFirstColumn="0" w:lastRowLastColumn="0"/>
          <w:del w:id="1145" w:author="Raul García Fernández" w:date="2017-07-10T20:39:00Z"/>
        </w:trPr>
        <w:tc>
          <w:tcPr>
            <w:cnfStyle w:val="001000000000" w:firstRow="0" w:lastRow="0" w:firstColumn="1" w:lastColumn="0" w:oddVBand="0" w:evenVBand="0" w:oddHBand="0" w:evenHBand="0" w:firstRowFirstColumn="0" w:firstRowLastColumn="0" w:lastRowFirstColumn="0" w:lastRowLastColumn="0"/>
            <w:tcW w:w="4322" w:type="dxa"/>
          </w:tcPr>
          <w:p w14:paraId="076CEBEB" w14:textId="10466C66" w:rsidR="00A74F94" w:rsidDel="00D52F31" w:rsidRDefault="00A74F94" w:rsidP="003F5445">
            <w:pPr>
              <w:rPr>
                <w:del w:id="1146" w:author="Raul García Fernández" w:date="2017-07-10T20:39:00Z"/>
                <w:moveFrom w:id="1147" w:author="Raul García Fernández" w:date="2017-06-30T18:00:00Z"/>
              </w:rPr>
            </w:pPr>
            <w:moveFrom w:id="1148" w:author="Raul García Fernández" w:date="2017-06-30T18:00:00Z">
              <w:del w:id="1149" w:author="Raul García Fernández" w:date="2017-07-10T20:39:00Z">
                <w:r w:rsidDel="00D52F31">
                  <w:delText>Objetivo</w:delText>
                </w:r>
              </w:del>
            </w:moveFrom>
          </w:p>
        </w:tc>
        <w:tc>
          <w:tcPr>
            <w:tcW w:w="4322" w:type="dxa"/>
          </w:tcPr>
          <w:p w14:paraId="78A3498B" w14:textId="78B9463D" w:rsidR="00A74F94" w:rsidDel="00D52F31" w:rsidRDefault="00571485" w:rsidP="003F5445">
            <w:pPr>
              <w:cnfStyle w:val="000000100000" w:firstRow="0" w:lastRow="0" w:firstColumn="0" w:lastColumn="0" w:oddVBand="0" w:evenVBand="0" w:oddHBand="1" w:evenHBand="0" w:firstRowFirstColumn="0" w:firstRowLastColumn="0" w:lastRowFirstColumn="0" w:lastRowLastColumn="0"/>
              <w:rPr>
                <w:del w:id="1150" w:author="Raul García Fernández" w:date="2017-07-10T20:39:00Z"/>
                <w:moveFrom w:id="1151" w:author="Raul García Fernández" w:date="2017-06-30T18:00:00Z"/>
              </w:rPr>
            </w:pPr>
            <w:moveFrom w:id="1152" w:author="Raul García Fernández" w:date="2017-06-30T18:00:00Z">
              <w:del w:id="1153" w:author="Raul García Fernández" w:date="2017-07-10T20:39:00Z">
                <w:r w:rsidDel="00D52F31">
                  <w:delText>Añadir un proyecto a un grupo</w:delText>
                </w:r>
              </w:del>
            </w:moveFrom>
          </w:p>
        </w:tc>
      </w:tr>
      <w:tr w:rsidR="00A74F94" w:rsidDel="00D52F31" w14:paraId="60E1A333" w14:textId="758D6C03" w:rsidTr="008E360A">
        <w:trPr>
          <w:del w:id="1154" w:author="Raul García Fernández" w:date="2017-07-10T20:39:00Z"/>
        </w:trPr>
        <w:tc>
          <w:tcPr>
            <w:cnfStyle w:val="001000000000" w:firstRow="0" w:lastRow="0" w:firstColumn="1" w:lastColumn="0" w:oddVBand="0" w:evenVBand="0" w:oddHBand="0" w:evenHBand="0" w:firstRowFirstColumn="0" w:firstRowLastColumn="0" w:lastRowFirstColumn="0" w:lastRowLastColumn="0"/>
            <w:tcW w:w="4322" w:type="dxa"/>
          </w:tcPr>
          <w:p w14:paraId="385C15D7" w14:textId="07CC09BA" w:rsidR="00A74F94" w:rsidDel="00D52F31" w:rsidRDefault="00A74F94" w:rsidP="003F5445">
            <w:pPr>
              <w:rPr>
                <w:del w:id="1155" w:author="Raul García Fernández" w:date="2017-07-10T20:39:00Z"/>
                <w:moveFrom w:id="1156" w:author="Raul García Fernández" w:date="2017-06-30T18:00:00Z"/>
              </w:rPr>
            </w:pPr>
            <w:moveFrom w:id="1157" w:author="Raul García Fernández" w:date="2017-06-30T18:00:00Z">
              <w:del w:id="1158" w:author="Raul García Fernández" w:date="2017-07-10T20:39:00Z">
                <w:r w:rsidDel="00D52F31">
                  <w:delText>Flujo</w:delText>
                </w:r>
              </w:del>
            </w:moveFrom>
          </w:p>
        </w:tc>
        <w:tc>
          <w:tcPr>
            <w:tcW w:w="4322" w:type="dxa"/>
          </w:tcPr>
          <w:p w14:paraId="3FBEB3C5" w14:textId="7A710366" w:rsidR="00A74F94" w:rsidDel="00D52F31"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del w:id="1159" w:author="Raul García Fernández" w:date="2017-07-10T20:39:00Z"/>
                <w:moveFrom w:id="1160" w:author="Raul García Fernández" w:date="2017-06-30T18:00:00Z"/>
              </w:rPr>
            </w:pPr>
            <w:moveFrom w:id="1161" w:author="Raul García Fernández" w:date="2017-06-30T18:00:00Z">
              <w:del w:id="1162" w:author="Raul García Fernández" w:date="2017-07-10T20:39:00Z">
                <w:r w:rsidDel="00D52F31">
                  <w:delText>El usuario solicita introducir un proyecto en un grupo determinado.</w:delText>
                </w:r>
              </w:del>
            </w:moveFrom>
          </w:p>
          <w:p w14:paraId="12035E2B" w14:textId="7342D708" w:rsidR="00571485" w:rsidDel="00D52F31"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del w:id="1163" w:author="Raul García Fernández" w:date="2017-07-10T20:39:00Z"/>
                <w:moveFrom w:id="1164" w:author="Raul García Fernández" w:date="2017-06-30T18:00:00Z"/>
              </w:rPr>
            </w:pPr>
            <w:moveFrom w:id="1165" w:author="Raul García Fernández" w:date="2017-06-30T18:00:00Z">
              <w:del w:id="1166" w:author="Raul García Fernández" w:date="2017-07-10T20:39:00Z">
                <w:r w:rsidDel="00D52F31">
                  <w:delText>El sistema comprueba si es el miembro del grupo o si tiene permisos.</w:delText>
                </w:r>
              </w:del>
            </w:moveFrom>
          </w:p>
          <w:p w14:paraId="264043AE" w14:textId="4BC4FCB6" w:rsidR="00571485" w:rsidDel="00D52F31"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del w:id="1167" w:author="Raul García Fernández" w:date="2017-07-10T20:39:00Z"/>
                <w:moveFrom w:id="1168" w:author="Raul García Fernández" w:date="2017-06-30T18:00:00Z"/>
              </w:rPr>
            </w:pPr>
            <w:moveFrom w:id="1169" w:author="Raul García Fernández" w:date="2017-06-30T18:00:00Z">
              <w:del w:id="1170" w:author="Raul García Fernández" w:date="2017-07-10T20:39:00Z">
                <w:r w:rsidDel="00D52F31">
                  <w:delText>El sistema pregunta al usuario si desea enlazar un proyecto nuevo o uno existente.</w:delText>
                </w:r>
              </w:del>
            </w:moveFrom>
          </w:p>
          <w:p w14:paraId="0A713C90" w14:textId="5AD2E1AB" w:rsidR="00571485" w:rsidDel="00D52F31"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del w:id="1171" w:author="Raul García Fernández" w:date="2017-07-10T20:39:00Z"/>
                <w:moveFrom w:id="1172" w:author="Raul García Fernández" w:date="2017-06-30T18:00:00Z"/>
              </w:rPr>
            </w:pPr>
            <w:moveFrom w:id="1173" w:author="Raul García Fernández" w:date="2017-06-30T18:00:00Z">
              <w:del w:id="1174" w:author="Raul García Fernández" w:date="2017-07-10T20:39:00Z">
                <w:r w:rsidDel="00D52F31">
                  <w:delText>El usuario elige la respuesta.</w:delText>
                </w:r>
              </w:del>
            </w:moveFrom>
          </w:p>
          <w:p w14:paraId="352D0554" w14:textId="6D318AA0" w:rsidR="00571485" w:rsidDel="00D52F31" w:rsidRDefault="00571485" w:rsidP="00571485">
            <w:pPr>
              <w:pStyle w:val="Prrafodelista"/>
              <w:numPr>
                <w:ilvl w:val="1"/>
                <w:numId w:val="3"/>
              </w:numPr>
              <w:cnfStyle w:val="000000000000" w:firstRow="0" w:lastRow="0" w:firstColumn="0" w:lastColumn="0" w:oddVBand="0" w:evenVBand="0" w:oddHBand="0" w:evenHBand="0" w:firstRowFirstColumn="0" w:firstRowLastColumn="0" w:lastRowFirstColumn="0" w:lastRowLastColumn="0"/>
              <w:rPr>
                <w:del w:id="1175" w:author="Raul García Fernández" w:date="2017-07-10T20:39:00Z"/>
                <w:moveFrom w:id="1176" w:author="Raul García Fernández" w:date="2017-06-30T18:00:00Z"/>
              </w:rPr>
            </w:pPr>
            <w:moveFrom w:id="1177" w:author="Raul García Fernández" w:date="2017-06-30T18:00:00Z">
              <w:del w:id="1178" w:author="Raul García Fernández" w:date="2017-07-10T20:39:00Z">
                <w:r w:rsidDel="00D52F31">
                  <w:delText xml:space="preserve">Si el usuario elige </w:delText>
                </w:r>
                <w:r w:rsidR="0076131C" w:rsidDel="00D52F31">
                  <w:delText>un nuevo proyecto, se le pasa</w:delText>
                </w:r>
                <w:r w:rsidDel="00D52F31">
                  <w:delText xml:space="preserve"> al caso de uso de creación de proyecto.</w:delText>
                </w:r>
              </w:del>
            </w:moveFrom>
          </w:p>
          <w:p w14:paraId="1B323704" w14:textId="35CB1DF6" w:rsidR="00571485" w:rsidDel="00D52F31"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del w:id="1179" w:author="Raul García Fernández" w:date="2017-07-10T20:39:00Z"/>
                <w:moveFrom w:id="1180" w:author="Raul García Fernández" w:date="2017-06-30T18:00:00Z"/>
              </w:rPr>
            </w:pPr>
            <w:moveFrom w:id="1181" w:author="Raul García Fernández" w:date="2017-06-30T18:00:00Z">
              <w:del w:id="1182" w:author="Raul García Fernández" w:date="2017-07-10T20:39:00Z">
                <w:r w:rsidDel="00D52F31">
                  <w:delText>El sistema brinda la lista de los proyectos propietarios del usuario.</w:delText>
                </w:r>
              </w:del>
            </w:moveFrom>
          </w:p>
          <w:p w14:paraId="70756393" w14:textId="59093E22" w:rsidR="00571485" w:rsidDel="00D52F31" w:rsidRDefault="00571485" w:rsidP="00571485">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del w:id="1183" w:author="Raul García Fernández" w:date="2017-07-10T20:39:00Z"/>
                <w:moveFrom w:id="1184" w:author="Raul García Fernández" w:date="2017-06-30T18:00:00Z"/>
              </w:rPr>
            </w:pPr>
            <w:moveFrom w:id="1185" w:author="Raul García Fernández" w:date="2017-06-30T18:00:00Z">
              <w:del w:id="1186" w:author="Raul García Fernández" w:date="2017-07-10T20:39:00Z">
                <w:r w:rsidDel="00D52F31">
                  <w:delText xml:space="preserve">El usuario </w:delText>
                </w:r>
                <w:r w:rsidR="003C3EAA" w:rsidDel="00D52F31">
                  <w:delText>elegirá</w:delText>
                </w:r>
                <w:r w:rsidDel="00D52F31">
                  <w:delText xml:space="preserve"> uno y se lo </w:delText>
                </w:r>
                <w:r w:rsidR="00E33521" w:rsidDel="00D52F31">
                  <w:delText>notificará</w:delText>
                </w:r>
                <w:r w:rsidDel="00D52F31">
                  <w:delText xml:space="preserve"> al sistema.</w:delText>
                </w:r>
              </w:del>
            </w:moveFrom>
          </w:p>
          <w:p w14:paraId="6279F769" w14:textId="3D5355EE" w:rsidR="00EA267F" w:rsidDel="00D52F31" w:rsidRDefault="00571485" w:rsidP="00EA267F">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del w:id="1187" w:author="Raul García Fernández" w:date="2017-07-10T20:39:00Z"/>
                <w:moveFrom w:id="1188" w:author="Raul García Fernández" w:date="2017-06-30T18:00:00Z"/>
              </w:rPr>
            </w:pPr>
            <w:moveFrom w:id="1189" w:author="Raul García Fernández" w:date="2017-06-30T18:00:00Z">
              <w:del w:id="1190" w:author="Raul García Fernández" w:date="2017-07-10T20:39:00Z">
                <w:r w:rsidDel="00D52F31">
                  <w:delText xml:space="preserve">El sistema </w:delText>
                </w:r>
                <w:r w:rsidR="003C3EAA" w:rsidDel="00D52F31">
                  <w:delText>introducirá en</w:delText>
                </w:r>
                <w:r w:rsidDel="00D52F31">
                  <w:delText xml:space="preserve"> el grupo el proyecto que sea crear.</w:delText>
                </w:r>
                <w:r w:rsidR="00EA267F" w:rsidDel="00D52F31">
                  <w:delText xml:space="preserve"> Todos los usuarios a partir de ahora podrán visualizar el proyecto.</w:delText>
                </w:r>
              </w:del>
            </w:moveFrom>
          </w:p>
          <w:p w14:paraId="7C155E78" w14:textId="0EE9CFE3" w:rsidR="00EA267F" w:rsidDel="00D52F31" w:rsidRDefault="0076131C" w:rsidP="00EA267F">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del w:id="1191" w:author="Raul García Fernández" w:date="2017-07-10T20:39:00Z"/>
                <w:moveFrom w:id="1192" w:author="Raul García Fernández" w:date="2017-06-30T18:00:00Z"/>
              </w:rPr>
            </w:pPr>
            <w:moveFrom w:id="1193" w:author="Raul García Fernández" w:date="2017-06-30T18:00:00Z">
              <w:del w:id="1194" w:author="Raul García Fernández" w:date="2017-07-10T20:39:00Z">
                <w:r w:rsidDel="00D52F31">
                  <w:delText>El sistema avisará</w:delText>
                </w:r>
                <w:r w:rsidR="00EA267F" w:rsidDel="00D52F31">
                  <w:delText xml:space="preserve"> al usuario que la acción se ha ejecutado correctamente.</w:delText>
                </w:r>
              </w:del>
            </w:moveFrom>
          </w:p>
          <w:p w14:paraId="5AD60DF0" w14:textId="399DCB4F" w:rsidR="00571485" w:rsidDel="00D52F31" w:rsidRDefault="00571485" w:rsidP="00571485">
            <w:pPr>
              <w:pStyle w:val="Prrafodelista"/>
              <w:cnfStyle w:val="000000000000" w:firstRow="0" w:lastRow="0" w:firstColumn="0" w:lastColumn="0" w:oddVBand="0" w:evenVBand="0" w:oddHBand="0" w:evenHBand="0" w:firstRowFirstColumn="0" w:firstRowLastColumn="0" w:lastRowFirstColumn="0" w:lastRowLastColumn="0"/>
              <w:rPr>
                <w:del w:id="1195" w:author="Raul García Fernández" w:date="2017-07-10T20:39:00Z"/>
                <w:moveFrom w:id="1196" w:author="Raul García Fernández" w:date="2017-06-30T18:00:00Z"/>
              </w:rPr>
            </w:pPr>
          </w:p>
        </w:tc>
      </w:tr>
      <w:tr w:rsidR="00A74F94" w:rsidDel="00D52F31" w14:paraId="36DE66D4" w14:textId="6CD25FA2" w:rsidTr="008E360A">
        <w:trPr>
          <w:cnfStyle w:val="000000100000" w:firstRow="0" w:lastRow="0" w:firstColumn="0" w:lastColumn="0" w:oddVBand="0" w:evenVBand="0" w:oddHBand="1" w:evenHBand="0" w:firstRowFirstColumn="0" w:firstRowLastColumn="0" w:lastRowFirstColumn="0" w:lastRowLastColumn="0"/>
          <w:trHeight w:val="6989"/>
          <w:del w:id="1197" w:author="Raul García Fernández" w:date="2017-07-10T20:39:00Z"/>
        </w:trPr>
        <w:tc>
          <w:tcPr>
            <w:cnfStyle w:val="001000000000" w:firstRow="0" w:lastRow="0" w:firstColumn="1" w:lastColumn="0" w:oddVBand="0" w:evenVBand="0" w:oddHBand="0" w:evenHBand="0" w:firstRowFirstColumn="0" w:firstRowLastColumn="0" w:lastRowFirstColumn="0" w:lastRowLastColumn="0"/>
            <w:tcW w:w="4322" w:type="dxa"/>
          </w:tcPr>
          <w:p w14:paraId="4B3ED4C3" w14:textId="4D75B8E2" w:rsidR="00A74F94" w:rsidDel="00D52F31" w:rsidRDefault="00A74F94" w:rsidP="003F5445">
            <w:pPr>
              <w:rPr>
                <w:del w:id="1198" w:author="Raul García Fernández" w:date="2017-07-10T20:39:00Z"/>
                <w:moveFrom w:id="1199" w:author="Raul García Fernández" w:date="2017-06-30T18:00:00Z"/>
              </w:rPr>
            </w:pPr>
            <w:moveFrom w:id="1200" w:author="Raul García Fernández" w:date="2017-06-30T18:00:00Z">
              <w:del w:id="1201" w:author="Raul García Fernández" w:date="2017-07-10T20:39:00Z">
                <w:r w:rsidDel="00D52F31">
                  <w:delText>Excepciones</w:delText>
                </w:r>
              </w:del>
            </w:moveFrom>
          </w:p>
        </w:tc>
        <w:tc>
          <w:tcPr>
            <w:tcW w:w="4322" w:type="dxa"/>
          </w:tcPr>
          <w:p w14:paraId="447512A2" w14:textId="708CB22C" w:rsidR="00571485" w:rsidDel="00D52F31"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del w:id="1202" w:author="Raul García Fernández" w:date="2017-07-10T20:39:00Z"/>
                <w:moveFrom w:id="1203" w:author="Raul García Fernández" w:date="2017-06-30T18:00:00Z"/>
              </w:rPr>
            </w:pPr>
            <w:moveFrom w:id="1204" w:author="Raul García Fernández" w:date="2017-06-30T18:00:00Z">
              <w:del w:id="1205" w:author="Raul García Fernández" w:date="2017-07-10T20:39:00Z">
                <w:r w:rsidDel="00D52F31">
                  <w:delText>El usuario no es dueño, ni tiene permisos para comparti</w:delText>
                </w:r>
                <w:r w:rsidR="0076131C" w:rsidDel="00D52F31">
                  <w:delText>r el grupo. El sistema informará</w:delText>
                </w:r>
                <w:r w:rsidDel="00D52F31">
                  <w:delText xml:space="preserve"> al usuario de qu</w:delText>
                </w:r>
                <w:r w:rsidR="0076131C" w:rsidDel="00D52F31">
                  <w:delText>e no puede realizar la acción o simplemente, bloqueará</w:delText>
                </w:r>
                <w:r w:rsidDel="00D52F31">
                  <w:delText xml:space="preserve"> la acción para que no pueda ser realizada por el usuario. </w:delText>
                </w:r>
              </w:del>
            </w:moveFrom>
          </w:p>
          <w:p w14:paraId="5A58A9DD" w14:textId="7E6C8092" w:rsidR="00A74F94" w:rsidDel="00D52F31"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del w:id="1206" w:author="Raul García Fernández" w:date="2017-07-10T20:39:00Z"/>
                <w:moveFrom w:id="1207" w:author="Raul García Fernández" w:date="2017-06-30T18:00:00Z"/>
              </w:rPr>
            </w:pPr>
            <w:moveFrom w:id="1208" w:author="Raul García Fernández" w:date="2017-06-30T18:00:00Z">
              <w:del w:id="1209" w:author="Raul García Fernández" w:date="2017-07-10T20:39:00Z">
                <w:r w:rsidDel="00D52F31">
                  <w:delText>Fallo en la obtención de la lista de proyectos propietario</w:delText>
                </w:r>
                <w:r w:rsidR="0076131C" w:rsidDel="00D52F31">
                  <w:delText>s del usuario. El sistema pasará</w:delText>
                </w:r>
                <w:r w:rsidDel="00D52F31">
                  <w:delText xml:space="preserve"> al usuario al estado de crear un proyecto nuevo.</w:delText>
                </w:r>
              </w:del>
            </w:moveFrom>
          </w:p>
          <w:p w14:paraId="16797B66" w14:textId="7B28566A" w:rsidR="00571485" w:rsidDel="00D52F31" w:rsidRDefault="00781BE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del w:id="1210" w:author="Raul García Fernández" w:date="2017-07-10T20:39:00Z"/>
                <w:moveFrom w:id="1211" w:author="Raul García Fernández" w:date="2017-06-30T18:00:00Z"/>
              </w:rPr>
            </w:pPr>
            <w:moveFrom w:id="1212" w:author="Raul García Fernández" w:date="2017-06-30T18:00:00Z">
              <w:del w:id="1213" w:author="Raul García Fernández" w:date="2017-07-10T20:39:00Z">
                <w:r w:rsidDel="00D52F31">
                  <w:delText>Fallo en la entrada del proye</w:delText>
                </w:r>
                <w:r w:rsidR="0076131C" w:rsidDel="00D52F31">
                  <w:delText>cto al grupo. El sistema avisará</w:delText>
                </w:r>
                <w:r w:rsidDel="00D52F31">
                  <w:delText xml:space="preserve"> al usuario qu</w:delText>
                </w:r>
                <w:r w:rsidR="00037F8F" w:rsidDel="00D52F31">
                  <w:delText xml:space="preserve">e la </w:delText>
                </w:r>
                <w:r w:rsidR="003C3EAA" w:rsidDel="00D52F31">
                  <w:delText>anidación</w:delText>
                </w:r>
                <w:r w:rsidR="00037F8F" w:rsidDel="00D52F31">
                  <w:delText xml:space="preserve"> no se ha generado correctamente. Volverá al estado inicial del caso de uso.</w:delText>
                </w:r>
              </w:del>
            </w:moveFrom>
          </w:p>
          <w:p w14:paraId="4D7FB20C" w14:textId="38429171" w:rsidR="0073436E" w:rsidDel="00D52F31" w:rsidRDefault="0073436E"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del w:id="1214" w:author="Raul García Fernández" w:date="2017-07-10T20:39:00Z"/>
                <w:moveFrom w:id="1215" w:author="Raul García Fernández" w:date="2017-06-30T18:00:00Z"/>
              </w:rPr>
            </w:pPr>
            <w:moveFrom w:id="1216" w:author="Raul García Fernández" w:date="2017-06-30T18:00:00Z">
              <w:del w:id="1217" w:author="Raul García Fernández" w:date="2017-07-10T20:39:00Z">
                <w:r w:rsidDel="00D52F31">
                  <w:delText xml:space="preserve">Excepción </w:delText>
                </w:r>
                <w:r w:rsidRPr="00452109" w:rsidDel="00D52F31">
                  <w:rPr>
                    <w:b/>
                  </w:rPr>
                  <w:delText>CU 1.3</w:delText>
                </w:r>
                <w:r w:rsidDel="00D52F31">
                  <w:delText xml:space="preserve">. El sistema </w:delText>
                </w:r>
                <w:r w:rsidR="003C3EAA" w:rsidDel="00D52F31">
                  <w:delText>informará</w:delText>
                </w:r>
                <w:r w:rsidDel="00D52F31">
                  <w:delText xml:space="preserve"> al usuario de que no se podrá realizar la acción por fallo en el tiempo de sesión. El sistema no realiz</w:delText>
                </w:r>
                <w:r w:rsidR="0076131C" w:rsidDel="00D52F31">
                  <w:delText>ara la creación. Se transportará</w:delText>
                </w:r>
                <w:r w:rsidDel="00D52F31">
                  <w:delText xml:space="preserve"> al usuario a solicitar de nuevo su identidad.</w:delText>
                </w:r>
              </w:del>
            </w:moveFrom>
          </w:p>
        </w:tc>
      </w:tr>
      <w:moveFromRangeEnd w:id="1120"/>
    </w:tbl>
    <w:p w14:paraId="0D1B9F25" w14:textId="77777777" w:rsidR="006B0227" w:rsidDel="00003005" w:rsidRDefault="006B0227" w:rsidP="00683274">
      <w:pPr>
        <w:rPr>
          <w:del w:id="1218" w:author="Raul García Fernández" w:date="2017-06-30T17:59:00Z"/>
        </w:rPr>
      </w:pPr>
    </w:p>
    <w:p w14:paraId="77B516E5" w14:textId="77777777" w:rsidR="00E33521" w:rsidDel="00003005" w:rsidRDefault="00E33521" w:rsidP="00683274">
      <w:pPr>
        <w:rPr>
          <w:del w:id="1219" w:author="Raul García Fernández" w:date="2017-06-30T17:59:00Z"/>
        </w:rPr>
      </w:pPr>
    </w:p>
    <w:p w14:paraId="793C41D4" w14:textId="77777777" w:rsidR="00E33521" w:rsidDel="00003005" w:rsidRDefault="00E33521" w:rsidP="00683274">
      <w:pPr>
        <w:rPr>
          <w:del w:id="1220" w:author="Raul García Fernández" w:date="2017-06-30T17:59:00Z"/>
        </w:rPr>
      </w:pPr>
    </w:p>
    <w:p w14:paraId="17B65EED" w14:textId="77777777" w:rsidR="00E33521" w:rsidRDefault="00E33521" w:rsidP="00683274"/>
    <w:p w14:paraId="4A6455C8" w14:textId="46553CBE" w:rsidR="00E33521" w:rsidRPr="00E33521" w:rsidRDefault="00552B9F" w:rsidP="00E33521">
      <w:pPr>
        <w:pStyle w:val="Descripcin"/>
        <w:keepNext/>
      </w:pPr>
      <w:bookmarkStart w:id="1221" w:name="_Toc479072887"/>
      <w:bookmarkStart w:id="1222" w:name="_Toc479328497"/>
      <w:bookmarkStart w:id="1223" w:name="_Toc487482834"/>
      <w:r>
        <w:t xml:space="preserve">Tabla </w:t>
      </w:r>
      <w:ins w:id="1224"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225"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226" w:author="Raul García Fernández" w:date="2017-07-10T20:50:00Z">
        <w:r w:rsidR="009D59D5">
          <w:rPr>
            <w:noProof/>
          </w:rPr>
          <w:t>11</w:t>
        </w:r>
      </w:ins>
      <w:ins w:id="1227" w:author="Raul García Fernández" w:date="2017-06-30T18:00:00Z">
        <w:r w:rsidR="00003005">
          <w:fldChar w:fldCharType="end"/>
        </w:r>
      </w:ins>
      <w:del w:id="1228"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12</w:delText>
        </w:r>
        <w:r w:rsidR="008D0F98" w:rsidDel="00003005">
          <w:rPr>
            <w:noProof/>
          </w:rPr>
          <w:fldChar w:fldCharType="end"/>
        </w:r>
      </w:del>
      <w:r>
        <w:t xml:space="preserve"> (Eliminación de grupo)</w:t>
      </w:r>
      <w:bookmarkEnd w:id="1221"/>
      <w:bookmarkEnd w:id="1222"/>
      <w:bookmarkEnd w:id="1223"/>
    </w:p>
    <w:tbl>
      <w:tblPr>
        <w:tblStyle w:val="Tabladecuadrcula4"/>
        <w:tblW w:w="0" w:type="auto"/>
        <w:tblLook w:val="04A0" w:firstRow="1" w:lastRow="0" w:firstColumn="1" w:lastColumn="0" w:noHBand="0" w:noVBand="1"/>
      </w:tblPr>
      <w:tblGrid>
        <w:gridCol w:w="4233"/>
        <w:gridCol w:w="4261"/>
      </w:tblGrid>
      <w:tr w:rsidR="00A74F94" w14:paraId="60665262"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63BAF87" w14:textId="77777777" w:rsidR="00A74F94" w:rsidRDefault="00A74F94" w:rsidP="003F5445">
            <w:r>
              <w:t>ID</w:t>
            </w:r>
          </w:p>
        </w:tc>
        <w:tc>
          <w:tcPr>
            <w:tcW w:w="4322" w:type="dxa"/>
          </w:tcPr>
          <w:p w14:paraId="3AC987AA" w14:textId="77777777" w:rsidR="00A74F94" w:rsidRDefault="00A74F94" w:rsidP="003F5445">
            <w:pPr>
              <w:cnfStyle w:val="100000000000" w:firstRow="1" w:lastRow="0" w:firstColumn="0" w:lastColumn="0" w:oddVBand="0" w:evenVBand="0" w:oddHBand="0" w:evenHBand="0" w:firstRowFirstColumn="0" w:firstRowLastColumn="0" w:lastRowFirstColumn="0" w:lastRowLastColumn="0"/>
            </w:pPr>
            <w:r>
              <w:t>CU 3.7</w:t>
            </w:r>
          </w:p>
        </w:tc>
      </w:tr>
      <w:tr w:rsidR="00A74F94" w14:paraId="3C988B8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0735A55" w14:textId="77777777" w:rsidR="00A74F94" w:rsidRDefault="00A74F94" w:rsidP="003F5445">
            <w:r>
              <w:t>Actor</w:t>
            </w:r>
          </w:p>
        </w:tc>
        <w:tc>
          <w:tcPr>
            <w:tcW w:w="4322" w:type="dxa"/>
          </w:tcPr>
          <w:p w14:paraId="745D5BD2" w14:textId="77777777" w:rsidR="00A74F94" w:rsidRDefault="00037F8F"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14:paraId="643BA5E6"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32DF789" w14:textId="77777777" w:rsidR="00A74F94" w:rsidRDefault="00A74F94" w:rsidP="003F5445">
            <w:r>
              <w:t>Nombre</w:t>
            </w:r>
          </w:p>
        </w:tc>
        <w:tc>
          <w:tcPr>
            <w:tcW w:w="4322" w:type="dxa"/>
          </w:tcPr>
          <w:p w14:paraId="557E2AC5" w14:textId="6AEA2F76" w:rsidR="00A74F94" w:rsidRDefault="00037F8F" w:rsidP="003F5445">
            <w:pPr>
              <w:cnfStyle w:val="000000000000" w:firstRow="0" w:lastRow="0" w:firstColumn="0" w:lastColumn="0" w:oddVBand="0" w:evenVBand="0" w:oddHBand="0" w:evenHBand="0" w:firstRowFirstColumn="0" w:firstRowLastColumn="0" w:lastRowFirstColumn="0" w:lastRowLastColumn="0"/>
            </w:pPr>
            <w:del w:id="1229" w:author="Raul García Fernández" w:date="2017-06-30T18:00:00Z">
              <w:r w:rsidDel="00003005">
                <w:delText>Eliminación de</w:delText>
              </w:r>
            </w:del>
            <w:ins w:id="1230" w:author="Raul García Fernández" w:date="2017-06-30T18:00:00Z">
              <w:r w:rsidR="00003005">
                <w:t>Eliminar</w:t>
              </w:r>
            </w:ins>
            <w:r>
              <w:t xml:space="preserve"> grupo</w:t>
            </w:r>
          </w:p>
        </w:tc>
      </w:tr>
      <w:tr w:rsidR="00A74F94" w14:paraId="100B6ECD"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F585CB1" w14:textId="77777777" w:rsidR="00A74F94" w:rsidRDefault="00A74F94" w:rsidP="003F5445">
            <w:r>
              <w:t>Objetivo</w:t>
            </w:r>
          </w:p>
        </w:tc>
        <w:tc>
          <w:tcPr>
            <w:tcW w:w="4322" w:type="dxa"/>
          </w:tcPr>
          <w:p w14:paraId="5BE8E0F8" w14:textId="77777777" w:rsidR="00A74F94" w:rsidRDefault="00037F8F" w:rsidP="003F5445">
            <w:pPr>
              <w:cnfStyle w:val="000000100000" w:firstRow="0" w:lastRow="0" w:firstColumn="0" w:lastColumn="0" w:oddVBand="0" w:evenVBand="0" w:oddHBand="1" w:evenHBand="0" w:firstRowFirstColumn="0" w:firstRowLastColumn="0" w:lastRowFirstColumn="0" w:lastRowLastColumn="0"/>
            </w:pPr>
            <w:r>
              <w:t>El usuario solicita la eliminación de un grupo</w:t>
            </w:r>
          </w:p>
        </w:tc>
      </w:tr>
      <w:tr w:rsidR="00A74F94" w14:paraId="2ACC45FF" w14:textId="77777777" w:rsidTr="00E33521">
        <w:trPr>
          <w:trHeight w:val="5737"/>
        </w:trPr>
        <w:tc>
          <w:tcPr>
            <w:cnfStyle w:val="001000000000" w:firstRow="0" w:lastRow="0" w:firstColumn="1" w:lastColumn="0" w:oddVBand="0" w:evenVBand="0" w:oddHBand="0" w:evenHBand="0" w:firstRowFirstColumn="0" w:firstRowLastColumn="0" w:lastRowFirstColumn="0" w:lastRowLastColumn="0"/>
            <w:tcW w:w="4322" w:type="dxa"/>
          </w:tcPr>
          <w:p w14:paraId="21A666BF" w14:textId="77777777" w:rsidR="00A74F94" w:rsidRDefault="00A74F94" w:rsidP="003F5445">
            <w:r>
              <w:t>Flujo</w:t>
            </w:r>
          </w:p>
        </w:tc>
        <w:tc>
          <w:tcPr>
            <w:tcW w:w="4322" w:type="dxa"/>
          </w:tcPr>
          <w:p w14:paraId="07C070AD" w14:textId="77777777" w:rsidR="00A74F94"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la eliminación de un grupo determinado.</w:t>
            </w:r>
          </w:p>
          <w:p w14:paraId="7CAF54AA" w14:textId="77777777"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determina si es el miembro del grupo.</w:t>
            </w:r>
          </w:p>
          <w:p w14:paraId="6D500A52" w14:textId="77777777" w:rsidR="00037F8F" w:rsidRDefault="0076131C"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buscará</w:t>
            </w:r>
            <w:r w:rsidR="00037F8F">
              <w:t xml:space="preserve"> todos los subgrupos del grupo.</w:t>
            </w:r>
          </w:p>
          <w:p w14:paraId="32A8E2B4" w14:textId="77777777"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rea</w:t>
            </w:r>
            <w:r w:rsidR="0076131C">
              <w:t>lizará</w:t>
            </w:r>
            <w:r>
              <w:t xml:space="preserve"> la acción de eliminar grupo de forma recursiva en todos los subgrupos.</w:t>
            </w:r>
          </w:p>
          <w:p w14:paraId="140DD10F" w14:textId="77777777"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tras elimina</w:t>
            </w:r>
            <w:r w:rsidR="0076131C">
              <w:t>r todos los subgrupos, eliminará</w:t>
            </w:r>
            <w:r>
              <w:t xml:space="preserve"> todas las relaciones a proyectos y miembros.</w:t>
            </w:r>
          </w:p>
          <w:p w14:paraId="7119F2BB" w14:textId="77777777" w:rsidR="00037F8F" w:rsidRDefault="0076131C"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eliminará</w:t>
            </w:r>
            <w:r w:rsidR="00037F8F">
              <w:t xml:space="preserve"> la entidad grupo.</w:t>
            </w:r>
          </w:p>
          <w:p w14:paraId="0B81D850" w14:textId="77777777" w:rsidR="00037F8F" w:rsidRDefault="0076131C"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informará</w:t>
            </w:r>
            <w:r w:rsidR="00037F8F">
              <w:t xml:space="preserve"> al usuario de que la acción se ha realizado correctamente.</w:t>
            </w:r>
          </w:p>
          <w:p w14:paraId="0F542997" w14:textId="77777777" w:rsidR="00037F8F" w:rsidRDefault="00037F8F" w:rsidP="00037F8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será transportado al inicio del caso de uso.</w:t>
            </w:r>
          </w:p>
        </w:tc>
      </w:tr>
      <w:tr w:rsidR="00A74F94" w14:paraId="2B5F538A" w14:textId="77777777" w:rsidTr="00E33521">
        <w:trPr>
          <w:cnfStyle w:val="000000100000" w:firstRow="0" w:lastRow="0" w:firstColumn="0" w:lastColumn="0" w:oddVBand="0" w:evenVBand="0" w:oddHBand="1" w:evenHBand="0" w:firstRowFirstColumn="0" w:firstRowLastColumn="0" w:lastRowFirstColumn="0" w:lastRowLastColumn="0"/>
          <w:trHeight w:val="5099"/>
        </w:trPr>
        <w:tc>
          <w:tcPr>
            <w:cnfStyle w:val="001000000000" w:firstRow="0" w:lastRow="0" w:firstColumn="1" w:lastColumn="0" w:oddVBand="0" w:evenVBand="0" w:oddHBand="0" w:evenHBand="0" w:firstRowFirstColumn="0" w:firstRowLastColumn="0" w:lastRowFirstColumn="0" w:lastRowLastColumn="0"/>
            <w:tcW w:w="4322" w:type="dxa"/>
          </w:tcPr>
          <w:p w14:paraId="79A60DB1" w14:textId="77777777" w:rsidR="00A74F94" w:rsidRDefault="00A74F94" w:rsidP="003F5445">
            <w:r>
              <w:lastRenderedPageBreak/>
              <w:t>Excepciones</w:t>
            </w:r>
          </w:p>
        </w:tc>
        <w:tc>
          <w:tcPr>
            <w:tcW w:w="4322" w:type="dxa"/>
          </w:tcPr>
          <w:p w14:paraId="72683922" w14:textId="77777777" w:rsidR="00A74F94"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el miembro del grupo. El sistema detendrá la acción de inmediato. </w:t>
            </w:r>
          </w:p>
          <w:p w14:paraId="2364B4AE" w14:textId="77777777" w:rsidR="00037F8F"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cualquiera de los procesos de eliminación</w:t>
            </w:r>
            <w:r w:rsidR="0076131C">
              <w:t xml:space="preserve"> del grupo. El sistema informará</w:t>
            </w:r>
            <w:r>
              <w:t xml:space="preserve"> al usuario que la acción no se ha podido realizar correctamente. Se </w:t>
            </w:r>
            <w:r w:rsidR="003C3EAA">
              <w:t>transportará</w:t>
            </w:r>
            <w:r>
              <w:t xml:space="preserve"> al usuario al principio del caso de uso.</w:t>
            </w:r>
          </w:p>
          <w:p w14:paraId="69743D44" w14:textId="77777777"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w:t>
            </w:r>
            <w:r w:rsidR="0076131C">
              <w:t xml:space="preserve"> sesión. El sistema no realizará la eliminación. Se transportará</w:t>
            </w:r>
            <w:r>
              <w:t xml:space="preserve"> al usuario a solicitar de nuevo su identidad.</w:t>
            </w:r>
          </w:p>
        </w:tc>
      </w:tr>
    </w:tbl>
    <w:p w14:paraId="031495F3" w14:textId="77777777" w:rsidR="006B0227" w:rsidRDefault="006B0227" w:rsidP="00683274"/>
    <w:p w14:paraId="47C94353" w14:textId="77777777" w:rsidR="00EB5E49" w:rsidRDefault="00EB5E49" w:rsidP="00683274"/>
    <w:p w14:paraId="0F289BE7" w14:textId="77777777" w:rsidR="00EB5E49" w:rsidRPr="00683274" w:rsidRDefault="00E05A54" w:rsidP="00683274">
      <w:r>
        <w:br w:type="page"/>
      </w:r>
    </w:p>
    <w:p w14:paraId="23F1A1BF" w14:textId="77777777" w:rsidR="00552024" w:rsidRPr="00E05A54" w:rsidRDefault="003C3EAA" w:rsidP="00E05A54">
      <w:pPr>
        <w:pStyle w:val="Ttulo2"/>
        <w:numPr>
          <w:ilvl w:val="1"/>
          <w:numId w:val="1"/>
        </w:numPr>
        <w:rPr>
          <w:szCs w:val="56"/>
        </w:rPr>
      </w:pPr>
      <w:bookmarkStart w:id="1231" w:name="_Toc487482725"/>
      <w:r w:rsidRPr="00E05A54">
        <w:rPr>
          <w:szCs w:val="56"/>
        </w:rPr>
        <w:lastRenderedPageBreak/>
        <w:t>Gestión</w:t>
      </w:r>
      <w:r w:rsidR="00552024" w:rsidRPr="00E05A54">
        <w:rPr>
          <w:szCs w:val="56"/>
        </w:rPr>
        <w:t xml:space="preserve"> de proyectos</w:t>
      </w:r>
      <w:bookmarkEnd w:id="1231"/>
      <w:del w:id="1232" w:author="RAQUEL BLANCO AGUIRRE" w:date="2017-06-28T13:31:00Z">
        <w:r w:rsidR="00552024" w:rsidRPr="00E05A54" w:rsidDel="004116F0">
          <w:rPr>
            <w:szCs w:val="56"/>
          </w:rPr>
          <w:delText>:</w:delText>
        </w:r>
      </w:del>
    </w:p>
    <w:p w14:paraId="07D6D20A" w14:textId="77777777" w:rsidR="0020649B" w:rsidRDefault="0020649B" w:rsidP="0020649B"/>
    <w:commentRangeStart w:id="1233"/>
    <w:p w14:paraId="57447F35" w14:textId="2DBCDBD9" w:rsidR="003F5445" w:rsidRDefault="005C218D" w:rsidP="003F5445">
      <w:pPr>
        <w:keepNext/>
        <w:jc w:val="center"/>
      </w:pPr>
      <w:ins w:id="1234" w:author="Raul García Fernández" w:date="2017-06-30T18:06:00Z">
        <w:r>
          <w:object w:dxaOrig="9840" w:dyaOrig="5370" w14:anchorId="59C910E9">
            <v:shape id="_x0000_i1031" type="#_x0000_t75" style="width:425.25pt;height:231.75pt" o:ole="">
              <v:imagedata r:id="rId38" o:title=""/>
            </v:shape>
            <o:OLEObject Type="Embed" ProgID="Visio.Drawing.15" ShapeID="_x0000_i1031" DrawAspect="Content" ObjectID="_1561225053" r:id="rId39"/>
          </w:object>
        </w:r>
      </w:ins>
      <w:commentRangeEnd w:id="1233"/>
      <w:ins w:id="1235" w:author="Raul García Fernández" w:date="2017-06-30T18:06:00Z">
        <w:r w:rsidR="00DB3497">
          <w:rPr>
            <w:rStyle w:val="Refdecomentario"/>
          </w:rPr>
          <w:commentReference w:id="1233"/>
        </w:r>
      </w:ins>
      <w:commentRangeStart w:id="1236"/>
      <w:del w:id="1237" w:author="Raul García Fernández" w:date="2017-06-30T18:06:00Z">
        <w:r w:rsidR="003F5445" w:rsidRPr="003F5445" w:rsidDel="00DB3497">
          <w:rPr>
            <w:noProof/>
            <w:lang w:val="es-ES" w:eastAsia="es-ES"/>
          </w:rPr>
          <w:drawing>
            <wp:inline distT="0" distB="0" distL="0" distR="0" wp14:anchorId="50E41BCA" wp14:editId="1A130E75">
              <wp:extent cx="4962525" cy="346444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61942" cy="3464039"/>
                      </a:xfrm>
                      <a:prstGeom prst="rect">
                        <a:avLst/>
                      </a:prstGeom>
                    </pic:spPr>
                  </pic:pic>
                </a:graphicData>
              </a:graphic>
            </wp:inline>
          </w:drawing>
        </w:r>
      </w:del>
      <w:commentRangeEnd w:id="1236"/>
      <w:r w:rsidR="00082266">
        <w:rPr>
          <w:rStyle w:val="Refdecomentario"/>
        </w:rPr>
        <w:commentReference w:id="1236"/>
      </w:r>
    </w:p>
    <w:p w14:paraId="79D0E938" w14:textId="18A83235" w:rsidR="003F5445" w:rsidRDefault="003F5445" w:rsidP="003F5445">
      <w:pPr>
        <w:pStyle w:val="Descripcin"/>
        <w:jc w:val="center"/>
      </w:pPr>
      <w:bookmarkStart w:id="1238" w:name="_Toc479072867"/>
      <w:bookmarkStart w:id="1239" w:name="_Toc479328454"/>
      <w:bookmarkStart w:id="1240" w:name="_Toc487482791"/>
      <w:r>
        <w:t xml:space="preserve">Ilustración </w:t>
      </w:r>
      <w:r w:rsidR="00B948F6">
        <w:fldChar w:fldCharType="begin"/>
      </w:r>
      <w:r w:rsidR="00B948F6">
        <w:instrText xml:space="preserve"> STYLEREF 1 \s </w:instrText>
      </w:r>
      <w:r w:rsidR="00B948F6">
        <w:fldChar w:fldCharType="separate"/>
      </w:r>
      <w:r w:rsidR="009D59D5">
        <w:rPr>
          <w:noProof/>
        </w:rPr>
        <w:t>4</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4</w:t>
      </w:r>
      <w:r w:rsidR="00B948F6">
        <w:rPr>
          <w:noProof/>
        </w:rPr>
        <w:fldChar w:fldCharType="end"/>
      </w:r>
      <w:r>
        <w:t xml:space="preserve"> (</w:t>
      </w:r>
      <w:r w:rsidR="003C3EAA">
        <w:t>Gestión</w:t>
      </w:r>
      <w:r>
        <w:t xml:space="preserve"> de proyectos)</w:t>
      </w:r>
      <w:bookmarkEnd w:id="1238"/>
      <w:bookmarkEnd w:id="1239"/>
      <w:bookmarkEnd w:id="1240"/>
    </w:p>
    <w:p w14:paraId="5E9008CC" w14:textId="77777777" w:rsidR="003F5445" w:rsidRPr="0020649B" w:rsidRDefault="003F5445" w:rsidP="003F5445">
      <w:pPr>
        <w:jc w:val="center"/>
      </w:pPr>
    </w:p>
    <w:p w14:paraId="56AE52E6" w14:textId="50B38480" w:rsidR="00552B9F" w:rsidRDefault="00552B9F" w:rsidP="00552B9F">
      <w:pPr>
        <w:pStyle w:val="Descripcin"/>
        <w:keepNext/>
      </w:pPr>
      <w:bookmarkStart w:id="1241" w:name="_Toc479072888"/>
      <w:bookmarkStart w:id="1242" w:name="_Toc479328498"/>
      <w:bookmarkStart w:id="1243" w:name="_Toc487482835"/>
      <w:r>
        <w:t xml:space="preserve">Tabla </w:t>
      </w:r>
      <w:ins w:id="1244"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245"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246" w:author="Raul García Fernández" w:date="2017-07-10T20:50:00Z">
        <w:r w:rsidR="009D59D5">
          <w:rPr>
            <w:noProof/>
          </w:rPr>
          <w:t>12</w:t>
        </w:r>
      </w:ins>
      <w:ins w:id="1247" w:author="Raul García Fernández" w:date="2017-06-30T18:00:00Z">
        <w:r w:rsidR="00003005">
          <w:fldChar w:fldCharType="end"/>
        </w:r>
      </w:ins>
      <w:del w:id="1248"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13</w:delText>
        </w:r>
        <w:r w:rsidR="008D0F98" w:rsidDel="00003005">
          <w:rPr>
            <w:noProof/>
          </w:rPr>
          <w:fldChar w:fldCharType="end"/>
        </w:r>
      </w:del>
      <w:r>
        <w:t xml:space="preserve"> (Crear proyecto)</w:t>
      </w:r>
      <w:bookmarkEnd w:id="1241"/>
      <w:bookmarkEnd w:id="1242"/>
      <w:bookmarkEnd w:id="1243"/>
    </w:p>
    <w:tbl>
      <w:tblPr>
        <w:tblStyle w:val="Tabladecuadrcula4"/>
        <w:tblW w:w="0" w:type="auto"/>
        <w:tblLook w:val="04A0" w:firstRow="1" w:lastRow="0" w:firstColumn="1" w:lastColumn="0" w:noHBand="0" w:noVBand="1"/>
      </w:tblPr>
      <w:tblGrid>
        <w:gridCol w:w="4224"/>
        <w:gridCol w:w="4270"/>
      </w:tblGrid>
      <w:tr w:rsidR="0020649B" w14:paraId="20475496"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8AF24C2" w14:textId="77777777" w:rsidR="0020649B" w:rsidRDefault="0020649B" w:rsidP="003F5445">
            <w:r>
              <w:t>ID</w:t>
            </w:r>
          </w:p>
        </w:tc>
        <w:tc>
          <w:tcPr>
            <w:tcW w:w="4322" w:type="dxa"/>
          </w:tcPr>
          <w:p w14:paraId="72221332" w14:textId="77777777" w:rsidR="0020649B" w:rsidRDefault="0020649B" w:rsidP="003F5445">
            <w:pPr>
              <w:cnfStyle w:val="100000000000" w:firstRow="1" w:lastRow="0" w:firstColumn="0" w:lastColumn="0" w:oddVBand="0" w:evenVBand="0" w:oddHBand="0" w:evenHBand="0" w:firstRowFirstColumn="0" w:firstRowLastColumn="0" w:lastRowFirstColumn="0" w:lastRowLastColumn="0"/>
            </w:pPr>
            <w:r>
              <w:t xml:space="preserve">CU </w:t>
            </w:r>
            <w:r w:rsidR="003F5445">
              <w:t>4.1</w:t>
            </w:r>
          </w:p>
        </w:tc>
      </w:tr>
      <w:tr w:rsidR="0020649B" w14:paraId="3EBDE30F"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B84B5DD" w14:textId="77777777" w:rsidR="0020649B" w:rsidRDefault="0020649B" w:rsidP="003F5445">
            <w:r>
              <w:t>Actor</w:t>
            </w:r>
          </w:p>
        </w:tc>
        <w:tc>
          <w:tcPr>
            <w:tcW w:w="4322" w:type="dxa"/>
          </w:tcPr>
          <w:p w14:paraId="5D41C20A" w14:textId="77777777" w:rsidR="0020649B" w:rsidRDefault="003F5445" w:rsidP="003F5445">
            <w:pPr>
              <w:cnfStyle w:val="000000100000" w:firstRow="0" w:lastRow="0" w:firstColumn="0" w:lastColumn="0" w:oddVBand="0" w:evenVBand="0" w:oddHBand="1" w:evenHBand="0" w:firstRowFirstColumn="0" w:firstRowLastColumn="0" w:lastRowFirstColumn="0" w:lastRowLastColumn="0"/>
            </w:pPr>
            <w:r>
              <w:t>Usuario</w:t>
            </w:r>
          </w:p>
        </w:tc>
      </w:tr>
      <w:tr w:rsidR="0020649B" w14:paraId="03D50F25"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5BC7FBB" w14:textId="77777777" w:rsidR="0020649B" w:rsidRDefault="0020649B" w:rsidP="003F5445">
            <w:r>
              <w:t>Nombre</w:t>
            </w:r>
          </w:p>
        </w:tc>
        <w:tc>
          <w:tcPr>
            <w:tcW w:w="4322" w:type="dxa"/>
          </w:tcPr>
          <w:p w14:paraId="7B7CF522" w14:textId="77777777" w:rsidR="0020649B" w:rsidRDefault="003F5445" w:rsidP="003F5445">
            <w:pPr>
              <w:cnfStyle w:val="000000000000" w:firstRow="0" w:lastRow="0" w:firstColumn="0" w:lastColumn="0" w:oddVBand="0" w:evenVBand="0" w:oddHBand="0" w:evenHBand="0" w:firstRowFirstColumn="0" w:firstRowLastColumn="0" w:lastRowFirstColumn="0" w:lastRowLastColumn="0"/>
            </w:pPr>
            <w:r>
              <w:t>Crear proyecto</w:t>
            </w:r>
          </w:p>
        </w:tc>
      </w:tr>
      <w:tr w:rsidR="0020649B" w14:paraId="52E81F3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FB2A03D" w14:textId="77777777" w:rsidR="0020649B" w:rsidRDefault="0020649B" w:rsidP="003F5445">
            <w:r>
              <w:t>Objetivo</w:t>
            </w:r>
          </w:p>
        </w:tc>
        <w:tc>
          <w:tcPr>
            <w:tcW w:w="4322" w:type="dxa"/>
          </w:tcPr>
          <w:p w14:paraId="22B9F491" w14:textId="77777777" w:rsidR="0020649B" w:rsidRDefault="003F5445" w:rsidP="003F5445">
            <w:pPr>
              <w:cnfStyle w:val="000000100000" w:firstRow="0" w:lastRow="0" w:firstColumn="0" w:lastColumn="0" w:oddVBand="0" w:evenVBand="0" w:oddHBand="1" w:evenHBand="0" w:firstRowFirstColumn="0" w:firstRowLastColumn="0" w:lastRowFirstColumn="0" w:lastRowLastColumn="0"/>
            </w:pPr>
            <w:r>
              <w:t>Crear un proyecto en un sistema</w:t>
            </w:r>
          </w:p>
        </w:tc>
      </w:tr>
      <w:tr w:rsidR="0020649B" w14:paraId="6BBE519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2E015D57" w14:textId="77777777" w:rsidR="0020649B" w:rsidRDefault="0020649B" w:rsidP="003F5445">
            <w:r>
              <w:t>Flujo</w:t>
            </w:r>
          </w:p>
        </w:tc>
        <w:tc>
          <w:tcPr>
            <w:tcW w:w="4322" w:type="dxa"/>
          </w:tcPr>
          <w:p w14:paraId="05669179" w14:textId="77777777" w:rsidR="0020649B"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quiere crear un proyecto.</w:t>
            </w:r>
          </w:p>
          <w:p w14:paraId="4AE791A5"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le brinda un formulario con la información necesaria para la creación de un proyecto:</w:t>
            </w:r>
          </w:p>
          <w:p w14:paraId="30CB33BF" w14:textId="77777777"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Nombre</w:t>
            </w:r>
          </w:p>
          <w:p w14:paraId="7E8CE0D4" w14:textId="77777777"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14:paraId="7D9A18ED" w14:textId="77777777" w:rsidR="003F5445" w:rsidRDefault="003F5445" w:rsidP="003F544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Input …</w:t>
            </w:r>
          </w:p>
          <w:p w14:paraId="1BBB3C4D"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introduce los datos del proyecto que va a crear.</w:t>
            </w:r>
          </w:p>
          <w:p w14:paraId="790527B7"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14:paraId="55D19E33"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entidad proyecto en la BD.</w:t>
            </w:r>
          </w:p>
          <w:p w14:paraId="65AEFB25"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Utilizando la entidad del repositorio introducido en el proyecto, el siste</w:t>
            </w:r>
            <w:r w:rsidR="003C3EAA">
              <w:t>ma se conecta al repositorio GIT</w:t>
            </w:r>
            <w:r>
              <w:t>.</w:t>
            </w:r>
          </w:p>
          <w:p w14:paraId="04E59482"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sistema crea un espacio individual para el proyecto recién creado, en la jerarquía de proyectos del sistema.</w:t>
            </w:r>
          </w:p>
          <w:p w14:paraId="767EFF70"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copia el proyecto GIT en la jerarquía de los proyectos, en la carpeta recién creada para el proyecto. </w:t>
            </w:r>
          </w:p>
          <w:p w14:paraId="011A5F15" w14:textId="77777777" w:rsidR="003F5445" w:rsidRDefault="003F5445" w:rsidP="003F544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 de la finalización de creación del proyecto. Manda al usuario al estado de navegación inicial.</w:t>
            </w:r>
          </w:p>
        </w:tc>
      </w:tr>
      <w:tr w:rsidR="0020649B" w14:paraId="6AFBC05C" w14:textId="77777777" w:rsidTr="00E05A54">
        <w:trPr>
          <w:cnfStyle w:val="000000100000" w:firstRow="0" w:lastRow="0" w:firstColumn="0" w:lastColumn="0" w:oddVBand="0" w:evenVBand="0" w:oddHBand="1" w:evenHBand="0" w:firstRowFirstColumn="0" w:firstRowLastColumn="0" w:lastRowFirstColumn="0" w:lastRowLastColumn="0"/>
          <w:trHeight w:val="7671"/>
        </w:trPr>
        <w:tc>
          <w:tcPr>
            <w:cnfStyle w:val="001000000000" w:firstRow="0" w:lastRow="0" w:firstColumn="1" w:lastColumn="0" w:oddVBand="0" w:evenVBand="0" w:oddHBand="0" w:evenHBand="0" w:firstRowFirstColumn="0" w:firstRowLastColumn="0" w:lastRowFirstColumn="0" w:lastRowLastColumn="0"/>
            <w:tcW w:w="4322" w:type="dxa"/>
          </w:tcPr>
          <w:p w14:paraId="7F4DDB95" w14:textId="77777777" w:rsidR="0020649B" w:rsidRDefault="0020649B" w:rsidP="003F5445">
            <w:r>
              <w:lastRenderedPageBreak/>
              <w:t>Excepciones</w:t>
            </w:r>
          </w:p>
        </w:tc>
        <w:tc>
          <w:tcPr>
            <w:tcW w:w="4322" w:type="dxa"/>
          </w:tcPr>
          <w:p w14:paraId="68EDEFEB" w14:textId="77777777" w:rsidR="0020649B" w:rsidRDefault="003F5445"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avisa al usuario de los fallos volviéndole al estado inicial del caso de uso.</w:t>
            </w:r>
          </w:p>
          <w:p w14:paraId="0B19EFE7" w14:textId="77777777"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w:t>
            </w:r>
            <w:r w:rsidR="0076131C">
              <w:t>d proyecto. El sistema informará</w:t>
            </w:r>
            <w:r>
              <w:t xml:space="preserve"> al usuario que no se ha podido crear la entida</w:t>
            </w:r>
            <w:r w:rsidR="0076131C">
              <w:t>d proyecto. El sistema reenviará</w:t>
            </w:r>
            <w:r>
              <w:t xml:space="preserve"> al usuario al estado inicial de navegación principal.</w:t>
            </w:r>
          </w:p>
          <w:p w14:paraId="7D15291C" w14:textId="77777777"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creación de la jerarquía o sincronizaci</w:t>
            </w:r>
            <w:r w:rsidR="0076131C">
              <w:t>ón del repositorio. Se informará</w:t>
            </w:r>
            <w:r>
              <w:t xml:space="preserve"> al usuario que se ha creado la entidad proyecto, pero que no todas sus funciona</w:t>
            </w:r>
            <w:r w:rsidR="0076131C">
              <w:t>lidades se han creado. Se pasará</w:t>
            </w:r>
            <w:r>
              <w:t xml:space="preserve"> al usuario al estado inicial de navegación principal.</w:t>
            </w:r>
          </w:p>
          <w:p w14:paraId="2FD72038" w14:textId="77777777"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rsidR="003C3EAA">
              <w:t>informará</w:t>
            </w:r>
            <w:r>
              <w:t xml:space="preserve"> al usuario de que no se podrá realizar la acción por fallo en el tiempo de sesión. El sistema no realiz</w:t>
            </w:r>
            <w:r w:rsidR="0076131C">
              <w:t>ará la creación. Se transportará</w:t>
            </w:r>
            <w:r>
              <w:t xml:space="preserve"> al usuario a solicitar de nuevo su identidad.</w:t>
            </w:r>
          </w:p>
        </w:tc>
      </w:tr>
    </w:tbl>
    <w:p w14:paraId="72570514" w14:textId="133E7FA1" w:rsidR="00B81ECF" w:rsidRDefault="00B81ECF" w:rsidP="0020649B">
      <w:pPr>
        <w:rPr>
          <w:ins w:id="1249" w:author="Raul García Fernández" w:date="2017-06-30T18:02:00Z"/>
        </w:rPr>
      </w:pPr>
    </w:p>
    <w:p w14:paraId="5FB301D4" w14:textId="77777777" w:rsidR="00B81ECF" w:rsidRDefault="00B81ECF">
      <w:pPr>
        <w:spacing w:line="276" w:lineRule="auto"/>
        <w:jc w:val="left"/>
        <w:rPr>
          <w:ins w:id="1250" w:author="Raul García Fernández" w:date="2017-06-30T18:02:00Z"/>
        </w:rPr>
      </w:pPr>
      <w:ins w:id="1251" w:author="Raul García Fernández" w:date="2017-06-30T18:02:00Z">
        <w:r>
          <w:br w:type="page"/>
        </w:r>
      </w:ins>
    </w:p>
    <w:p w14:paraId="48E63EDF" w14:textId="2FD1A7E1" w:rsidR="00003005" w:rsidRDefault="00003005">
      <w:pPr>
        <w:pStyle w:val="Descripcin"/>
        <w:keepNext/>
        <w:rPr>
          <w:ins w:id="1252" w:author="Raul García Fernández" w:date="2017-06-30T18:00:00Z"/>
        </w:rPr>
        <w:pPrChange w:id="1253" w:author="Raul García Fernández" w:date="2017-06-30T18:00:00Z">
          <w:pPr/>
        </w:pPrChange>
      </w:pPr>
      <w:bookmarkStart w:id="1254" w:name="_Toc487482836"/>
      <w:ins w:id="1255" w:author="Raul García Fernández" w:date="2017-06-30T18:00:00Z">
        <w:r>
          <w:lastRenderedPageBreak/>
          <w:t xml:space="preserve">Tabla </w:t>
        </w:r>
        <w:r>
          <w:fldChar w:fldCharType="begin"/>
        </w:r>
        <w:r>
          <w:instrText xml:space="preserve"> STYLEREF 1 \s </w:instrText>
        </w:r>
      </w:ins>
      <w:r>
        <w:fldChar w:fldCharType="separate"/>
      </w:r>
      <w:r w:rsidR="009D59D5">
        <w:rPr>
          <w:noProof/>
        </w:rPr>
        <w:t>4</w:t>
      </w:r>
      <w:ins w:id="1256" w:author="Raul García Fernández" w:date="2017-06-30T18:00:00Z">
        <w:r>
          <w:fldChar w:fldCharType="end"/>
        </w:r>
        <w:r>
          <w:noBreakHyphen/>
        </w:r>
        <w:r>
          <w:fldChar w:fldCharType="begin"/>
        </w:r>
        <w:r>
          <w:instrText xml:space="preserve"> SEQ Tabla \* ARABIC \s 1 </w:instrText>
        </w:r>
      </w:ins>
      <w:r>
        <w:fldChar w:fldCharType="separate"/>
      </w:r>
      <w:ins w:id="1257" w:author="Raul García Fernández" w:date="2017-07-10T20:50:00Z">
        <w:r w:rsidR="009D59D5">
          <w:rPr>
            <w:noProof/>
          </w:rPr>
          <w:t>13</w:t>
        </w:r>
      </w:ins>
      <w:ins w:id="1258" w:author="Raul García Fernández" w:date="2017-06-30T18:00:00Z">
        <w:r>
          <w:fldChar w:fldCharType="end"/>
        </w:r>
        <w:r>
          <w:t xml:space="preserve"> Añadir Proyecto</w:t>
        </w:r>
        <w:bookmarkEnd w:id="1254"/>
      </w:ins>
    </w:p>
    <w:tbl>
      <w:tblPr>
        <w:tblStyle w:val="Tabladecuadrcula4"/>
        <w:tblW w:w="0" w:type="auto"/>
        <w:tblLook w:val="04A0" w:firstRow="1" w:lastRow="0" w:firstColumn="1" w:lastColumn="0" w:noHBand="0" w:noVBand="1"/>
        <w:tblPrChange w:id="1259" w:author="Raul García Fernández" w:date="2017-06-30T18:00:00Z">
          <w:tblPr>
            <w:tblStyle w:val="Tabladecuadrcula4"/>
            <w:tblW w:w="0" w:type="auto"/>
            <w:tblLook w:val="04A0" w:firstRow="1" w:lastRow="0" w:firstColumn="1" w:lastColumn="0" w:noHBand="0" w:noVBand="1"/>
          </w:tblPr>
        </w:tblPrChange>
      </w:tblPr>
      <w:tblGrid>
        <w:gridCol w:w="4229"/>
        <w:gridCol w:w="4265"/>
        <w:tblGridChange w:id="1260">
          <w:tblGrid>
            <w:gridCol w:w="4229"/>
            <w:gridCol w:w="4265"/>
          </w:tblGrid>
        </w:tblGridChange>
      </w:tblGrid>
      <w:tr w:rsidR="00003005" w14:paraId="600A4A79" w14:textId="77777777" w:rsidTr="00003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Change w:id="1261" w:author="Raul García Fernández" w:date="2017-06-30T18:00:00Z">
              <w:tcPr>
                <w:tcW w:w="4322" w:type="dxa"/>
              </w:tcPr>
            </w:tcPrChange>
          </w:tcPr>
          <w:p w14:paraId="5C0D6D2D" w14:textId="77777777" w:rsidR="00003005" w:rsidRDefault="00003005" w:rsidP="00931546">
            <w:pPr>
              <w:cnfStyle w:val="101000000000" w:firstRow="1" w:lastRow="0" w:firstColumn="1" w:lastColumn="0" w:oddVBand="0" w:evenVBand="0" w:oddHBand="0" w:evenHBand="0" w:firstRowFirstColumn="0" w:firstRowLastColumn="0" w:lastRowFirstColumn="0" w:lastRowLastColumn="0"/>
              <w:rPr>
                <w:moveTo w:id="1262" w:author="Raul García Fernández" w:date="2017-06-30T18:00:00Z"/>
              </w:rPr>
            </w:pPr>
            <w:moveToRangeStart w:id="1263" w:author="Raul García Fernández" w:date="2017-06-30T18:00:00Z" w:name="move486608955"/>
            <w:moveTo w:id="1264" w:author="Raul García Fernández" w:date="2017-06-30T18:00:00Z">
              <w:r>
                <w:t>ID</w:t>
              </w:r>
            </w:moveTo>
          </w:p>
        </w:tc>
        <w:tc>
          <w:tcPr>
            <w:tcW w:w="4265" w:type="dxa"/>
            <w:tcPrChange w:id="1265" w:author="Raul García Fernández" w:date="2017-06-30T18:00:00Z">
              <w:tcPr>
                <w:tcW w:w="4322" w:type="dxa"/>
              </w:tcPr>
            </w:tcPrChange>
          </w:tcPr>
          <w:p w14:paraId="0A2246FF" w14:textId="77777777" w:rsidR="00003005" w:rsidRDefault="00003005" w:rsidP="00931546">
            <w:pPr>
              <w:cnfStyle w:val="100000000000" w:firstRow="1" w:lastRow="0" w:firstColumn="0" w:lastColumn="0" w:oddVBand="0" w:evenVBand="0" w:oddHBand="0" w:evenHBand="0" w:firstRowFirstColumn="0" w:firstRowLastColumn="0" w:lastRowFirstColumn="0" w:lastRowLastColumn="0"/>
              <w:rPr>
                <w:moveTo w:id="1266" w:author="Raul García Fernández" w:date="2017-06-30T18:00:00Z"/>
              </w:rPr>
            </w:pPr>
            <w:moveTo w:id="1267" w:author="Raul García Fernández" w:date="2017-06-30T18:00:00Z">
              <w:r>
                <w:t>CU 3.6</w:t>
              </w:r>
            </w:moveTo>
          </w:p>
        </w:tc>
      </w:tr>
      <w:tr w:rsidR="00003005" w14:paraId="6EDD9743" w14:textId="77777777" w:rsidTr="0000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Change w:id="1268" w:author="Raul García Fernández" w:date="2017-06-30T18:00:00Z">
              <w:tcPr>
                <w:tcW w:w="4322" w:type="dxa"/>
              </w:tcPr>
            </w:tcPrChange>
          </w:tcPr>
          <w:p w14:paraId="05D7F9C0" w14:textId="77777777" w:rsidR="00003005" w:rsidRDefault="00003005" w:rsidP="00931546">
            <w:pPr>
              <w:cnfStyle w:val="001000100000" w:firstRow="0" w:lastRow="0" w:firstColumn="1" w:lastColumn="0" w:oddVBand="0" w:evenVBand="0" w:oddHBand="1" w:evenHBand="0" w:firstRowFirstColumn="0" w:firstRowLastColumn="0" w:lastRowFirstColumn="0" w:lastRowLastColumn="0"/>
              <w:rPr>
                <w:moveTo w:id="1269" w:author="Raul García Fernández" w:date="2017-06-30T18:00:00Z"/>
              </w:rPr>
            </w:pPr>
            <w:moveTo w:id="1270" w:author="Raul García Fernández" w:date="2017-06-30T18:00:00Z">
              <w:r>
                <w:t>Actor</w:t>
              </w:r>
            </w:moveTo>
          </w:p>
        </w:tc>
        <w:tc>
          <w:tcPr>
            <w:tcW w:w="4265" w:type="dxa"/>
            <w:tcPrChange w:id="1271" w:author="Raul García Fernández" w:date="2017-06-30T18:00:00Z">
              <w:tcPr>
                <w:tcW w:w="4322" w:type="dxa"/>
              </w:tcPr>
            </w:tcPrChange>
          </w:tcPr>
          <w:p w14:paraId="4994DC8B" w14:textId="77777777" w:rsidR="00003005" w:rsidRDefault="00003005" w:rsidP="00931546">
            <w:pPr>
              <w:cnfStyle w:val="000000100000" w:firstRow="0" w:lastRow="0" w:firstColumn="0" w:lastColumn="0" w:oddVBand="0" w:evenVBand="0" w:oddHBand="1" w:evenHBand="0" w:firstRowFirstColumn="0" w:firstRowLastColumn="0" w:lastRowFirstColumn="0" w:lastRowLastColumn="0"/>
              <w:rPr>
                <w:moveTo w:id="1272" w:author="Raul García Fernández" w:date="2017-06-30T18:00:00Z"/>
              </w:rPr>
            </w:pPr>
            <w:moveTo w:id="1273" w:author="Raul García Fernández" w:date="2017-06-30T18:00:00Z">
              <w:r>
                <w:t>Usuario</w:t>
              </w:r>
            </w:moveTo>
          </w:p>
        </w:tc>
      </w:tr>
      <w:tr w:rsidR="00003005" w14:paraId="56C076D6" w14:textId="77777777" w:rsidTr="00003005">
        <w:tc>
          <w:tcPr>
            <w:cnfStyle w:val="001000000000" w:firstRow="0" w:lastRow="0" w:firstColumn="1" w:lastColumn="0" w:oddVBand="0" w:evenVBand="0" w:oddHBand="0" w:evenHBand="0" w:firstRowFirstColumn="0" w:firstRowLastColumn="0" w:lastRowFirstColumn="0" w:lastRowLastColumn="0"/>
            <w:tcW w:w="4229" w:type="dxa"/>
            <w:tcPrChange w:id="1274" w:author="Raul García Fernández" w:date="2017-06-30T18:00:00Z">
              <w:tcPr>
                <w:tcW w:w="4322" w:type="dxa"/>
              </w:tcPr>
            </w:tcPrChange>
          </w:tcPr>
          <w:p w14:paraId="4600CC37" w14:textId="77777777" w:rsidR="00003005" w:rsidRDefault="00003005" w:rsidP="00931546">
            <w:pPr>
              <w:rPr>
                <w:moveTo w:id="1275" w:author="Raul García Fernández" w:date="2017-06-30T18:00:00Z"/>
              </w:rPr>
            </w:pPr>
            <w:moveTo w:id="1276" w:author="Raul García Fernández" w:date="2017-06-30T18:00:00Z">
              <w:r>
                <w:t>Nombre</w:t>
              </w:r>
            </w:moveTo>
          </w:p>
        </w:tc>
        <w:tc>
          <w:tcPr>
            <w:tcW w:w="4265" w:type="dxa"/>
            <w:tcPrChange w:id="1277" w:author="Raul García Fernández" w:date="2017-06-30T18:00:00Z">
              <w:tcPr>
                <w:tcW w:w="4322" w:type="dxa"/>
              </w:tcPr>
            </w:tcPrChange>
          </w:tcPr>
          <w:p w14:paraId="27A742F5" w14:textId="77777777" w:rsidR="00003005" w:rsidRDefault="00003005" w:rsidP="00931546">
            <w:pPr>
              <w:cnfStyle w:val="000000000000" w:firstRow="0" w:lastRow="0" w:firstColumn="0" w:lastColumn="0" w:oddVBand="0" w:evenVBand="0" w:oddHBand="0" w:evenHBand="0" w:firstRowFirstColumn="0" w:firstRowLastColumn="0" w:lastRowFirstColumn="0" w:lastRowLastColumn="0"/>
              <w:rPr>
                <w:moveTo w:id="1278" w:author="Raul García Fernández" w:date="2017-06-30T18:00:00Z"/>
              </w:rPr>
            </w:pPr>
            <w:moveTo w:id="1279" w:author="Raul García Fernández" w:date="2017-06-30T18:00:00Z">
              <w:r>
                <w:t>Añadir Proyecto</w:t>
              </w:r>
            </w:moveTo>
          </w:p>
        </w:tc>
      </w:tr>
      <w:tr w:rsidR="00003005" w14:paraId="13D90BAF" w14:textId="77777777" w:rsidTr="0000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9" w:type="dxa"/>
            <w:tcPrChange w:id="1280" w:author="Raul García Fernández" w:date="2017-06-30T18:00:00Z">
              <w:tcPr>
                <w:tcW w:w="4322" w:type="dxa"/>
              </w:tcPr>
            </w:tcPrChange>
          </w:tcPr>
          <w:p w14:paraId="309BD4AC" w14:textId="77777777" w:rsidR="00003005" w:rsidRDefault="00003005" w:rsidP="00931546">
            <w:pPr>
              <w:cnfStyle w:val="001000100000" w:firstRow="0" w:lastRow="0" w:firstColumn="1" w:lastColumn="0" w:oddVBand="0" w:evenVBand="0" w:oddHBand="1" w:evenHBand="0" w:firstRowFirstColumn="0" w:firstRowLastColumn="0" w:lastRowFirstColumn="0" w:lastRowLastColumn="0"/>
              <w:rPr>
                <w:moveTo w:id="1281" w:author="Raul García Fernández" w:date="2017-06-30T18:00:00Z"/>
              </w:rPr>
            </w:pPr>
            <w:moveTo w:id="1282" w:author="Raul García Fernández" w:date="2017-06-30T18:00:00Z">
              <w:r>
                <w:t>Objetivo</w:t>
              </w:r>
            </w:moveTo>
          </w:p>
        </w:tc>
        <w:tc>
          <w:tcPr>
            <w:tcW w:w="4265" w:type="dxa"/>
            <w:tcPrChange w:id="1283" w:author="Raul García Fernández" w:date="2017-06-30T18:00:00Z">
              <w:tcPr>
                <w:tcW w:w="4322" w:type="dxa"/>
              </w:tcPr>
            </w:tcPrChange>
          </w:tcPr>
          <w:p w14:paraId="653A97A9" w14:textId="77777777" w:rsidR="00003005" w:rsidRDefault="00003005" w:rsidP="00931546">
            <w:pPr>
              <w:cnfStyle w:val="000000100000" w:firstRow="0" w:lastRow="0" w:firstColumn="0" w:lastColumn="0" w:oddVBand="0" w:evenVBand="0" w:oddHBand="1" w:evenHBand="0" w:firstRowFirstColumn="0" w:firstRowLastColumn="0" w:lastRowFirstColumn="0" w:lastRowLastColumn="0"/>
              <w:rPr>
                <w:moveTo w:id="1284" w:author="Raul García Fernández" w:date="2017-06-30T18:00:00Z"/>
              </w:rPr>
            </w:pPr>
            <w:moveTo w:id="1285" w:author="Raul García Fernández" w:date="2017-06-30T18:00:00Z">
              <w:r>
                <w:t>Añadir un proyecto a un grupo</w:t>
              </w:r>
            </w:moveTo>
          </w:p>
        </w:tc>
      </w:tr>
      <w:tr w:rsidR="00003005" w14:paraId="39EE3550" w14:textId="77777777" w:rsidTr="00003005">
        <w:tc>
          <w:tcPr>
            <w:cnfStyle w:val="001000000000" w:firstRow="0" w:lastRow="0" w:firstColumn="1" w:lastColumn="0" w:oddVBand="0" w:evenVBand="0" w:oddHBand="0" w:evenHBand="0" w:firstRowFirstColumn="0" w:firstRowLastColumn="0" w:lastRowFirstColumn="0" w:lastRowLastColumn="0"/>
            <w:tcW w:w="4229" w:type="dxa"/>
            <w:tcPrChange w:id="1286" w:author="Raul García Fernández" w:date="2017-06-30T18:00:00Z">
              <w:tcPr>
                <w:tcW w:w="4322" w:type="dxa"/>
              </w:tcPr>
            </w:tcPrChange>
          </w:tcPr>
          <w:p w14:paraId="08A1F186" w14:textId="77777777" w:rsidR="00003005" w:rsidRDefault="00003005" w:rsidP="00931546">
            <w:pPr>
              <w:rPr>
                <w:moveTo w:id="1287" w:author="Raul García Fernández" w:date="2017-06-30T18:00:00Z"/>
              </w:rPr>
            </w:pPr>
            <w:moveTo w:id="1288" w:author="Raul García Fernández" w:date="2017-06-30T18:00:00Z">
              <w:r>
                <w:t>Flujo</w:t>
              </w:r>
            </w:moveTo>
          </w:p>
        </w:tc>
        <w:tc>
          <w:tcPr>
            <w:tcW w:w="4265" w:type="dxa"/>
            <w:tcPrChange w:id="1289" w:author="Raul García Fernández" w:date="2017-06-30T18:00:00Z">
              <w:tcPr>
                <w:tcW w:w="4322" w:type="dxa"/>
              </w:tcPr>
            </w:tcPrChange>
          </w:tcPr>
          <w:p w14:paraId="47BB56F4"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1290" w:author="Raul García Fernández" w:date="2017-06-30T18:00:00Z"/>
              </w:rPr>
            </w:pPr>
            <w:moveTo w:id="1291" w:author="Raul García Fernández" w:date="2017-06-30T18:00:00Z">
              <w:r>
                <w:t>El usuario solicita introducir un proyecto en un grupo determinado.</w:t>
              </w:r>
            </w:moveTo>
          </w:p>
          <w:p w14:paraId="7903AE19"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1292" w:author="Raul García Fernández" w:date="2017-06-30T18:00:00Z"/>
              </w:rPr>
            </w:pPr>
            <w:moveTo w:id="1293" w:author="Raul García Fernández" w:date="2017-06-30T18:00:00Z">
              <w:r>
                <w:t>El sistema comprueba si es el miembro del grupo o si tiene permisos.</w:t>
              </w:r>
            </w:moveTo>
          </w:p>
          <w:p w14:paraId="1D3ADEA9"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1294" w:author="Raul García Fernández" w:date="2017-06-30T18:00:00Z"/>
              </w:rPr>
            </w:pPr>
            <w:moveTo w:id="1295" w:author="Raul García Fernández" w:date="2017-06-30T18:00:00Z">
              <w:r>
                <w:t>El sistema pregunta al usuario si desea enlazar un proyecto nuevo o uno existente.</w:t>
              </w:r>
            </w:moveTo>
          </w:p>
          <w:p w14:paraId="767CAA52"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1296" w:author="Raul García Fernández" w:date="2017-06-30T18:00:00Z"/>
              </w:rPr>
            </w:pPr>
            <w:moveTo w:id="1297" w:author="Raul García Fernández" w:date="2017-06-30T18:00:00Z">
              <w:r>
                <w:t>El usuario elige la respuesta.</w:t>
              </w:r>
            </w:moveTo>
          </w:p>
          <w:p w14:paraId="279EFD15" w14:textId="77777777" w:rsidR="00003005" w:rsidRDefault="00003005" w:rsidP="00931546">
            <w:pPr>
              <w:pStyle w:val="Prrafodelista"/>
              <w:numPr>
                <w:ilvl w:val="1"/>
                <w:numId w:val="3"/>
              </w:numPr>
              <w:cnfStyle w:val="000000000000" w:firstRow="0" w:lastRow="0" w:firstColumn="0" w:lastColumn="0" w:oddVBand="0" w:evenVBand="0" w:oddHBand="0" w:evenHBand="0" w:firstRowFirstColumn="0" w:firstRowLastColumn="0" w:lastRowFirstColumn="0" w:lastRowLastColumn="0"/>
              <w:rPr>
                <w:moveTo w:id="1298" w:author="Raul García Fernández" w:date="2017-06-30T18:00:00Z"/>
              </w:rPr>
            </w:pPr>
            <w:moveTo w:id="1299" w:author="Raul García Fernández" w:date="2017-06-30T18:00:00Z">
              <w:r>
                <w:t>Si el usuario elige un nuevo proyecto, se le pasa al caso de uso de creación de proyecto.</w:t>
              </w:r>
            </w:moveTo>
          </w:p>
          <w:p w14:paraId="195FDAAF"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1300" w:author="Raul García Fernández" w:date="2017-06-30T18:00:00Z"/>
              </w:rPr>
            </w:pPr>
            <w:moveTo w:id="1301" w:author="Raul García Fernández" w:date="2017-06-30T18:00:00Z">
              <w:r>
                <w:t>El sistema brinda la lista de los proyectos propietarios del usuario.</w:t>
              </w:r>
            </w:moveTo>
          </w:p>
          <w:p w14:paraId="0D552D11"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1302" w:author="Raul García Fernández" w:date="2017-06-30T18:00:00Z"/>
              </w:rPr>
            </w:pPr>
            <w:moveTo w:id="1303" w:author="Raul García Fernández" w:date="2017-06-30T18:00:00Z">
              <w:r>
                <w:t>El usuario elegirá uno y se lo notificará al sistema.</w:t>
              </w:r>
            </w:moveTo>
          </w:p>
          <w:p w14:paraId="17AE8F37"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1304" w:author="Raul García Fernández" w:date="2017-06-30T18:00:00Z"/>
              </w:rPr>
            </w:pPr>
            <w:moveTo w:id="1305" w:author="Raul García Fernández" w:date="2017-06-30T18:00:00Z">
              <w:r>
                <w:t>El sistema introducirá en el grupo el proyecto que sea crear. Todos los usuarios a partir de ahora podrán visualizar el proyecto.</w:t>
              </w:r>
            </w:moveTo>
          </w:p>
          <w:p w14:paraId="1EB8E0A3" w14:textId="77777777" w:rsidR="00003005" w:rsidRDefault="00003005" w:rsidP="00931546">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moveTo w:id="1306" w:author="Raul García Fernández" w:date="2017-06-30T18:00:00Z"/>
              </w:rPr>
            </w:pPr>
            <w:moveTo w:id="1307" w:author="Raul García Fernández" w:date="2017-06-30T18:00:00Z">
              <w:r>
                <w:t>El sistema avisará al usuario que la acción se ha ejecutado correctamente.</w:t>
              </w:r>
            </w:moveTo>
          </w:p>
          <w:p w14:paraId="358E94C6" w14:textId="77777777" w:rsidR="00003005" w:rsidRDefault="00003005" w:rsidP="00931546">
            <w:pPr>
              <w:pStyle w:val="Prrafodelista"/>
              <w:cnfStyle w:val="000000000000" w:firstRow="0" w:lastRow="0" w:firstColumn="0" w:lastColumn="0" w:oddVBand="0" w:evenVBand="0" w:oddHBand="0" w:evenHBand="0" w:firstRowFirstColumn="0" w:firstRowLastColumn="0" w:lastRowFirstColumn="0" w:lastRowLastColumn="0"/>
              <w:rPr>
                <w:moveTo w:id="1308" w:author="Raul García Fernández" w:date="2017-06-30T18:00:00Z"/>
              </w:rPr>
            </w:pPr>
          </w:p>
        </w:tc>
      </w:tr>
      <w:tr w:rsidR="00003005" w14:paraId="2EE8ED89" w14:textId="77777777" w:rsidTr="00003005">
        <w:trPr>
          <w:cnfStyle w:val="000000100000" w:firstRow="0" w:lastRow="0" w:firstColumn="0" w:lastColumn="0" w:oddVBand="0" w:evenVBand="0" w:oddHBand="1" w:evenHBand="0" w:firstRowFirstColumn="0" w:firstRowLastColumn="0" w:lastRowFirstColumn="0" w:lastRowLastColumn="0"/>
          <w:trHeight w:val="6989"/>
          <w:trPrChange w:id="1309" w:author="Raul García Fernández" w:date="2017-06-30T18:00:00Z">
            <w:trPr>
              <w:trHeight w:val="6989"/>
            </w:trPr>
          </w:trPrChange>
        </w:trPr>
        <w:tc>
          <w:tcPr>
            <w:cnfStyle w:val="001000000000" w:firstRow="0" w:lastRow="0" w:firstColumn="1" w:lastColumn="0" w:oddVBand="0" w:evenVBand="0" w:oddHBand="0" w:evenHBand="0" w:firstRowFirstColumn="0" w:firstRowLastColumn="0" w:lastRowFirstColumn="0" w:lastRowLastColumn="0"/>
            <w:tcW w:w="4229" w:type="dxa"/>
            <w:tcPrChange w:id="1310" w:author="Raul García Fernández" w:date="2017-06-30T18:00:00Z">
              <w:tcPr>
                <w:tcW w:w="4322" w:type="dxa"/>
              </w:tcPr>
            </w:tcPrChange>
          </w:tcPr>
          <w:p w14:paraId="02801F8C" w14:textId="77777777" w:rsidR="00003005" w:rsidRDefault="00003005" w:rsidP="00931546">
            <w:pPr>
              <w:cnfStyle w:val="001000100000" w:firstRow="0" w:lastRow="0" w:firstColumn="1" w:lastColumn="0" w:oddVBand="0" w:evenVBand="0" w:oddHBand="1" w:evenHBand="0" w:firstRowFirstColumn="0" w:firstRowLastColumn="0" w:lastRowFirstColumn="0" w:lastRowLastColumn="0"/>
              <w:rPr>
                <w:moveTo w:id="1311" w:author="Raul García Fernández" w:date="2017-06-30T18:00:00Z"/>
              </w:rPr>
            </w:pPr>
            <w:moveTo w:id="1312" w:author="Raul García Fernández" w:date="2017-06-30T18:00:00Z">
              <w:r>
                <w:lastRenderedPageBreak/>
                <w:t>Excepciones</w:t>
              </w:r>
            </w:moveTo>
          </w:p>
        </w:tc>
        <w:tc>
          <w:tcPr>
            <w:tcW w:w="4265" w:type="dxa"/>
            <w:tcPrChange w:id="1313" w:author="Raul García Fernández" w:date="2017-06-30T18:00:00Z">
              <w:tcPr>
                <w:tcW w:w="4322" w:type="dxa"/>
              </w:tcPr>
            </w:tcPrChange>
          </w:tcPr>
          <w:p w14:paraId="0846FD67" w14:textId="77777777" w:rsidR="00003005" w:rsidRDefault="00003005" w:rsidP="00931546">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To w:id="1314" w:author="Raul García Fernández" w:date="2017-06-30T18:00:00Z"/>
              </w:rPr>
            </w:pPr>
            <w:moveTo w:id="1315" w:author="Raul García Fernández" w:date="2017-06-30T18:00:00Z">
              <w:r>
                <w:t xml:space="preserve">El usuario no es dueño, ni tiene permisos para compartir el grupo. El sistema informará al usuario de que no puede realizar la acción o simplemente, bloqueará la acción para que no pueda ser realizada por el usuario. </w:t>
              </w:r>
            </w:moveTo>
          </w:p>
          <w:p w14:paraId="26740D19" w14:textId="77777777" w:rsidR="00003005" w:rsidRDefault="00003005" w:rsidP="00931546">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To w:id="1316" w:author="Raul García Fernández" w:date="2017-06-30T18:00:00Z"/>
              </w:rPr>
            </w:pPr>
            <w:moveTo w:id="1317" w:author="Raul García Fernández" w:date="2017-06-30T18:00:00Z">
              <w:r>
                <w:t>Fallo en la obtención de la lista de proyectos propietarios del usuario. El sistema pasará al usuario al estado de crear un proyecto nuevo.</w:t>
              </w:r>
            </w:moveTo>
          </w:p>
          <w:p w14:paraId="4D2736CA" w14:textId="77777777" w:rsidR="00003005" w:rsidRDefault="00003005" w:rsidP="00931546">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To w:id="1318" w:author="Raul García Fernández" w:date="2017-06-30T18:00:00Z"/>
              </w:rPr>
            </w:pPr>
            <w:moveTo w:id="1319" w:author="Raul García Fernández" w:date="2017-06-30T18:00:00Z">
              <w:r>
                <w:t>Fallo en la entrada del proyecto al grupo. El sistema avisará al usuario que la anidación no se ha generado correctamente. Volverá al estado inicial del caso de uso.</w:t>
              </w:r>
            </w:moveTo>
          </w:p>
          <w:p w14:paraId="746DAF3F" w14:textId="77777777" w:rsidR="00003005" w:rsidRDefault="00003005" w:rsidP="00931546">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moveTo w:id="1320" w:author="Raul García Fernández" w:date="2017-06-30T18:00:00Z"/>
              </w:rPr>
            </w:pPr>
            <w:moveTo w:id="1321" w:author="Raul García Fernández" w:date="2017-06-30T18:00:00Z">
              <w:r>
                <w:t xml:space="preserve">Excepción </w:t>
              </w:r>
              <w:r w:rsidRPr="00452109">
                <w:rPr>
                  <w:b/>
                </w:rPr>
                <w:t>CU 1.3</w:t>
              </w:r>
              <w:r>
                <w:t>. El sistema informará al usuario de que no se podrá realizar la acción por fallo en el tiempo de sesión. El sistema no realizara la creación. Se transportará al usuario a solicitar de nuevo su identidad.</w:t>
              </w:r>
            </w:moveTo>
          </w:p>
        </w:tc>
      </w:tr>
      <w:moveToRangeEnd w:id="1263"/>
    </w:tbl>
    <w:p w14:paraId="24B4F333" w14:textId="77777777" w:rsidR="00003005" w:rsidRDefault="00003005" w:rsidP="0020649B"/>
    <w:p w14:paraId="0737124C" w14:textId="77777777" w:rsidR="00E33521" w:rsidRDefault="00E33521" w:rsidP="0020649B"/>
    <w:p w14:paraId="66C599D1" w14:textId="4FAA50EA" w:rsidR="00552B9F" w:rsidRDefault="00552B9F" w:rsidP="00552B9F">
      <w:pPr>
        <w:pStyle w:val="Descripcin"/>
        <w:keepNext/>
      </w:pPr>
      <w:bookmarkStart w:id="1322" w:name="_Toc479072889"/>
      <w:bookmarkStart w:id="1323" w:name="_Toc479328499"/>
      <w:bookmarkStart w:id="1324" w:name="_Toc487482837"/>
      <w:r>
        <w:t xml:space="preserve">Tabla </w:t>
      </w:r>
      <w:ins w:id="1325"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326"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327" w:author="Raul García Fernández" w:date="2017-07-10T20:50:00Z">
        <w:r w:rsidR="009D59D5">
          <w:rPr>
            <w:noProof/>
          </w:rPr>
          <w:t>14</w:t>
        </w:r>
      </w:ins>
      <w:ins w:id="1328" w:author="Raul García Fernández" w:date="2017-06-30T18:00:00Z">
        <w:r w:rsidR="00003005">
          <w:fldChar w:fldCharType="end"/>
        </w:r>
      </w:ins>
      <w:del w:id="1329"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14</w:delText>
        </w:r>
        <w:r w:rsidR="008D0F98" w:rsidDel="00003005">
          <w:rPr>
            <w:noProof/>
          </w:rPr>
          <w:fldChar w:fldCharType="end"/>
        </w:r>
      </w:del>
      <w:r>
        <w:t xml:space="preserve"> (Eliminar proyecto)</w:t>
      </w:r>
      <w:bookmarkEnd w:id="1322"/>
      <w:bookmarkEnd w:id="1323"/>
      <w:bookmarkEnd w:id="1324"/>
    </w:p>
    <w:tbl>
      <w:tblPr>
        <w:tblStyle w:val="Tabladecuadrcula4"/>
        <w:tblW w:w="0" w:type="auto"/>
        <w:tblLook w:val="04A0" w:firstRow="1" w:lastRow="0" w:firstColumn="1" w:lastColumn="0" w:noHBand="0" w:noVBand="1"/>
      </w:tblPr>
      <w:tblGrid>
        <w:gridCol w:w="4230"/>
        <w:gridCol w:w="4264"/>
      </w:tblGrid>
      <w:tr w:rsidR="003F5445" w14:paraId="4B1A2D5C"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5AAC735" w14:textId="77777777" w:rsidR="003F5445" w:rsidRDefault="003F5445" w:rsidP="003F5445">
            <w:r>
              <w:t>ID</w:t>
            </w:r>
          </w:p>
        </w:tc>
        <w:tc>
          <w:tcPr>
            <w:tcW w:w="4322" w:type="dxa"/>
          </w:tcPr>
          <w:p w14:paraId="43A925C1" w14:textId="77777777" w:rsidR="003F5445" w:rsidRDefault="0073436E" w:rsidP="003F5445">
            <w:pPr>
              <w:cnfStyle w:val="100000000000" w:firstRow="1" w:lastRow="0" w:firstColumn="0" w:lastColumn="0" w:oddVBand="0" w:evenVBand="0" w:oddHBand="0" w:evenHBand="0" w:firstRowFirstColumn="0" w:firstRowLastColumn="0" w:lastRowFirstColumn="0" w:lastRowLastColumn="0"/>
            </w:pPr>
            <w:r>
              <w:t>CU 4.2</w:t>
            </w:r>
          </w:p>
        </w:tc>
      </w:tr>
      <w:tr w:rsidR="003F5445" w14:paraId="5D92D469"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64B10DE" w14:textId="77777777" w:rsidR="003F5445" w:rsidRDefault="003F5445" w:rsidP="003F5445">
            <w:r>
              <w:t>Actor</w:t>
            </w:r>
          </w:p>
        </w:tc>
        <w:tc>
          <w:tcPr>
            <w:tcW w:w="4322" w:type="dxa"/>
          </w:tcPr>
          <w:p w14:paraId="48D2E472" w14:textId="77777777" w:rsidR="003F5445" w:rsidRDefault="0073436E"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406C924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4EBA8AB" w14:textId="77777777" w:rsidR="003F5445" w:rsidRDefault="003F5445" w:rsidP="003F5445">
            <w:r>
              <w:t>Nombre</w:t>
            </w:r>
          </w:p>
        </w:tc>
        <w:tc>
          <w:tcPr>
            <w:tcW w:w="4322" w:type="dxa"/>
          </w:tcPr>
          <w:p w14:paraId="3FB290DF" w14:textId="77777777" w:rsidR="003F5445" w:rsidRDefault="0073436E" w:rsidP="003F5445">
            <w:pPr>
              <w:cnfStyle w:val="000000000000" w:firstRow="0" w:lastRow="0" w:firstColumn="0" w:lastColumn="0" w:oddVBand="0" w:evenVBand="0" w:oddHBand="0" w:evenHBand="0" w:firstRowFirstColumn="0" w:firstRowLastColumn="0" w:lastRowFirstColumn="0" w:lastRowLastColumn="0"/>
            </w:pPr>
            <w:r>
              <w:t>Eliminar proyecto</w:t>
            </w:r>
          </w:p>
        </w:tc>
      </w:tr>
      <w:tr w:rsidR="003F5445" w14:paraId="6421CCF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0358544" w14:textId="77777777" w:rsidR="003F5445" w:rsidRDefault="003F5445" w:rsidP="003F5445">
            <w:r>
              <w:t>Objetivo</w:t>
            </w:r>
          </w:p>
        </w:tc>
        <w:tc>
          <w:tcPr>
            <w:tcW w:w="4322" w:type="dxa"/>
          </w:tcPr>
          <w:p w14:paraId="40464DC1" w14:textId="77777777" w:rsidR="003F5445" w:rsidRDefault="0073436E" w:rsidP="003F5445">
            <w:pPr>
              <w:cnfStyle w:val="000000100000" w:firstRow="0" w:lastRow="0" w:firstColumn="0" w:lastColumn="0" w:oddVBand="0" w:evenVBand="0" w:oddHBand="1" w:evenHBand="0" w:firstRowFirstColumn="0" w:firstRowLastColumn="0" w:lastRowFirstColumn="0" w:lastRowLastColumn="0"/>
            </w:pPr>
            <w:r>
              <w:t>Eliminar un proyecto ya existente</w:t>
            </w:r>
          </w:p>
        </w:tc>
      </w:tr>
      <w:tr w:rsidR="003F5445" w14:paraId="5D15740A"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FC0F020" w14:textId="77777777" w:rsidR="003F5445" w:rsidRDefault="003F5445" w:rsidP="003F5445">
            <w:r>
              <w:t>Flujo</w:t>
            </w:r>
          </w:p>
        </w:tc>
        <w:tc>
          <w:tcPr>
            <w:tcW w:w="4322" w:type="dxa"/>
          </w:tcPr>
          <w:p w14:paraId="27C8F802" w14:textId="77777777"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desea eliminar un proyecto determinado.</w:t>
            </w:r>
          </w:p>
          <w:p w14:paraId="63DF2C48" w14:textId="77777777"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dueño del proyecto.</w:t>
            </w:r>
          </w:p>
          <w:p w14:paraId="03B2B1E8" w14:textId="77777777" w:rsidR="003F5445"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borra el espacio individual del proyecto en la jerarquía de proyectos.  </w:t>
            </w:r>
          </w:p>
          <w:p w14:paraId="795FCC66" w14:textId="77777777"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borra la entidad proyecto y su relación con el usuario.</w:t>
            </w:r>
          </w:p>
          <w:p w14:paraId="6B314AF4" w14:textId="77777777" w:rsidR="0073436E" w:rsidRDefault="0073436E" w:rsidP="0073436E">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avisa al usuario de que el borrado se ha realizado con éxito. Se transporta al usuario al </w:t>
            </w:r>
            <w:r>
              <w:lastRenderedPageBreak/>
              <w:t>caso de uso de navegación principal.</w:t>
            </w:r>
          </w:p>
        </w:tc>
      </w:tr>
      <w:tr w:rsidR="003F5445" w14:paraId="742504B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B119826" w14:textId="77777777" w:rsidR="003F5445" w:rsidRDefault="003F5445" w:rsidP="003F5445">
            <w:r>
              <w:lastRenderedPageBreak/>
              <w:t>Excepciones</w:t>
            </w:r>
          </w:p>
        </w:tc>
        <w:tc>
          <w:tcPr>
            <w:tcW w:w="4322" w:type="dxa"/>
          </w:tcPr>
          <w:p w14:paraId="0D06AE98" w14:textId="77777777" w:rsidR="003F5445"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dueño de</w:t>
            </w:r>
            <w:r w:rsidR="00E3677B">
              <w:t>l proyecto. El sistema informará</w:t>
            </w:r>
            <w:r>
              <w:t xml:space="preserve"> al usuario de que no puede realizar la acción. Terminando el caso de uso de inmediato. </w:t>
            </w:r>
          </w:p>
          <w:p w14:paraId="5464A6F4" w14:textId="77777777"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del espacio del proyecto, se </w:t>
            </w:r>
            <w:r w:rsidR="003C3EAA">
              <w:t>continuará</w:t>
            </w:r>
            <w:r>
              <w:t xml:space="preserve"> con la ejecución. Ya que no influye la existencia de la carpeta, si en el espacio del sistema. </w:t>
            </w:r>
          </w:p>
          <w:p w14:paraId="3465BF26" w14:textId="77777777"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 la entidad proyecto. El sistema avisara al usuario de que no se ha realizado correctamente el borrado. El caso de uso se </w:t>
            </w:r>
            <w:r w:rsidR="003C3EAA">
              <w:t>finalizará</w:t>
            </w:r>
            <w:r>
              <w:t xml:space="preserve"> inmediatamente.</w:t>
            </w:r>
          </w:p>
          <w:p w14:paraId="3E62ECD9" w14:textId="77777777" w:rsidR="00C66BFA" w:rsidRDefault="00E3677B"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4B32D00C" w14:textId="77777777" w:rsidR="003F5445" w:rsidRDefault="003F5445" w:rsidP="0020649B"/>
    <w:p w14:paraId="77644807" w14:textId="77777777" w:rsidR="00E33521" w:rsidRDefault="00E33521" w:rsidP="0020649B"/>
    <w:p w14:paraId="5D2C356B" w14:textId="08830B5E" w:rsidR="00552B9F" w:rsidRDefault="00552B9F" w:rsidP="00552B9F">
      <w:pPr>
        <w:pStyle w:val="Descripcin"/>
        <w:keepNext/>
      </w:pPr>
      <w:bookmarkStart w:id="1330" w:name="_Toc479072890"/>
      <w:bookmarkStart w:id="1331" w:name="_Toc479328500"/>
      <w:bookmarkStart w:id="1332" w:name="_Toc487482838"/>
      <w:r>
        <w:t xml:space="preserve">Tabla </w:t>
      </w:r>
      <w:ins w:id="1333"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33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335" w:author="Raul García Fernández" w:date="2017-07-10T20:50:00Z">
        <w:r w:rsidR="009D59D5">
          <w:rPr>
            <w:noProof/>
          </w:rPr>
          <w:t>15</w:t>
        </w:r>
      </w:ins>
      <w:ins w:id="1336" w:author="Raul García Fernández" w:date="2017-06-30T18:00:00Z">
        <w:r w:rsidR="00003005">
          <w:fldChar w:fldCharType="end"/>
        </w:r>
      </w:ins>
      <w:del w:id="1337"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15</w:delText>
        </w:r>
        <w:r w:rsidR="008D0F98" w:rsidDel="00003005">
          <w:rPr>
            <w:noProof/>
          </w:rPr>
          <w:fldChar w:fldCharType="end"/>
        </w:r>
      </w:del>
      <w:r>
        <w:t xml:space="preserve"> (Modificación de proyecto)</w:t>
      </w:r>
      <w:bookmarkEnd w:id="1330"/>
      <w:bookmarkEnd w:id="1331"/>
      <w:bookmarkEnd w:id="1332"/>
    </w:p>
    <w:tbl>
      <w:tblPr>
        <w:tblStyle w:val="Tabladecuadrcula4"/>
        <w:tblW w:w="0" w:type="auto"/>
        <w:tblLook w:val="04A0" w:firstRow="1" w:lastRow="0" w:firstColumn="1" w:lastColumn="0" w:noHBand="0" w:noVBand="1"/>
      </w:tblPr>
      <w:tblGrid>
        <w:gridCol w:w="4236"/>
        <w:gridCol w:w="4258"/>
      </w:tblGrid>
      <w:tr w:rsidR="003F5445" w14:paraId="3C5B4D28"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40A33E6" w14:textId="77777777" w:rsidR="003F5445" w:rsidRDefault="003F5445" w:rsidP="003F5445">
            <w:r>
              <w:t>ID</w:t>
            </w:r>
          </w:p>
        </w:tc>
        <w:tc>
          <w:tcPr>
            <w:tcW w:w="4322" w:type="dxa"/>
          </w:tcPr>
          <w:p w14:paraId="1675B2DC"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C66BFA">
              <w:t>4.3</w:t>
            </w:r>
          </w:p>
        </w:tc>
      </w:tr>
      <w:tr w:rsidR="003F5445" w14:paraId="1EF5204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5ABC9F5" w14:textId="77777777" w:rsidR="003F5445" w:rsidRDefault="003F5445" w:rsidP="003F5445">
            <w:r>
              <w:t>Actor</w:t>
            </w:r>
          </w:p>
        </w:tc>
        <w:tc>
          <w:tcPr>
            <w:tcW w:w="4322" w:type="dxa"/>
          </w:tcPr>
          <w:p w14:paraId="7A6F67FC" w14:textId="77777777" w:rsidR="003F5445" w:rsidRDefault="00C66BFA"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65C181FF"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CE48688" w14:textId="77777777" w:rsidR="003F5445" w:rsidRDefault="003F5445" w:rsidP="003F5445">
            <w:r>
              <w:t>Nombre</w:t>
            </w:r>
          </w:p>
        </w:tc>
        <w:tc>
          <w:tcPr>
            <w:tcW w:w="4322" w:type="dxa"/>
          </w:tcPr>
          <w:p w14:paraId="2609EC78" w14:textId="77777777" w:rsidR="003F5445" w:rsidRDefault="00C66BFA" w:rsidP="003F5445">
            <w:pPr>
              <w:cnfStyle w:val="000000000000" w:firstRow="0" w:lastRow="0" w:firstColumn="0" w:lastColumn="0" w:oddVBand="0" w:evenVBand="0" w:oddHBand="0" w:evenHBand="0" w:firstRowFirstColumn="0" w:firstRowLastColumn="0" w:lastRowFirstColumn="0" w:lastRowLastColumn="0"/>
            </w:pPr>
            <w:r>
              <w:t>Modificación de proyecto</w:t>
            </w:r>
          </w:p>
        </w:tc>
      </w:tr>
      <w:tr w:rsidR="003F5445" w14:paraId="77A840FF"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BA4FBA3" w14:textId="77777777" w:rsidR="003F5445" w:rsidRDefault="003F5445" w:rsidP="003F5445">
            <w:r>
              <w:t>Objetivo</w:t>
            </w:r>
          </w:p>
        </w:tc>
        <w:tc>
          <w:tcPr>
            <w:tcW w:w="4322" w:type="dxa"/>
          </w:tcPr>
          <w:p w14:paraId="13567A8D" w14:textId="77777777" w:rsidR="003F5445" w:rsidRDefault="00C66BFA" w:rsidP="003F5445">
            <w:pPr>
              <w:cnfStyle w:val="000000100000" w:firstRow="0" w:lastRow="0" w:firstColumn="0" w:lastColumn="0" w:oddVBand="0" w:evenVBand="0" w:oddHBand="1" w:evenHBand="0" w:firstRowFirstColumn="0" w:firstRowLastColumn="0" w:lastRowFirstColumn="0" w:lastRowLastColumn="0"/>
            </w:pPr>
            <w:r>
              <w:t>Modificar los datos de un proyecto</w:t>
            </w:r>
          </w:p>
        </w:tc>
      </w:tr>
      <w:tr w:rsidR="003F5445" w14:paraId="65172951"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CD2654F" w14:textId="77777777" w:rsidR="003F5445" w:rsidRDefault="003F5445" w:rsidP="003F5445">
            <w:r>
              <w:t>Flujo</w:t>
            </w:r>
          </w:p>
        </w:tc>
        <w:tc>
          <w:tcPr>
            <w:tcW w:w="4322" w:type="dxa"/>
          </w:tcPr>
          <w:p w14:paraId="7E85461C" w14:textId="77777777" w:rsidR="003F5445"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modificar un proyecto concreto.</w:t>
            </w:r>
          </w:p>
          <w:p w14:paraId="59DFAC23"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dueño del proyecto.</w:t>
            </w:r>
          </w:p>
          <w:p w14:paraId="74DBA03D"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proporciona un formulario previamente rellenado con los datos previos.</w:t>
            </w:r>
          </w:p>
          <w:p w14:paraId="289F4916"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modificara los datos.</w:t>
            </w:r>
          </w:p>
          <w:p w14:paraId="01C38D77"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validara los datos.</w:t>
            </w:r>
          </w:p>
          <w:p w14:paraId="4616B1BF"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modificara los datos.</w:t>
            </w:r>
          </w:p>
          <w:p w14:paraId="6FADC9F9" w14:textId="77777777" w:rsidR="00C66BFA" w:rsidRDefault="00C66BFA"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realizara el caso CU </w:t>
            </w:r>
            <w:r w:rsidR="00EE671F">
              <w:t>4.4. S</w:t>
            </w:r>
            <w:r>
              <w:t>i los datos del repositorio GIT han sido modificados.</w:t>
            </w:r>
          </w:p>
          <w:p w14:paraId="792A4147" w14:textId="77777777" w:rsidR="006C4F3F" w:rsidRDefault="006C4F3F" w:rsidP="00C66B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sistema informara al usuario de la modificación exitosa del proyecto.</w:t>
            </w:r>
          </w:p>
        </w:tc>
      </w:tr>
      <w:tr w:rsidR="003F5445" w14:paraId="432BA33F"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498F140" w14:textId="77777777" w:rsidR="003F5445" w:rsidRDefault="003F5445" w:rsidP="003F5445">
            <w:r>
              <w:lastRenderedPageBreak/>
              <w:t>Excepciones</w:t>
            </w:r>
          </w:p>
        </w:tc>
        <w:tc>
          <w:tcPr>
            <w:tcW w:w="4322" w:type="dxa"/>
          </w:tcPr>
          <w:p w14:paraId="3A6C0283" w14:textId="77777777"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14:paraId="5CA92265" w14:textId="77777777"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 que ha habido un fallo de validación. Volverá al usuario al estado inicial del caso de uso.</w:t>
            </w:r>
          </w:p>
          <w:p w14:paraId="5F996F7B" w14:textId="77777777"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el </w:t>
            </w:r>
            <w:r w:rsidRPr="00452109">
              <w:rPr>
                <w:b/>
              </w:rPr>
              <w:t>CU 4.4</w:t>
            </w:r>
            <w:r>
              <w:t>. El sistema informara al usuario, con el fin de informarle. Por si quiere modificar de nuevo.</w:t>
            </w:r>
          </w:p>
          <w:p w14:paraId="1C56A604" w14:textId="77777777" w:rsidR="003F5445" w:rsidRDefault="00E3677B" w:rsidP="00E3677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7C227FC6" w14:textId="77777777" w:rsidR="003F5445" w:rsidRDefault="003F5445" w:rsidP="0020649B"/>
    <w:p w14:paraId="528CD19B" w14:textId="3888AE02" w:rsidR="00552B9F" w:rsidRDefault="00552B9F" w:rsidP="00552B9F">
      <w:pPr>
        <w:pStyle w:val="Descripcin"/>
        <w:keepNext/>
      </w:pPr>
      <w:bookmarkStart w:id="1338" w:name="_Toc479072891"/>
      <w:bookmarkStart w:id="1339" w:name="_Toc479328501"/>
      <w:bookmarkStart w:id="1340" w:name="_Toc487482839"/>
      <w:r>
        <w:t xml:space="preserve">Tabla </w:t>
      </w:r>
      <w:ins w:id="1341"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342"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343" w:author="Raul García Fernández" w:date="2017-07-10T20:50:00Z">
        <w:r w:rsidR="009D59D5">
          <w:rPr>
            <w:noProof/>
          </w:rPr>
          <w:t>16</w:t>
        </w:r>
      </w:ins>
      <w:ins w:id="1344" w:author="Raul García Fernández" w:date="2017-06-30T18:00:00Z">
        <w:r w:rsidR="00003005">
          <w:fldChar w:fldCharType="end"/>
        </w:r>
      </w:ins>
      <w:del w:id="1345"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16</w:delText>
        </w:r>
        <w:r w:rsidR="008D0F98" w:rsidDel="00003005">
          <w:rPr>
            <w:noProof/>
          </w:rPr>
          <w:fldChar w:fldCharType="end"/>
        </w:r>
      </w:del>
      <w:r>
        <w:t xml:space="preserve"> (Actualización de repositorios)</w:t>
      </w:r>
      <w:bookmarkEnd w:id="1338"/>
      <w:bookmarkEnd w:id="1339"/>
      <w:bookmarkEnd w:id="1340"/>
    </w:p>
    <w:tbl>
      <w:tblPr>
        <w:tblStyle w:val="Tabladecuadrcula4"/>
        <w:tblW w:w="0" w:type="auto"/>
        <w:tblLook w:val="04A0" w:firstRow="1" w:lastRow="0" w:firstColumn="1" w:lastColumn="0" w:noHBand="0" w:noVBand="1"/>
      </w:tblPr>
      <w:tblGrid>
        <w:gridCol w:w="4229"/>
        <w:gridCol w:w="4265"/>
      </w:tblGrid>
      <w:tr w:rsidR="0073436E" w14:paraId="329C2E1B"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F51F8C1" w14:textId="77777777" w:rsidR="0073436E" w:rsidRDefault="0073436E" w:rsidP="006F2918">
            <w:r>
              <w:t>ID</w:t>
            </w:r>
          </w:p>
        </w:tc>
        <w:tc>
          <w:tcPr>
            <w:tcW w:w="4322" w:type="dxa"/>
          </w:tcPr>
          <w:p w14:paraId="06C0EEF7" w14:textId="77777777" w:rsidR="0073436E" w:rsidRDefault="0073436E" w:rsidP="007A7467">
            <w:pPr>
              <w:cnfStyle w:val="100000000000" w:firstRow="1" w:lastRow="0" w:firstColumn="0" w:lastColumn="0" w:oddVBand="0" w:evenVBand="0" w:oddHBand="0" w:evenHBand="0" w:firstRowFirstColumn="0" w:firstRowLastColumn="0" w:lastRowFirstColumn="0" w:lastRowLastColumn="0"/>
            </w:pPr>
            <w:r>
              <w:t>CU</w:t>
            </w:r>
            <w:r w:rsidR="007A7467">
              <w:t xml:space="preserve"> 4.4</w:t>
            </w:r>
          </w:p>
        </w:tc>
      </w:tr>
      <w:tr w:rsidR="0073436E" w14:paraId="3CCE481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CA19A60" w14:textId="77777777" w:rsidR="0073436E" w:rsidRDefault="0073436E" w:rsidP="006F2918">
            <w:r>
              <w:t>Actor</w:t>
            </w:r>
          </w:p>
        </w:tc>
        <w:tc>
          <w:tcPr>
            <w:tcW w:w="4322" w:type="dxa"/>
          </w:tcPr>
          <w:p w14:paraId="4EAC232D" w14:textId="77777777" w:rsidR="0073436E" w:rsidRDefault="007A7467" w:rsidP="006F2918">
            <w:pPr>
              <w:cnfStyle w:val="000000100000" w:firstRow="0" w:lastRow="0" w:firstColumn="0" w:lastColumn="0" w:oddVBand="0" w:evenVBand="0" w:oddHBand="1" w:evenHBand="0" w:firstRowFirstColumn="0" w:firstRowLastColumn="0" w:lastRowFirstColumn="0" w:lastRowLastColumn="0"/>
            </w:pPr>
            <w:r>
              <w:t>Sistema</w:t>
            </w:r>
          </w:p>
        </w:tc>
      </w:tr>
      <w:tr w:rsidR="0073436E" w14:paraId="7F508445"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0AFA265" w14:textId="77777777" w:rsidR="0073436E" w:rsidRDefault="0073436E" w:rsidP="006F2918">
            <w:r>
              <w:t>Nombre</w:t>
            </w:r>
          </w:p>
        </w:tc>
        <w:tc>
          <w:tcPr>
            <w:tcW w:w="4322" w:type="dxa"/>
          </w:tcPr>
          <w:p w14:paraId="7CF5DDF2" w14:textId="77777777" w:rsidR="0073436E" w:rsidRDefault="007A7467" w:rsidP="006F2918">
            <w:pPr>
              <w:cnfStyle w:val="000000000000" w:firstRow="0" w:lastRow="0" w:firstColumn="0" w:lastColumn="0" w:oddVBand="0" w:evenVBand="0" w:oddHBand="0" w:evenHBand="0" w:firstRowFirstColumn="0" w:firstRowLastColumn="0" w:lastRowFirstColumn="0" w:lastRowLastColumn="0"/>
            </w:pPr>
            <w:r>
              <w:t>Actualización de repositorios</w:t>
            </w:r>
          </w:p>
        </w:tc>
      </w:tr>
      <w:tr w:rsidR="0073436E" w14:paraId="61D5BF0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EEF58E8" w14:textId="77777777" w:rsidR="0073436E" w:rsidRDefault="0073436E" w:rsidP="006F2918">
            <w:r>
              <w:t>Objetivo</w:t>
            </w:r>
          </w:p>
        </w:tc>
        <w:tc>
          <w:tcPr>
            <w:tcW w:w="4322" w:type="dxa"/>
          </w:tcPr>
          <w:p w14:paraId="4F329046" w14:textId="77777777" w:rsidR="0073436E" w:rsidRDefault="007A7467" w:rsidP="006F2918">
            <w:pPr>
              <w:cnfStyle w:val="000000100000" w:firstRow="0" w:lastRow="0" w:firstColumn="0" w:lastColumn="0" w:oddVBand="0" w:evenVBand="0" w:oddHBand="1" w:evenHBand="0" w:firstRowFirstColumn="0" w:firstRowLastColumn="0" w:lastRowFirstColumn="0" w:lastRowLastColumn="0"/>
            </w:pPr>
            <w:r>
              <w:t>Actualizar el espacio personal de cada proyectos usando el protocolo GIT</w:t>
            </w:r>
          </w:p>
        </w:tc>
      </w:tr>
      <w:tr w:rsidR="0073436E" w14:paraId="70FE51B0" w14:textId="77777777" w:rsidTr="00E05A54">
        <w:trPr>
          <w:trHeight w:val="4190"/>
        </w:trPr>
        <w:tc>
          <w:tcPr>
            <w:cnfStyle w:val="001000000000" w:firstRow="0" w:lastRow="0" w:firstColumn="1" w:lastColumn="0" w:oddVBand="0" w:evenVBand="0" w:oddHBand="0" w:evenHBand="0" w:firstRowFirstColumn="0" w:firstRowLastColumn="0" w:lastRowFirstColumn="0" w:lastRowLastColumn="0"/>
            <w:tcW w:w="4322" w:type="dxa"/>
          </w:tcPr>
          <w:p w14:paraId="600E0ABE" w14:textId="77777777" w:rsidR="0073436E" w:rsidRDefault="0073436E" w:rsidP="006F2918">
            <w:r>
              <w:t>Flujo</w:t>
            </w:r>
          </w:p>
        </w:tc>
        <w:tc>
          <w:tcPr>
            <w:tcW w:w="4322" w:type="dxa"/>
          </w:tcPr>
          <w:p w14:paraId="15BEF265" w14:textId="77777777" w:rsidR="0073436E"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periódicamente o por mandato inicia la actualización.</w:t>
            </w:r>
          </w:p>
          <w:p w14:paraId="5965B839" w14:textId="77777777" w:rsidR="007A7467"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existentes en la BD.</w:t>
            </w:r>
          </w:p>
          <w:p w14:paraId="2E595101" w14:textId="77777777" w:rsidR="007A7467" w:rsidRDefault="007A7467"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trata cada proyecto individualmente, sacando su información de repositorio y su ubicación en la jerarquía de proyectos.</w:t>
            </w:r>
          </w:p>
          <w:p w14:paraId="3385553A" w14:textId="77777777" w:rsidR="00532218" w:rsidRDefault="00532218" w:rsidP="007A746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llamara a su servicio GIT para la actualización.</w:t>
            </w:r>
          </w:p>
          <w:p w14:paraId="1D235EF3" w14:textId="77777777" w:rsidR="00532218" w:rsidRDefault="00532218" w:rsidP="005322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ejecutara la funcionalidad modificación.</w:t>
            </w:r>
          </w:p>
        </w:tc>
      </w:tr>
      <w:tr w:rsidR="0073436E" w14:paraId="5AFD075A" w14:textId="77777777" w:rsidTr="00E05A54">
        <w:trPr>
          <w:cnfStyle w:val="000000100000" w:firstRow="0" w:lastRow="0" w:firstColumn="0" w:lastColumn="0" w:oddVBand="0" w:evenVBand="0" w:oddHBand="1" w:evenHBand="0" w:firstRowFirstColumn="0" w:firstRowLastColumn="0" w:lastRowFirstColumn="0" w:lastRowLastColumn="0"/>
          <w:trHeight w:val="4680"/>
        </w:trPr>
        <w:tc>
          <w:tcPr>
            <w:cnfStyle w:val="001000000000" w:firstRow="0" w:lastRow="0" w:firstColumn="1" w:lastColumn="0" w:oddVBand="0" w:evenVBand="0" w:oddHBand="0" w:evenHBand="0" w:firstRowFirstColumn="0" w:firstRowLastColumn="0" w:lastRowFirstColumn="0" w:lastRowLastColumn="0"/>
            <w:tcW w:w="4322" w:type="dxa"/>
          </w:tcPr>
          <w:p w14:paraId="6790BCBA" w14:textId="77777777" w:rsidR="0073436E" w:rsidRDefault="0073436E" w:rsidP="006F2918">
            <w:r>
              <w:lastRenderedPageBreak/>
              <w:t>Excepciones</w:t>
            </w:r>
          </w:p>
        </w:tc>
        <w:tc>
          <w:tcPr>
            <w:tcW w:w="4322" w:type="dxa"/>
          </w:tcPr>
          <w:p w14:paraId="36A52C13" w14:textId="77777777" w:rsidR="0073436E"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listado de proyectos. El sistema deja de realizar la actualización y vuelca la información en su LOG para poder ser visualizado por los administradores.</w:t>
            </w:r>
          </w:p>
          <w:p w14:paraId="79989C15" w14:textId="77777777" w:rsidR="007A7467"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obtención de información de un proyecto individual. No se </w:t>
            </w:r>
            <w:r w:rsidR="003C3EAA">
              <w:t>realizará</w:t>
            </w:r>
            <w:r>
              <w:t xml:space="preserve"> la acción con dicho proyecto. Se </w:t>
            </w:r>
            <w:r w:rsidR="003C3EAA">
              <w:t>continuará</w:t>
            </w:r>
            <w:r>
              <w:t xml:space="preserve"> con los demás.</w:t>
            </w:r>
          </w:p>
          <w:p w14:paraId="6EA8C0E5" w14:textId="77777777" w:rsidR="00202285" w:rsidRDefault="00202285"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servicio GIT. El sistema lo volcara en su LOG y continuara con otro proyecto.</w:t>
            </w:r>
          </w:p>
        </w:tc>
      </w:tr>
    </w:tbl>
    <w:p w14:paraId="380FF2C5" w14:textId="77777777" w:rsidR="008E360A" w:rsidRDefault="008E360A" w:rsidP="0020649B"/>
    <w:p w14:paraId="56E138B2" w14:textId="77777777" w:rsidR="008E360A" w:rsidRPr="0020649B" w:rsidRDefault="008E360A" w:rsidP="0020649B">
      <w:r>
        <w:br w:type="page"/>
      </w:r>
    </w:p>
    <w:p w14:paraId="1948E94C" w14:textId="77777777" w:rsidR="00552024" w:rsidRPr="00E05A54" w:rsidRDefault="003C3EAA" w:rsidP="00E05A54">
      <w:pPr>
        <w:pStyle w:val="Ttulo2"/>
        <w:numPr>
          <w:ilvl w:val="1"/>
          <w:numId w:val="1"/>
        </w:numPr>
        <w:rPr>
          <w:szCs w:val="56"/>
        </w:rPr>
      </w:pPr>
      <w:bookmarkStart w:id="1346" w:name="_Toc487482726"/>
      <w:r w:rsidRPr="00E05A54">
        <w:rPr>
          <w:szCs w:val="56"/>
        </w:rPr>
        <w:lastRenderedPageBreak/>
        <w:t>Gestión</w:t>
      </w:r>
      <w:r w:rsidR="00552024" w:rsidRPr="00E05A54">
        <w:rPr>
          <w:szCs w:val="56"/>
        </w:rPr>
        <w:t xml:space="preserve"> de ejecuciones</w:t>
      </w:r>
      <w:bookmarkEnd w:id="1346"/>
      <w:del w:id="1347" w:author="RAQUEL BLANCO AGUIRRE" w:date="2017-06-28T13:28:00Z">
        <w:r w:rsidR="00552024" w:rsidRPr="00E05A54" w:rsidDel="00170322">
          <w:rPr>
            <w:szCs w:val="56"/>
          </w:rPr>
          <w:delText>:</w:delText>
        </w:r>
      </w:del>
    </w:p>
    <w:p w14:paraId="1D2AB9EA" w14:textId="77777777" w:rsidR="00BA2D92" w:rsidRPr="00BA2D92" w:rsidRDefault="00BA2D92" w:rsidP="00BA2D92"/>
    <w:p w14:paraId="0B2B0D6B" w14:textId="0109246B" w:rsidR="002C0F2E" w:rsidRDefault="00323949" w:rsidP="00EB5E49">
      <w:pPr>
        <w:keepNext/>
        <w:jc w:val="center"/>
      </w:pPr>
      <w:ins w:id="1348" w:author="Raul García Fernández" w:date="2017-06-30T18:10:00Z">
        <w:r>
          <w:object w:dxaOrig="9691" w:dyaOrig="5371" w14:anchorId="790F069D">
            <v:shape id="_x0000_i1032" type="#_x0000_t75" style="width:425.25pt;height:235.5pt" o:ole="">
              <v:imagedata r:id="rId41" o:title=""/>
            </v:shape>
            <o:OLEObject Type="Embed" ProgID="Visio.Drawing.15" ShapeID="_x0000_i1032" DrawAspect="Content" ObjectID="_1561225054" r:id="rId42"/>
          </w:object>
        </w:r>
      </w:ins>
      <w:commentRangeStart w:id="1349"/>
      <w:del w:id="1350" w:author="Raul García Fernández" w:date="2017-06-30T18:10:00Z">
        <w:r w:rsidR="00A0559C" w:rsidRPr="00A0559C" w:rsidDel="00323949">
          <w:rPr>
            <w:noProof/>
            <w:lang w:val="es-ES" w:eastAsia="es-ES"/>
          </w:rPr>
          <w:drawing>
            <wp:inline distT="0" distB="0" distL="0" distR="0" wp14:anchorId="6161A3E0" wp14:editId="56C6DFDC">
              <wp:extent cx="4676775" cy="31051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81950" cy="3108586"/>
                      </a:xfrm>
                      <a:prstGeom prst="rect">
                        <a:avLst/>
                      </a:prstGeom>
                    </pic:spPr>
                  </pic:pic>
                </a:graphicData>
              </a:graphic>
            </wp:inline>
          </w:drawing>
        </w:r>
      </w:del>
      <w:commentRangeEnd w:id="1349"/>
      <w:r w:rsidR="00170322">
        <w:rPr>
          <w:rStyle w:val="Refdecomentario"/>
        </w:rPr>
        <w:commentReference w:id="1349"/>
      </w:r>
    </w:p>
    <w:p w14:paraId="0DAE7952" w14:textId="4E773B1D" w:rsidR="00BA2D92" w:rsidRDefault="002C0F2E" w:rsidP="002C0F2E">
      <w:pPr>
        <w:pStyle w:val="Descripcin"/>
      </w:pPr>
      <w:bookmarkStart w:id="1351" w:name="_Toc479072868"/>
      <w:bookmarkStart w:id="1352" w:name="_Toc479328455"/>
      <w:bookmarkStart w:id="1353" w:name="_Toc487482792"/>
      <w:r>
        <w:t xml:space="preserve">Ilustración </w:t>
      </w:r>
      <w:r w:rsidR="00B948F6">
        <w:fldChar w:fldCharType="begin"/>
      </w:r>
      <w:r w:rsidR="00B948F6">
        <w:instrText xml:space="preserve"> STYLEREF 1 \s </w:instrText>
      </w:r>
      <w:r w:rsidR="00B948F6">
        <w:fldChar w:fldCharType="separate"/>
      </w:r>
      <w:r w:rsidR="009D59D5">
        <w:rPr>
          <w:noProof/>
        </w:rPr>
        <w:t>4</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5</w:t>
      </w:r>
      <w:r w:rsidR="00B948F6">
        <w:rPr>
          <w:noProof/>
        </w:rPr>
        <w:fldChar w:fldCharType="end"/>
      </w:r>
      <w:r>
        <w:t xml:space="preserve"> (</w:t>
      </w:r>
      <w:r w:rsidR="003C3EAA">
        <w:t>Gestión</w:t>
      </w:r>
      <w:r>
        <w:t xml:space="preserve"> de ejecución)</w:t>
      </w:r>
      <w:bookmarkEnd w:id="1351"/>
      <w:bookmarkEnd w:id="1352"/>
      <w:bookmarkEnd w:id="1353"/>
    </w:p>
    <w:p w14:paraId="79710225" w14:textId="77777777" w:rsidR="008E360A" w:rsidRPr="00BA2D92" w:rsidRDefault="008E360A" w:rsidP="00BA2D92"/>
    <w:p w14:paraId="7F6C50F4" w14:textId="446CAE36" w:rsidR="00552B9F" w:rsidRDefault="00552B9F" w:rsidP="00552B9F">
      <w:pPr>
        <w:pStyle w:val="Descripcin"/>
        <w:keepNext/>
      </w:pPr>
      <w:bookmarkStart w:id="1354" w:name="_Toc479072892"/>
      <w:bookmarkStart w:id="1355" w:name="_Toc479328502"/>
      <w:bookmarkStart w:id="1356" w:name="_Toc487482840"/>
      <w:r>
        <w:t xml:space="preserve">Tabla </w:t>
      </w:r>
      <w:ins w:id="1357"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358"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359" w:author="Raul García Fernández" w:date="2017-07-10T20:50:00Z">
        <w:r w:rsidR="009D59D5">
          <w:rPr>
            <w:noProof/>
          </w:rPr>
          <w:t>17</w:t>
        </w:r>
      </w:ins>
      <w:ins w:id="1360" w:author="Raul García Fernández" w:date="2017-06-30T18:00:00Z">
        <w:r w:rsidR="00003005">
          <w:fldChar w:fldCharType="end"/>
        </w:r>
      </w:ins>
      <w:del w:id="1361"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17</w:delText>
        </w:r>
        <w:r w:rsidR="008D0F98" w:rsidDel="00003005">
          <w:rPr>
            <w:noProof/>
          </w:rPr>
          <w:fldChar w:fldCharType="end"/>
        </w:r>
      </w:del>
      <w:r>
        <w:t xml:space="preserve"> (Listar ejecuciones)</w:t>
      </w:r>
      <w:bookmarkEnd w:id="1354"/>
      <w:bookmarkEnd w:id="1355"/>
      <w:bookmarkEnd w:id="1356"/>
    </w:p>
    <w:tbl>
      <w:tblPr>
        <w:tblStyle w:val="Tabladecuadrcula4"/>
        <w:tblW w:w="0" w:type="auto"/>
        <w:tblLook w:val="04A0" w:firstRow="1" w:lastRow="0" w:firstColumn="1" w:lastColumn="0" w:noHBand="0" w:noVBand="1"/>
      </w:tblPr>
      <w:tblGrid>
        <w:gridCol w:w="4225"/>
        <w:gridCol w:w="4269"/>
      </w:tblGrid>
      <w:tr w:rsidR="003F5445" w14:paraId="5B45822B"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96AA93B" w14:textId="77777777" w:rsidR="003F5445" w:rsidRDefault="003F5445" w:rsidP="003F5445">
            <w:r>
              <w:t>ID</w:t>
            </w:r>
          </w:p>
        </w:tc>
        <w:tc>
          <w:tcPr>
            <w:tcW w:w="4322" w:type="dxa"/>
          </w:tcPr>
          <w:p w14:paraId="0BEB41BC"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7877C5">
              <w:t>5.1</w:t>
            </w:r>
          </w:p>
        </w:tc>
      </w:tr>
      <w:tr w:rsidR="003F5445" w14:paraId="74ABEA1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49F804B" w14:textId="77777777" w:rsidR="003F5445" w:rsidRDefault="003F5445" w:rsidP="003F5445">
            <w:r>
              <w:t>Actor</w:t>
            </w:r>
          </w:p>
        </w:tc>
        <w:tc>
          <w:tcPr>
            <w:tcW w:w="4322" w:type="dxa"/>
          </w:tcPr>
          <w:p w14:paraId="46097A76" w14:textId="77777777" w:rsidR="003F5445" w:rsidRDefault="007877C5"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43B4029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23F68EB" w14:textId="77777777" w:rsidR="003F5445" w:rsidRDefault="003F5445" w:rsidP="003F5445">
            <w:r>
              <w:t>Nombre</w:t>
            </w:r>
          </w:p>
        </w:tc>
        <w:tc>
          <w:tcPr>
            <w:tcW w:w="4322" w:type="dxa"/>
          </w:tcPr>
          <w:p w14:paraId="55A8B1A6" w14:textId="77777777" w:rsidR="003F5445" w:rsidRDefault="007877C5" w:rsidP="003F5445">
            <w:pPr>
              <w:cnfStyle w:val="000000000000" w:firstRow="0" w:lastRow="0" w:firstColumn="0" w:lastColumn="0" w:oddVBand="0" w:evenVBand="0" w:oddHBand="0" w:evenHBand="0" w:firstRowFirstColumn="0" w:firstRowLastColumn="0" w:lastRowFirstColumn="0" w:lastRowLastColumn="0"/>
            </w:pPr>
            <w:r>
              <w:t>Listar ejecuciones</w:t>
            </w:r>
          </w:p>
        </w:tc>
      </w:tr>
      <w:tr w:rsidR="003F5445" w14:paraId="63072776" w14:textId="77777777" w:rsidTr="008E360A">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4322" w:type="dxa"/>
          </w:tcPr>
          <w:p w14:paraId="6BD3A701" w14:textId="77777777" w:rsidR="003F5445" w:rsidRDefault="003F5445" w:rsidP="003F5445">
            <w:r>
              <w:t>Objetivo</w:t>
            </w:r>
          </w:p>
        </w:tc>
        <w:tc>
          <w:tcPr>
            <w:tcW w:w="4322" w:type="dxa"/>
          </w:tcPr>
          <w:p w14:paraId="31BAB6E4" w14:textId="77777777" w:rsidR="003F5445" w:rsidRDefault="007877C5" w:rsidP="003F5445">
            <w:pPr>
              <w:cnfStyle w:val="000000100000" w:firstRow="0" w:lastRow="0" w:firstColumn="0" w:lastColumn="0" w:oddVBand="0" w:evenVBand="0" w:oddHBand="1" w:evenHBand="0" w:firstRowFirstColumn="0" w:firstRowLastColumn="0" w:lastRowFirstColumn="0" w:lastRowLastColumn="0"/>
            </w:pPr>
            <w:r>
              <w:t>Listar todas las ejecuciones existentes del usuario</w:t>
            </w:r>
          </w:p>
        </w:tc>
      </w:tr>
      <w:tr w:rsidR="003F5445" w14:paraId="5FD7145D" w14:textId="77777777" w:rsidTr="00E05A54">
        <w:trPr>
          <w:trHeight w:val="3611"/>
        </w:trPr>
        <w:tc>
          <w:tcPr>
            <w:cnfStyle w:val="001000000000" w:firstRow="0" w:lastRow="0" w:firstColumn="1" w:lastColumn="0" w:oddVBand="0" w:evenVBand="0" w:oddHBand="0" w:evenHBand="0" w:firstRowFirstColumn="0" w:firstRowLastColumn="0" w:lastRowFirstColumn="0" w:lastRowLastColumn="0"/>
            <w:tcW w:w="4322" w:type="dxa"/>
          </w:tcPr>
          <w:p w14:paraId="2481C385" w14:textId="77777777" w:rsidR="003F5445" w:rsidRDefault="003F5445" w:rsidP="003F5445">
            <w:r>
              <w:t>Flujo</w:t>
            </w:r>
          </w:p>
        </w:tc>
        <w:tc>
          <w:tcPr>
            <w:tcW w:w="4322" w:type="dxa"/>
          </w:tcPr>
          <w:p w14:paraId="21367D24" w14:textId="77777777" w:rsidR="003F544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listar las ejecuciones propias.</w:t>
            </w:r>
          </w:p>
          <w:p w14:paraId="426B8DEB" w14:textId="77777777"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 en el </w:t>
            </w:r>
            <w:r w:rsidR="003C3EAA">
              <w:t>sistema todas</w:t>
            </w:r>
            <w:r>
              <w:t xml:space="preserve"> las ejecuciones del usuario.</w:t>
            </w:r>
          </w:p>
          <w:p w14:paraId="333040EC" w14:textId="77777777"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ordenara las ejecuciones por estado:</w:t>
            </w:r>
          </w:p>
          <w:p w14:paraId="5D375B53" w14:textId="77777777"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En ejecución.</w:t>
            </w:r>
          </w:p>
          <w:p w14:paraId="2FB764D5" w14:textId="77777777"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Finalizadas con éxito.</w:t>
            </w:r>
          </w:p>
          <w:p w14:paraId="29A40583" w14:textId="77777777"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Finalizadas por error.</w:t>
            </w:r>
          </w:p>
          <w:p w14:paraId="14744D08" w14:textId="77777777" w:rsidR="007877C5" w:rsidRDefault="007877C5" w:rsidP="007877C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una ejecución.</w:t>
            </w:r>
          </w:p>
          <w:p w14:paraId="4CBBE899" w14:textId="77777777" w:rsidR="007877C5" w:rsidRDefault="007877C5" w:rsidP="007877C5">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Pasará al escenario del CU 5.2</w:t>
            </w:r>
          </w:p>
        </w:tc>
      </w:tr>
      <w:tr w:rsidR="003F5445" w14:paraId="5F13E039"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9352B5F" w14:textId="77777777" w:rsidR="003F5445" w:rsidRDefault="003F5445" w:rsidP="003F5445">
            <w:r>
              <w:t>Excepciones</w:t>
            </w:r>
          </w:p>
        </w:tc>
        <w:tc>
          <w:tcPr>
            <w:tcW w:w="4322" w:type="dxa"/>
          </w:tcPr>
          <w:p w14:paraId="67CDB174" w14:textId="77777777"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búsqueda de las ejecuciones del usuario. El sistema </w:t>
            </w:r>
            <w:r w:rsidR="00D12B9B">
              <w:lastRenderedPageBreak/>
              <w:t>devolverá</w:t>
            </w:r>
            <w:r>
              <w:t xml:space="preserve"> como conjunto vacío, las ejecuciones.</w:t>
            </w:r>
          </w:p>
          <w:p w14:paraId="591D9617" w14:textId="77777777" w:rsidR="007877C5" w:rsidRDefault="00E3677B"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188DCBD1" w14:textId="77777777" w:rsidR="003F5445" w:rsidRDefault="003F5445" w:rsidP="003F5445"/>
    <w:p w14:paraId="12D0D3FD" w14:textId="7F9DC133" w:rsidR="00552B9F" w:rsidRDefault="00552B9F" w:rsidP="00552B9F">
      <w:pPr>
        <w:pStyle w:val="Descripcin"/>
        <w:keepNext/>
      </w:pPr>
      <w:bookmarkStart w:id="1362" w:name="_Toc479072893"/>
      <w:bookmarkStart w:id="1363" w:name="_Toc479328503"/>
      <w:bookmarkStart w:id="1364" w:name="_Toc487482841"/>
      <w:r>
        <w:t xml:space="preserve">Tabla </w:t>
      </w:r>
      <w:ins w:id="1365"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366"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367" w:author="Raul García Fernández" w:date="2017-07-10T20:50:00Z">
        <w:r w:rsidR="009D59D5">
          <w:rPr>
            <w:noProof/>
          </w:rPr>
          <w:t>18</w:t>
        </w:r>
      </w:ins>
      <w:ins w:id="1368" w:author="Raul García Fernández" w:date="2017-06-30T18:00:00Z">
        <w:r w:rsidR="00003005">
          <w:fldChar w:fldCharType="end"/>
        </w:r>
      </w:ins>
      <w:del w:id="1369"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18</w:delText>
        </w:r>
        <w:r w:rsidR="008D0F98" w:rsidDel="00003005">
          <w:rPr>
            <w:noProof/>
          </w:rPr>
          <w:fldChar w:fldCharType="end"/>
        </w:r>
      </w:del>
      <w:r>
        <w:t xml:space="preserve"> (Visualizar ejecución)</w:t>
      </w:r>
      <w:bookmarkEnd w:id="1362"/>
      <w:bookmarkEnd w:id="1363"/>
      <w:bookmarkEnd w:id="1364"/>
    </w:p>
    <w:tbl>
      <w:tblPr>
        <w:tblStyle w:val="Tabladecuadrcula4"/>
        <w:tblW w:w="0" w:type="auto"/>
        <w:tblLook w:val="04A0" w:firstRow="1" w:lastRow="0" w:firstColumn="1" w:lastColumn="0" w:noHBand="0" w:noVBand="1"/>
      </w:tblPr>
      <w:tblGrid>
        <w:gridCol w:w="4235"/>
        <w:gridCol w:w="4259"/>
      </w:tblGrid>
      <w:tr w:rsidR="007877C5" w14:paraId="3097B3DD"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0615A30" w14:textId="77777777" w:rsidR="007877C5" w:rsidRDefault="007877C5" w:rsidP="006F2918">
            <w:r>
              <w:t>ID</w:t>
            </w:r>
          </w:p>
        </w:tc>
        <w:tc>
          <w:tcPr>
            <w:tcW w:w="4322" w:type="dxa"/>
          </w:tcPr>
          <w:p w14:paraId="61CDD600" w14:textId="77777777" w:rsidR="007877C5" w:rsidRDefault="007877C5" w:rsidP="006F2918">
            <w:pPr>
              <w:cnfStyle w:val="100000000000" w:firstRow="1" w:lastRow="0" w:firstColumn="0" w:lastColumn="0" w:oddVBand="0" w:evenVBand="0" w:oddHBand="0" w:evenHBand="0" w:firstRowFirstColumn="0" w:firstRowLastColumn="0" w:lastRowFirstColumn="0" w:lastRowLastColumn="0"/>
            </w:pPr>
            <w:r>
              <w:t xml:space="preserve">CU </w:t>
            </w:r>
            <w:r w:rsidR="006F2918">
              <w:t>5.2</w:t>
            </w:r>
          </w:p>
        </w:tc>
      </w:tr>
      <w:tr w:rsidR="007877C5" w14:paraId="437556A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6DBF469" w14:textId="77777777" w:rsidR="007877C5" w:rsidRDefault="007877C5" w:rsidP="006F2918">
            <w:r>
              <w:t>Actor</w:t>
            </w:r>
          </w:p>
        </w:tc>
        <w:tc>
          <w:tcPr>
            <w:tcW w:w="4322" w:type="dxa"/>
          </w:tcPr>
          <w:p w14:paraId="7F3C32C9" w14:textId="77777777" w:rsidR="007877C5" w:rsidRDefault="006F2918" w:rsidP="006F2918">
            <w:pPr>
              <w:cnfStyle w:val="000000100000" w:firstRow="0" w:lastRow="0" w:firstColumn="0" w:lastColumn="0" w:oddVBand="0" w:evenVBand="0" w:oddHBand="1" w:evenHBand="0" w:firstRowFirstColumn="0" w:firstRowLastColumn="0" w:lastRowFirstColumn="0" w:lastRowLastColumn="0"/>
            </w:pPr>
            <w:r>
              <w:t>Usuario</w:t>
            </w:r>
          </w:p>
        </w:tc>
      </w:tr>
      <w:tr w:rsidR="007877C5" w14:paraId="799019C9"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7896A62" w14:textId="77777777" w:rsidR="007877C5" w:rsidRDefault="007877C5" w:rsidP="006F2918">
            <w:r>
              <w:t>Nombre</w:t>
            </w:r>
          </w:p>
        </w:tc>
        <w:tc>
          <w:tcPr>
            <w:tcW w:w="4322" w:type="dxa"/>
          </w:tcPr>
          <w:p w14:paraId="3DC2E9CC" w14:textId="77777777" w:rsidR="007877C5" w:rsidRDefault="006F2918" w:rsidP="006F2918">
            <w:pPr>
              <w:cnfStyle w:val="000000000000" w:firstRow="0" w:lastRow="0" w:firstColumn="0" w:lastColumn="0" w:oddVBand="0" w:evenVBand="0" w:oddHBand="0" w:evenHBand="0" w:firstRowFirstColumn="0" w:firstRowLastColumn="0" w:lastRowFirstColumn="0" w:lastRowLastColumn="0"/>
            </w:pPr>
            <w:r>
              <w:t>Visualizar ejecución</w:t>
            </w:r>
          </w:p>
        </w:tc>
      </w:tr>
      <w:tr w:rsidR="007877C5" w14:paraId="24B16046"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83A3CB1" w14:textId="77777777" w:rsidR="007877C5" w:rsidRDefault="007877C5" w:rsidP="006F2918">
            <w:r>
              <w:t>Objetivo</w:t>
            </w:r>
          </w:p>
        </w:tc>
        <w:tc>
          <w:tcPr>
            <w:tcW w:w="4322" w:type="dxa"/>
          </w:tcPr>
          <w:p w14:paraId="5D3711C3" w14:textId="77777777" w:rsidR="007877C5" w:rsidRDefault="006F2918" w:rsidP="006F2918">
            <w:pPr>
              <w:cnfStyle w:val="000000100000" w:firstRow="0" w:lastRow="0" w:firstColumn="0" w:lastColumn="0" w:oddVBand="0" w:evenVBand="0" w:oddHBand="1" w:evenHBand="0" w:firstRowFirstColumn="0" w:firstRowLastColumn="0" w:lastRowFirstColumn="0" w:lastRowLastColumn="0"/>
            </w:pPr>
            <w:r>
              <w:t>Visualizar una ejecución seleccionada por el usuario.</w:t>
            </w:r>
          </w:p>
        </w:tc>
      </w:tr>
      <w:tr w:rsidR="007877C5" w14:paraId="01F02F72"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3C72FA0" w14:textId="77777777" w:rsidR="007877C5" w:rsidRDefault="007877C5" w:rsidP="006F2918">
            <w:r>
              <w:t>Flujo</w:t>
            </w:r>
          </w:p>
        </w:tc>
        <w:tc>
          <w:tcPr>
            <w:tcW w:w="4322" w:type="dxa"/>
          </w:tcPr>
          <w:p w14:paraId="4B7AF0EE" w14:textId="77777777" w:rsidR="007877C5"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la información de una ejecución.</w:t>
            </w:r>
          </w:p>
          <w:p w14:paraId="4679B234" w14:textId="77777777"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ejecución.</w:t>
            </w:r>
          </w:p>
          <w:p w14:paraId="45B64344" w14:textId="77777777"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comprobara si la ejecución ha terminado. Llamando al servicio de </w:t>
            </w:r>
            <w:r w:rsidR="003C3EAA">
              <w:t>Gestión</w:t>
            </w:r>
            <w:r>
              <w:t xml:space="preserve"> de ejecuciones.</w:t>
            </w:r>
          </w:p>
          <w:p w14:paraId="7C3F6164" w14:textId="77777777"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servicio comprobara la ejecución. </w:t>
            </w:r>
          </w:p>
          <w:p w14:paraId="2688236E" w14:textId="77777777"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volcara la información en un formulario.</w:t>
            </w:r>
          </w:p>
          <w:p w14:paraId="4FC3EE3B" w14:textId="77777777" w:rsidR="006F2918" w:rsidRDefault="006F2918" w:rsidP="006F291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En el caso de que la ejecución no haya sido terminada, se mostrara un contador de cuánto tiempo lleva en ejecución.</w:t>
            </w:r>
            <w:r w:rsidR="007C01C8">
              <w:t xml:space="preserve"> </w:t>
            </w:r>
            <w:r w:rsidR="003C3EAA">
              <w:t>Además,</w:t>
            </w:r>
            <w:r w:rsidR="007C01C8">
              <w:t xml:space="preserve"> se </w:t>
            </w:r>
            <w:r w:rsidR="00AA2BC9">
              <w:t>añadirá</w:t>
            </w:r>
            <w:r w:rsidR="007C01C8">
              <w:t xml:space="preserve"> la opción de realizar el CU 5.3 (finalizar la ejecución).</w:t>
            </w:r>
          </w:p>
          <w:p w14:paraId="2A971AE9" w14:textId="77777777" w:rsidR="007C01C8" w:rsidRDefault="007C01C8" w:rsidP="007C01C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volcara el formulario rellenado al usuario.</w:t>
            </w:r>
          </w:p>
        </w:tc>
      </w:tr>
      <w:tr w:rsidR="007877C5" w14:paraId="3DEDE10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658D0DF" w14:textId="77777777" w:rsidR="007877C5" w:rsidRDefault="007877C5" w:rsidP="006F2918">
            <w:r>
              <w:t>Excepciones</w:t>
            </w:r>
          </w:p>
        </w:tc>
        <w:tc>
          <w:tcPr>
            <w:tcW w:w="4322" w:type="dxa"/>
          </w:tcPr>
          <w:p w14:paraId="4851FE83" w14:textId="77777777" w:rsidR="007877C5" w:rsidRDefault="006F2918"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14:paraId="0C9DCFF8" w14:textId="77777777" w:rsidR="00421955" w:rsidRDefault="00421955"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extracción de la información. Se </w:t>
            </w:r>
            <w:r w:rsidR="003C3EAA">
              <w:t>avisará</w:t>
            </w:r>
            <w:r>
              <w:t xml:space="preserve"> al usuario de la imposibilidad de extracción de información y se devolverá al </w:t>
            </w:r>
            <w:r>
              <w:lastRenderedPageBreak/>
              <w:t xml:space="preserve">usuario al estado de </w:t>
            </w:r>
            <w:r w:rsidRPr="00452109">
              <w:rPr>
                <w:b/>
              </w:rPr>
              <w:t>CU 5.1</w:t>
            </w:r>
            <w:r>
              <w:t xml:space="preserve"> (Listado de ejecuciones).</w:t>
            </w:r>
          </w:p>
          <w:p w14:paraId="1D40118C" w14:textId="77777777" w:rsidR="0099030B" w:rsidRDefault="00E3677B"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69DEBA15" w14:textId="77777777" w:rsidR="00A2460C" w:rsidRDefault="00A2460C" w:rsidP="003F5445"/>
    <w:p w14:paraId="2095B117" w14:textId="7F4AA19C" w:rsidR="005C5747" w:rsidRDefault="005C5747" w:rsidP="005C5747">
      <w:pPr>
        <w:pStyle w:val="Descripcin"/>
        <w:keepNext/>
      </w:pPr>
      <w:bookmarkStart w:id="1370" w:name="_Toc479072894"/>
      <w:bookmarkStart w:id="1371" w:name="_Toc479328504"/>
      <w:bookmarkStart w:id="1372" w:name="_Toc487482842"/>
      <w:r>
        <w:t xml:space="preserve">Tabla </w:t>
      </w:r>
      <w:ins w:id="1373"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37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375" w:author="Raul García Fernández" w:date="2017-07-10T20:50:00Z">
        <w:r w:rsidR="009D59D5">
          <w:rPr>
            <w:noProof/>
          </w:rPr>
          <w:t>19</w:t>
        </w:r>
      </w:ins>
      <w:ins w:id="1376" w:author="Raul García Fernández" w:date="2017-06-30T18:00:00Z">
        <w:r w:rsidR="00003005">
          <w:fldChar w:fldCharType="end"/>
        </w:r>
      </w:ins>
      <w:del w:id="1377"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19</w:delText>
        </w:r>
        <w:r w:rsidR="008D0F98" w:rsidDel="00003005">
          <w:rPr>
            <w:noProof/>
          </w:rPr>
          <w:fldChar w:fldCharType="end"/>
        </w:r>
      </w:del>
      <w:r>
        <w:t xml:space="preserve"> (Finalización de ejecución)</w:t>
      </w:r>
      <w:bookmarkEnd w:id="1370"/>
      <w:bookmarkEnd w:id="1371"/>
      <w:bookmarkEnd w:id="1372"/>
    </w:p>
    <w:tbl>
      <w:tblPr>
        <w:tblStyle w:val="Tabladecuadrcula4"/>
        <w:tblW w:w="0" w:type="auto"/>
        <w:tblLook w:val="04A0" w:firstRow="1" w:lastRow="0" w:firstColumn="1" w:lastColumn="0" w:noHBand="0" w:noVBand="1"/>
      </w:tblPr>
      <w:tblGrid>
        <w:gridCol w:w="4235"/>
        <w:gridCol w:w="4259"/>
      </w:tblGrid>
      <w:tr w:rsidR="006F2918" w14:paraId="48730883"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9B783B1" w14:textId="77777777" w:rsidR="006F2918" w:rsidRDefault="006F2918" w:rsidP="006F2918">
            <w:r>
              <w:t>ID</w:t>
            </w:r>
          </w:p>
        </w:tc>
        <w:tc>
          <w:tcPr>
            <w:tcW w:w="4322" w:type="dxa"/>
          </w:tcPr>
          <w:p w14:paraId="0043E9F5" w14:textId="77777777"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A0559C">
              <w:t>5.3</w:t>
            </w:r>
          </w:p>
        </w:tc>
      </w:tr>
      <w:tr w:rsidR="006F2918" w14:paraId="7A54655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01A5F63" w14:textId="77777777" w:rsidR="006F2918" w:rsidRDefault="006F2918" w:rsidP="006F2918">
            <w:r>
              <w:t>Actor</w:t>
            </w:r>
          </w:p>
        </w:tc>
        <w:tc>
          <w:tcPr>
            <w:tcW w:w="4322" w:type="dxa"/>
          </w:tcPr>
          <w:p w14:paraId="0ECA1A02" w14:textId="77777777" w:rsidR="006F2918" w:rsidRDefault="00A0559C" w:rsidP="006F2918">
            <w:pPr>
              <w:cnfStyle w:val="000000100000" w:firstRow="0" w:lastRow="0" w:firstColumn="0" w:lastColumn="0" w:oddVBand="0" w:evenVBand="0" w:oddHBand="1" w:evenHBand="0" w:firstRowFirstColumn="0" w:firstRowLastColumn="0" w:lastRowFirstColumn="0" w:lastRowLastColumn="0"/>
            </w:pPr>
            <w:r>
              <w:t>Usuario</w:t>
            </w:r>
          </w:p>
        </w:tc>
      </w:tr>
      <w:tr w:rsidR="006F2918" w14:paraId="25E39C1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2BFAB2D" w14:textId="77777777" w:rsidR="006F2918" w:rsidRDefault="006F2918" w:rsidP="006F2918">
            <w:r>
              <w:t>Nombre</w:t>
            </w:r>
          </w:p>
        </w:tc>
        <w:tc>
          <w:tcPr>
            <w:tcW w:w="4322" w:type="dxa"/>
          </w:tcPr>
          <w:p w14:paraId="5E16A5CD" w14:textId="77777777" w:rsidR="006F2918" w:rsidRDefault="00A0559C" w:rsidP="006F2918">
            <w:pPr>
              <w:cnfStyle w:val="000000000000" w:firstRow="0" w:lastRow="0" w:firstColumn="0" w:lastColumn="0" w:oddVBand="0" w:evenVBand="0" w:oddHBand="0" w:evenHBand="0" w:firstRowFirstColumn="0" w:firstRowLastColumn="0" w:lastRowFirstColumn="0" w:lastRowLastColumn="0"/>
            </w:pPr>
            <w:r>
              <w:t>Finalización de ejecución</w:t>
            </w:r>
          </w:p>
        </w:tc>
      </w:tr>
      <w:tr w:rsidR="006F2918" w14:paraId="10D0FF4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7E8DAEE" w14:textId="77777777" w:rsidR="006F2918" w:rsidRDefault="006F2918" w:rsidP="006F2918">
            <w:r>
              <w:t>Objetivo</w:t>
            </w:r>
          </w:p>
        </w:tc>
        <w:tc>
          <w:tcPr>
            <w:tcW w:w="4322" w:type="dxa"/>
          </w:tcPr>
          <w:p w14:paraId="2B23A07F" w14:textId="77777777" w:rsidR="006F2918" w:rsidRDefault="00A0559C" w:rsidP="006F2918">
            <w:pPr>
              <w:cnfStyle w:val="000000100000" w:firstRow="0" w:lastRow="0" w:firstColumn="0" w:lastColumn="0" w:oddVBand="0" w:evenVBand="0" w:oddHBand="1" w:evenHBand="0" w:firstRowFirstColumn="0" w:firstRowLastColumn="0" w:lastRowFirstColumn="0" w:lastRowLastColumn="0"/>
            </w:pPr>
            <w:r>
              <w:t xml:space="preserve">Finalizar una ejecución que actualmente </w:t>
            </w:r>
            <w:r w:rsidR="00391C9A">
              <w:t>está</w:t>
            </w:r>
            <w:r>
              <w:t xml:space="preserve"> en ejecución.</w:t>
            </w:r>
          </w:p>
        </w:tc>
      </w:tr>
      <w:tr w:rsidR="006F2918" w14:paraId="11CE541A"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CDE2A26" w14:textId="77777777" w:rsidR="006F2918" w:rsidRDefault="006F2918" w:rsidP="006F2918">
            <w:r>
              <w:t>Flujo</w:t>
            </w:r>
          </w:p>
        </w:tc>
        <w:tc>
          <w:tcPr>
            <w:tcW w:w="4322" w:type="dxa"/>
          </w:tcPr>
          <w:p w14:paraId="3203C81A" w14:textId="77777777" w:rsidR="006F2918" w:rsidRDefault="00A0559C"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a partir de una orden, solicita que desea finalizar una ejecución </w:t>
            </w:r>
            <w:r w:rsidR="00E34BE5">
              <w:t>determinada.</w:t>
            </w:r>
          </w:p>
          <w:p w14:paraId="56204E2F" w14:textId="77777777"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es el propietario de la ejecución.</w:t>
            </w:r>
          </w:p>
          <w:p w14:paraId="30643884" w14:textId="77777777"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3C3EAA">
              <w:t>Gestión</w:t>
            </w:r>
            <w:r>
              <w:t xml:space="preserve"> de ejecuciones para parar la ejecución.</w:t>
            </w:r>
          </w:p>
          <w:p w14:paraId="0FD8F8D2" w14:textId="77777777" w:rsidR="00E34BE5" w:rsidRDefault="00E34BE5" w:rsidP="00A0559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usuario de la finalización de la ejecución.</w:t>
            </w:r>
          </w:p>
        </w:tc>
      </w:tr>
      <w:tr w:rsidR="006F2918" w14:paraId="3486880F"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37D2BAF" w14:textId="77777777" w:rsidR="006F2918" w:rsidRDefault="006F2918" w:rsidP="006F2918">
            <w:r>
              <w:t>Excepciones</w:t>
            </w:r>
          </w:p>
        </w:tc>
        <w:tc>
          <w:tcPr>
            <w:tcW w:w="4322" w:type="dxa"/>
          </w:tcPr>
          <w:p w14:paraId="6401A1ED" w14:textId="77777777"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14:paraId="2DADFAA2" w14:textId="77777777"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pueda parar la </w:t>
            </w:r>
            <w:r w:rsidR="00B521EF">
              <w:t>ejecución</w:t>
            </w:r>
            <w:r>
              <w:t>.</w:t>
            </w:r>
          </w:p>
          <w:p w14:paraId="0674E429" w14:textId="77777777" w:rsidR="0099030B" w:rsidRDefault="00E3677B"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p w14:paraId="4D619B10" w14:textId="77777777" w:rsidR="006F2918" w:rsidRDefault="006F2918" w:rsidP="006F2918">
            <w:pPr>
              <w:cnfStyle w:val="000000100000" w:firstRow="0" w:lastRow="0" w:firstColumn="0" w:lastColumn="0" w:oddVBand="0" w:evenVBand="0" w:oddHBand="1" w:evenHBand="0" w:firstRowFirstColumn="0" w:firstRowLastColumn="0" w:lastRowFirstColumn="0" w:lastRowLastColumn="0"/>
            </w:pPr>
          </w:p>
        </w:tc>
      </w:tr>
    </w:tbl>
    <w:p w14:paraId="281E79B9" w14:textId="5620B6DD" w:rsidR="006F2918" w:rsidRDefault="006F2918" w:rsidP="003F5445">
      <w:pPr>
        <w:rPr>
          <w:ins w:id="1378" w:author="Raul García Fernández" w:date="2017-07-10T20:40:00Z"/>
        </w:rPr>
      </w:pPr>
    </w:p>
    <w:p w14:paraId="40142AF4" w14:textId="77777777" w:rsidR="00D52F31" w:rsidRDefault="00D52F31" w:rsidP="003F5445"/>
    <w:p w14:paraId="3430729E" w14:textId="0CE56448" w:rsidR="005C5747" w:rsidDel="00D52F31" w:rsidRDefault="005C5747" w:rsidP="005C5747">
      <w:pPr>
        <w:pStyle w:val="Descripcin"/>
        <w:keepNext/>
        <w:rPr>
          <w:del w:id="1379" w:author="Raul García Fernández" w:date="2017-07-10T20:40:00Z"/>
        </w:rPr>
      </w:pPr>
      <w:bookmarkStart w:id="1380" w:name="_Toc479072895"/>
      <w:bookmarkStart w:id="1381" w:name="_Toc479328505"/>
      <w:bookmarkStart w:id="1382" w:name="_Toc487482843"/>
      <w:r>
        <w:lastRenderedPageBreak/>
        <w:t xml:space="preserve">Tabla </w:t>
      </w:r>
      <w:ins w:id="1383" w:author="Raul García Fernández" w:date="2017-06-30T18:00:00Z">
        <w:r w:rsidR="00003005">
          <w:rPr>
            <w:b w:val="0"/>
            <w:bCs w:val="0"/>
          </w:rPr>
          <w:fldChar w:fldCharType="begin"/>
        </w:r>
        <w:r w:rsidR="00003005">
          <w:instrText xml:space="preserve"> STYLEREF 1 \s </w:instrText>
        </w:r>
      </w:ins>
      <w:r w:rsidR="00003005">
        <w:rPr>
          <w:b w:val="0"/>
          <w:bCs w:val="0"/>
        </w:rPr>
        <w:fldChar w:fldCharType="separate"/>
      </w:r>
      <w:r w:rsidR="009D59D5">
        <w:rPr>
          <w:noProof/>
        </w:rPr>
        <w:t>4</w:t>
      </w:r>
      <w:ins w:id="1384" w:author="Raul García Fernández" w:date="2017-06-30T18:00:00Z">
        <w:r w:rsidR="00003005">
          <w:rPr>
            <w:b w:val="0"/>
            <w:bCs w:val="0"/>
          </w:rPr>
          <w:fldChar w:fldCharType="end"/>
        </w:r>
        <w:r w:rsidR="00003005">
          <w:noBreakHyphen/>
        </w:r>
        <w:r w:rsidR="00003005">
          <w:rPr>
            <w:b w:val="0"/>
            <w:bCs w:val="0"/>
          </w:rPr>
          <w:fldChar w:fldCharType="begin"/>
        </w:r>
        <w:r w:rsidR="00003005">
          <w:instrText xml:space="preserve"> SEQ Tabla \* ARABIC \s 1 </w:instrText>
        </w:r>
      </w:ins>
      <w:r w:rsidR="00003005">
        <w:rPr>
          <w:b w:val="0"/>
          <w:bCs w:val="0"/>
        </w:rPr>
        <w:fldChar w:fldCharType="separate"/>
      </w:r>
      <w:ins w:id="1385" w:author="Raul García Fernández" w:date="2017-07-10T20:50:00Z">
        <w:r w:rsidR="009D59D5">
          <w:rPr>
            <w:noProof/>
          </w:rPr>
          <w:t>20</w:t>
        </w:r>
      </w:ins>
      <w:ins w:id="1386" w:author="Raul García Fernández" w:date="2017-06-30T18:00:00Z">
        <w:r w:rsidR="00003005">
          <w:rPr>
            <w:b w:val="0"/>
            <w:bCs w:val="0"/>
          </w:rPr>
          <w:fldChar w:fldCharType="end"/>
        </w:r>
      </w:ins>
      <w:del w:id="1387" w:author="Raul García Fernández" w:date="2017-06-30T18:00:00Z">
        <w:r w:rsidR="008D0F98" w:rsidDel="00003005">
          <w:rPr>
            <w:b w:val="0"/>
            <w:bCs w:val="0"/>
          </w:rPr>
          <w:fldChar w:fldCharType="begin"/>
        </w:r>
        <w:r w:rsidR="008D0F98" w:rsidDel="00003005">
          <w:delInstrText xml:space="preserve"> STYLEREF 1 \s </w:delInstrText>
        </w:r>
        <w:r w:rsidR="008D0F98" w:rsidDel="00003005">
          <w:rPr>
            <w:b w:val="0"/>
            <w:bCs w:val="0"/>
          </w:rPr>
          <w:fldChar w:fldCharType="separate"/>
        </w:r>
        <w:r w:rsidR="003C3EAA" w:rsidDel="00003005">
          <w:rPr>
            <w:noProof/>
          </w:rPr>
          <w:delText>5</w:delText>
        </w:r>
        <w:r w:rsidR="008D0F98" w:rsidDel="00003005">
          <w:rPr>
            <w:b w:val="0"/>
            <w:bCs w:val="0"/>
            <w:noProof/>
          </w:rPr>
          <w:fldChar w:fldCharType="end"/>
        </w:r>
        <w:r w:rsidR="003C3EAA" w:rsidDel="00003005">
          <w:noBreakHyphen/>
        </w:r>
        <w:r w:rsidR="008D0F98" w:rsidDel="00003005">
          <w:rPr>
            <w:b w:val="0"/>
            <w:bCs w:val="0"/>
          </w:rPr>
          <w:fldChar w:fldCharType="begin"/>
        </w:r>
        <w:r w:rsidR="008D0F98" w:rsidDel="00003005">
          <w:delInstrText xml:space="preserve"> SEQ Tabla \* ARABIC \s 1 </w:delInstrText>
        </w:r>
        <w:r w:rsidR="008D0F98" w:rsidDel="00003005">
          <w:rPr>
            <w:b w:val="0"/>
            <w:bCs w:val="0"/>
          </w:rPr>
          <w:fldChar w:fldCharType="separate"/>
        </w:r>
        <w:r w:rsidR="003C3EAA" w:rsidDel="00003005">
          <w:rPr>
            <w:noProof/>
          </w:rPr>
          <w:delText>20</w:delText>
        </w:r>
        <w:r w:rsidR="008D0F98" w:rsidDel="00003005">
          <w:rPr>
            <w:b w:val="0"/>
            <w:bCs w:val="0"/>
            <w:noProof/>
          </w:rPr>
          <w:fldChar w:fldCharType="end"/>
        </w:r>
      </w:del>
      <w:r>
        <w:t xml:space="preserve"> (Monitorizar ejecución)</w:t>
      </w:r>
      <w:bookmarkEnd w:id="1380"/>
      <w:bookmarkEnd w:id="1381"/>
      <w:bookmarkEnd w:id="1382"/>
    </w:p>
    <w:p w14:paraId="41A9EB05" w14:textId="77777777" w:rsidR="00452109" w:rsidDel="00D52F31" w:rsidRDefault="00452109" w:rsidP="00452109">
      <w:pPr>
        <w:rPr>
          <w:del w:id="1388" w:author="Raul García Fernández" w:date="2017-07-10T20:40:00Z"/>
        </w:rPr>
      </w:pPr>
    </w:p>
    <w:p w14:paraId="2EA9ED91" w14:textId="77777777" w:rsidR="00452109" w:rsidDel="00D52F31" w:rsidRDefault="00452109" w:rsidP="00452109">
      <w:pPr>
        <w:rPr>
          <w:del w:id="1389" w:author="Raul García Fernández" w:date="2017-07-10T20:40:00Z"/>
        </w:rPr>
      </w:pPr>
    </w:p>
    <w:p w14:paraId="480BA9D8" w14:textId="77777777" w:rsidR="00E33521" w:rsidDel="00D52F31" w:rsidRDefault="00E33521" w:rsidP="00452109">
      <w:pPr>
        <w:rPr>
          <w:del w:id="1390" w:author="Raul García Fernández" w:date="2017-07-10T20:40:00Z"/>
        </w:rPr>
      </w:pPr>
    </w:p>
    <w:p w14:paraId="027F98F7" w14:textId="77777777" w:rsidR="00452109" w:rsidRDefault="00452109">
      <w:pPr>
        <w:pStyle w:val="Descripcin"/>
        <w:keepNext/>
        <w:pPrChange w:id="1391" w:author="Raul García Fernández" w:date="2017-07-10T20:40:00Z">
          <w:pPr/>
        </w:pPrChange>
      </w:pPr>
    </w:p>
    <w:p w14:paraId="741BF8DE" w14:textId="77777777" w:rsidR="00452109" w:rsidRPr="00452109" w:rsidRDefault="00452109" w:rsidP="00452109"/>
    <w:tbl>
      <w:tblPr>
        <w:tblStyle w:val="Tabladecuadrcula4"/>
        <w:tblW w:w="0" w:type="auto"/>
        <w:tblLook w:val="04A0" w:firstRow="1" w:lastRow="0" w:firstColumn="1" w:lastColumn="0" w:noHBand="0" w:noVBand="1"/>
      </w:tblPr>
      <w:tblGrid>
        <w:gridCol w:w="4230"/>
        <w:gridCol w:w="4264"/>
      </w:tblGrid>
      <w:tr w:rsidR="006F2918" w14:paraId="3F30322A"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027653E" w14:textId="77777777" w:rsidR="006F2918" w:rsidRDefault="006F2918" w:rsidP="006F2918">
            <w:r>
              <w:t>ID</w:t>
            </w:r>
          </w:p>
        </w:tc>
        <w:tc>
          <w:tcPr>
            <w:tcW w:w="4322" w:type="dxa"/>
          </w:tcPr>
          <w:p w14:paraId="3263F163" w14:textId="77777777"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D12B9B">
              <w:t>5.4</w:t>
            </w:r>
          </w:p>
        </w:tc>
      </w:tr>
      <w:tr w:rsidR="006F2918" w14:paraId="3314DED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7014EDF" w14:textId="77777777" w:rsidR="006F2918" w:rsidRDefault="006F2918" w:rsidP="006F2918">
            <w:r>
              <w:t>Actor</w:t>
            </w:r>
          </w:p>
        </w:tc>
        <w:tc>
          <w:tcPr>
            <w:tcW w:w="4322" w:type="dxa"/>
          </w:tcPr>
          <w:p w14:paraId="483BA424" w14:textId="77777777" w:rsidR="006F2918" w:rsidRDefault="00D12B9B" w:rsidP="006F2918">
            <w:pPr>
              <w:cnfStyle w:val="000000100000" w:firstRow="0" w:lastRow="0" w:firstColumn="0" w:lastColumn="0" w:oddVBand="0" w:evenVBand="0" w:oddHBand="1" w:evenHBand="0" w:firstRowFirstColumn="0" w:firstRowLastColumn="0" w:lastRowFirstColumn="0" w:lastRowLastColumn="0"/>
            </w:pPr>
            <w:r>
              <w:t xml:space="preserve">Sistema </w:t>
            </w:r>
          </w:p>
        </w:tc>
      </w:tr>
      <w:tr w:rsidR="006F2918" w14:paraId="0273C26F"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2B55E7B" w14:textId="77777777" w:rsidR="006F2918" w:rsidRDefault="006F2918" w:rsidP="006F2918">
            <w:r>
              <w:t>Nombre</w:t>
            </w:r>
          </w:p>
        </w:tc>
        <w:tc>
          <w:tcPr>
            <w:tcW w:w="4322" w:type="dxa"/>
          </w:tcPr>
          <w:p w14:paraId="42F66B00" w14:textId="77777777" w:rsidR="006F2918" w:rsidRDefault="00D12B9B" w:rsidP="006F2918">
            <w:pPr>
              <w:cnfStyle w:val="000000000000" w:firstRow="0" w:lastRow="0" w:firstColumn="0" w:lastColumn="0" w:oddVBand="0" w:evenVBand="0" w:oddHBand="0" w:evenHBand="0" w:firstRowFirstColumn="0" w:firstRowLastColumn="0" w:lastRowFirstColumn="0" w:lastRowLastColumn="0"/>
            </w:pPr>
            <w:r>
              <w:t>Monitorizar ejecución</w:t>
            </w:r>
          </w:p>
        </w:tc>
      </w:tr>
      <w:tr w:rsidR="006F2918" w14:paraId="5E3500C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DF6D13A" w14:textId="77777777" w:rsidR="006F2918" w:rsidRDefault="006F2918" w:rsidP="006F2918">
            <w:r>
              <w:t>Objetivo</w:t>
            </w:r>
          </w:p>
        </w:tc>
        <w:tc>
          <w:tcPr>
            <w:tcW w:w="4322" w:type="dxa"/>
          </w:tcPr>
          <w:p w14:paraId="70C55AB0" w14:textId="77777777" w:rsidR="006F2918" w:rsidRDefault="00D12B9B" w:rsidP="006F2918">
            <w:pPr>
              <w:cnfStyle w:val="000000100000" w:firstRow="0" w:lastRow="0" w:firstColumn="0" w:lastColumn="0" w:oddVBand="0" w:evenVBand="0" w:oddHBand="1" w:evenHBand="0" w:firstRowFirstColumn="0" w:firstRowLastColumn="0" w:lastRowFirstColumn="0" w:lastRowLastColumn="0"/>
            </w:pPr>
            <w:r>
              <w:t>Monitorizar la ejecución en tiempo real</w:t>
            </w:r>
          </w:p>
        </w:tc>
      </w:tr>
      <w:tr w:rsidR="006F2918" w14:paraId="05EBAB10"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26ADED4" w14:textId="77777777" w:rsidR="006F2918" w:rsidRDefault="006F2918" w:rsidP="006F2918">
            <w:r>
              <w:t>Flujo</w:t>
            </w:r>
          </w:p>
        </w:tc>
        <w:tc>
          <w:tcPr>
            <w:tcW w:w="4322" w:type="dxa"/>
          </w:tcPr>
          <w:p w14:paraId="48F34860" w14:textId="77777777" w:rsidR="006F2918"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llama al servicio de </w:t>
            </w:r>
            <w:r w:rsidR="003C3EAA">
              <w:t>Gestión</w:t>
            </w:r>
            <w:r>
              <w:t xml:space="preserve"> de ejecuciones. Para que actualice las ejecuciones.</w:t>
            </w:r>
          </w:p>
          <w:p w14:paraId="382C7127" w14:textId="77777777" w:rsidR="00D12B9B"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lista todas las ejecuciones existentes.</w:t>
            </w:r>
          </w:p>
          <w:p w14:paraId="1BFDBCB0" w14:textId="77777777" w:rsidR="00D12B9B" w:rsidRDefault="00D12B9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comprueba una a una si las ejecuciones siguen en funcionamiento.</w:t>
            </w:r>
          </w:p>
          <w:p w14:paraId="703C6568" w14:textId="77777777"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obtiene la información de la ejecución a partir del proyecto ejecutado.</w:t>
            </w:r>
          </w:p>
          <w:p w14:paraId="580B2CD5" w14:textId="77777777"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busca en la información, el espacio de ejecución, ahí obtiene el fichero de respuesta, denominado por el proyecto a ejecutar.</w:t>
            </w:r>
          </w:p>
          <w:p w14:paraId="3FC3D081" w14:textId="77777777"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modifica el estado de la ejecución a FINALIZADO CON ÉXITO, actualiza la información y almacena la respuesta en una BD.</w:t>
            </w:r>
          </w:p>
          <w:p w14:paraId="5622B8A2" w14:textId="77777777" w:rsidR="00D474B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D47DD5">
              <w:t>servicio continua</w:t>
            </w:r>
            <w:r>
              <w:t xml:space="preserve"> con el mismo algoritmo para el resto de ejecuciones.</w:t>
            </w:r>
          </w:p>
          <w:p w14:paraId="0D11FB8B" w14:textId="77777777" w:rsidR="00D12B9B" w:rsidRDefault="00D474BB" w:rsidP="00D12B9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termina la ejecución periódica.  Y prepara la ejecución para otro tiempo determinado.</w:t>
            </w:r>
          </w:p>
        </w:tc>
      </w:tr>
      <w:tr w:rsidR="006F2918" w14:paraId="621D1B5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D0E34B1" w14:textId="77777777" w:rsidR="006F2918" w:rsidRDefault="006F2918" w:rsidP="006F2918">
            <w:r>
              <w:t>Excepciones</w:t>
            </w:r>
          </w:p>
        </w:tc>
        <w:tc>
          <w:tcPr>
            <w:tcW w:w="4322" w:type="dxa"/>
          </w:tcPr>
          <w:p w14:paraId="650846C3" w14:textId="77777777" w:rsidR="006F2918"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proceso sigue en funcionamiento. El servicio obvia el proceso y continúa con el listado.</w:t>
            </w:r>
          </w:p>
          <w:p w14:paraId="098F863A" w14:textId="77777777" w:rsidR="00D474BB"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servicio no obtiene una respuesta de la ejecución. El servicio modifica el estado </w:t>
            </w:r>
            <w:r w:rsidR="00D47DD5">
              <w:t>ha</w:t>
            </w:r>
            <w:r>
              <w:t xml:space="preserve"> FINALIZADO CON ERROR, después actualiza la información en la BD. </w:t>
            </w:r>
          </w:p>
        </w:tc>
      </w:tr>
    </w:tbl>
    <w:p w14:paraId="11ADA767" w14:textId="77777777" w:rsidR="006F2918" w:rsidRDefault="006F2918" w:rsidP="003F5445"/>
    <w:p w14:paraId="4DFBDE01" w14:textId="77777777" w:rsidR="00452109" w:rsidRDefault="00452109" w:rsidP="003F5445"/>
    <w:p w14:paraId="5280A00F" w14:textId="77777777" w:rsidR="00452109" w:rsidRDefault="00452109" w:rsidP="003F5445"/>
    <w:p w14:paraId="2B89352B" w14:textId="77777777" w:rsidR="00452109" w:rsidRDefault="00452109" w:rsidP="003F5445"/>
    <w:p w14:paraId="49C984AB" w14:textId="5142BF20" w:rsidR="005C5747" w:rsidRDefault="005C5747" w:rsidP="005C5747">
      <w:pPr>
        <w:pStyle w:val="Descripcin"/>
        <w:keepNext/>
      </w:pPr>
      <w:bookmarkStart w:id="1392" w:name="_Toc479072896"/>
      <w:bookmarkStart w:id="1393" w:name="_Toc479328506"/>
      <w:bookmarkStart w:id="1394" w:name="_Toc487482844"/>
      <w:r>
        <w:t xml:space="preserve">Tabla </w:t>
      </w:r>
      <w:ins w:id="1395"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396"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397" w:author="Raul García Fernández" w:date="2017-07-10T20:50:00Z">
        <w:r w:rsidR="009D59D5">
          <w:rPr>
            <w:noProof/>
          </w:rPr>
          <w:t>21</w:t>
        </w:r>
      </w:ins>
      <w:ins w:id="1398" w:author="Raul García Fernández" w:date="2017-06-30T18:00:00Z">
        <w:r w:rsidR="00003005">
          <w:fldChar w:fldCharType="end"/>
        </w:r>
      </w:ins>
      <w:del w:id="1399"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21</w:delText>
        </w:r>
        <w:r w:rsidR="008D0F98" w:rsidDel="00003005">
          <w:rPr>
            <w:noProof/>
          </w:rPr>
          <w:fldChar w:fldCharType="end"/>
        </w:r>
      </w:del>
      <w:r>
        <w:t xml:space="preserve"> (Ejecutar proyecto)</w:t>
      </w:r>
      <w:bookmarkEnd w:id="1392"/>
      <w:bookmarkEnd w:id="1393"/>
      <w:bookmarkEnd w:id="1394"/>
    </w:p>
    <w:tbl>
      <w:tblPr>
        <w:tblStyle w:val="Tabladecuadrcula4"/>
        <w:tblW w:w="0" w:type="auto"/>
        <w:tblLook w:val="04A0" w:firstRow="1" w:lastRow="0" w:firstColumn="1" w:lastColumn="0" w:noHBand="0" w:noVBand="1"/>
      </w:tblPr>
      <w:tblGrid>
        <w:gridCol w:w="4222"/>
        <w:gridCol w:w="4272"/>
      </w:tblGrid>
      <w:tr w:rsidR="00D474BB" w14:paraId="331A94D1"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2F369FD" w14:textId="77777777" w:rsidR="00D474BB" w:rsidRDefault="00D474BB" w:rsidP="0023602F">
            <w:r>
              <w:t>ID</w:t>
            </w:r>
          </w:p>
        </w:tc>
        <w:tc>
          <w:tcPr>
            <w:tcW w:w="4322" w:type="dxa"/>
          </w:tcPr>
          <w:p w14:paraId="5F35EEE4" w14:textId="77777777" w:rsidR="00D474BB" w:rsidRDefault="00D474BB" w:rsidP="0023602F">
            <w:pPr>
              <w:cnfStyle w:val="100000000000" w:firstRow="1" w:lastRow="0" w:firstColumn="0" w:lastColumn="0" w:oddVBand="0" w:evenVBand="0" w:oddHBand="0" w:evenHBand="0" w:firstRowFirstColumn="0" w:firstRowLastColumn="0" w:lastRowFirstColumn="0" w:lastRowLastColumn="0"/>
            </w:pPr>
            <w:r>
              <w:t>CU 5.5</w:t>
            </w:r>
          </w:p>
        </w:tc>
      </w:tr>
      <w:tr w:rsidR="00D474BB" w14:paraId="23818FB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DCBF6A9" w14:textId="77777777" w:rsidR="00D474BB" w:rsidRDefault="00D474BB" w:rsidP="0023602F">
            <w:r>
              <w:t>Actor</w:t>
            </w:r>
          </w:p>
        </w:tc>
        <w:tc>
          <w:tcPr>
            <w:tcW w:w="4322" w:type="dxa"/>
          </w:tcPr>
          <w:p w14:paraId="34C277FA" w14:textId="77777777" w:rsidR="00D474BB" w:rsidRDefault="00D474BB" w:rsidP="0023602F">
            <w:pPr>
              <w:cnfStyle w:val="000000100000" w:firstRow="0" w:lastRow="0" w:firstColumn="0" w:lastColumn="0" w:oddVBand="0" w:evenVBand="0" w:oddHBand="1" w:evenHBand="0" w:firstRowFirstColumn="0" w:firstRowLastColumn="0" w:lastRowFirstColumn="0" w:lastRowLastColumn="0"/>
            </w:pPr>
            <w:r>
              <w:t>Usuario</w:t>
            </w:r>
          </w:p>
        </w:tc>
      </w:tr>
      <w:tr w:rsidR="00D474BB" w14:paraId="7734E8D9"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C72DD15" w14:textId="77777777" w:rsidR="00D474BB" w:rsidRDefault="00D474BB" w:rsidP="0023602F">
            <w:r>
              <w:t>Nombre</w:t>
            </w:r>
          </w:p>
        </w:tc>
        <w:tc>
          <w:tcPr>
            <w:tcW w:w="4322" w:type="dxa"/>
          </w:tcPr>
          <w:p w14:paraId="1D984FAA" w14:textId="77777777" w:rsidR="00D474BB" w:rsidRDefault="00D474BB" w:rsidP="0023602F">
            <w:pPr>
              <w:cnfStyle w:val="000000000000" w:firstRow="0" w:lastRow="0" w:firstColumn="0" w:lastColumn="0" w:oddVBand="0" w:evenVBand="0" w:oddHBand="0" w:evenHBand="0" w:firstRowFirstColumn="0" w:firstRowLastColumn="0" w:lastRowFirstColumn="0" w:lastRowLastColumn="0"/>
            </w:pPr>
            <w:r>
              <w:t xml:space="preserve">Ejecutar proyecto </w:t>
            </w:r>
          </w:p>
        </w:tc>
      </w:tr>
      <w:tr w:rsidR="00D474BB" w14:paraId="162363F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3D5C099" w14:textId="77777777" w:rsidR="00D474BB" w:rsidRDefault="00D474BB" w:rsidP="0023602F">
            <w:r>
              <w:t>Objetivo</w:t>
            </w:r>
          </w:p>
        </w:tc>
        <w:tc>
          <w:tcPr>
            <w:tcW w:w="4322" w:type="dxa"/>
          </w:tcPr>
          <w:p w14:paraId="7A4A797B" w14:textId="77777777" w:rsidR="00D474BB" w:rsidRDefault="00D474BB" w:rsidP="0023602F">
            <w:pPr>
              <w:cnfStyle w:val="000000100000" w:firstRow="0" w:lastRow="0" w:firstColumn="0" w:lastColumn="0" w:oddVBand="0" w:evenVBand="0" w:oddHBand="1" w:evenHBand="0" w:firstRowFirstColumn="0" w:firstRowLastColumn="0" w:lastRowFirstColumn="0" w:lastRowLastColumn="0"/>
            </w:pPr>
            <w:r>
              <w:t>Ejecutar un proyecto determinado con unas condiciones indicadas.</w:t>
            </w:r>
          </w:p>
        </w:tc>
      </w:tr>
      <w:tr w:rsidR="00D474BB" w14:paraId="5A3FD76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6BEAD01" w14:textId="77777777" w:rsidR="00D474BB" w:rsidRDefault="00D474BB" w:rsidP="0023602F">
            <w:r>
              <w:t>Flujo</w:t>
            </w:r>
          </w:p>
        </w:tc>
        <w:tc>
          <w:tcPr>
            <w:tcW w:w="4322" w:type="dxa"/>
          </w:tcPr>
          <w:p w14:paraId="3BFFFAFF" w14:textId="77777777"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ejecutar un proyecto determinado.</w:t>
            </w:r>
          </w:p>
          <w:p w14:paraId="664CD73C" w14:textId="77777777" w:rsidR="00D474BB" w:rsidRDefault="00D474BB"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que sea propietario o que tenga permisos.</w:t>
            </w:r>
          </w:p>
          <w:p w14:paraId="2CEA0764" w14:textId="77777777" w:rsidR="00391C9A" w:rsidRDefault="00391C9A" w:rsidP="00D474B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obtiene la información del proyecto a ejecutar para mostrársela al usuario en un formulario:</w:t>
            </w:r>
          </w:p>
          <w:p w14:paraId="292A6511" w14:textId="77777777"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w:t>
            </w:r>
          </w:p>
          <w:p w14:paraId="5A73F991" w14:textId="77777777"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 de las entradas</w:t>
            </w:r>
          </w:p>
          <w:p w14:paraId="2E3A18F4" w14:textId="77777777" w:rsidR="00391C9A" w:rsidRDefault="00391C9A" w:rsidP="00391C9A">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Descripción de las salidas…</w:t>
            </w:r>
          </w:p>
          <w:p w14:paraId="05DC03FD" w14:textId="77777777" w:rsidR="00391C9A"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proporcionara un formulario para introducir las entradas del proyecto a ejecutar.</w:t>
            </w:r>
          </w:p>
          <w:p w14:paraId="6491AEFD" w14:textId="77777777" w:rsidR="00391C9A"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rellenara las entradas del proyecto a ejecutar.</w:t>
            </w:r>
          </w:p>
          <w:p w14:paraId="43F314F3" w14:textId="77777777" w:rsidR="009D5B95" w:rsidRDefault="00391C9A" w:rsidP="00391C9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validara las entradas </w:t>
            </w:r>
            <w:r w:rsidR="003C3EAA">
              <w:t>de la</w:t>
            </w:r>
            <w:r>
              <w:t xml:space="preserve"> ejecución. </w:t>
            </w:r>
          </w:p>
          <w:p w14:paraId="5F777D7A" w14:textId="77777777" w:rsidR="00391C9A"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comprobara los permisos de ejecución del grupo.</w:t>
            </w:r>
          </w:p>
          <w:p w14:paraId="06158AF0" w14:textId="77777777" w:rsidR="009D5B95"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una entidad ejecución, relacionada con el proyecto y el usuario. Tras la creación de la entidad, empieza con la ejecución.</w:t>
            </w:r>
          </w:p>
          <w:p w14:paraId="037FD5F5" w14:textId="77777777" w:rsidR="009D5B95" w:rsidRDefault="009D5B95" w:rsidP="009D5B9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informa al usuario de la creación de la ejecución.</w:t>
            </w:r>
          </w:p>
        </w:tc>
      </w:tr>
      <w:tr w:rsidR="00D474BB" w14:paraId="44377DEF"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E370ACB" w14:textId="77777777" w:rsidR="00D474BB" w:rsidRDefault="00D474BB" w:rsidP="0023602F">
            <w:r>
              <w:t>Excepciones</w:t>
            </w:r>
          </w:p>
        </w:tc>
        <w:tc>
          <w:tcPr>
            <w:tcW w:w="4322" w:type="dxa"/>
          </w:tcPr>
          <w:p w14:paraId="00A5E411" w14:textId="77777777" w:rsidR="00391C9A" w:rsidRDefault="00391C9A" w:rsidP="00391C9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14:paraId="772B1D3D" w14:textId="77777777" w:rsidR="009D5B95" w:rsidRDefault="00391C9A"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validación. </w:t>
            </w:r>
            <w:r w:rsidR="009D5B95">
              <w:t>El sistema informara al usuario del fallo. Devolverá al usuario al estado inicial del formulario.</w:t>
            </w:r>
          </w:p>
          <w:p w14:paraId="4C0DAEC9" w14:textId="77777777" w:rsidR="00D474BB"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El usuario no tiene permisos de ejecución por exceso. El sistema introducirá las entradas por defecto en vez de los entrados por el usuario.</w:t>
            </w:r>
          </w:p>
          <w:p w14:paraId="43F7438A" w14:textId="77777777" w:rsidR="009D5B95"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ejecución. El sistema informa al usuario de que no ha sido posible la creación. El caso de uso finalizara inmediatamente.</w:t>
            </w:r>
          </w:p>
          <w:p w14:paraId="7FE6DBE5" w14:textId="77777777" w:rsidR="009D5B95" w:rsidRDefault="00C06D73"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realización de la ejecución por el servicio de </w:t>
            </w:r>
            <w:r w:rsidR="00D47DD5">
              <w:t>Gestión</w:t>
            </w:r>
            <w:r>
              <w:t xml:space="preserve"> de ejecución.</w:t>
            </w:r>
            <w:r w:rsidR="009D5B95">
              <w:t xml:space="preserve"> </w:t>
            </w:r>
            <w:r>
              <w:t>La entidad ejecución será modificada con el estado FINALIZADO CON ERROR y actualizada la BD.</w:t>
            </w:r>
          </w:p>
          <w:p w14:paraId="568EED6E" w14:textId="77777777" w:rsidR="0099030B" w:rsidRDefault="00E3677B"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1FE72606" w14:textId="435B44F9" w:rsidR="00A2460C" w:rsidRDefault="00A2460C" w:rsidP="003F5445">
      <w:pPr>
        <w:rPr>
          <w:ins w:id="1400" w:author="Raul García Fernández" w:date="2017-07-10T20:40:00Z"/>
        </w:rPr>
      </w:pPr>
    </w:p>
    <w:p w14:paraId="1F71EDCF" w14:textId="77777777" w:rsidR="00D52F31" w:rsidRPr="003F5445" w:rsidRDefault="00D52F31" w:rsidP="003F5445"/>
    <w:p w14:paraId="61DD9EC2" w14:textId="77777777" w:rsidR="00D52F31" w:rsidRDefault="00D47DD5" w:rsidP="00E05A54">
      <w:pPr>
        <w:pStyle w:val="Ttulo2"/>
        <w:numPr>
          <w:ilvl w:val="1"/>
          <w:numId w:val="1"/>
        </w:numPr>
        <w:rPr>
          <w:ins w:id="1401" w:author="Raul García Fernández" w:date="2017-07-10T20:40:00Z"/>
          <w:szCs w:val="56"/>
        </w:rPr>
      </w:pPr>
      <w:bookmarkStart w:id="1402" w:name="_Toc487482727"/>
      <w:commentRangeStart w:id="1403"/>
      <w:r w:rsidRPr="00E05A54">
        <w:rPr>
          <w:szCs w:val="56"/>
        </w:rPr>
        <w:t>Gestión</w:t>
      </w:r>
      <w:r w:rsidR="00552024" w:rsidRPr="00E05A54">
        <w:rPr>
          <w:szCs w:val="56"/>
        </w:rPr>
        <w:t xml:space="preserve"> de </w:t>
      </w:r>
      <w:r w:rsidR="003B571D" w:rsidRPr="00E05A54">
        <w:rPr>
          <w:szCs w:val="56"/>
        </w:rPr>
        <w:t>navegación</w:t>
      </w:r>
      <w:commentRangeEnd w:id="1403"/>
      <w:r w:rsidR="005F690B">
        <w:rPr>
          <w:rStyle w:val="Refdecomentario"/>
          <w:rFonts w:asciiTheme="minorHAnsi" w:eastAsiaTheme="minorHAnsi" w:hAnsiTheme="minorHAnsi" w:cstheme="minorBidi"/>
          <w:b w:val="0"/>
          <w:bCs w:val="0"/>
          <w:color w:val="auto"/>
        </w:rPr>
        <w:commentReference w:id="1403"/>
      </w:r>
      <w:bookmarkEnd w:id="1402"/>
    </w:p>
    <w:p w14:paraId="01AA72C0" w14:textId="2B045FD8" w:rsidR="00635E7A" w:rsidRPr="00E05A54" w:rsidRDefault="00552024">
      <w:pPr>
        <w:pStyle w:val="Ttulo2"/>
        <w:ind w:left="1080"/>
        <w:rPr>
          <w:szCs w:val="56"/>
        </w:rPr>
        <w:pPrChange w:id="1404" w:author="Raul García Fernández" w:date="2017-07-10T20:40:00Z">
          <w:pPr>
            <w:pStyle w:val="Ttulo2"/>
            <w:numPr>
              <w:ilvl w:val="1"/>
              <w:numId w:val="1"/>
            </w:numPr>
            <w:ind w:left="1080" w:hanging="720"/>
          </w:pPr>
        </w:pPrChange>
      </w:pPr>
      <w:del w:id="1405" w:author="RAQUEL BLANCO AGUIRRE" w:date="2017-06-28T13:32:00Z">
        <w:r w:rsidRPr="00E05A54" w:rsidDel="004116F0">
          <w:rPr>
            <w:szCs w:val="56"/>
          </w:rPr>
          <w:delText>:</w:delText>
        </w:r>
      </w:del>
    </w:p>
    <w:p w14:paraId="0300D691" w14:textId="77777777" w:rsidR="00A2460C" w:rsidRPr="00A2460C" w:rsidRDefault="00A2460C" w:rsidP="00A2460C"/>
    <w:p w14:paraId="52342F9A" w14:textId="2314E92C" w:rsidR="00AA2BC9" w:rsidRDefault="008F341D" w:rsidP="00AA2BC9">
      <w:pPr>
        <w:keepNext/>
      </w:pPr>
      <w:ins w:id="1406" w:author="Raul García Fernández" w:date="2017-06-30T18:17:00Z">
        <w:r>
          <w:object w:dxaOrig="8790" w:dyaOrig="3076" w14:anchorId="45F10313">
            <v:shape id="_x0000_i1033" type="#_x0000_t75" style="width:425.25pt;height:148.5pt" o:ole="">
              <v:imagedata r:id="rId44" o:title=""/>
            </v:shape>
            <o:OLEObject Type="Embed" ProgID="Visio.Drawing.15" ShapeID="_x0000_i1033" DrawAspect="Content" ObjectID="_1561225055" r:id="rId45"/>
          </w:object>
        </w:r>
      </w:ins>
      <w:del w:id="1407" w:author="Raul García Fernández" w:date="2017-06-30T18:17:00Z">
        <w:r w:rsidR="00A2460C" w:rsidDel="008F341D">
          <w:rPr>
            <w:noProof/>
            <w:lang w:val="es-ES" w:eastAsia="es-ES"/>
          </w:rPr>
          <w:drawing>
            <wp:inline distT="0" distB="0" distL="0" distR="0" wp14:anchorId="0B2F377A" wp14:editId="50619593">
              <wp:extent cx="5400040" cy="381825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Navegacion.jpg"/>
                      <pic:cNvPicPr/>
                    </pic:nvPicPr>
                    <pic:blipFill>
                      <a:blip r:embed="rId46">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del>
    </w:p>
    <w:p w14:paraId="3712F6E4" w14:textId="7A79DCEA" w:rsidR="00A2460C" w:rsidRDefault="00AA2BC9" w:rsidP="00AA2BC9">
      <w:pPr>
        <w:pStyle w:val="Descripcin"/>
      </w:pPr>
      <w:bookmarkStart w:id="1408" w:name="_Toc479072869"/>
      <w:bookmarkStart w:id="1409" w:name="_Toc479328456"/>
      <w:bookmarkStart w:id="1410" w:name="_Toc487482793"/>
      <w:r>
        <w:t xml:space="preserve">Ilustración </w:t>
      </w:r>
      <w:r w:rsidR="00B948F6">
        <w:fldChar w:fldCharType="begin"/>
      </w:r>
      <w:r w:rsidR="00B948F6">
        <w:instrText xml:space="preserve"> STYLEREF 1 \s </w:instrText>
      </w:r>
      <w:r w:rsidR="00B948F6">
        <w:fldChar w:fldCharType="separate"/>
      </w:r>
      <w:r w:rsidR="009D59D5">
        <w:rPr>
          <w:noProof/>
        </w:rPr>
        <w:t>4</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6</w:t>
      </w:r>
      <w:r w:rsidR="00B948F6">
        <w:rPr>
          <w:noProof/>
        </w:rPr>
        <w:fldChar w:fldCharType="end"/>
      </w:r>
      <w:r>
        <w:t xml:space="preserve"> (</w:t>
      </w:r>
      <w:r w:rsidR="00D47DD5">
        <w:t>Gestión</w:t>
      </w:r>
      <w:r>
        <w:t xml:space="preserve"> de navegación)</w:t>
      </w:r>
      <w:bookmarkEnd w:id="1408"/>
      <w:bookmarkEnd w:id="1409"/>
      <w:bookmarkEnd w:id="1410"/>
    </w:p>
    <w:p w14:paraId="6D9653C1" w14:textId="05296058" w:rsidR="00A2460C" w:rsidRDefault="00A2460C" w:rsidP="00810A30">
      <w:pPr>
        <w:rPr>
          <w:ins w:id="1411" w:author="Raul García Fernández" w:date="2017-07-10T20:40:00Z"/>
        </w:rPr>
      </w:pPr>
    </w:p>
    <w:p w14:paraId="1F61C1F3" w14:textId="088F88AA" w:rsidR="00D52F31" w:rsidRDefault="00D52F31" w:rsidP="00810A30">
      <w:pPr>
        <w:rPr>
          <w:ins w:id="1412" w:author="Raul García Fernández" w:date="2017-07-10T20:40:00Z"/>
        </w:rPr>
      </w:pPr>
    </w:p>
    <w:p w14:paraId="057A85CD" w14:textId="77777777" w:rsidR="00D52F31" w:rsidRPr="00810A30" w:rsidRDefault="00D52F31" w:rsidP="00810A30"/>
    <w:p w14:paraId="3B180588" w14:textId="543378D2" w:rsidR="005C5747" w:rsidRDefault="005C5747" w:rsidP="005C5747">
      <w:pPr>
        <w:pStyle w:val="Descripcin"/>
        <w:keepNext/>
      </w:pPr>
      <w:bookmarkStart w:id="1413" w:name="_Toc479072897"/>
      <w:bookmarkStart w:id="1414" w:name="_Toc479328507"/>
      <w:bookmarkStart w:id="1415" w:name="_Toc487482845"/>
      <w:r>
        <w:t xml:space="preserve">Tabla </w:t>
      </w:r>
      <w:ins w:id="1416"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417"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418" w:author="Raul García Fernández" w:date="2017-07-10T20:50:00Z">
        <w:r w:rsidR="009D59D5">
          <w:rPr>
            <w:noProof/>
          </w:rPr>
          <w:t>22</w:t>
        </w:r>
      </w:ins>
      <w:ins w:id="1419" w:author="Raul García Fernández" w:date="2017-06-30T18:00:00Z">
        <w:r w:rsidR="00003005">
          <w:fldChar w:fldCharType="end"/>
        </w:r>
      </w:ins>
      <w:del w:id="1420"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22</w:delText>
        </w:r>
        <w:r w:rsidR="008D0F98" w:rsidDel="00003005">
          <w:rPr>
            <w:noProof/>
          </w:rPr>
          <w:fldChar w:fldCharType="end"/>
        </w:r>
      </w:del>
      <w:r>
        <w:t xml:space="preserve"> (Navegación a proyecto)</w:t>
      </w:r>
      <w:bookmarkEnd w:id="1413"/>
      <w:bookmarkEnd w:id="1414"/>
      <w:bookmarkEnd w:id="1415"/>
    </w:p>
    <w:tbl>
      <w:tblPr>
        <w:tblStyle w:val="Tabladecuadrcula4"/>
        <w:tblW w:w="0" w:type="auto"/>
        <w:tblLook w:val="04A0" w:firstRow="1" w:lastRow="0" w:firstColumn="1" w:lastColumn="0" w:noHBand="0" w:noVBand="1"/>
      </w:tblPr>
      <w:tblGrid>
        <w:gridCol w:w="4238"/>
        <w:gridCol w:w="4256"/>
      </w:tblGrid>
      <w:tr w:rsidR="003F5445" w14:paraId="13ECA8C4"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398F3F8" w14:textId="77777777" w:rsidR="003F5445" w:rsidRDefault="003F5445" w:rsidP="003F5445">
            <w:r>
              <w:t>ID</w:t>
            </w:r>
          </w:p>
        </w:tc>
        <w:tc>
          <w:tcPr>
            <w:tcW w:w="4322" w:type="dxa"/>
          </w:tcPr>
          <w:p w14:paraId="3DD44876"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9030B">
              <w:t>6.1</w:t>
            </w:r>
          </w:p>
        </w:tc>
      </w:tr>
      <w:tr w:rsidR="003F5445" w14:paraId="676FE1B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9132F22" w14:textId="77777777" w:rsidR="003F5445" w:rsidRDefault="003F5445" w:rsidP="003F5445">
            <w:r>
              <w:t>Actor</w:t>
            </w:r>
          </w:p>
        </w:tc>
        <w:tc>
          <w:tcPr>
            <w:tcW w:w="4322" w:type="dxa"/>
          </w:tcPr>
          <w:p w14:paraId="70041393" w14:textId="77777777" w:rsidR="003F5445" w:rsidRDefault="0099030B"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728783A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A33184D" w14:textId="77777777" w:rsidR="003F5445" w:rsidRDefault="003F5445" w:rsidP="003F5445">
            <w:r>
              <w:t>Nombre</w:t>
            </w:r>
          </w:p>
        </w:tc>
        <w:tc>
          <w:tcPr>
            <w:tcW w:w="4322" w:type="dxa"/>
          </w:tcPr>
          <w:p w14:paraId="25380E40" w14:textId="77777777" w:rsidR="003F5445" w:rsidRDefault="0099030B" w:rsidP="003F5445">
            <w:pPr>
              <w:cnfStyle w:val="000000000000" w:firstRow="0" w:lastRow="0" w:firstColumn="0" w:lastColumn="0" w:oddVBand="0" w:evenVBand="0" w:oddHBand="0" w:evenHBand="0" w:firstRowFirstColumn="0" w:firstRowLastColumn="0" w:lastRowFirstColumn="0" w:lastRowLastColumn="0"/>
            </w:pPr>
            <w:r>
              <w:t>Navegación a proyecto</w:t>
            </w:r>
          </w:p>
        </w:tc>
      </w:tr>
      <w:tr w:rsidR="003F5445" w14:paraId="489B6DB9"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3D214FA" w14:textId="77777777" w:rsidR="003F5445" w:rsidRDefault="003F5445" w:rsidP="003F5445">
            <w:r>
              <w:t>Objetivo</w:t>
            </w:r>
          </w:p>
        </w:tc>
        <w:tc>
          <w:tcPr>
            <w:tcW w:w="4322" w:type="dxa"/>
          </w:tcPr>
          <w:p w14:paraId="3D7B91F6" w14:textId="77777777" w:rsidR="003F5445" w:rsidRDefault="0099030B" w:rsidP="003F5445">
            <w:pPr>
              <w:cnfStyle w:val="000000100000" w:firstRow="0" w:lastRow="0" w:firstColumn="0" w:lastColumn="0" w:oddVBand="0" w:evenVBand="0" w:oddHBand="1" w:evenHBand="0" w:firstRowFirstColumn="0" w:firstRowLastColumn="0" w:lastRowFirstColumn="0" w:lastRowLastColumn="0"/>
            </w:pPr>
            <w:r>
              <w:t>Mostrar la información de un proyecto albergado en un grupo visitado por el usuario.</w:t>
            </w:r>
          </w:p>
        </w:tc>
      </w:tr>
      <w:tr w:rsidR="003F5445" w14:paraId="5F3F3509"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DCD2681" w14:textId="77777777" w:rsidR="003F5445" w:rsidRDefault="003F5445" w:rsidP="003F5445">
            <w:r>
              <w:t>Flujo</w:t>
            </w:r>
          </w:p>
        </w:tc>
        <w:tc>
          <w:tcPr>
            <w:tcW w:w="4322" w:type="dxa"/>
          </w:tcPr>
          <w:p w14:paraId="124AE39B" w14:textId="77777777" w:rsidR="003F5445"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el proyecto indicado.</w:t>
            </w:r>
          </w:p>
          <w:p w14:paraId="5E0A6263" w14:textId="77777777"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de la entidad proyecto indicado.</w:t>
            </w:r>
          </w:p>
          <w:p w14:paraId="4F6D48D4" w14:textId="77777777"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en un formulario la información solicitada.</w:t>
            </w:r>
          </w:p>
          <w:p w14:paraId="2E8FD731" w14:textId="77777777"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visualizar la información y cuando el desee volver al estado anterior a este caso de uso.</w:t>
            </w:r>
          </w:p>
        </w:tc>
      </w:tr>
      <w:tr w:rsidR="003F5445" w14:paraId="796EDB5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6E289FE" w14:textId="77777777" w:rsidR="003F5445" w:rsidRDefault="003F5445" w:rsidP="003F5445">
            <w:r>
              <w:t>Excepciones</w:t>
            </w:r>
          </w:p>
        </w:tc>
        <w:tc>
          <w:tcPr>
            <w:tcW w:w="4322" w:type="dxa"/>
          </w:tcPr>
          <w:p w14:paraId="0BD48216" w14:textId="77777777" w:rsidR="003F5445"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proyecto. El sistema informara al usuario. El usuario volverá al estado anterior a este caso de uso.</w:t>
            </w:r>
          </w:p>
          <w:p w14:paraId="728F2AEE" w14:textId="77777777" w:rsidR="0099030B" w:rsidRDefault="00E3677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2CE2054E" w14:textId="77777777" w:rsidR="003F5445" w:rsidRDefault="003F5445" w:rsidP="003F5445"/>
    <w:p w14:paraId="75F253AE" w14:textId="254D5C91" w:rsidR="005C5747" w:rsidRDefault="005C5747" w:rsidP="005C5747">
      <w:pPr>
        <w:pStyle w:val="Descripcin"/>
        <w:keepNext/>
      </w:pPr>
      <w:bookmarkStart w:id="1421" w:name="_Toc479072898"/>
      <w:bookmarkStart w:id="1422" w:name="_Toc479328508"/>
      <w:bookmarkStart w:id="1423" w:name="_Toc487482846"/>
      <w:r>
        <w:t xml:space="preserve">Tabla </w:t>
      </w:r>
      <w:ins w:id="1424"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425"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426" w:author="Raul García Fernández" w:date="2017-07-10T20:50:00Z">
        <w:r w:rsidR="009D59D5">
          <w:rPr>
            <w:noProof/>
          </w:rPr>
          <w:t>23</w:t>
        </w:r>
      </w:ins>
      <w:ins w:id="1427" w:author="Raul García Fernández" w:date="2017-06-30T18:00:00Z">
        <w:r w:rsidR="00003005">
          <w:fldChar w:fldCharType="end"/>
        </w:r>
      </w:ins>
      <w:del w:id="1428"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23</w:delText>
        </w:r>
        <w:r w:rsidR="008D0F98" w:rsidDel="00003005">
          <w:rPr>
            <w:noProof/>
          </w:rPr>
          <w:fldChar w:fldCharType="end"/>
        </w:r>
      </w:del>
      <w:r>
        <w:t xml:space="preserve"> (Navegación a grupo)</w:t>
      </w:r>
      <w:bookmarkEnd w:id="1421"/>
      <w:bookmarkEnd w:id="1422"/>
      <w:bookmarkEnd w:id="1423"/>
    </w:p>
    <w:tbl>
      <w:tblPr>
        <w:tblStyle w:val="Tabladecuadrcula4"/>
        <w:tblW w:w="0" w:type="auto"/>
        <w:tblLook w:val="04A0" w:firstRow="1" w:lastRow="0" w:firstColumn="1" w:lastColumn="0" w:noHBand="0" w:noVBand="1"/>
      </w:tblPr>
      <w:tblGrid>
        <w:gridCol w:w="4218"/>
        <w:gridCol w:w="4276"/>
      </w:tblGrid>
      <w:tr w:rsidR="0099030B" w14:paraId="73719704"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C812BF3" w14:textId="77777777" w:rsidR="0099030B" w:rsidRDefault="0099030B" w:rsidP="0023602F">
            <w:r>
              <w:t>ID</w:t>
            </w:r>
          </w:p>
        </w:tc>
        <w:tc>
          <w:tcPr>
            <w:tcW w:w="4322" w:type="dxa"/>
          </w:tcPr>
          <w:p w14:paraId="327FFF4A" w14:textId="77777777" w:rsidR="0099030B" w:rsidRDefault="0099030B" w:rsidP="0023602F">
            <w:pPr>
              <w:cnfStyle w:val="100000000000" w:firstRow="1" w:lastRow="0" w:firstColumn="0" w:lastColumn="0" w:oddVBand="0" w:evenVBand="0" w:oddHBand="0" w:evenHBand="0" w:firstRowFirstColumn="0" w:firstRowLastColumn="0" w:lastRowFirstColumn="0" w:lastRowLastColumn="0"/>
            </w:pPr>
            <w:r>
              <w:t>CU 6.2</w:t>
            </w:r>
          </w:p>
        </w:tc>
      </w:tr>
      <w:tr w:rsidR="0099030B" w14:paraId="516C2EE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BB6C30" w14:textId="77777777" w:rsidR="0099030B" w:rsidRDefault="0099030B" w:rsidP="0023602F">
            <w:r>
              <w:t>Actor</w:t>
            </w:r>
          </w:p>
        </w:tc>
        <w:tc>
          <w:tcPr>
            <w:tcW w:w="4322" w:type="dxa"/>
          </w:tcPr>
          <w:p w14:paraId="1C325178" w14:textId="77777777" w:rsidR="0099030B" w:rsidRDefault="0099030B"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14:paraId="19E07AD9"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E4F2FC0" w14:textId="77777777" w:rsidR="0099030B" w:rsidRDefault="0099030B" w:rsidP="0023602F">
            <w:r>
              <w:t>Nombre</w:t>
            </w:r>
          </w:p>
        </w:tc>
        <w:tc>
          <w:tcPr>
            <w:tcW w:w="4322" w:type="dxa"/>
          </w:tcPr>
          <w:p w14:paraId="7EE7B38F" w14:textId="77777777" w:rsidR="0099030B" w:rsidRDefault="0099030B" w:rsidP="0023602F">
            <w:pPr>
              <w:cnfStyle w:val="000000000000" w:firstRow="0" w:lastRow="0" w:firstColumn="0" w:lastColumn="0" w:oddVBand="0" w:evenVBand="0" w:oddHBand="0" w:evenHBand="0" w:firstRowFirstColumn="0" w:firstRowLastColumn="0" w:lastRowFirstColumn="0" w:lastRowLastColumn="0"/>
            </w:pPr>
            <w:r>
              <w:t>Navegación a grupo</w:t>
            </w:r>
          </w:p>
        </w:tc>
      </w:tr>
      <w:tr w:rsidR="0099030B" w14:paraId="7F2936A9"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3D5A116" w14:textId="77777777" w:rsidR="0099030B" w:rsidRDefault="0099030B" w:rsidP="0023602F">
            <w:r>
              <w:t>Objetivo</w:t>
            </w:r>
          </w:p>
        </w:tc>
        <w:tc>
          <w:tcPr>
            <w:tcW w:w="4322" w:type="dxa"/>
          </w:tcPr>
          <w:p w14:paraId="4591A30E" w14:textId="77777777" w:rsidR="0099030B" w:rsidRDefault="0099030B" w:rsidP="0023602F">
            <w:pPr>
              <w:cnfStyle w:val="000000100000" w:firstRow="0" w:lastRow="0" w:firstColumn="0" w:lastColumn="0" w:oddVBand="0" w:evenVBand="0" w:oddHBand="1" w:evenHBand="0" w:firstRowFirstColumn="0" w:firstRowLastColumn="0" w:lastRowFirstColumn="0" w:lastRowLastColumn="0"/>
            </w:pPr>
            <w:r>
              <w:t>Mostrar toda la información de navegación sobre un grupo indicado.</w:t>
            </w:r>
          </w:p>
        </w:tc>
      </w:tr>
      <w:tr w:rsidR="0099030B" w14:paraId="5FC74E99"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B22E4C8" w14:textId="77777777" w:rsidR="0099030B" w:rsidRDefault="0099030B" w:rsidP="0023602F">
            <w:r>
              <w:t>Flujo</w:t>
            </w:r>
          </w:p>
        </w:tc>
        <w:tc>
          <w:tcPr>
            <w:tcW w:w="4322" w:type="dxa"/>
          </w:tcPr>
          <w:p w14:paraId="34AFC25F" w14:textId="77777777"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entrar en un grupo determinado.</w:t>
            </w:r>
          </w:p>
          <w:p w14:paraId="55C077C6" w14:textId="77777777" w:rsidR="0099030B" w:rsidRDefault="0099030B" w:rsidP="0099030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toda la información de la entidad</w:t>
            </w:r>
            <w:r w:rsidR="000759BD">
              <w:t>.</w:t>
            </w:r>
          </w:p>
          <w:p w14:paraId="53BFC8C9" w14:textId="77777777" w:rsidR="000759BD" w:rsidRDefault="000759BD" w:rsidP="000759BD">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 xml:space="preserve">El usuario podrá mostrar la información de la entidad </w:t>
            </w:r>
            <w:r>
              <w:lastRenderedPageBreak/>
              <w:t>grupo. En un formulado generado por el sistema.</w:t>
            </w:r>
          </w:p>
          <w:p w14:paraId="7F86A966" w14:textId="77777777" w:rsidR="000759BD" w:rsidRDefault="000759BD" w:rsidP="000759B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buscara todos los subgrupos públicos.</w:t>
            </w:r>
          </w:p>
          <w:p w14:paraId="6C1D9AD9" w14:textId="77777777" w:rsidR="00105D47" w:rsidRDefault="000759BD" w:rsidP="000759B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subgrupos privados donde el usuario sea miembro. </w:t>
            </w:r>
          </w:p>
          <w:p w14:paraId="46CA6D25" w14:textId="77777777"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mostrara al usuario la lista completa de subgrupos (públicos/privados). </w:t>
            </w:r>
          </w:p>
          <w:p w14:paraId="5EC9F716" w14:textId="77777777"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buscara todos los proyectos albergados en el grupo. Y los listara </w:t>
            </w:r>
            <w:r w:rsidR="00D47DD5">
              <w:t>mostrándolos al</w:t>
            </w:r>
            <w:r>
              <w:t xml:space="preserve"> usuario.</w:t>
            </w:r>
          </w:p>
          <w:p w14:paraId="0518EE3F" w14:textId="77777777" w:rsidR="00105D47" w:rsidRDefault="00105D47" w:rsidP="00105D4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elegir cada elemento de navegación (proyectos, grupos), Seleccionándolos.</w:t>
            </w:r>
          </w:p>
          <w:p w14:paraId="2878A5E7" w14:textId="77777777"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volverá al inicio del CU con el subgrupo con grupo objetivo.</w:t>
            </w:r>
          </w:p>
          <w:p w14:paraId="37815F8B" w14:textId="77777777"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14:paraId="793B1C0D" w14:textId="77777777" w:rsidR="00105D47" w:rsidRDefault="00105D47" w:rsidP="00105D4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 xml:space="preserve">Seleccionando la ejecución de proyecto. El usuario podrá ir al CU </w:t>
            </w:r>
            <w:r w:rsidR="00347350">
              <w:t>5.5.</w:t>
            </w:r>
          </w:p>
          <w:p w14:paraId="6BB026A4"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usuario podrá observar la información de navegación. Pudiendo volver al estado anterior, de la llamada de este caso de uso. </w:t>
            </w:r>
          </w:p>
        </w:tc>
      </w:tr>
      <w:tr w:rsidR="0099030B" w14:paraId="6CE4D08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C1F2882" w14:textId="77777777" w:rsidR="0099030B" w:rsidRDefault="0099030B" w:rsidP="0023602F">
            <w:r>
              <w:lastRenderedPageBreak/>
              <w:t>Excepciones</w:t>
            </w:r>
          </w:p>
        </w:tc>
        <w:tc>
          <w:tcPr>
            <w:tcW w:w="4322" w:type="dxa"/>
          </w:tcPr>
          <w:p w14:paraId="5261F6C4" w14:textId="77777777"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grupo. El sistema informara al usuario. El usuario volverá al estado anterior a este caso de uso.</w:t>
            </w:r>
          </w:p>
          <w:p w14:paraId="13449AA4" w14:textId="77777777"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del subgrupo o administrador. El sistema no contara este subgrupo privado como elemento navegable. Continuara con los demás subgrupos privados.</w:t>
            </w:r>
          </w:p>
          <w:p w14:paraId="49ED4C76" w14:textId="77777777" w:rsidR="00347350" w:rsidRDefault="00347350"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el listado de entidades- El sistema no mostrara las entidades que han generado </w:t>
            </w:r>
            <w:r>
              <w:lastRenderedPageBreak/>
              <w:t>excepciones. Continuando con el flujo del CU.</w:t>
            </w:r>
          </w:p>
          <w:p w14:paraId="2F9B1E44" w14:textId="77777777" w:rsidR="0099030B" w:rsidRDefault="00E3677B"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21216D64" w14:textId="77777777" w:rsidR="0099030B" w:rsidRDefault="0099030B" w:rsidP="003F5445"/>
    <w:p w14:paraId="1A6E69C6" w14:textId="05A137D5" w:rsidR="00452109" w:rsidRPr="00452109" w:rsidRDefault="005C5747" w:rsidP="008E360A">
      <w:pPr>
        <w:pStyle w:val="Descripcin"/>
        <w:keepNext/>
      </w:pPr>
      <w:bookmarkStart w:id="1429" w:name="_Toc479072899"/>
      <w:bookmarkStart w:id="1430" w:name="_Toc479328509"/>
      <w:bookmarkStart w:id="1431" w:name="_Toc487482847"/>
      <w:r>
        <w:t xml:space="preserve">Tabla </w:t>
      </w:r>
      <w:ins w:id="1432"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43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434" w:author="Raul García Fernández" w:date="2017-07-10T20:50:00Z">
        <w:r w:rsidR="009D59D5">
          <w:rPr>
            <w:noProof/>
          </w:rPr>
          <w:t>24</w:t>
        </w:r>
      </w:ins>
      <w:ins w:id="1435" w:author="Raul García Fernández" w:date="2017-06-30T18:00:00Z">
        <w:r w:rsidR="00003005">
          <w:fldChar w:fldCharType="end"/>
        </w:r>
      </w:ins>
      <w:del w:id="143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24</w:delText>
        </w:r>
        <w:r w:rsidR="008D0F98" w:rsidDel="00003005">
          <w:rPr>
            <w:noProof/>
          </w:rPr>
          <w:fldChar w:fldCharType="end"/>
        </w:r>
      </w:del>
      <w:r>
        <w:t xml:space="preserve"> (Navegación principal)</w:t>
      </w:r>
      <w:bookmarkEnd w:id="1429"/>
      <w:bookmarkEnd w:id="1430"/>
      <w:bookmarkEnd w:id="1431"/>
    </w:p>
    <w:tbl>
      <w:tblPr>
        <w:tblStyle w:val="Tabladecuadrcula4"/>
        <w:tblW w:w="0" w:type="auto"/>
        <w:tblLook w:val="04A0" w:firstRow="1" w:lastRow="0" w:firstColumn="1" w:lastColumn="0" w:noHBand="0" w:noVBand="1"/>
      </w:tblPr>
      <w:tblGrid>
        <w:gridCol w:w="4218"/>
        <w:gridCol w:w="4276"/>
      </w:tblGrid>
      <w:tr w:rsidR="0099030B" w14:paraId="582970D7"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8DC9F9B" w14:textId="77777777" w:rsidR="0099030B" w:rsidRDefault="0099030B" w:rsidP="0023602F">
            <w:r>
              <w:t>ID</w:t>
            </w:r>
          </w:p>
        </w:tc>
        <w:tc>
          <w:tcPr>
            <w:tcW w:w="4322" w:type="dxa"/>
          </w:tcPr>
          <w:p w14:paraId="62E3CC82" w14:textId="77777777" w:rsidR="0099030B" w:rsidRDefault="0099030B" w:rsidP="0023602F">
            <w:pPr>
              <w:cnfStyle w:val="100000000000" w:firstRow="1" w:lastRow="0" w:firstColumn="0" w:lastColumn="0" w:oddVBand="0" w:evenVBand="0" w:oddHBand="0" w:evenHBand="0" w:firstRowFirstColumn="0" w:firstRowLastColumn="0" w:lastRowFirstColumn="0" w:lastRowLastColumn="0"/>
            </w:pPr>
            <w:r>
              <w:t xml:space="preserve">CU </w:t>
            </w:r>
            <w:r w:rsidR="00347350">
              <w:t>6.3</w:t>
            </w:r>
          </w:p>
        </w:tc>
      </w:tr>
      <w:tr w:rsidR="0099030B" w14:paraId="626FC85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8DACB3C" w14:textId="77777777" w:rsidR="0099030B" w:rsidRDefault="0099030B" w:rsidP="0023602F">
            <w:r>
              <w:t>Actor</w:t>
            </w:r>
          </w:p>
        </w:tc>
        <w:tc>
          <w:tcPr>
            <w:tcW w:w="4322" w:type="dxa"/>
          </w:tcPr>
          <w:p w14:paraId="0CB3A28E" w14:textId="77777777" w:rsidR="0099030B" w:rsidRDefault="00347350"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14:paraId="4C53A28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564EE78" w14:textId="77777777" w:rsidR="0099030B" w:rsidRDefault="0099030B" w:rsidP="0023602F">
            <w:r>
              <w:t>Nombre</w:t>
            </w:r>
          </w:p>
        </w:tc>
        <w:tc>
          <w:tcPr>
            <w:tcW w:w="4322" w:type="dxa"/>
          </w:tcPr>
          <w:p w14:paraId="3C1D5506" w14:textId="77777777" w:rsidR="0099030B" w:rsidRDefault="00347350" w:rsidP="0023602F">
            <w:pPr>
              <w:cnfStyle w:val="000000000000" w:firstRow="0" w:lastRow="0" w:firstColumn="0" w:lastColumn="0" w:oddVBand="0" w:evenVBand="0" w:oddHBand="0" w:evenHBand="0" w:firstRowFirstColumn="0" w:firstRowLastColumn="0" w:lastRowFirstColumn="0" w:lastRowLastColumn="0"/>
            </w:pPr>
            <w:r>
              <w:t>Navegación principal</w:t>
            </w:r>
          </w:p>
        </w:tc>
      </w:tr>
      <w:tr w:rsidR="0099030B" w14:paraId="5EB08CC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F8E8BE7" w14:textId="77777777" w:rsidR="0099030B" w:rsidRDefault="0099030B" w:rsidP="0023602F">
            <w:r>
              <w:t>Objetivo</w:t>
            </w:r>
          </w:p>
        </w:tc>
        <w:tc>
          <w:tcPr>
            <w:tcW w:w="4322" w:type="dxa"/>
          </w:tcPr>
          <w:p w14:paraId="5A99F09D" w14:textId="77777777" w:rsidR="0099030B" w:rsidRDefault="00347350" w:rsidP="0023602F">
            <w:pPr>
              <w:cnfStyle w:val="000000100000" w:firstRow="0" w:lastRow="0" w:firstColumn="0" w:lastColumn="0" w:oddVBand="0" w:evenVBand="0" w:oddHBand="1" w:evenHBand="0" w:firstRowFirstColumn="0" w:firstRowLastColumn="0" w:lastRowFirstColumn="0" w:lastRowLastColumn="0"/>
            </w:pPr>
            <w:r>
              <w:t>Mostrar toda la información navegación principal.</w:t>
            </w:r>
          </w:p>
        </w:tc>
      </w:tr>
      <w:tr w:rsidR="0099030B" w14:paraId="5619DA0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6149A29" w14:textId="77777777" w:rsidR="0099030B" w:rsidRDefault="0099030B" w:rsidP="0023602F">
            <w:r>
              <w:t>Flujo</w:t>
            </w:r>
          </w:p>
        </w:tc>
        <w:tc>
          <w:tcPr>
            <w:tcW w:w="4322" w:type="dxa"/>
          </w:tcPr>
          <w:p w14:paraId="4F6AECC3" w14:textId="77777777" w:rsidR="0099030B"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el inicio de la navegación.</w:t>
            </w:r>
          </w:p>
          <w:p w14:paraId="5409D4D2"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y lista todos los grupos que conoce el usuario, pero no son subgrupos de alguno de los grupos conocidos por el usuario. Muestra esa lista al usuario</w:t>
            </w:r>
          </w:p>
          <w:p w14:paraId="18367048"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busca y lista todos los proyectos que pertenecen al grupo público. </w:t>
            </w:r>
          </w:p>
          <w:p w14:paraId="7B7E3486"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muestra ambas listas al usuario.</w:t>
            </w:r>
          </w:p>
          <w:p w14:paraId="33B1E5A0"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seleccionar cada elemento (proyectos y grupos):</w:t>
            </w:r>
          </w:p>
          <w:p w14:paraId="4AC30929" w14:textId="77777777"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subgrupo. El usuario ira al CU 6.2 con el subgrupo seleccionado como objetivo.</w:t>
            </w:r>
          </w:p>
          <w:p w14:paraId="37434229" w14:textId="77777777"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un proyecto. El usuario ira al CU 6.1.</w:t>
            </w:r>
          </w:p>
          <w:p w14:paraId="2A4DF7B0" w14:textId="77777777" w:rsidR="00347350" w:rsidRDefault="00347350" w:rsidP="00347350">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Seleccionando la ejecución de proyecto. El usuario podrá ir al CU 5.5.</w:t>
            </w:r>
          </w:p>
          <w:p w14:paraId="0C23D7C8" w14:textId="77777777" w:rsidR="00347350" w:rsidRDefault="00347350" w:rsidP="00347350">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observar la información todo el tiempo que desee.</w:t>
            </w:r>
          </w:p>
        </w:tc>
      </w:tr>
      <w:tr w:rsidR="0099030B" w14:paraId="413C23E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8CD946F" w14:textId="77777777" w:rsidR="0099030B" w:rsidRDefault="0099030B" w:rsidP="0023602F">
            <w:r>
              <w:t>Excepciones</w:t>
            </w:r>
          </w:p>
        </w:tc>
        <w:tc>
          <w:tcPr>
            <w:tcW w:w="4322" w:type="dxa"/>
          </w:tcPr>
          <w:p w14:paraId="41C43D04" w14:textId="77777777"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el listado de entidades- El sistema no mostrara </w:t>
            </w:r>
            <w:r>
              <w:lastRenderedPageBreak/>
              <w:t>las entidades que han generado excepciones. Continuando con el flujo del CU.</w:t>
            </w:r>
          </w:p>
          <w:p w14:paraId="2065A25D" w14:textId="77777777" w:rsidR="0012465D" w:rsidRDefault="00E3677B"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p w14:paraId="76129071" w14:textId="77777777" w:rsidR="0099030B" w:rsidRDefault="0099030B" w:rsidP="0012465D">
            <w:pPr>
              <w:cnfStyle w:val="000000100000" w:firstRow="0" w:lastRow="0" w:firstColumn="0" w:lastColumn="0" w:oddVBand="0" w:evenVBand="0" w:oddHBand="1" w:evenHBand="0" w:firstRowFirstColumn="0" w:firstRowLastColumn="0" w:lastRowFirstColumn="0" w:lastRowLastColumn="0"/>
            </w:pPr>
          </w:p>
        </w:tc>
      </w:tr>
    </w:tbl>
    <w:p w14:paraId="3B3A41A4" w14:textId="77777777" w:rsidR="0099030B" w:rsidRPr="003F5445" w:rsidRDefault="0099030B" w:rsidP="003F5445"/>
    <w:p w14:paraId="44F4F98F" w14:textId="77777777" w:rsidR="00635E7A" w:rsidRPr="00E05A54" w:rsidRDefault="00D47DD5">
      <w:pPr>
        <w:pStyle w:val="Ttulo2"/>
        <w:numPr>
          <w:ilvl w:val="1"/>
          <w:numId w:val="1"/>
        </w:numPr>
        <w:ind w:left="1077"/>
        <w:rPr>
          <w:szCs w:val="56"/>
        </w:rPr>
        <w:pPrChange w:id="1437" w:author="RAQUEL BLANCO AGUIRRE" w:date="2017-06-28T13:34:00Z">
          <w:pPr>
            <w:pStyle w:val="Ttulo2"/>
            <w:numPr>
              <w:ilvl w:val="1"/>
              <w:numId w:val="1"/>
            </w:numPr>
            <w:ind w:left="1080" w:hanging="720"/>
          </w:pPr>
        </w:pPrChange>
      </w:pPr>
      <w:bookmarkStart w:id="1438" w:name="_Toc487482728"/>
      <w:r w:rsidRPr="00E05A54">
        <w:rPr>
          <w:szCs w:val="56"/>
        </w:rPr>
        <w:t>Gestión</w:t>
      </w:r>
      <w:r w:rsidR="00635E7A" w:rsidRPr="00E05A54">
        <w:rPr>
          <w:szCs w:val="56"/>
        </w:rPr>
        <w:t xml:space="preserve"> de </w:t>
      </w:r>
      <w:commentRangeStart w:id="1439"/>
      <w:r w:rsidR="00635E7A" w:rsidRPr="00E05A54">
        <w:rPr>
          <w:szCs w:val="56"/>
        </w:rPr>
        <w:t>aplicaciones</w:t>
      </w:r>
      <w:commentRangeEnd w:id="1439"/>
      <w:r w:rsidR="005F690B">
        <w:rPr>
          <w:rStyle w:val="Refdecomentario"/>
          <w:rFonts w:asciiTheme="minorHAnsi" w:eastAsiaTheme="minorHAnsi" w:hAnsiTheme="minorHAnsi" w:cstheme="minorBidi"/>
          <w:b w:val="0"/>
          <w:bCs w:val="0"/>
          <w:color w:val="auto"/>
        </w:rPr>
        <w:commentReference w:id="1439"/>
      </w:r>
      <w:bookmarkEnd w:id="1438"/>
      <w:del w:id="1440" w:author="RAQUEL BLANCO AGUIRRE" w:date="2017-06-28T13:34:00Z">
        <w:r w:rsidR="00635E7A" w:rsidRPr="00E05A54" w:rsidDel="005F690B">
          <w:rPr>
            <w:szCs w:val="56"/>
          </w:rPr>
          <w:delText>:</w:delText>
        </w:r>
      </w:del>
    </w:p>
    <w:p w14:paraId="0516B9A5" w14:textId="77777777" w:rsidR="006A415E" w:rsidRPr="006A415E" w:rsidRDefault="006A415E">
      <w:pPr>
        <w:keepNext/>
        <w:pPrChange w:id="1441" w:author="RAQUEL BLANCO AGUIRRE" w:date="2017-06-28T13:34:00Z">
          <w:pPr/>
        </w:pPrChange>
      </w:pPr>
    </w:p>
    <w:p w14:paraId="53DCA87C" w14:textId="30781D7F" w:rsidR="00AA2BC9" w:rsidRDefault="006D1186" w:rsidP="00AA2BC9">
      <w:pPr>
        <w:keepNext/>
        <w:jc w:val="center"/>
      </w:pPr>
      <w:ins w:id="1442" w:author="Raul García Fernández" w:date="2017-06-30T18:25:00Z">
        <w:r>
          <w:object w:dxaOrig="8070" w:dyaOrig="5221" w14:anchorId="3F3725DE">
            <v:shape id="_x0000_i1034" type="#_x0000_t75" style="width:403.5pt;height:261pt" o:ole="">
              <v:imagedata r:id="rId47" o:title=""/>
            </v:shape>
            <o:OLEObject Type="Embed" ProgID="Visio.Drawing.15" ShapeID="_x0000_i1034" DrawAspect="Content" ObjectID="_1561225056" r:id="rId48"/>
          </w:object>
        </w:r>
      </w:ins>
      <w:del w:id="1443" w:author="Raul García Fernández" w:date="2017-06-30T18:25:00Z">
        <w:r w:rsidR="006A415E" w:rsidRPr="006A415E" w:rsidDel="006D1186">
          <w:rPr>
            <w:noProof/>
            <w:lang w:val="es-ES" w:eastAsia="es-ES"/>
          </w:rPr>
          <w:drawing>
            <wp:inline distT="0" distB="0" distL="0" distR="0" wp14:anchorId="3D27AD17" wp14:editId="0B106C7A">
              <wp:extent cx="3505200" cy="243336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13407" cy="2439059"/>
                      </a:xfrm>
                      <a:prstGeom prst="rect">
                        <a:avLst/>
                      </a:prstGeom>
                    </pic:spPr>
                  </pic:pic>
                </a:graphicData>
              </a:graphic>
            </wp:inline>
          </w:drawing>
        </w:r>
      </w:del>
    </w:p>
    <w:p w14:paraId="53388A11" w14:textId="00B5DBD4" w:rsidR="006A415E" w:rsidRDefault="00AA2BC9" w:rsidP="00AA2BC9">
      <w:pPr>
        <w:pStyle w:val="Descripcin"/>
        <w:jc w:val="center"/>
      </w:pPr>
      <w:bookmarkStart w:id="1444" w:name="_Toc479072870"/>
      <w:bookmarkStart w:id="1445" w:name="_Toc479328457"/>
      <w:bookmarkStart w:id="1446" w:name="_Toc487482794"/>
      <w:r>
        <w:t xml:space="preserve">Ilustración </w:t>
      </w:r>
      <w:r w:rsidR="00B948F6">
        <w:fldChar w:fldCharType="begin"/>
      </w:r>
      <w:r w:rsidR="00B948F6">
        <w:instrText xml:space="preserve"> STYLEREF 1 \s </w:instrText>
      </w:r>
      <w:r w:rsidR="00B948F6">
        <w:fldChar w:fldCharType="separate"/>
      </w:r>
      <w:r w:rsidR="009D59D5">
        <w:rPr>
          <w:noProof/>
        </w:rPr>
        <w:t>4</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7</w:t>
      </w:r>
      <w:r w:rsidR="00B948F6">
        <w:rPr>
          <w:noProof/>
        </w:rPr>
        <w:fldChar w:fldCharType="end"/>
      </w:r>
      <w:r>
        <w:t xml:space="preserve"> (</w:t>
      </w:r>
      <w:del w:id="1447" w:author="Raul García Fernández" w:date="2017-06-30T18:24:00Z">
        <w:r w:rsidDel="006D1186">
          <w:delText>Gestion</w:delText>
        </w:r>
      </w:del>
      <w:ins w:id="1448" w:author="Raul García Fernández" w:date="2017-06-30T18:24:00Z">
        <w:r w:rsidR="006D1186">
          <w:t>Gestión</w:t>
        </w:r>
      </w:ins>
      <w:r>
        <w:t xml:space="preserve"> de aplicaciones)</w:t>
      </w:r>
      <w:bookmarkEnd w:id="1444"/>
      <w:bookmarkEnd w:id="1445"/>
      <w:bookmarkEnd w:id="1446"/>
    </w:p>
    <w:p w14:paraId="3B159308" w14:textId="77777777" w:rsidR="006A415E" w:rsidRPr="006A415E" w:rsidRDefault="006A415E" w:rsidP="006A415E">
      <w:pPr>
        <w:jc w:val="center"/>
      </w:pPr>
    </w:p>
    <w:p w14:paraId="45B6601D" w14:textId="642E4441" w:rsidR="005C5747" w:rsidRDefault="005C5747" w:rsidP="005C5747">
      <w:pPr>
        <w:pStyle w:val="Descripcin"/>
        <w:keepNext/>
      </w:pPr>
      <w:bookmarkStart w:id="1449" w:name="_Toc479072900"/>
      <w:bookmarkStart w:id="1450" w:name="_Toc479328510"/>
      <w:bookmarkStart w:id="1451" w:name="_Toc487482848"/>
      <w:r>
        <w:t xml:space="preserve">Tabla </w:t>
      </w:r>
      <w:ins w:id="1452"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45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454" w:author="Raul García Fernández" w:date="2017-07-10T20:50:00Z">
        <w:r w:rsidR="009D59D5">
          <w:rPr>
            <w:noProof/>
          </w:rPr>
          <w:t>25</w:t>
        </w:r>
      </w:ins>
      <w:ins w:id="1455" w:author="Raul García Fernández" w:date="2017-06-30T18:00:00Z">
        <w:r w:rsidR="00003005">
          <w:fldChar w:fldCharType="end"/>
        </w:r>
      </w:ins>
      <w:del w:id="145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25</w:delText>
        </w:r>
        <w:r w:rsidR="008D0F98" w:rsidDel="00003005">
          <w:rPr>
            <w:noProof/>
          </w:rPr>
          <w:fldChar w:fldCharType="end"/>
        </w:r>
      </w:del>
      <w:r>
        <w:t xml:space="preserve"> (Crear aplicación)</w:t>
      </w:r>
      <w:bookmarkEnd w:id="1449"/>
      <w:bookmarkEnd w:id="1450"/>
      <w:bookmarkEnd w:id="1451"/>
    </w:p>
    <w:tbl>
      <w:tblPr>
        <w:tblStyle w:val="Tabladecuadrcula4"/>
        <w:tblW w:w="0" w:type="auto"/>
        <w:tblLook w:val="04A0" w:firstRow="1" w:lastRow="0" w:firstColumn="1" w:lastColumn="0" w:noHBand="0" w:noVBand="1"/>
      </w:tblPr>
      <w:tblGrid>
        <w:gridCol w:w="4236"/>
        <w:gridCol w:w="4258"/>
      </w:tblGrid>
      <w:tr w:rsidR="003F5445" w14:paraId="377DA135"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09219F2" w14:textId="77777777" w:rsidR="003F5445" w:rsidRDefault="003F5445" w:rsidP="003F5445">
            <w:r>
              <w:t>ID</w:t>
            </w:r>
          </w:p>
        </w:tc>
        <w:tc>
          <w:tcPr>
            <w:tcW w:w="4322" w:type="dxa"/>
          </w:tcPr>
          <w:p w14:paraId="7FFA117B"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869A3">
              <w:t>7.1</w:t>
            </w:r>
          </w:p>
        </w:tc>
      </w:tr>
      <w:tr w:rsidR="003F5445" w14:paraId="6E099097"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99E477E" w14:textId="77777777" w:rsidR="003F5445" w:rsidRDefault="003F5445" w:rsidP="003F5445">
            <w:r>
              <w:t>Actor</w:t>
            </w:r>
          </w:p>
        </w:tc>
        <w:tc>
          <w:tcPr>
            <w:tcW w:w="4322" w:type="dxa"/>
          </w:tcPr>
          <w:p w14:paraId="7829936C" w14:textId="77777777" w:rsidR="003F5445" w:rsidRDefault="009869A3"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253D85CF"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FFCE285" w14:textId="77777777" w:rsidR="003F5445" w:rsidRDefault="003F5445" w:rsidP="003F5445">
            <w:r>
              <w:t>Nombre</w:t>
            </w:r>
          </w:p>
        </w:tc>
        <w:tc>
          <w:tcPr>
            <w:tcW w:w="4322" w:type="dxa"/>
          </w:tcPr>
          <w:p w14:paraId="238AF74A" w14:textId="0F3E12A7" w:rsidR="003F5445" w:rsidRDefault="009869A3" w:rsidP="003F5445">
            <w:pPr>
              <w:cnfStyle w:val="000000000000" w:firstRow="0" w:lastRow="0" w:firstColumn="0" w:lastColumn="0" w:oddVBand="0" w:evenVBand="0" w:oddHBand="0" w:evenHBand="0" w:firstRowFirstColumn="0" w:firstRowLastColumn="0" w:lastRowFirstColumn="0" w:lastRowLastColumn="0"/>
            </w:pPr>
            <w:r>
              <w:t xml:space="preserve">Crear </w:t>
            </w:r>
            <w:ins w:id="1457" w:author="Raul García Fernández" w:date="2017-06-30T18:25:00Z">
              <w:r w:rsidR="006D1186">
                <w:t>a</w:t>
              </w:r>
            </w:ins>
            <w:del w:id="1458" w:author="Raul García Fernández" w:date="2017-06-30T18:25:00Z">
              <w:r w:rsidDel="006D1186">
                <w:delText>A</w:delText>
              </w:r>
            </w:del>
            <w:r>
              <w:t xml:space="preserve">plicación </w:t>
            </w:r>
          </w:p>
        </w:tc>
      </w:tr>
      <w:tr w:rsidR="003F5445" w14:paraId="6F2E979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4432B51" w14:textId="77777777" w:rsidR="003F5445" w:rsidRDefault="003F5445" w:rsidP="003F5445">
            <w:r>
              <w:t>Objetivo</w:t>
            </w:r>
          </w:p>
        </w:tc>
        <w:tc>
          <w:tcPr>
            <w:tcW w:w="4322" w:type="dxa"/>
          </w:tcPr>
          <w:p w14:paraId="5FE1A973" w14:textId="77777777" w:rsidR="003F5445" w:rsidRDefault="009869A3" w:rsidP="003F5445">
            <w:pPr>
              <w:cnfStyle w:val="000000100000" w:firstRow="0" w:lastRow="0" w:firstColumn="0" w:lastColumn="0" w:oddVBand="0" w:evenVBand="0" w:oddHBand="1" w:evenHBand="0" w:firstRowFirstColumn="0" w:firstRowLastColumn="0" w:lastRowFirstColumn="0" w:lastRowLastColumn="0"/>
            </w:pPr>
            <w:r>
              <w:t>Crear una entidad aplicación para el usuario.</w:t>
            </w:r>
          </w:p>
        </w:tc>
      </w:tr>
      <w:tr w:rsidR="003F5445" w14:paraId="2EB56A42"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97B3F05" w14:textId="77777777" w:rsidR="003F5445" w:rsidRDefault="003F5445" w:rsidP="003F5445">
            <w:r>
              <w:t>Flujo</w:t>
            </w:r>
          </w:p>
        </w:tc>
        <w:tc>
          <w:tcPr>
            <w:tcW w:w="4322" w:type="dxa"/>
          </w:tcPr>
          <w:p w14:paraId="382D8CB1" w14:textId="77777777" w:rsidR="003F5445"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crear una entidad aplicación.</w:t>
            </w:r>
          </w:p>
          <w:p w14:paraId="467B2F07" w14:textId="77777777"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 xml:space="preserve">El sistema llama al servicio de </w:t>
            </w:r>
            <w:r w:rsidR="00D47DD5">
              <w:t>Gestión</w:t>
            </w:r>
            <w:r>
              <w:t xml:space="preserve"> de aplicaciones.</w:t>
            </w:r>
          </w:p>
          <w:p w14:paraId="7EC7F961" w14:textId="77777777"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servicio crea una entidad única para el usuario.</w:t>
            </w:r>
          </w:p>
          <w:p w14:paraId="58B6F646" w14:textId="77777777"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lo almacena en la BD.</w:t>
            </w:r>
          </w:p>
          <w:p w14:paraId="7E12B4F7" w14:textId="77777777" w:rsidR="009869A3" w:rsidRDefault="009869A3" w:rsidP="009869A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informa al usuario de la entidad creada, mostrando su información. </w:t>
            </w:r>
          </w:p>
        </w:tc>
      </w:tr>
      <w:tr w:rsidR="003F5445" w14:paraId="70B21229" w14:textId="77777777" w:rsidTr="008E360A">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322" w:type="dxa"/>
          </w:tcPr>
          <w:p w14:paraId="00BA29A4" w14:textId="77777777" w:rsidR="003F5445" w:rsidRDefault="003F5445" w:rsidP="003F5445">
            <w:r>
              <w:lastRenderedPageBreak/>
              <w:t>Excepciones</w:t>
            </w:r>
          </w:p>
        </w:tc>
        <w:tc>
          <w:tcPr>
            <w:tcW w:w="4322" w:type="dxa"/>
          </w:tcPr>
          <w:p w14:paraId="00DC2CE2" w14:textId="77777777" w:rsidR="003F5445" w:rsidRDefault="009869A3" w:rsidP="009869A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se ha podido crear la entidad aplicación. El sistema informa al usuario que no ha podido crear la entidad. Se vuelve al inicio del caso de uso.</w:t>
            </w:r>
          </w:p>
          <w:p w14:paraId="19B28557" w14:textId="77777777" w:rsidR="00AF38D8" w:rsidRDefault="00E3677B" w:rsidP="00E3677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7A6F9F3F" w14:textId="77777777" w:rsidR="003F5445" w:rsidRDefault="003F5445" w:rsidP="003F5445"/>
    <w:p w14:paraId="273D2F25" w14:textId="12E7FECA" w:rsidR="005C5747" w:rsidRDefault="005C5747" w:rsidP="005C5747">
      <w:pPr>
        <w:pStyle w:val="Descripcin"/>
        <w:keepNext/>
      </w:pPr>
      <w:bookmarkStart w:id="1459" w:name="_Toc479072901"/>
      <w:bookmarkStart w:id="1460" w:name="_Toc479328511"/>
      <w:bookmarkStart w:id="1461" w:name="_Toc487482849"/>
      <w:r>
        <w:t xml:space="preserve">Tabla </w:t>
      </w:r>
      <w:ins w:id="1462"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46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464" w:author="Raul García Fernández" w:date="2017-07-10T20:50:00Z">
        <w:r w:rsidR="009D59D5">
          <w:rPr>
            <w:noProof/>
          </w:rPr>
          <w:t>26</w:t>
        </w:r>
      </w:ins>
      <w:ins w:id="1465" w:author="Raul García Fernández" w:date="2017-06-30T18:00:00Z">
        <w:r w:rsidR="00003005">
          <w:fldChar w:fldCharType="end"/>
        </w:r>
      </w:ins>
      <w:del w:id="146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26</w:delText>
        </w:r>
        <w:r w:rsidR="008D0F98" w:rsidDel="00003005">
          <w:rPr>
            <w:noProof/>
          </w:rPr>
          <w:fldChar w:fldCharType="end"/>
        </w:r>
      </w:del>
      <w:r>
        <w:t xml:space="preserve"> (Eliminación de aplicación)</w:t>
      </w:r>
      <w:bookmarkEnd w:id="1459"/>
      <w:bookmarkEnd w:id="1460"/>
      <w:bookmarkEnd w:id="1461"/>
    </w:p>
    <w:tbl>
      <w:tblPr>
        <w:tblStyle w:val="Tabladecuadrcula4"/>
        <w:tblW w:w="0" w:type="auto"/>
        <w:tblLook w:val="04A0" w:firstRow="1" w:lastRow="0" w:firstColumn="1" w:lastColumn="0" w:noHBand="0" w:noVBand="1"/>
      </w:tblPr>
      <w:tblGrid>
        <w:gridCol w:w="4230"/>
        <w:gridCol w:w="4264"/>
      </w:tblGrid>
      <w:tr w:rsidR="009869A3" w14:paraId="029FF490"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14670A3" w14:textId="77777777" w:rsidR="009869A3" w:rsidRDefault="009869A3" w:rsidP="0023602F">
            <w:r>
              <w:t>ID</w:t>
            </w:r>
          </w:p>
        </w:tc>
        <w:tc>
          <w:tcPr>
            <w:tcW w:w="4322" w:type="dxa"/>
          </w:tcPr>
          <w:p w14:paraId="365C0105" w14:textId="77777777"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7.2</w:t>
            </w:r>
          </w:p>
        </w:tc>
      </w:tr>
      <w:tr w:rsidR="009869A3" w14:paraId="2C1F9E3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D75E053" w14:textId="77777777" w:rsidR="009869A3" w:rsidRDefault="009869A3" w:rsidP="0023602F">
            <w:r>
              <w:t>Actor</w:t>
            </w:r>
          </w:p>
        </w:tc>
        <w:tc>
          <w:tcPr>
            <w:tcW w:w="4322" w:type="dxa"/>
          </w:tcPr>
          <w:p w14:paraId="3E2BA9D8" w14:textId="77777777"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14:paraId="6961C89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4052FD1" w14:textId="77777777" w:rsidR="009869A3" w:rsidRDefault="009869A3" w:rsidP="0023602F">
            <w:r>
              <w:t>Nombre</w:t>
            </w:r>
          </w:p>
        </w:tc>
        <w:tc>
          <w:tcPr>
            <w:tcW w:w="4322" w:type="dxa"/>
          </w:tcPr>
          <w:p w14:paraId="66085996" w14:textId="22BC6972" w:rsidR="009869A3" w:rsidRDefault="00AF38D8" w:rsidP="0023602F">
            <w:pPr>
              <w:cnfStyle w:val="000000000000" w:firstRow="0" w:lastRow="0" w:firstColumn="0" w:lastColumn="0" w:oddVBand="0" w:evenVBand="0" w:oddHBand="0" w:evenHBand="0" w:firstRowFirstColumn="0" w:firstRowLastColumn="0" w:lastRowFirstColumn="0" w:lastRowLastColumn="0"/>
            </w:pPr>
            <w:r>
              <w:t>Elimin</w:t>
            </w:r>
            <w:ins w:id="1467" w:author="Raul García Fernández" w:date="2017-06-30T18:25:00Z">
              <w:r w:rsidR="006D1186">
                <w:t xml:space="preserve">ar </w:t>
              </w:r>
            </w:ins>
            <w:del w:id="1468" w:author="Raul García Fernández" w:date="2017-06-30T18:25:00Z">
              <w:r w:rsidDel="006D1186">
                <w:delText xml:space="preserve">ación de </w:delText>
              </w:r>
            </w:del>
            <w:r>
              <w:t xml:space="preserve">aplicación </w:t>
            </w:r>
          </w:p>
        </w:tc>
      </w:tr>
      <w:tr w:rsidR="009869A3" w14:paraId="1DBD96D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7589D9F" w14:textId="77777777" w:rsidR="009869A3" w:rsidRDefault="009869A3" w:rsidP="0023602F">
            <w:r>
              <w:t>Objetivo</w:t>
            </w:r>
          </w:p>
        </w:tc>
        <w:tc>
          <w:tcPr>
            <w:tcW w:w="4322" w:type="dxa"/>
          </w:tcPr>
          <w:p w14:paraId="4DA3BE05" w14:textId="77777777" w:rsidR="009869A3" w:rsidRDefault="00AF38D8" w:rsidP="0023602F">
            <w:pPr>
              <w:cnfStyle w:val="000000100000" w:firstRow="0" w:lastRow="0" w:firstColumn="0" w:lastColumn="0" w:oddVBand="0" w:evenVBand="0" w:oddHBand="1" w:evenHBand="0" w:firstRowFirstColumn="0" w:firstRowLastColumn="0" w:lastRowFirstColumn="0" w:lastRowLastColumn="0"/>
            </w:pPr>
            <w:r>
              <w:t>Eliminación de una entidad aplicación.</w:t>
            </w:r>
          </w:p>
        </w:tc>
      </w:tr>
      <w:tr w:rsidR="009869A3" w14:paraId="3BC7A46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D4F90F8" w14:textId="77777777" w:rsidR="009869A3" w:rsidRDefault="009869A3" w:rsidP="0023602F">
            <w:r>
              <w:t>Flujo</w:t>
            </w:r>
          </w:p>
        </w:tc>
        <w:tc>
          <w:tcPr>
            <w:tcW w:w="4322" w:type="dxa"/>
          </w:tcPr>
          <w:p w14:paraId="407920AF" w14:textId="77777777" w:rsidR="009869A3"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intenta eliminar una entidad aplicación concreta.</w:t>
            </w:r>
          </w:p>
          <w:p w14:paraId="01E7A1F6" w14:textId="77777777"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comprueba si es propietario de la entidad.</w:t>
            </w:r>
          </w:p>
          <w:p w14:paraId="2E3CF950" w14:textId="77777777"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elimina la entidad de aplicación y su relación con el usuario.</w:t>
            </w:r>
          </w:p>
          <w:p w14:paraId="74354C93" w14:textId="77777777"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es informado de la eliminación correcta.</w:t>
            </w:r>
          </w:p>
        </w:tc>
      </w:tr>
      <w:tr w:rsidR="009869A3" w14:paraId="65E481D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4FBE1B4" w14:textId="77777777" w:rsidR="009869A3" w:rsidRDefault="009869A3" w:rsidP="0023602F">
            <w:r>
              <w:t>Excepciones</w:t>
            </w:r>
          </w:p>
        </w:tc>
        <w:tc>
          <w:tcPr>
            <w:tcW w:w="4322" w:type="dxa"/>
          </w:tcPr>
          <w:p w14:paraId="7E0EBD1C" w14:textId="77777777" w:rsidR="009869A3"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entidad. El sistema avisa al usuario de que no es el propietario de la entidad. El sistema devuelve al usuario al principio del caso de uso.</w:t>
            </w:r>
          </w:p>
          <w:p w14:paraId="1679CBCB" w14:textId="77777777"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eliminar la entidad. El sistema informa al usuario. El caso de uso es finalizado inmediatamente.</w:t>
            </w:r>
          </w:p>
          <w:p w14:paraId="598BDE85" w14:textId="77777777" w:rsidR="00AF38D8" w:rsidRDefault="00E3677B"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0A56C432" w14:textId="77777777" w:rsidR="009869A3" w:rsidRDefault="009869A3" w:rsidP="003F5445"/>
    <w:p w14:paraId="3DB15B86" w14:textId="2A079A10" w:rsidR="005C5747" w:rsidRDefault="005C5747" w:rsidP="005C5747">
      <w:pPr>
        <w:pStyle w:val="Descripcin"/>
        <w:keepNext/>
      </w:pPr>
      <w:bookmarkStart w:id="1469" w:name="_Toc479072902"/>
      <w:bookmarkStart w:id="1470" w:name="_Toc479328512"/>
      <w:bookmarkStart w:id="1471" w:name="_Toc487482850"/>
      <w:r>
        <w:t xml:space="preserve">Tabla </w:t>
      </w:r>
      <w:ins w:id="1472"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47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474" w:author="Raul García Fernández" w:date="2017-07-10T20:50:00Z">
        <w:r w:rsidR="009D59D5">
          <w:rPr>
            <w:noProof/>
          </w:rPr>
          <w:t>27</w:t>
        </w:r>
      </w:ins>
      <w:ins w:id="1475" w:author="Raul García Fernández" w:date="2017-06-30T18:00:00Z">
        <w:r w:rsidR="00003005">
          <w:fldChar w:fldCharType="end"/>
        </w:r>
      </w:ins>
      <w:del w:id="147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27</w:delText>
        </w:r>
        <w:r w:rsidR="008D0F98" w:rsidDel="00003005">
          <w:rPr>
            <w:noProof/>
          </w:rPr>
          <w:fldChar w:fldCharType="end"/>
        </w:r>
      </w:del>
      <w:r>
        <w:t xml:space="preserve"> (Listado de aplicaciones)</w:t>
      </w:r>
      <w:bookmarkEnd w:id="1469"/>
      <w:bookmarkEnd w:id="1470"/>
      <w:bookmarkEnd w:id="1471"/>
    </w:p>
    <w:tbl>
      <w:tblPr>
        <w:tblStyle w:val="Tabladecuadrcula4"/>
        <w:tblW w:w="0" w:type="auto"/>
        <w:tblLook w:val="04A0" w:firstRow="1" w:lastRow="0" w:firstColumn="1" w:lastColumn="0" w:noHBand="0" w:noVBand="1"/>
      </w:tblPr>
      <w:tblGrid>
        <w:gridCol w:w="4235"/>
        <w:gridCol w:w="4259"/>
      </w:tblGrid>
      <w:tr w:rsidR="009869A3" w14:paraId="5AFA0C6E"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81107B5" w14:textId="77777777" w:rsidR="009869A3" w:rsidRDefault="009869A3" w:rsidP="0023602F">
            <w:r>
              <w:t>ID</w:t>
            </w:r>
          </w:p>
        </w:tc>
        <w:tc>
          <w:tcPr>
            <w:tcW w:w="4322" w:type="dxa"/>
          </w:tcPr>
          <w:p w14:paraId="20619767" w14:textId="77777777"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7.3</w:t>
            </w:r>
          </w:p>
        </w:tc>
      </w:tr>
      <w:tr w:rsidR="009869A3" w14:paraId="6AFDE06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5BBB2C6" w14:textId="77777777" w:rsidR="009869A3" w:rsidRDefault="009869A3" w:rsidP="0023602F">
            <w:r>
              <w:t>Actor</w:t>
            </w:r>
          </w:p>
        </w:tc>
        <w:tc>
          <w:tcPr>
            <w:tcW w:w="4322" w:type="dxa"/>
          </w:tcPr>
          <w:p w14:paraId="4CC63576" w14:textId="77777777"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14:paraId="563C6171"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2896EF3E" w14:textId="77777777" w:rsidR="009869A3" w:rsidRDefault="009869A3" w:rsidP="0023602F">
            <w:r>
              <w:t>Nombre</w:t>
            </w:r>
          </w:p>
        </w:tc>
        <w:tc>
          <w:tcPr>
            <w:tcW w:w="4322" w:type="dxa"/>
          </w:tcPr>
          <w:p w14:paraId="4164E1EF" w14:textId="607F259C" w:rsidR="009869A3" w:rsidRDefault="00AF38D8" w:rsidP="0023602F">
            <w:pPr>
              <w:cnfStyle w:val="000000000000" w:firstRow="0" w:lastRow="0" w:firstColumn="0" w:lastColumn="0" w:oddVBand="0" w:evenVBand="0" w:oddHBand="0" w:evenHBand="0" w:firstRowFirstColumn="0" w:firstRowLastColumn="0" w:lastRowFirstColumn="0" w:lastRowLastColumn="0"/>
            </w:pPr>
            <w:r>
              <w:t>Lista</w:t>
            </w:r>
            <w:ins w:id="1477" w:author="Raul García Fernández" w:date="2017-06-30T18:26:00Z">
              <w:r w:rsidR="006D1186">
                <w:t>r</w:t>
              </w:r>
            </w:ins>
            <w:del w:id="1478" w:author="Raul García Fernández" w:date="2017-06-30T18:26:00Z">
              <w:r w:rsidDel="006D1186">
                <w:delText>do</w:delText>
              </w:r>
            </w:del>
            <w:r>
              <w:t xml:space="preserve"> de aplicaci</w:t>
            </w:r>
            <w:ins w:id="1479" w:author="Raul García Fernández" w:date="2017-06-30T18:26:00Z">
              <w:r w:rsidR="006D1186">
                <w:t>ón</w:t>
              </w:r>
            </w:ins>
            <w:del w:id="1480" w:author="Raul García Fernández" w:date="2017-06-30T18:26:00Z">
              <w:r w:rsidDel="006D1186">
                <w:delText>ones</w:delText>
              </w:r>
            </w:del>
          </w:p>
        </w:tc>
      </w:tr>
      <w:tr w:rsidR="009869A3" w14:paraId="0DB8111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5732129" w14:textId="77777777" w:rsidR="009869A3" w:rsidRDefault="009869A3" w:rsidP="0023602F">
            <w:r>
              <w:t>Objetivo</w:t>
            </w:r>
          </w:p>
        </w:tc>
        <w:tc>
          <w:tcPr>
            <w:tcW w:w="4322" w:type="dxa"/>
          </w:tcPr>
          <w:p w14:paraId="0CCC1E6E" w14:textId="77777777" w:rsidR="009869A3" w:rsidRDefault="00AF38D8" w:rsidP="0023602F">
            <w:pPr>
              <w:cnfStyle w:val="000000100000" w:firstRow="0" w:lastRow="0" w:firstColumn="0" w:lastColumn="0" w:oddVBand="0" w:evenVBand="0" w:oddHBand="1" w:evenHBand="0" w:firstRowFirstColumn="0" w:firstRowLastColumn="0" w:lastRowFirstColumn="0" w:lastRowLastColumn="0"/>
            </w:pPr>
            <w:r>
              <w:t>Listar todas las entidades aplicación del usuario.</w:t>
            </w:r>
          </w:p>
        </w:tc>
      </w:tr>
      <w:tr w:rsidR="009869A3" w14:paraId="14B4973A"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97482DC" w14:textId="77777777" w:rsidR="009869A3" w:rsidRDefault="009869A3" w:rsidP="0023602F">
            <w:r>
              <w:t>Flujo</w:t>
            </w:r>
          </w:p>
        </w:tc>
        <w:tc>
          <w:tcPr>
            <w:tcW w:w="4322" w:type="dxa"/>
          </w:tcPr>
          <w:p w14:paraId="35CD1427" w14:textId="77777777" w:rsidR="009869A3"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solicita un listado de todas sus aplicaciones.</w:t>
            </w:r>
          </w:p>
          <w:p w14:paraId="178AFB08" w14:textId="77777777"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busca todas sus aplicaciones.</w:t>
            </w:r>
          </w:p>
          <w:p w14:paraId="49CD13BC" w14:textId="77777777" w:rsidR="00AF38D8" w:rsidRDefault="00AF38D8"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w:t>
            </w:r>
            <w:r w:rsidR="00D47DD5">
              <w:t>sistema lista</w:t>
            </w:r>
            <w:r>
              <w:t xml:space="preserve"> y muestra al usuario todas las entidades aplicación.</w:t>
            </w:r>
          </w:p>
          <w:p w14:paraId="5B7AE51E" w14:textId="77777777" w:rsidR="00AF38D8" w:rsidRDefault="00972B9D" w:rsidP="00AF38D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usuario podrá ver todas las aplicaciones el tiempo que quiera.</w:t>
            </w:r>
          </w:p>
        </w:tc>
      </w:tr>
      <w:tr w:rsidR="009869A3" w14:paraId="225E1B4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F1A520D" w14:textId="77777777" w:rsidR="009869A3" w:rsidRDefault="009869A3" w:rsidP="0023602F">
            <w:r>
              <w:t>Excepciones</w:t>
            </w:r>
          </w:p>
        </w:tc>
        <w:tc>
          <w:tcPr>
            <w:tcW w:w="4322" w:type="dxa"/>
          </w:tcPr>
          <w:p w14:paraId="5FCAAF96" w14:textId="77777777" w:rsidR="009869A3"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obtener un</w:t>
            </w:r>
            <w:r w:rsidR="00E3677B">
              <w:t>a entidad. El sistema continuará</w:t>
            </w:r>
            <w:r>
              <w:t xml:space="preserve"> con las demás entidades. Considerando la entidad fallada como no existente.</w:t>
            </w:r>
          </w:p>
          <w:p w14:paraId="7DBEF8DC" w14:textId="77777777" w:rsidR="00972B9D" w:rsidRDefault="00E3677B"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0F49BA08" w14:textId="23E4BFD7" w:rsidR="006D1186" w:rsidRDefault="006D1186" w:rsidP="003F5445">
      <w:pPr>
        <w:rPr>
          <w:ins w:id="1481" w:author="Raul García Fernández" w:date="2017-06-30T18:28:00Z"/>
        </w:rPr>
      </w:pPr>
    </w:p>
    <w:p w14:paraId="19A06CDB" w14:textId="77777777" w:rsidR="006D1186" w:rsidRDefault="006D1186">
      <w:pPr>
        <w:spacing w:line="276" w:lineRule="auto"/>
        <w:jc w:val="left"/>
        <w:rPr>
          <w:ins w:id="1482" w:author="Raul García Fernández" w:date="2017-06-30T18:28:00Z"/>
        </w:rPr>
      </w:pPr>
      <w:ins w:id="1483" w:author="Raul García Fernández" w:date="2017-06-30T18:28:00Z">
        <w:r>
          <w:br w:type="page"/>
        </w:r>
      </w:ins>
    </w:p>
    <w:p w14:paraId="7E2D1DFF" w14:textId="77777777" w:rsidR="009869A3" w:rsidRPr="003F5445" w:rsidRDefault="009869A3" w:rsidP="003F5445"/>
    <w:p w14:paraId="1A7277B6" w14:textId="77777777" w:rsidR="00932857" w:rsidRPr="00E05A54" w:rsidRDefault="008C539C" w:rsidP="00E05A54">
      <w:pPr>
        <w:pStyle w:val="Ttulo2"/>
        <w:numPr>
          <w:ilvl w:val="1"/>
          <w:numId w:val="1"/>
        </w:numPr>
        <w:rPr>
          <w:szCs w:val="56"/>
        </w:rPr>
      </w:pPr>
      <w:bookmarkStart w:id="1484" w:name="_Toc487482729"/>
      <w:r w:rsidRPr="00E05A54">
        <w:rPr>
          <w:szCs w:val="56"/>
        </w:rPr>
        <w:t>Administración</w:t>
      </w:r>
      <w:r w:rsidR="00552024" w:rsidRPr="00E05A54">
        <w:rPr>
          <w:szCs w:val="56"/>
        </w:rPr>
        <w:t xml:space="preserve"> de usuarios:</w:t>
      </w:r>
      <w:bookmarkEnd w:id="1484"/>
    </w:p>
    <w:p w14:paraId="34673A70" w14:textId="77777777" w:rsidR="00932857" w:rsidRPr="00932857" w:rsidRDefault="00932857" w:rsidP="00932857"/>
    <w:p w14:paraId="7739B2CD" w14:textId="2BD0FF2A" w:rsidR="00AA2BC9" w:rsidRDefault="006D1186" w:rsidP="00EB5E49">
      <w:pPr>
        <w:keepNext/>
        <w:jc w:val="center"/>
      </w:pPr>
      <w:ins w:id="1485" w:author="Raul García Fernández" w:date="2017-06-30T18:27:00Z">
        <w:r>
          <w:object w:dxaOrig="8581" w:dyaOrig="5325" w14:anchorId="5C53C1C6">
            <v:shape id="_x0000_i1035" type="#_x0000_t75" style="width:341.25pt;height:211.5pt" o:ole="">
              <v:imagedata r:id="rId50" o:title=""/>
            </v:shape>
            <o:OLEObject Type="Embed" ProgID="Visio.Drawing.15" ShapeID="_x0000_i1035" DrawAspect="Content" ObjectID="_1561225057" r:id="rId51"/>
          </w:object>
        </w:r>
      </w:ins>
      <w:del w:id="1486" w:author="Raul García Fernández" w:date="2017-06-30T18:28:00Z">
        <w:r w:rsidR="00932857" w:rsidDel="006D1186">
          <w:rPr>
            <w:noProof/>
            <w:lang w:val="es-ES" w:eastAsia="es-ES"/>
          </w:rPr>
          <w:drawing>
            <wp:inline distT="0" distB="0" distL="0" distR="0" wp14:anchorId="3C028E07" wp14:editId="50ECB92C">
              <wp:extent cx="4191000" cy="2963333"/>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DeUsuarios.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97361" cy="2967831"/>
                      </a:xfrm>
                      <a:prstGeom prst="rect">
                        <a:avLst/>
                      </a:prstGeom>
                    </pic:spPr>
                  </pic:pic>
                </a:graphicData>
              </a:graphic>
            </wp:inline>
          </w:drawing>
        </w:r>
      </w:del>
    </w:p>
    <w:p w14:paraId="7B8D53B0" w14:textId="6D3EDFA9" w:rsidR="0023602F" w:rsidRDefault="00AA2BC9" w:rsidP="00AA2BC9">
      <w:pPr>
        <w:pStyle w:val="Descripcin"/>
      </w:pPr>
      <w:bookmarkStart w:id="1487" w:name="_Toc479072871"/>
      <w:bookmarkStart w:id="1488" w:name="_Toc479328458"/>
      <w:bookmarkStart w:id="1489" w:name="_Toc487482795"/>
      <w:r>
        <w:t xml:space="preserve">Ilustración </w:t>
      </w:r>
      <w:r w:rsidR="00B948F6">
        <w:fldChar w:fldCharType="begin"/>
      </w:r>
      <w:r w:rsidR="00B948F6">
        <w:instrText xml:space="preserve"> STYLEREF 1 \s </w:instrText>
      </w:r>
      <w:r w:rsidR="00B948F6">
        <w:fldChar w:fldCharType="separate"/>
      </w:r>
      <w:r w:rsidR="009D59D5">
        <w:rPr>
          <w:noProof/>
        </w:rPr>
        <w:t>4</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8</w:t>
      </w:r>
      <w:r w:rsidR="00B948F6">
        <w:rPr>
          <w:noProof/>
        </w:rPr>
        <w:fldChar w:fldCharType="end"/>
      </w:r>
      <w:r>
        <w:t xml:space="preserve"> (Administración de usuarios)</w:t>
      </w:r>
      <w:bookmarkEnd w:id="1487"/>
      <w:bookmarkEnd w:id="1488"/>
      <w:bookmarkEnd w:id="1489"/>
    </w:p>
    <w:p w14:paraId="77D07275" w14:textId="77777777" w:rsidR="00932857" w:rsidRDefault="00932857" w:rsidP="0023602F"/>
    <w:p w14:paraId="12C3E586" w14:textId="481C3413" w:rsidR="005C5747" w:rsidRDefault="005C5747" w:rsidP="005C5747">
      <w:pPr>
        <w:pStyle w:val="Descripcin"/>
        <w:keepNext/>
      </w:pPr>
      <w:bookmarkStart w:id="1490" w:name="_Toc479072903"/>
      <w:bookmarkStart w:id="1491" w:name="_Toc479328513"/>
      <w:bookmarkStart w:id="1492" w:name="_Toc487482851"/>
      <w:r>
        <w:t xml:space="preserve">Tabla </w:t>
      </w:r>
      <w:ins w:id="1493"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49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495" w:author="Raul García Fernández" w:date="2017-07-10T20:50:00Z">
        <w:r w:rsidR="009D59D5">
          <w:rPr>
            <w:noProof/>
          </w:rPr>
          <w:t>28</w:t>
        </w:r>
      </w:ins>
      <w:ins w:id="1496" w:author="Raul García Fernández" w:date="2017-06-30T18:00:00Z">
        <w:r w:rsidR="00003005">
          <w:fldChar w:fldCharType="end"/>
        </w:r>
      </w:ins>
      <w:del w:id="1497"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28</w:delText>
        </w:r>
        <w:r w:rsidR="008D0F98" w:rsidDel="00003005">
          <w:rPr>
            <w:noProof/>
          </w:rPr>
          <w:fldChar w:fldCharType="end"/>
        </w:r>
      </w:del>
      <w:r>
        <w:t xml:space="preserve"> (Crear administrador)</w:t>
      </w:r>
      <w:bookmarkEnd w:id="1490"/>
      <w:bookmarkEnd w:id="1491"/>
      <w:bookmarkEnd w:id="1492"/>
    </w:p>
    <w:tbl>
      <w:tblPr>
        <w:tblStyle w:val="Tabladecuadrcula4"/>
        <w:tblW w:w="0" w:type="auto"/>
        <w:tblLook w:val="04A0" w:firstRow="1" w:lastRow="0" w:firstColumn="1" w:lastColumn="0" w:noHBand="0" w:noVBand="1"/>
      </w:tblPr>
      <w:tblGrid>
        <w:gridCol w:w="4224"/>
        <w:gridCol w:w="4270"/>
      </w:tblGrid>
      <w:tr w:rsidR="003F5445" w14:paraId="7A9CA756"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048F244" w14:textId="77777777" w:rsidR="003F5445" w:rsidRDefault="003F5445" w:rsidP="003F5445">
            <w:r>
              <w:t>ID</w:t>
            </w:r>
          </w:p>
        </w:tc>
        <w:tc>
          <w:tcPr>
            <w:tcW w:w="4322" w:type="dxa"/>
          </w:tcPr>
          <w:p w14:paraId="0982D11B"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32857">
              <w:t>8.1</w:t>
            </w:r>
          </w:p>
        </w:tc>
      </w:tr>
      <w:tr w:rsidR="003F5445" w14:paraId="5B5F3D34"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CC951A" w14:textId="77777777" w:rsidR="003F5445" w:rsidRDefault="003F5445" w:rsidP="003F5445">
            <w:r>
              <w:t>Actor</w:t>
            </w:r>
          </w:p>
        </w:tc>
        <w:tc>
          <w:tcPr>
            <w:tcW w:w="4322" w:type="dxa"/>
          </w:tcPr>
          <w:p w14:paraId="5180F5B7" w14:textId="77777777" w:rsidR="003F5445" w:rsidRDefault="00932857"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14:paraId="721964FA"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FBBD7EB" w14:textId="77777777" w:rsidR="003F5445" w:rsidRDefault="003F5445" w:rsidP="003F5445">
            <w:r>
              <w:t>Nombre</w:t>
            </w:r>
          </w:p>
        </w:tc>
        <w:tc>
          <w:tcPr>
            <w:tcW w:w="4322" w:type="dxa"/>
          </w:tcPr>
          <w:p w14:paraId="14573F05" w14:textId="24230072" w:rsidR="003F5445" w:rsidRDefault="00932857" w:rsidP="003F5445">
            <w:pPr>
              <w:cnfStyle w:val="000000000000" w:firstRow="0" w:lastRow="0" w:firstColumn="0" w:lastColumn="0" w:oddVBand="0" w:evenVBand="0" w:oddHBand="0" w:evenHBand="0" w:firstRowFirstColumn="0" w:firstRowLastColumn="0" w:lastRowFirstColumn="0" w:lastRowLastColumn="0"/>
            </w:pPr>
            <w:r>
              <w:t xml:space="preserve">Crear </w:t>
            </w:r>
            <w:ins w:id="1498" w:author="Raul García Fernández" w:date="2017-06-30T18:28:00Z">
              <w:r w:rsidR="006D1186">
                <w:t>a</w:t>
              </w:r>
            </w:ins>
            <w:del w:id="1499" w:author="Raul García Fernández" w:date="2017-06-30T18:28:00Z">
              <w:r w:rsidDel="006D1186">
                <w:delText>A</w:delText>
              </w:r>
            </w:del>
            <w:r>
              <w:t>dministrador</w:t>
            </w:r>
          </w:p>
        </w:tc>
      </w:tr>
      <w:tr w:rsidR="003F5445" w14:paraId="065AAA8D"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343B392" w14:textId="77777777" w:rsidR="003F5445" w:rsidRDefault="003F5445" w:rsidP="003F5445">
            <w:r>
              <w:t>Objetivo</w:t>
            </w:r>
          </w:p>
        </w:tc>
        <w:tc>
          <w:tcPr>
            <w:tcW w:w="4322" w:type="dxa"/>
          </w:tcPr>
          <w:p w14:paraId="674CBF7A" w14:textId="77777777" w:rsidR="003F5445" w:rsidRDefault="00932857" w:rsidP="003F5445">
            <w:pPr>
              <w:cnfStyle w:val="000000100000" w:firstRow="0" w:lastRow="0" w:firstColumn="0" w:lastColumn="0" w:oddVBand="0" w:evenVBand="0" w:oddHBand="1" w:evenHBand="0" w:firstRowFirstColumn="0" w:firstRowLastColumn="0" w:lastRowFirstColumn="0" w:lastRowLastColumn="0"/>
            </w:pPr>
            <w:r>
              <w:t>Crear usuarios con el rol administrador</w:t>
            </w:r>
          </w:p>
        </w:tc>
      </w:tr>
      <w:tr w:rsidR="003F5445" w14:paraId="255442E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5F4DA708" w14:textId="77777777" w:rsidR="003F5445" w:rsidRDefault="003F5445" w:rsidP="003F5445">
            <w:r>
              <w:t>Flujo</w:t>
            </w:r>
          </w:p>
        </w:tc>
        <w:tc>
          <w:tcPr>
            <w:tcW w:w="4322" w:type="dxa"/>
          </w:tcPr>
          <w:p w14:paraId="410DC682" w14:textId="77777777" w:rsidR="003F5445"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al sistema que se cree un administrador.</w:t>
            </w:r>
          </w:p>
          <w:p w14:paraId="48853295" w14:textId="77777777"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responde con un formulario de entidad:</w:t>
            </w:r>
          </w:p>
          <w:p w14:paraId="38F2514D" w14:textId="77777777" w:rsidR="00932857" w:rsidRDefault="00932857" w:rsidP="0093285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14:paraId="4325C247" w14:textId="77777777" w:rsidR="00932857" w:rsidRDefault="00932857" w:rsidP="00932857">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p>
          <w:p w14:paraId="1A9AE653" w14:textId="77777777"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introduce los datos.</w:t>
            </w:r>
          </w:p>
          <w:p w14:paraId="4382D166" w14:textId="77777777" w:rsidR="00932857" w:rsidRDefault="00932857"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14:paraId="0CA80854" w14:textId="77777777" w:rsidR="00932857" w:rsidRDefault="004E3415" w:rsidP="00932857">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identidad administradora aportada por el administrador.</w:t>
            </w:r>
          </w:p>
        </w:tc>
      </w:tr>
      <w:tr w:rsidR="003F5445" w14:paraId="42F1ECF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C9851B8" w14:textId="77777777" w:rsidR="003F5445" w:rsidRDefault="003F5445" w:rsidP="003F5445">
            <w:r>
              <w:t>Excepciones</w:t>
            </w:r>
          </w:p>
        </w:tc>
        <w:tc>
          <w:tcPr>
            <w:tcW w:w="4322" w:type="dxa"/>
          </w:tcPr>
          <w:p w14:paraId="6A83CE97" w14:textId="77777777" w:rsidR="003F5445" w:rsidRDefault="00932857"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validac</w:t>
            </w:r>
            <w:r w:rsidR="00E3677B">
              <w:t>ión de datos. El sistema avisará</w:t>
            </w:r>
            <w:r>
              <w:t xml:space="preserve"> al administrador de la entrada errónea de los datos. El sistema devolverá el formulario en blanco, para poder rellenarlo de nuevo.</w:t>
            </w:r>
          </w:p>
          <w:p w14:paraId="5D997363" w14:textId="77777777"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El usuario</w:t>
            </w:r>
            <w:r w:rsidR="00E3677B">
              <w:t xml:space="preserve"> ya existe. El sistema informará</w:t>
            </w:r>
            <w:r>
              <w:t xml:space="preserve"> de la ex</w:t>
            </w:r>
            <w:r w:rsidR="00E3677B">
              <w:t>istencia del usuario. Preguntará</w:t>
            </w:r>
            <w:r>
              <w:t xml:space="preserve"> si quiere ascenderlos a administrador. En caso correcto cambiara el rol.</w:t>
            </w:r>
          </w:p>
          <w:p w14:paraId="62EC7275" w14:textId="77777777"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crear la entidad</w:t>
            </w:r>
            <w:r w:rsidR="00E3677B">
              <w:t xml:space="preserve"> identidad. El sistema informará de la excepción y terminará</w:t>
            </w:r>
            <w:r>
              <w:t xml:space="preserve"> el CU de inmediato.</w:t>
            </w:r>
          </w:p>
          <w:p w14:paraId="23EFD603" w14:textId="77777777" w:rsidR="00447D7D" w:rsidRDefault="00E3677B"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561C51DD" w14:textId="77777777" w:rsidR="003F5445" w:rsidRDefault="003F5445" w:rsidP="003F5445"/>
    <w:p w14:paraId="177D637B" w14:textId="77777777" w:rsidR="00E3677B" w:rsidRDefault="00E3677B" w:rsidP="003F5445"/>
    <w:p w14:paraId="405E1124" w14:textId="77777777" w:rsidR="00E3677B" w:rsidRDefault="00E3677B" w:rsidP="003F5445"/>
    <w:p w14:paraId="73C47967" w14:textId="77777777" w:rsidR="00E3677B" w:rsidRDefault="00E3677B" w:rsidP="003F5445"/>
    <w:p w14:paraId="537250C3" w14:textId="77777777" w:rsidR="00E3677B" w:rsidRDefault="00E3677B" w:rsidP="003F5445"/>
    <w:p w14:paraId="63913BDA" w14:textId="24852B23" w:rsidR="005C5747" w:rsidRDefault="005C5747" w:rsidP="005C5747">
      <w:pPr>
        <w:pStyle w:val="Descripcin"/>
        <w:keepNext/>
      </w:pPr>
      <w:bookmarkStart w:id="1500" w:name="_Toc479072904"/>
      <w:bookmarkStart w:id="1501" w:name="_Toc479328514"/>
      <w:bookmarkStart w:id="1502" w:name="_Toc487482852"/>
      <w:r>
        <w:t xml:space="preserve">Tabla </w:t>
      </w:r>
      <w:ins w:id="1503"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50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505" w:author="Raul García Fernández" w:date="2017-07-10T20:50:00Z">
        <w:r w:rsidR="009D59D5">
          <w:rPr>
            <w:noProof/>
          </w:rPr>
          <w:t>29</w:t>
        </w:r>
      </w:ins>
      <w:ins w:id="1506" w:author="Raul García Fernández" w:date="2017-06-30T18:00:00Z">
        <w:r w:rsidR="00003005">
          <w:fldChar w:fldCharType="end"/>
        </w:r>
      </w:ins>
      <w:del w:id="1507"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29</w:delText>
        </w:r>
        <w:r w:rsidR="008D0F98" w:rsidDel="00003005">
          <w:rPr>
            <w:noProof/>
          </w:rPr>
          <w:fldChar w:fldCharType="end"/>
        </w:r>
      </w:del>
      <w:r>
        <w:t xml:space="preserve"> (Crear usuario)</w:t>
      </w:r>
      <w:bookmarkEnd w:id="1500"/>
      <w:bookmarkEnd w:id="1501"/>
      <w:bookmarkEnd w:id="1502"/>
    </w:p>
    <w:tbl>
      <w:tblPr>
        <w:tblStyle w:val="Tabladecuadrcula4"/>
        <w:tblW w:w="0" w:type="auto"/>
        <w:tblLook w:val="04A0" w:firstRow="1" w:lastRow="0" w:firstColumn="1" w:lastColumn="0" w:noHBand="0" w:noVBand="1"/>
      </w:tblPr>
      <w:tblGrid>
        <w:gridCol w:w="4224"/>
        <w:gridCol w:w="4270"/>
      </w:tblGrid>
      <w:tr w:rsidR="00932857" w14:paraId="3CAE1D21"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5B2136E" w14:textId="77777777" w:rsidR="00932857" w:rsidRDefault="00932857" w:rsidP="00552B9F">
            <w:r>
              <w:t>ID</w:t>
            </w:r>
          </w:p>
        </w:tc>
        <w:tc>
          <w:tcPr>
            <w:tcW w:w="4322" w:type="dxa"/>
          </w:tcPr>
          <w:p w14:paraId="2BA038C1" w14:textId="77777777"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E3415">
              <w:t>8.2</w:t>
            </w:r>
          </w:p>
        </w:tc>
      </w:tr>
      <w:tr w:rsidR="00932857" w14:paraId="08CEFF4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EA04CBB" w14:textId="77777777" w:rsidR="00932857" w:rsidRDefault="00932857" w:rsidP="00552B9F">
            <w:r>
              <w:t>Actor</w:t>
            </w:r>
          </w:p>
        </w:tc>
        <w:tc>
          <w:tcPr>
            <w:tcW w:w="4322" w:type="dxa"/>
          </w:tcPr>
          <w:p w14:paraId="66ACA8A7" w14:textId="77777777"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14:paraId="4DA293C8"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8246D96" w14:textId="77777777" w:rsidR="00932857" w:rsidRDefault="00932857" w:rsidP="00552B9F">
            <w:r>
              <w:t>Nombre</w:t>
            </w:r>
          </w:p>
        </w:tc>
        <w:tc>
          <w:tcPr>
            <w:tcW w:w="4322" w:type="dxa"/>
          </w:tcPr>
          <w:p w14:paraId="788CD3B4" w14:textId="77777777" w:rsidR="00932857" w:rsidRDefault="00B52BE1" w:rsidP="00552B9F">
            <w:pPr>
              <w:cnfStyle w:val="000000000000" w:firstRow="0" w:lastRow="0" w:firstColumn="0" w:lastColumn="0" w:oddVBand="0" w:evenVBand="0" w:oddHBand="0" w:evenHBand="0" w:firstRowFirstColumn="0" w:firstRowLastColumn="0" w:lastRowFirstColumn="0" w:lastRowLastColumn="0"/>
            </w:pPr>
            <w:r>
              <w:t>Crear usuario</w:t>
            </w:r>
          </w:p>
        </w:tc>
      </w:tr>
      <w:tr w:rsidR="00932857" w14:paraId="311F8C0C"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10C2F01" w14:textId="77777777" w:rsidR="00932857" w:rsidRDefault="00932857" w:rsidP="00552B9F">
            <w:r>
              <w:t>Objetivo</w:t>
            </w:r>
          </w:p>
        </w:tc>
        <w:tc>
          <w:tcPr>
            <w:tcW w:w="4322" w:type="dxa"/>
          </w:tcPr>
          <w:p w14:paraId="7B7420E9" w14:textId="77777777" w:rsidR="00932857" w:rsidRDefault="00B52BE1" w:rsidP="00552B9F">
            <w:pPr>
              <w:cnfStyle w:val="000000100000" w:firstRow="0" w:lastRow="0" w:firstColumn="0" w:lastColumn="0" w:oddVBand="0" w:evenVBand="0" w:oddHBand="1" w:evenHBand="0" w:firstRowFirstColumn="0" w:firstRowLastColumn="0" w:lastRowFirstColumn="0" w:lastRowLastColumn="0"/>
            </w:pPr>
            <w:r>
              <w:t>Crear un usuario con rol usuario.</w:t>
            </w:r>
          </w:p>
        </w:tc>
      </w:tr>
      <w:tr w:rsidR="00932857" w14:paraId="296EF651"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224C7683" w14:textId="77777777" w:rsidR="00932857" w:rsidRDefault="00932857" w:rsidP="00552B9F">
            <w:r>
              <w:t>Flujo</w:t>
            </w:r>
          </w:p>
        </w:tc>
        <w:tc>
          <w:tcPr>
            <w:tcW w:w="4322" w:type="dxa"/>
          </w:tcPr>
          <w:p w14:paraId="6A6B445F" w14:textId="77777777" w:rsidR="00932857"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crear una cuenta usuario.</w:t>
            </w:r>
          </w:p>
          <w:p w14:paraId="302AE6FA" w14:textId="77777777"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responde con un formulario de la entidad:</w:t>
            </w:r>
          </w:p>
          <w:p w14:paraId="78EBBEF6" w14:textId="77777777" w:rsidR="00B52BE1" w:rsidRDefault="00B52BE1" w:rsidP="00B52BE1">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Usuario.</w:t>
            </w:r>
          </w:p>
          <w:p w14:paraId="0709E1C6" w14:textId="77777777" w:rsidR="00B52BE1" w:rsidRDefault="00B52BE1" w:rsidP="00B52BE1">
            <w:pPr>
              <w:pStyle w:val="Prrafodelista"/>
              <w:numPr>
                <w:ilvl w:val="1"/>
                <w:numId w:val="3"/>
              </w:numPr>
              <w:cnfStyle w:val="000000000000" w:firstRow="0" w:lastRow="0" w:firstColumn="0" w:lastColumn="0" w:oddVBand="0" w:evenVBand="0" w:oddHBand="0" w:evenHBand="0" w:firstRowFirstColumn="0" w:firstRowLastColumn="0" w:lastRowFirstColumn="0" w:lastRowLastColumn="0"/>
            </w:pPr>
            <w:r>
              <w:t>Contraseña.</w:t>
            </w:r>
          </w:p>
          <w:p w14:paraId="21272CE4" w14:textId="77777777"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rellena los datos.</w:t>
            </w:r>
          </w:p>
          <w:p w14:paraId="76F1F700" w14:textId="77777777"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valida los datos.</w:t>
            </w:r>
          </w:p>
          <w:p w14:paraId="3B9DA27A" w14:textId="77777777"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la entidad usuario aportada por el administrador.</w:t>
            </w:r>
          </w:p>
        </w:tc>
      </w:tr>
      <w:tr w:rsidR="00932857" w14:paraId="11856C34"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0EC4CA8" w14:textId="77777777" w:rsidR="00932857" w:rsidRDefault="00932857" w:rsidP="00552B9F">
            <w:r>
              <w:t>Excepciones</w:t>
            </w:r>
          </w:p>
        </w:tc>
        <w:tc>
          <w:tcPr>
            <w:tcW w:w="4322" w:type="dxa"/>
          </w:tcPr>
          <w:p w14:paraId="24458A98" w14:textId="77777777"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la validac</w:t>
            </w:r>
            <w:r w:rsidR="00E3677B">
              <w:t>ión de datos. El sistema avisará</w:t>
            </w:r>
            <w:r>
              <w:t xml:space="preserve"> al administrador de la entrada errónea de los datos. El sistema devolverá el formulario en blanco, para poder rellenarlo de nuevo.</w:t>
            </w:r>
          </w:p>
          <w:p w14:paraId="1AE2C096" w14:textId="77777777"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lastRenderedPageBreak/>
              <w:t>El usuario</w:t>
            </w:r>
            <w:r w:rsidR="00E3677B">
              <w:t xml:space="preserve"> ya existe. El sistema informará</w:t>
            </w:r>
            <w:r>
              <w:t xml:space="preserve"> de la existencia del usuario. Devolverá de nuevo el formulario vacío.</w:t>
            </w:r>
          </w:p>
          <w:p w14:paraId="08030C64" w14:textId="77777777"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sistema no puede crear la entidad</w:t>
            </w:r>
            <w:r w:rsidR="00E3677B">
              <w:t xml:space="preserve"> identidad. El sistema informará</w:t>
            </w:r>
            <w:r>
              <w:t xml:space="preserve"> de la exc</w:t>
            </w:r>
            <w:r w:rsidR="00E3677B">
              <w:t>epción y terminará</w:t>
            </w:r>
            <w:r>
              <w:t xml:space="preserve"> el CU de inmediato.</w:t>
            </w:r>
          </w:p>
          <w:p w14:paraId="77FF2042" w14:textId="77777777" w:rsidR="00932857" w:rsidRDefault="00E3677B"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3D5A5A02" w14:textId="77777777" w:rsidR="005F690B" w:rsidRDefault="005F690B" w:rsidP="005C5747">
      <w:pPr>
        <w:pStyle w:val="Descripcin"/>
        <w:keepNext/>
        <w:rPr>
          <w:ins w:id="1508" w:author="RAQUEL BLANCO AGUIRRE" w:date="2017-06-28T13:40:00Z"/>
        </w:rPr>
      </w:pPr>
      <w:bookmarkStart w:id="1509" w:name="_Toc479072905"/>
      <w:bookmarkStart w:id="1510" w:name="_Toc479328515"/>
    </w:p>
    <w:p w14:paraId="4694D3D8" w14:textId="4B3E9EF8" w:rsidR="005C5747" w:rsidRDefault="005C5747" w:rsidP="005C5747">
      <w:pPr>
        <w:pStyle w:val="Descripcin"/>
        <w:keepNext/>
      </w:pPr>
      <w:bookmarkStart w:id="1511" w:name="_Toc487482853"/>
      <w:r>
        <w:t xml:space="preserve">Tabla </w:t>
      </w:r>
      <w:ins w:id="1512"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51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514" w:author="Raul García Fernández" w:date="2017-07-10T20:50:00Z">
        <w:r w:rsidR="009D59D5">
          <w:rPr>
            <w:noProof/>
          </w:rPr>
          <w:t>30</w:t>
        </w:r>
      </w:ins>
      <w:ins w:id="1515" w:author="Raul García Fernández" w:date="2017-06-30T18:00:00Z">
        <w:r w:rsidR="00003005">
          <w:fldChar w:fldCharType="end"/>
        </w:r>
      </w:ins>
      <w:del w:id="151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30</w:delText>
        </w:r>
        <w:r w:rsidR="008D0F98" w:rsidDel="00003005">
          <w:rPr>
            <w:noProof/>
          </w:rPr>
          <w:fldChar w:fldCharType="end"/>
        </w:r>
      </w:del>
      <w:r>
        <w:t xml:space="preserve"> (Listar usuarios)</w:t>
      </w:r>
      <w:bookmarkEnd w:id="1509"/>
      <w:bookmarkEnd w:id="1510"/>
      <w:bookmarkEnd w:id="1511"/>
    </w:p>
    <w:p w14:paraId="568FCDD9" w14:textId="4E3BD917" w:rsidR="00E3677B" w:rsidDel="005F690B" w:rsidRDefault="00E3677B" w:rsidP="00E3677B">
      <w:pPr>
        <w:rPr>
          <w:del w:id="1517" w:author="RAQUEL BLANCO AGUIRRE" w:date="2017-06-28T13:40:00Z"/>
        </w:rPr>
      </w:pPr>
    </w:p>
    <w:p w14:paraId="65D8E981" w14:textId="69042371" w:rsidR="00E3677B" w:rsidDel="005F690B" w:rsidRDefault="00E3677B" w:rsidP="00E3677B">
      <w:pPr>
        <w:rPr>
          <w:del w:id="1518" w:author="RAQUEL BLANCO AGUIRRE" w:date="2017-06-28T13:40:00Z"/>
        </w:rPr>
      </w:pPr>
    </w:p>
    <w:p w14:paraId="4D82D460" w14:textId="5ED088F4" w:rsidR="00E3677B" w:rsidDel="005F690B" w:rsidRDefault="00E3677B" w:rsidP="00E3677B">
      <w:pPr>
        <w:rPr>
          <w:del w:id="1519" w:author="RAQUEL BLANCO AGUIRRE" w:date="2017-06-28T13:40:00Z"/>
        </w:rPr>
      </w:pPr>
    </w:p>
    <w:p w14:paraId="2F1A50E6" w14:textId="0122EFDB" w:rsidR="00E3677B" w:rsidDel="005F690B" w:rsidRDefault="00E3677B" w:rsidP="00E3677B">
      <w:pPr>
        <w:rPr>
          <w:del w:id="1520" w:author="RAQUEL BLANCO AGUIRRE" w:date="2017-06-28T13:40:00Z"/>
        </w:rPr>
      </w:pPr>
    </w:p>
    <w:p w14:paraId="1F9E6238" w14:textId="345857A9" w:rsidR="00E3677B" w:rsidRPr="00E3677B" w:rsidDel="005F690B" w:rsidRDefault="00E3677B" w:rsidP="00E3677B">
      <w:pPr>
        <w:rPr>
          <w:del w:id="1521" w:author="RAQUEL BLANCO AGUIRRE" w:date="2017-06-28T13:40:00Z"/>
        </w:rPr>
      </w:pPr>
    </w:p>
    <w:tbl>
      <w:tblPr>
        <w:tblStyle w:val="Tabladecuadrcula4"/>
        <w:tblW w:w="0" w:type="auto"/>
        <w:tblLook w:val="04A0" w:firstRow="1" w:lastRow="0" w:firstColumn="1" w:lastColumn="0" w:noHBand="0" w:noVBand="1"/>
      </w:tblPr>
      <w:tblGrid>
        <w:gridCol w:w="4234"/>
        <w:gridCol w:w="4260"/>
      </w:tblGrid>
      <w:tr w:rsidR="00932857" w14:paraId="56E27CCD"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A2ACFF1" w14:textId="77777777" w:rsidR="00932857" w:rsidRDefault="00932857" w:rsidP="00552B9F">
            <w:r>
              <w:t>ID</w:t>
            </w:r>
          </w:p>
        </w:tc>
        <w:tc>
          <w:tcPr>
            <w:tcW w:w="4322" w:type="dxa"/>
          </w:tcPr>
          <w:p w14:paraId="777822F8" w14:textId="77777777"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B52BE1">
              <w:t>8.3</w:t>
            </w:r>
          </w:p>
        </w:tc>
      </w:tr>
      <w:tr w:rsidR="00932857" w14:paraId="3F1046B3"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9DAB64A" w14:textId="77777777" w:rsidR="00932857" w:rsidRDefault="00932857" w:rsidP="00552B9F">
            <w:r>
              <w:t>Actor</w:t>
            </w:r>
          </w:p>
        </w:tc>
        <w:tc>
          <w:tcPr>
            <w:tcW w:w="4322" w:type="dxa"/>
          </w:tcPr>
          <w:p w14:paraId="66900B59" w14:textId="77777777"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14:paraId="3336E734"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E75140C" w14:textId="77777777" w:rsidR="00932857" w:rsidRDefault="00932857" w:rsidP="00552B9F">
            <w:r>
              <w:t>Nombre</w:t>
            </w:r>
          </w:p>
        </w:tc>
        <w:tc>
          <w:tcPr>
            <w:tcW w:w="4322" w:type="dxa"/>
          </w:tcPr>
          <w:p w14:paraId="1C8EF417" w14:textId="77777777" w:rsidR="00932857" w:rsidRDefault="00B52BE1" w:rsidP="00552B9F">
            <w:pPr>
              <w:cnfStyle w:val="000000000000" w:firstRow="0" w:lastRow="0" w:firstColumn="0" w:lastColumn="0" w:oddVBand="0" w:evenVBand="0" w:oddHBand="0" w:evenHBand="0" w:firstRowFirstColumn="0" w:firstRowLastColumn="0" w:lastRowFirstColumn="0" w:lastRowLastColumn="0"/>
            </w:pPr>
            <w:r>
              <w:t>Listar usuarios</w:t>
            </w:r>
          </w:p>
        </w:tc>
      </w:tr>
      <w:tr w:rsidR="00932857" w14:paraId="0757644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C508F5B" w14:textId="77777777" w:rsidR="00932857" w:rsidRDefault="00932857" w:rsidP="00552B9F">
            <w:r>
              <w:t>Objetivo</w:t>
            </w:r>
          </w:p>
        </w:tc>
        <w:tc>
          <w:tcPr>
            <w:tcW w:w="4322" w:type="dxa"/>
          </w:tcPr>
          <w:p w14:paraId="19986B41" w14:textId="77777777" w:rsidR="00932857" w:rsidRDefault="00B52BE1" w:rsidP="00552B9F">
            <w:pPr>
              <w:cnfStyle w:val="000000100000" w:firstRow="0" w:lastRow="0" w:firstColumn="0" w:lastColumn="0" w:oddVBand="0" w:evenVBand="0" w:oddHBand="1" w:evenHBand="0" w:firstRowFirstColumn="0" w:firstRowLastColumn="0" w:lastRowFirstColumn="0" w:lastRowLastColumn="0"/>
            </w:pPr>
            <w:r>
              <w:t>Listar todos los usuarios del sistema.</w:t>
            </w:r>
          </w:p>
        </w:tc>
      </w:tr>
      <w:tr w:rsidR="00932857" w14:paraId="22184C22"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3EAD913D" w14:textId="77777777" w:rsidR="00932857" w:rsidRDefault="00932857" w:rsidP="00552B9F">
            <w:r>
              <w:t>Flujo</w:t>
            </w:r>
          </w:p>
        </w:tc>
        <w:tc>
          <w:tcPr>
            <w:tcW w:w="4322" w:type="dxa"/>
          </w:tcPr>
          <w:p w14:paraId="23A9AE86" w14:textId="77777777" w:rsidR="00932857"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usuarios del sistema.</w:t>
            </w:r>
          </w:p>
          <w:p w14:paraId="3F990A98" w14:textId="77777777" w:rsidR="00B52BE1" w:rsidRDefault="00B52BE1"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usuarios y se los muestra al administrador.</w:t>
            </w:r>
          </w:p>
          <w:p w14:paraId="6D3840BC" w14:textId="77777777" w:rsidR="00447D7D" w:rsidRDefault="00447D7D" w:rsidP="00B52BE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ver la lista, el tiempo que desee.</w:t>
            </w:r>
          </w:p>
        </w:tc>
      </w:tr>
      <w:tr w:rsidR="00932857" w14:paraId="6DCD441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92D741E" w14:textId="77777777" w:rsidR="00932857" w:rsidRDefault="00932857" w:rsidP="00552B9F">
            <w:r>
              <w:t>Excepciones</w:t>
            </w:r>
          </w:p>
        </w:tc>
        <w:tc>
          <w:tcPr>
            <w:tcW w:w="4322" w:type="dxa"/>
          </w:tcPr>
          <w:p w14:paraId="7FCC6C79" w14:textId="77777777" w:rsidR="00447D7D"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w:t>
            </w:r>
            <w:r w:rsidR="00E3677B">
              <w:t xml:space="preserve"> de datos. El sistema continuará</w:t>
            </w:r>
            <w:r>
              <w:t xml:space="preserve"> con la ejecución, tratando cada usuario que se genere ejecución como usuario vacío.</w:t>
            </w:r>
          </w:p>
          <w:p w14:paraId="606A6C65" w14:textId="77777777" w:rsidR="00932857" w:rsidRDefault="00447D7D" w:rsidP="00B52BE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rsidR="00E3677B">
              <w:t>. El sistema mandará</w:t>
            </w:r>
            <w:r>
              <w:t xml:space="preserve"> al usuario al estado de autenticación para solicitar de nuevo</w:t>
            </w:r>
            <w:r w:rsidR="005E55FF">
              <w:t>.</w:t>
            </w:r>
          </w:p>
        </w:tc>
      </w:tr>
    </w:tbl>
    <w:p w14:paraId="76B93729" w14:textId="77777777" w:rsidR="00932857" w:rsidRDefault="00932857" w:rsidP="003F5445"/>
    <w:p w14:paraId="3A860AD1" w14:textId="5A4A6DB8" w:rsidR="005C5747" w:rsidRDefault="005C5747" w:rsidP="005C5747">
      <w:pPr>
        <w:pStyle w:val="Descripcin"/>
        <w:keepNext/>
      </w:pPr>
      <w:bookmarkStart w:id="1522" w:name="_Toc479072906"/>
      <w:bookmarkStart w:id="1523" w:name="_Toc479328516"/>
      <w:bookmarkStart w:id="1524" w:name="_Toc487482854"/>
      <w:r>
        <w:t xml:space="preserve">Tabla </w:t>
      </w:r>
      <w:ins w:id="1525"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526"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527" w:author="Raul García Fernández" w:date="2017-07-10T20:50:00Z">
        <w:r w:rsidR="009D59D5">
          <w:rPr>
            <w:noProof/>
          </w:rPr>
          <w:t>31</w:t>
        </w:r>
      </w:ins>
      <w:ins w:id="1528" w:author="Raul García Fernández" w:date="2017-06-30T18:00:00Z">
        <w:r w:rsidR="00003005">
          <w:fldChar w:fldCharType="end"/>
        </w:r>
      </w:ins>
      <w:del w:id="1529"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31</w:delText>
        </w:r>
        <w:r w:rsidR="008D0F98" w:rsidDel="00003005">
          <w:rPr>
            <w:noProof/>
          </w:rPr>
          <w:fldChar w:fldCharType="end"/>
        </w:r>
      </w:del>
      <w:r>
        <w:t xml:space="preserve"> (Bloquear usuario)</w:t>
      </w:r>
      <w:bookmarkEnd w:id="1522"/>
      <w:bookmarkEnd w:id="1523"/>
      <w:bookmarkEnd w:id="1524"/>
    </w:p>
    <w:tbl>
      <w:tblPr>
        <w:tblStyle w:val="Tabladecuadrcula4"/>
        <w:tblW w:w="0" w:type="auto"/>
        <w:tblLook w:val="04A0" w:firstRow="1" w:lastRow="0" w:firstColumn="1" w:lastColumn="0" w:noHBand="0" w:noVBand="1"/>
      </w:tblPr>
      <w:tblGrid>
        <w:gridCol w:w="4235"/>
        <w:gridCol w:w="4259"/>
      </w:tblGrid>
      <w:tr w:rsidR="00932857" w14:paraId="2A17D465"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359D58F" w14:textId="77777777" w:rsidR="00932857" w:rsidRDefault="00932857" w:rsidP="00552B9F">
            <w:r>
              <w:t>ID</w:t>
            </w:r>
          </w:p>
        </w:tc>
        <w:tc>
          <w:tcPr>
            <w:tcW w:w="4322" w:type="dxa"/>
          </w:tcPr>
          <w:p w14:paraId="68629C6C" w14:textId="77777777"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47D7D">
              <w:t>8.4</w:t>
            </w:r>
          </w:p>
        </w:tc>
      </w:tr>
      <w:tr w:rsidR="00932857" w14:paraId="335E91C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F3BF583" w14:textId="77777777" w:rsidR="00932857" w:rsidRDefault="00932857" w:rsidP="00552B9F">
            <w:r>
              <w:t>Actor</w:t>
            </w:r>
          </w:p>
        </w:tc>
        <w:tc>
          <w:tcPr>
            <w:tcW w:w="4322" w:type="dxa"/>
          </w:tcPr>
          <w:p w14:paraId="6A46A616" w14:textId="77777777" w:rsidR="00932857" w:rsidRDefault="00447D7D"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14:paraId="3D5037DE"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E0C5052" w14:textId="77777777" w:rsidR="00932857" w:rsidRDefault="00932857" w:rsidP="00552B9F">
            <w:r>
              <w:t>Nombre</w:t>
            </w:r>
          </w:p>
        </w:tc>
        <w:tc>
          <w:tcPr>
            <w:tcW w:w="4322" w:type="dxa"/>
          </w:tcPr>
          <w:p w14:paraId="49723461" w14:textId="77777777" w:rsidR="00932857" w:rsidRDefault="00447D7D" w:rsidP="00552B9F">
            <w:pPr>
              <w:cnfStyle w:val="000000000000" w:firstRow="0" w:lastRow="0" w:firstColumn="0" w:lastColumn="0" w:oddVBand="0" w:evenVBand="0" w:oddHBand="0" w:evenHBand="0" w:firstRowFirstColumn="0" w:firstRowLastColumn="0" w:lastRowFirstColumn="0" w:lastRowLastColumn="0"/>
            </w:pPr>
            <w:r>
              <w:t>Bloquear usuario</w:t>
            </w:r>
          </w:p>
        </w:tc>
      </w:tr>
      <w:tr w:rsidR="00932857" w14:paraId="283EA5D5" w14:textId="77777777" w:rsidTr="00E05A54">
        <w:trPr>
          <w:cnfStyle w:val="000000100000" w:firstRow="0" w:lastRow="0" w:firstColumn="0" w:lastColumn="0" w:oddVBand="0" w:evenVBand="0" w:oddHBand="1" w:evenHBand="0" w:firstRowFirstColumn="0" w:firstRowLastColumn="0" w:lastRowFirstColumn="0" w:lastRowLastColumn="0"/>
          <w:trHeight w:val="1091"/>
        </w:trPr>
        <w:tc>
          <w:tcPr>
            <w:cnfStyle w:val="001000000000" w:firstRow="0" w:lastRow="0" w:firstColumn="1" w:lastColumn="0" w:oddVBand="0" w:evenVBand="0" w:oddHBand="0" w:evenHBand="0" w:firstRowFirstColumn="0" w:firstRowLastColumn="0" w:lastRowFirstColumn="0" w:lastRowLastColumn="0"/>
            <w:tcW w:w="4322" w:type="dxa"/>
          </w:tcPr>
          <w:p w14:paraId="497C1631" w14:textId="77777777" w:rsidR="00932857" w:rsidRDefault="00932857" w:rsidP="00552B9F">
            <w:r>
              <w:lastRenderedPageBreak/>
              <w:t>Objetivo</w:t>
            </w:r>
          </w:p>
        </w:tc>
        <w:tc>
          <w:tcPr>
            <w:tcW w:w="4322" w:type="dxa"/>
          </w:tcPr>
          <w:p w14:paraId="386C27C6" w14:textId="77777777" w:rsidR="00932857" w:rsidRDefault="00447D7D" w:rsidP="00552B9F">
            <w:pPr>
              <w:cnfStyle w:val="000000100000" w:firstRow="0" w:lastRow="0" w:firstColumn="0" w:lastColumn="0" w:oddVBand="0" w:evenVBand="0" w:oddHBand="1" w:evenHBand="0" w:firstRowFirstColumn="0" w:firstRowLastColumn="0" w:lastRowFirstColumn="0" w:lastRowLastColumn="0"/>
            </w:pPr>
            <w:r>
              <w:t>Bloquear usuario del sistema, para que no pueda entrar.</w:t>
            </w:r>
          </w:p>
        </w:tc>
      </w:tr>
      <w:tr w:rsidR="00932857" w14:paraId="09CA1F0C" w14:textId="77777777" w:rsidTr="00E3677B">
        <w:trPr>
          <w:trHeight w:val="2033"/>
        </w:trPr>
        <w:tc>
          <w:tcPr>
            <w:cnfStyle w:val="001000000000" w:firstRow="0" w:lastRow="0" w:firstColumn="1" w:lastColumn="0" w:oddVBand="0" w:evenVBand="0" w:oddHBand="0" w:evenHBand="0" w:firstRowFirstColumn="0" w:firstRowLastColumn="0" w:lastRowFirstColumn="0" w:lastRowLastColumn="0"/>
            <w:tcW w:w="4322" w:type="dxa"/>
          </w:tcPr>
          <w:p w14:paraId="066C9A20" w14:textId="77777777" w:rsidR="00932857" w:rsidRDefault="00932857" w:rsidP="00552B9F">
            <w:r>
              <w:t>Flujo</w:t>
            </w:r>
          </w:p>
        </w:tc>
        <w:tc>
          <w:tcPr>
            <w:tcW w:w="4322" w:type="dxa"/>
          </w:tcPr>
          <w:p w14:paraId="0F616484" w14:textId="77777777" w:rsidR="00932857"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que un usuario determinado no pueda entrar en el sistema.</w:t>
            </w:r>
          </w:p>
          <w:p w14:paraId="2659D9D9" w14:textId="77777777" w:rsidR="00447D7D"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introduce el flag bloqueado en la entidad.</w:t>
            </w:r>
          </w:p>
          <w:p w14:paraId="60070EA8" w14:textId="77777777" w:rsidR="00447D7D" w:rsidRDefault="00447D7D" w:rsidP="00447D7D">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avisa al administrador del bloqueo.</w:t>
            </w:r>
          </w:p>
        </w:tc>
      </w:tr>
      <w:tr w:rsidR="00932857" w14:paraId="238BFF76" w14:textId="77777777" w:rsidTr="00E05A54">
        <w:trPr>
          <w:cnfStyle w:val="000000100000" w:firstRow="0" w:lastRow="0" w:firstColumn="0" w:lastColumn="0" w:oddVBand="0" w:evenVBand="0" w:oddHBand="1" w:evenHBand="0" w:firstRowFirstColumn="0" w:firstRowLastColumn="0" w:lastRowFirstColumn="0" w:lastRowLastColumn="0"/>
          <w:trHeight w:val="3677"/>
        </w:trPr>
        <w:tc>
          <w:tcPr>
            <w:cnfStyle w:val="001000000000" w:firstRow="0" w:lastRow="0" w:firstColumn="1" w:lastColumn="0" w:oddVBand="0" w:evenVBand="0" w:oddHBand="0" w:evenHBand="0" w:firstRowFirstColumn="0" w:firstRowLastColumn="0" w:lastRowFirstColumn="0" w:lastRowLastColumn="0"/>
            <w:tcW w:w="4322" w:type="dxa"/>
          </w:tcPr>
          <w:p w14:paraId="2A15C4EF" w14:textId="77777777" w:rsidR="00932857" w:rsidRDefault="00932857" w:rsidP="00552B9F">
            <w:r>
              <w:t>Excepciones</w:t>
            </w:r>
          </w:p>
        </w:tc>
        <w:tc>
          <w:tcPr>
            <w:tcW w:w="4322" w:type="dxa"/>
          </w:tcPr>
          <w:p w14:paraId="2030D9CC" w14:textId="77777777" w:rsidR="00932857" w:rsidRDefault="00447D7D"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bloqueo del usuario.</w:t>
            </w:r>
            <w:r w:rsidR="00E3677B">
              <w:t xml:space="preserve"> El sistema informará</w:t>
            </w:r>
            <w:r w:rsidR="005E55FF">
              <w:t xml:space="preserve"> al administrador de la imposibilidad de bloqueo. El caso de uso se </w:t>
            </w:r>
            <w:r w:rsidR="00E33521">
              <w:t>finalizará</w:t>
            </w:r>
            <w:r w:rsidR="005E55FF">
              <w:t xml:space="preserve"> de inmediato.</w:t>
            </w:r>
          </w:p>
          <w:p w14:paraId="0D2019D7" w14:textId="77777777" w:rsidR="005E55FF" w:rsidRDefault="00E3677B"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4CD407BD" w14:textId="77777777" w:rsidR="00932857" w:rsidRPr="003F5445" w:rsidRDefault="00932857" w:rsidP="003F5445"/>
    <w:p w14:paraId="7D39CE80" w14:textId="77777777" w:rsidR="00552024" w:rsidRPr="00E05A54" w:rsidRDefault="008C539C">
      <w:pPr>
        <w:pStyle w:val="Ttulo2"/>
        <w:numPr>
          <w:ilvl w:val="1"/>
          <w:numId w:val="1"/>
        </w:numPr>
        <w:rPr>
          <w:szCs w:val="56"/>
        </w:rPr>
      </w:pPr>
      <w:bookmarkStart w:id="1530" w:name="_Toc487482730"/>
      <w:r w:rsidRPr="00E05A54">
        <w:rPr>
          <w:szCs w:val="56"/>
        </w:rPr>
        <w:t>Administración</w:t>
      </w:r>
      <w:r w:rsidR="00552024" w:rsidRPr="00E05A54">
        <w:rPr>
          <w:szCs w:val="56"/>
        </w:rPr>
        <w:t xml:space="preserve"> de proyectos</w:t>
      </w:r>
      <w:bookmarkEnd w:id="1530"/>
      <w:del w:id="1531" w:author="RAQUEL BLANCO AGUIRRE" w:date="2017-06-28T13:40:00Z">
        <w:r w:rsidR="00552024" w:rsidRPr="00E05A54" w:rsidDel="005F690B">
          <w:rPr>
            <w:szCs w:val="56"/>
          </w:rPr>
          <w:delText>:</w:delText>
        </w:r>
      </w:del>
    </w:p>
    <w:p w14:paraId="2DB3F378" w14:textId="77777777" w:rsidR="00C250AE" w:rsidRDefault="00C250AE">
      <w:pPr>
        <w:keepNext/>
        <w:pPrChange w:id="1532" w:author="RAQUEL BLANCO AGUIRRE" w:date="2017-06-28T13:40:00Z">
          <w:pPr/>
        </w:pPrChange>
      </w:pPr>
    </w:p>
    <w:p w14:paraId="6B901CE1" w14:textId="7D6C70B7" w:rsidR="00C250AE" w:rsidRDefault="006D1186" w:rsidP="00C250AE">
      <w:pPr>
        <w:keepNext/>
        <w:jc w:val="center"/>
      </w:pPr>
      <w:ins w:id="1533" w:author="Raul García Fernández" w:date="2017-06-30T18:30:00Z">
        <w:r>
          <w:object w:dxaOrig="9646" w:dyaOrig="4546" w14:anchorId="2F14E413">
            <v:shape id="_x0000_i1036" type="#_x0000_t75" style="width:425.25pt;height:200.25pt" o:ole="">
              <v:imagedata r:id="rId53" o:title=""/>
            </v:shape>
            <o:OLEObject Type="Embed" ProgID="Visio.Drawing.15" ShapeID="_x0000_i1036" DrawAspect="Content" ObjectID="_1561225058" r:id="rId54"/>
          </w:object>
        </w:r>
      </w:ins>
      <w:del w:id="1534" w:author="Raul García Fernández" w:date="2017-06-30T18:29:00Z">
        <w:r w:rsidR="00C250AE" w:rsidRPr="00C250AE" w:rsidDel="006D1186">
          <w:rPr>
            <w:noProof/>
            <w:lang w:val="es-ES" w:eastAsia="es-ES"/>
          </w:rPr>
          <w:drawing>
            <wp:inline distT="0" distB="0" distL="0" distR="0" wp14:anchorId="71D310E4" wp14:editId="2737190C">
              <wp:extent cx="3625514" cy="250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72632" cy="2534856"/>
                      </a:xfrm>
                      <a:prstGeom prst="rect">
                        <a:avLst/>
                      </a:prstGeom>
                    </pic:spPr>
                  </pic:pic>
                </a:graphicData>
              </a:graphic>
            </wp:inline>
          </w:drawing>
        </w:r>
      </w:del>
    </w:p>
    <w:p w14:paraId="12B0DF39" w14:textId="77D538CB" w:rsidR="00452109" w:rsidRDefault="00C250AE" w:rsidP="00D47DD5">
      <w:pPr>
        <w:pStyle w:val="Descripcin"/>
        <w:jc w:val="center"/>
      </w:pPr>
      <w:bookmarkStart w:id="1535" w:name="_Toc479072872"/>
      <w:bookmarkStart w:id="1536" w:name="_Toc479328459"/>
      <w:bookmarkStart w:id="1537" w:name="_Toc487482796"/>
      <w:r>
        <w:t xml:space="preserve">Ilustración </w:t>
      </w:r>
      <w:r w:rsidR="00B948F6">
        <w:fldChar w:fldCharType="begin"/>
      </w:r>
      <w:r w:rsidR="00B948F6">
        <w:instrText xml:space="preserve"> STYLEREF 1 \s </w:instrText>
      </w:r>
      <w:r w:rsidR="00B948F6">
        <w:fldChar w:fldCharType="separate"/>
      </w:r>
      <w:r w:rsidR="009D59D5">
        <w:rPr>
          <w:noProof/>
        </w:rPr>
        <w:t>4</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9</w:t>
      </w:r>
      <w:r w:rsidR="00B948F6">
        <w:rPr>
          <w:noProof/>
        </w:rPr>
        <w:fldChar w:fldCharType="end"/>
      </w:r>
      <w:r>
        <w:t>(Administración de proyectos)</w:t>
      </w:r>
      <w:bookmarkEnd w:id="1535"/>
      <w:bookmarkEnd w:id="1536"/>
      <w:bookmarkEnd w:id="1537"/>
    </w:p>
    <w:p w14:paraId="26704E5F" w14:textId="77777777" w:rsidR="00452109" w:rsidRPr="00452109" w:rsidRDefault="00452109" w:rsidP="00452109"/>
    <w:p w14:paraId="3D7B62FC" w14:textId="505ACC34" w:rsidR="003C55EF" w:rsidRDefault="003C55EF" w:rsidP="003C55EF">
      <w:pPr>
        <w:pStyle w:val="Descripcin"/>
        <w:keepNext/>
      </w:pPr>
      <w:bookmarkStart w:id="1538" w:name="_Toc479072907"/>
      <w:bookmarkStart w:id="1539" w:name="_Toc479328517"/>
      <w:bookmarkStart w:id="1540" w:name="_Toc487482855"/>
      <w:r>
        <w:lastRenderedPageBreak/>
        <w:t xml:space="preserve">Tabla </w:t>
      </w:r>
      <w:ins w:id="1541"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542"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543" w:author="Raul García Fernández" w:date="2017-07-10T20:50:00Z">
        <w:r w:rsidR="009D59D5">
          <w:rPr>
            <w:noProof/>
          </w:rPr>
          <w:t>32</w:t>
        </w:r>
      </w:ins>
      <w:ins w:id="1544" w:author="Raul García Fernández" w:date="2017-06-30T18:00:00Z">
        <w:r w:rsidR="00003005">
          <w:fldChar w:fldCharType="end"/>
        </w:r>
      </w:ins>
      <w:del w:id="1545"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32</w:delText>
        </w:r>
        <w:r w:rsidR="008D0F98" w:rsidDel="00003005">
          <w:rPr>
            <w:noProof/>
          </w:rPr>
          <w:fldChar w:fldCharType="end"/>
        </w:r>
      </w:del>
      <w:r>
        <w:t xml:space="preserve"> (Listar proyecto)</w:t>
      </w:r>
      <w:bookmarkEnd w:id="1538"/>
      <w:bookmarkEnd w:id="1539"/>
      <w:bookmarkEnd w:id="1540"/>
    </w:p>
    <w:tbl>
      <w:tblPr>
        <w:tblStyle w:val="Tabladecuadrcula4"/>
        <w:tblW w:w="0" w:type="auto"/>
        <w:tblLook w:val="04A0" w:firstRow="1" w:lastRow="0" w:firstColumn="1" w:lastColumn="0" w:noHBand="0" w:noVBand="1"/>
      </w:tblPr>
      <w:tblGrid>
        <w:gridCol w:w="4234"/>
        <w:gridCol w:w="4260"/>
      </w:tblGrid>
      <w:tr w:rsidR="003F5445" w14:paraId="60278003"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1913A88" w14:textId="77777777" w:rsidR="003F5445" w:rsidRDefault="003F5445" w:rsidP="003F5445">
            <w:r>
              <w:t>ID</w:t>
            </w:r>
          </w:p>
        </w:tc>
        <w:tc>
          <w:tcPr>
            <w:tcW w:w="4322" w:type="dxa"/>
          </w:tcPr>
          <w:p w14:paraId="7B7F5D34"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B3488C">
              <w:t>9.1</w:t>
            </w:r>
          </w:p>
        </w:tc>
      </w:tr>
      <w:tr w:rsidR="003F5445" w14:paraId="4CD0539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66D11F" w14:textId="77777777" w:rsidR="003F5445" w:rsidRDefault="003F5445" w:rsidP="003F5445">
            <w:r>
              <w:t>Actor</w:t>
            </w:r>
          </w:p>
        </w:tc>
        <w:tc>
          <w:tcPr>
            <w:tcW w:w="4322" w:type="dxa"/>
          </w:tcPr>
          <w:p w14:paraId="117190E5" w14:textId="77777777" w:rsidR="003F5445" w:rsidRDefault="00B3488C"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14:paraId="3729182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F24B79A" w14:textId="77777777" w:rsidR="003F5445" w:rsidRDefault="003F5445" w:rsidP="003F5445">
            <w:r>
              <w:t>Nombre</w:t>
            </w:r>
          </w:p>
        </w:tc>
        <w:tc>
          <w:tcPr>
            <w:tcW w:w="4322" w:type="dxa"/>
          </w:tcPr>
          <w:p w14:paraId="6EA47BAA" w14:textId="77777777" w:rsidR="003F5445" w:rsidRDefault="00B3488C" w:rsidP="003F5445">
            <w:pPr>
              <w:cnfStyle w:val="000000000000" w:firstRow="0" w:lastRow="0" w:firstColumn="0" w:lastColumn="0" w:oddVBand="0" w:evenVBand="0" w:oddHBand="0" w:evenHBand="0" w:firstRowFirstColumn="0" w:firstRowLastColumn="0" w:lastRowFirstColumn="0" w:lastRowLastColumn="0"/>
            </w:pPr>
            <w:r>
              <w:t>Listar proyecto</w:t>
            </w:r>
          </w:p>
        </w:tc>
      </w:tr>
      <w:tr w:rsidR="003F5445" w14:paraId="683D74E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E915415" w14:textId="77777777" w:rsidR="003F5445" w:rsidRDefault="003F5445" w:rsidP="003F5445">
            <w:r>
              <w:t>Objetivo</w:t>
            </w:r>
          </w:p>
        </w:tc>
        <w:tc>
          <w:tcPr>
            <w:tcW w:w="4322" w:type="dxa"/>
          </w:tcPr>
          <w:p w14:paraId="68538C62" w14:textId="77777777" w:rsidR="003F5445" w:rsidRDefault="00B3488C" w:rsidP="003F5445">
            <w:pPr>
              <w:cnfStyle w:val="000000100000" w:firstRow="0" w:lastRow="0" w:firstColumn="0" w:lastColumn="0" w:oddVBand="0" w:evenVBand="0" w:oddHBand="1" w:evenHBand="0" w:firstRowFirstColumn="0" w:firstRowLastColumn="0" w:lastRowFirstColumn="0" w:lastRowLastColumn="0"/>
            </w:pPr>
            <w:r>
              <w:t>Listar todos los proyectos del sistema.</w:t>
            </w:r>
          </w:p>
        </w:tc>
      </w:tr>
      <w:tr w:rsidR="003F5445" w14:paraId="5AC9B158"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8B99716" w14:textId="77777777" w:rsidR="003F5445" w:rsidRDefault="003F5445" w:rsidP="003F5445">
            <w:r>
              <w:t>Flujo</w:t>
            </w:r>
          </w:p>
        </w:tc>
        <w:tc>
          <w:tcPr>
            <w:tcW w:w="4322" w:type="dxa"/>
          </w:tcPr>
          <w:p w14:paraId="22E5D513" w14:textId="77777777" w:rsidR="003F5445"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proyectos del sistema.</w:t>
            </w:r>
          </w:p>
          <w:p w14:paraId="662C0893" w14:textId="77777777" w:rsidR="00B3488C"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proyectos y se los muestra al administrador.</w:t>
            </w:r>
          </w:p>
          <w:p w14:paraId="4251E4F7" w14:textId="77777777" w:rsidR="00B3488C" w:rsidRDefault="00B3488C" w:rsidP="00B3488C">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w:t>
            </w:r>
            <w:r w:rsidR="00465DA5">
              <w:t xml:space="preserve"> todo el tiempo que quiera.</w:t>
            </w:r>
          </w:p>
        </w:tc>
      </w:tr>
      <w:tr w:rsidR="003F5445" w14:paraId="7CCD7EC8" w14:textId="77777777" w:rsidTr="00D47DD5">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4322" w:type="dxa"/>
          </w:tcPr>
          <w:p w14:paraId="06A5601A" w14:textId="77777777" w:rsidR="003F5445" w:rsidRDefault="003F5445" w:rsidP="003F5445">
            <w:r>
              <w:t>Excepciones</w:t>
            </w:r>
          </w:p>
        </w:tc>
        <w:tc>
          <w:tcPr>
            <w:tcW w:w="4322" w:type="dxa"/>
          </w:tcPr>
          <w:p w14:paraId="116484D6" w14:textId="77777777" w:rsidR="00465DA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w:t>
            </w:r>
            <w:r w:rsidR="00E3677B">
              <w:t>stado de datos. El sistema continuará</w:t>
            </w:r>
            <w:r>
              <w:t xml:space="preserve"> con la ejecución, tratando cada proyecto que se genere ejecución como proyecto vacío.</w:t>
            </w:r>
          </w:p>
          <w:p w14:paraId="5848D2D8" w14:textId="77777777" w:rsidR="003F5445" w:rsidRDefault="00E3677B"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7285C872" w14:textId="77777777" w:rsidR="003F5445" w:rsidRDefault="003F5445" w:rsidP="003F5445"/>
    <w:p w14:paraId="1167BF1E" w14:textId="2DB24BD6" w:rsidR="003C55EF" w:rsidRDefault="003C55EF" w:rsidP="003C55EF">
      <w:pPr>
        <w:pStyle w:val="Descripcin"/>
        <w:keepNext/>
      </w:pPr>
      <w:bookmarkStart w:id="1546" w:name="_Toc479072908"/>
      <w:bookmarkStart w:id="1547" w:name="_Toc479328518"/>
      <w:bookmarkStart w:id="1548" w:name="_Toc487482856"/>
      <w:r>
        <w:t xml:space="preserve">Tabla </w:t>
      </w:r>
      <w:ins w:id="1549"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550"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551" w:author="Raul García Fernández" w:date="2017-07-10T20:50:00Z">
        <w:r w:rsidR="009D59D5">
          <w:rPr>
            <w:noProof/>
          </w:rPr>
          <w:t>33</w:t>
        </w:r>
      </w:ins>
      <w:ins w:id="1552" w:author="Raul García Fernández" w:date="2017-06-30T18:00:00Z">
        <w:r w:rsidR="00003005">
          <w:fldChar w:fldCharType="end"/>
        </w:r>
      </w:ins>
      <w:del w:id="1553"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33</w:delText>
        </w:r>
        <w:r w:rsidR="008D0F98" w:rsidDel="00003005">
          <w:rPr>
            <w:noProof/>
          </w:rPr>
          <w:fldChar w:fldCharType="end"/>
        </w:r>
      </w:del>
      <w:r>
        <w:t xml:space="preserve"> (Visualizar proyecto)</w:t>
      </w:r>
      <w:bookmarkEnd w:id="1546"/>
      <w:bookmarkEnd w:id="1547"/>
      <w:bookmarkEnd w:id="1548"/>
    </w:p>
    <w:tbl>
      <w:tblPr>
        <w:tblStyle w:val="Tabladecuadrcula4"/>
        <w:tblW w:w="0" w:type="auto"/>
        <w:tblLook w:val="04A0" w:firstRow="1" w:lastRow="0" w:firstColumn="1" w:lastColumn="0" w:noHBand="0" w:noVBand="1"/>
      </w:tblPr>
      <w:tblGrid>
        <w:gridCol w:w="4234"/>
        <w:gridCol w:w="4260"/>
      </w:tblGrid>
      <w:tr w:rsidR="00465DA5" w14:paraId="1ACE0DA2"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41BA58F" w14:textId="77777777" w:rsidR="00465DA5" w:rsidRDefault="00465DA5" w:rsidP="00552B9F">
            <w:r>
              <w:t>ID</w:t>
            </w:r>
          </w:p>
        </w:tc>
        <w:tc>
          <w:tcPr>
            <w:tcW w:w="4322" w:type="dxa"/>
          </w:tcPr>
          <w:p w14:paraId="43AB399D" w14:textId="77777777" w:rsidR="00465DA5" w:rsidRDefault="00465DA5" w:rsidP="00552B9F">
            <w:pPr>
              <w:cnfStyle w:val="100000000000" w:firstRow="1" w:lastRow="0" w:firstColumn="0" w:lastColumn="0" w:oddVBand="0" w:evenVBand="0" w:oddHBand="0" w:evenHBand="0" w:firstRowFirstColumn="0" w:firstRowLastColumn="0" w:lastRowFirstColumn="0" w:lastRowLastColumn="0"/>
            </w:pPr>
            <w:r>
              <w:t xml:space="preserve">CU </w:t>
            </w:r>
            <w:r w:rsidR="008A017A">
              <w:t>9.2</w:t>
            </w:r>
          </w:p>
        </w:tc>
      </w:tr>
      <w:tr w:rsidR="00465DA5" w14:paraId="7A2032BE"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DEDD245" w14:textId="77777777" w:rsidR="00465DA5" w:rsidRDefault="00465DA5" w:rsidP="00552B9F">
            <w:r>
              <w:t>Actor</w:t>
            </w:r>
          </w:p>
        </w:tc>
        <w:tc>
          <w:tcPr>
            <w:tcW w:w="4322" w:type="dxa"/>
          </w:tcPr>
          <w:p w14:paraId="57A899C6" w14:textId="77777777" w:rsidR="00465DA5" w:rsidRDefault="008A017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14:paraId="3980AA13"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40479FDB" w14:textId="77777777" w:rsidR="00465DA5" w:rsidRDefault="00465DA5" w:rsidP="00552B9F">
            <w:r>
              <w:t>Nombre</w:t>
            </w:r>
          </w:p>
        </w:tc>
        <w:tc>
          <w:tcPr>
            <w:tcW w:w="4322" w:type="dxa"/>
          </w:tcPr>
          <w:p w14:paraId="16CC5FB7" w14:textId="77777777" w:rsidR="00465DA5" w:rsidRDefault="004B41FA" w:rsidP="00552B9F">
            <w:pPr>
              <w:cnfStyle w:val="000000000000" w:firstRow="0" w:lastRow="0" w:firstColumn="0" w:lastColumn="0" w:oddVBand="0" w:evenVBand="0" w:oddHBand="0" w:evenHBand="0" w:firstRowFirstColumn="0" w:firstRowLastColumn="0" w:lastRowFirstColumn="0" w:lastRowLastColumn="0"/>
            </w:pPr>
            <w:r>
              <w:t>Visualizar proyecto</w:t>
            </w:r>
          </w:p>
        </w:tc>
      </w:tr>
      <w:tr w:rsidR="00465DA5" w14:paraId="7A4095A5"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8097664" w14:textId="77777777" w:rsidR="00465DA5" w:rsidRDefault="00465DA5" w:rsidP="00552B9F">
            <w:r>
              <w:t>Objetivo</w:t>
            </w:r>
          </w:p>
        </w:tc>
        <w:tc>
          <w:tcPr>
            <w:tcW w:w="4322" w:type="dxa"/>
          </w:tcPr>
          <w:p w14:paraId="3E0FABDA" w14:textId="77777777" w:rsidR="00465DA5" w:rsidRDefault="004B41FA" w:rsidP="00552B9F">
            <w:pPr>
              <w:cnfStyle w:val="000000100000" w:firstRow="0" w:lastRow="0" w:firstColumn="0" w:lastColumn="0" w:oddVBand="0" w:evenVBand="0" w:oddHBand="1" w:evenHBand="0" w:firstRowFirstColumn="0" w:firstRowLastColumn="0" w:lastRowFirstColumn="0" w:lastRowLastColumn="0"/>
            </w:pPr>
            <w:r>
              <w:t>El administrador podrá visualizar cualquier proyecto del sistema.</w:t>
            </w:r>
          </w:p>
        </w:tc>
      </w:tr>
      <w:tr w:rsidR="00465DA5" w14:paraId="04AEDFB6"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1AB9D7C6" w14:textId="77777777" w:rsidR="00465DA5" w:rsidRDefault="00465DA5" w:rsidP="00552B9F">
            <w:r>
              <w:t>Flujo</w:t>
            </w:r>
          </w:p>
        </w:tc>
        <w:tc>
          <w:tcPr>
            <w:tcW w:w="4322" w:type="dxa"/>
          </w:tcPr>
          <w:p w14:paraId="66979215" w14:textId="77777777" w:rsidR="00465DA5"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visualizar un proyecto concreto.</w:t>
            </w:r>
          </w:p>
          <w:p w14:paraId="5FCC1096" w14:textId="77777777" w:rsidR="004B41FA"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y la proporciona en un formulario.</w:t>
            </w:r>
          </w:p>
          <w:p w14:paraId="32A525FB" w14:textId="77777777" w:rsidR="004B41FA" w:rsidRDefault="004B41FA" w:rsidP="004B41FA">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 la información todo el tiempo que quiera.</w:t>
            </w:r>
          </w:p>
        </w:tc>
      </w:tr>
      <w:tr w:rsidR="00465DA5" w14:paraId="7B6A27F1"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3C8EE35" w14:textId="77777777" w:rsidR="00465DA5" w:rsidRDefault="00465DA5" w:rsidP="00552B9F">
            <w:r>
              <w:t>Excepciones</w:t>
            </w:r>
          </w:p>
        </w:tc>
        <w:tc>
          <w:tcPr>
            <w:tcW w:w="4322" w:type="dxa"/>
          </w:tcPr>
          <w:p w14:paraId="0E673DB9" w14:textId="77777777" w:rsidR="00465DA5"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w:t>
            </w:r>
            <w:r w:rsidR="00E3677B">
              <w:t>l proyecto. El sistema informará</w:t>
            </w:r>
            <w:r>
              <w:t xml:space="preserve"> al administrador, terminando el caso de uso.</w:t>
            </w:r>
          </w:p>
          <w:p w14:paraId="29B7AD36" w14:textId="77777777"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w:t>
            </w:r>
            <w:r w:rsidR="00BB3331">
              <w:t xml:space="preserve"> información. El sistema avisará</w:t>
            </w:r>
            <w:r>
              <w:t xml:space="preserve"> al </w:t>
            </w:r>
            <w:r>
              <w:lastRenderedPageBreak/>
              <w:t>administrador. Terminando el caso de uso de inmediato.</w:t>
            </w:r>
          </w:p>
          <w:p w14:paraId="067CC3A4" w14:textId="77777777" w:rsidR="004B41FA" w:rsidRDefault="00E3677B"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328B3FB0" w14:textId="77777777" w:rsidR="00465DA5" w:rsidRDefault="00465DA5" w:rsidP="003F5445"/>
    <w:p w14:paraId="23171596" w14:textId="7B418E14" w:rsidR="003C55EF" w:rsidRDefault="003C55EF" w:rsidP="003C55EF">
      <w:pPr>
        <w:pStyle w:val="Descripcin"/>
        <w:keepNext/>
      </w:pPr>
      <w:bookmarkStart w:id="1554" w:name="_Toc479072909"/>
      <w:bookmarkStart w:id="1555" w:name="_Toc479328519"/>
      <w:bookmarkStart w:id="1556" w:name="_Toc487482857"/>
      <w:r>
        <w:t xml:space="preserve">Tabla </w:t>
      </w:r>
      <w:ins w:id="1557"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558"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559" w:author="Raul García Fernández" w:date="2017-07-10T20:50:00Z">
        <w:r w:rsidR="009D59D5">
          <w:rPr>
            <w:noProof/>
          </w:rPr>
          <w:t>34</w:t>
        </w:r>
      </w:ins>
      <w:ins w:id="1560" w:author="Raul García Fernández" w:date="2017-06-30T18:00:00Z">
        <w:r w:rsidR="00003005">
          <w:fldChar w:fldCharType="end"/>
        </w:r>
      </w:ins>
      <w:del w:id="1561"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34</w:delText>
        </w:r>
        <w:r w:rsidR="008D0F98" w:rsidDel="00003005">
          <w:rPr>
            <w:noProof/>
          </w:rPr>
          <w:fldChar w:fldCharType="end"/>
        </w:r>
      </w:del>
      <w:r>
        <w:t xml:space="preserve"> (Eliminar proyecto)</w:t>
      </w:r>
      <w:bookmarkEnd w:id="1554"/>
      <w:bookmarkEnd w:id="1555"/>
      <w:bookmarkEnd w:id="1556"/>
    </w:p>
    <w:tbl>
      <w:tblPr>
        <w:tblStyle w:val="Tabladecuadrcula4"/>
        <w:tblW w:w="0" w:type="auto"/>
        <w:tblLook w:val="04A0" w:firstRow="1" w:lastRow="0" w:firstColumn="1" w:lastColumn="0" w:noHBand="0" w:noVBand="1"/>
      </w:tblPr>
      <w:tblGrid>
        <w:gridCol w:w="4235"/>
        <w:gridCol w:w="4259"/>
      </w:tblGrid>
      <w:tr w:rsidR="00556A53" w14:paraId="63833005"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7A3DC61" w14:textId="77777777" w:rsidR="00556A53" w:rsidRDefault="00556A53" w:rsidP="00552B9F">
            <w:r>
              <w:t>ID</w:t>
            </w:r>
          </w:p>
        </w:tc>
        <w:tc>
          <w:tcPr>
            <w:tcW w:w="4322" w:type="dxa"/>
          </w:tcPr>
          <w:p w14:paraId="744A5A9D" w14:textId="77777777" w:rsidR="00556A53" w:rsidRDefault="00556A53" w:rsidP="00552B9F">
            <w:pPr>
              <w:cnfStyle w:val="100000000000" w:firstRow="1" w:lastRow="0" w:firstColumn="0" w:lastColumn="0" w:oddVBand="0" w:evenVBand="0" w:oddHBand="0" w:evenHBand="0" w:firstRowFirstColumn="0" w:firstRowLastColumn="0" w:lastRowFirstColumn="0" w:lastRowLastColumn="0"/>
            </w:pPr>
            <w:r>
              <w:t>CU 9.3</w:t>
            </w:r>
          </w:p>
        </w:tc>
      </w:tr>
      <w:tr w:rsidR="00556A53" w14:paraId="401178DA"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AD61ABD" w14:textId="77777777" w:rsidR="00556A53" w:rsidRDefault="00556A53" w:rsidP="00552B9F">
            <w:r>
              <w:t>Actor</w:t>
            </w:r>
          </w:p>
        </w:tc>
        <w:tc>
          <w:tcPr>
            <w:tcW w:w="4322" w:type="dxa"/>
          </w:tcPr>
          <w:p w14:paraId="42CCA638" w14:textId="77777777"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14:paraId="37DDDC48"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9561A1C" w14:textId="77777777" w:rsidR="00556A53" w:rsidRDefault="00556A53" w:rsidP="00552B9F">
            <w:r>
              <w:t>Nombre</w:t>
            </w:r>
          </w:p>
        </w:tc>
        <w:tc>
          <w:tcPr>
            <w:tcW w:w="4322" w:type="dxa"/>
          </w:tcPr>
          <w:p w14:paraId="773498FB" w14:textId="77777777" w:rsidR="00556A53" w:rsidRDefault="00556A53" w:rsidP="00552B9F">
            <w:pPr>
              <w:cnfStyle w:val="000000000000" w:firstRow="0" w:lastRow="0" w:firstColumn="0" w:lastColumn="0" w:oddVBand="0" w:evenVBand="0" w:oddHBand="0" w:evenHBand="0" w:firstRowFirstColumn="0" w:firstRowLastColumn="0" w:lastRowFirstColumn="0" w:lastRowLastColumn="0"/>
            </w:pPr>
            <w:r>
              <w:t>Eliminar proyecto</w:t>
            </w:r>
          </w:p>
        </w:tc>
      </w:tr>
      <w:tr w:rsidR="00556A53" w14:paraId="5E83FB14"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5587CD0" w14:textId="77777777" w:rsidR="00556A53" w:rsidRDefault="00556A53" w:rsidP="00552B9F">
            <w:r>
              <w:t>Objetivo</w:t>
            </w:r>
          </w:p>
        </w:tc>
        <w:tc>
          <w:tcPr>
            <w:tcW w:w="4322" w:type="dxa"/>
          </w:tcPr>
          <w:p w14:paraId="3EB91C6B" w14:textId="77777777"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podrá eliminar cualquier proyecto.</w:t>
            </w:r>
          </w:p>
        </w:tc>
      </w:tr>
      <w:tr w:rsidR="00556A53" w14:paraId="6533209B"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08440FAD" w14:textId="77777777" w:rsidR="00556A53" w:rsidRDefault="00556A53" w:rsidP="00552B9F">
            <w:r>
              <w:t>Flujo</w:t>
            </w:r>
          </w:p>
        </w:tc>
        <w:tc>
          <w:tcPr>
            <w:tcW w:w="4322" w:type="dxa"/>
          </w:tcPr>
          <w:p w14:paraId="361A186B" w14:textId="77777777"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borrar un proyecto</w:t>
            </w:r>
            <w:r w:rsidR="00DF22E3">
              <w:t xml:space="preserve"> determinado</w:t>
            </w:r>
            <w:r>
              <w:t>.</w:t>
            </w:r>
          </w:p>
          <w:p w14:paraId="2227A008" w14:textId="77777777"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aplica el </w:t>
            </w:r>
            <w:r w:rsidRPr="00452109">
              <w:rPr>
                <w:b/>
              </w:rPr>
              <w:t>CU 4.2</w:t>
            </w:r>
            <w:r>
              <w:t xml:space="preserve"> con la identidad del administrador</w:t>
            </w:r>
            <w:r w:rsidR="00DF22E3">
              <w:t xml:space="preserve"> y el proyecto determinado</w:t>
            </w:r>
            <w:r>
              <w:t>.</w:t>
            </w:r>
          </w:p>
        </w:tc>
      </w:tr>
      <w:tr w:rsidR="00556A53" w14:paraId="0A449290"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576C202" w14:textId="77777777" w:rsidR="00556A53" w:rsidRDefault="00556A53" w:rsidP="00552B9F">
            <w:r>
              <w:t>Excepciones</w:t>
            </w:r>
          </w:p>
        </w:tc>
        <w:tc>
          <w:tcPr>
            <w:tcW w:w="4322" w:type="dxa"/>
          </w:tcPr>
          <w:p w14:paraId="67FDAF8D" w14:textId="77777777" w:rsidR="00556A53" w:rsidRDefault="00E3677B"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03B745BB" w14:textId="77777777" w:rsidR="00465DA5" w:rsidRDefault="00465DA5" w:rsidP="003F5445"/>
    <w:p w14:paraId="28FAB8E1" w14:textId="5498ACC6" w:rsidR="006D1186" w:rsidRDefault="006D1186">
      <w:pPr>
        <w:spacing w:line="276" w:lineRule="auto"/>
        <w:jc w:val="left"/>
        <w:rPr>
          <w:ins w:id="1562" w:author="Raul García Fernández" w:date="2017-06-30T18:31:00Z"/>
        </w:rPr>
      </w:pPr>
      <w:ins w:id="1563" w:author="Raul García Fernández" w:date="2017-06-30T18:31:00Z">
        <w:r>
          <w:br w:type="page"/>
        </w:r>
      </w:ins>
    </w:p>
    <w:p w14:paraId="0028FC4E" w14:textId="77777777" w:rsidR="00D47DD5" w:rsidRPr="003F5445" w:rsidRDefault="00D47DD5" w:rsidP="003F5445"/>
    <w:p w14:paraId="35934E14" w14:textId="77777777" w:rsidR="00552024" w:rsidRPr="008E360A" w:rsidRDefault="008C539C" w:rsidP="00E05A54">
      <w:pPr>
        <w:pStyle w:val="Ttulo2"/>
        <w:numPr>
          <w:ilvl w:val="1"/>
          <w:numId w:val="1"/>
        </w:numPr>
        <w:rPr>
          <w:szCs w:val="56"/>
        </w:rPr>
      </w:pPr>
      <w:bookmarkStart w:id="1564" w:name="_Toc487482731"/>
      <w:r w:rsidRPr="008E360A">
        <w:rPr>
          <w:szCs w:val="56"/>
        </w:rPr>
        <w:t>Administración</w:t>
      </w:r>
      <w:r w:rsidR="00552024" w:rsidRPr="008E360A">
        <w:rPr>
          <w:szCs w:val="56"/>
        </w:rPr>
        <w:t xml:space="preserve"> de grupos</w:t>
      </w:r>
      <w:bookmarkEnd w:id="1564"/>
      <w:del w:id="1565" w:author="RAQUEL BLANCO AGUIRRE" w:date="2017-06-28T13:41:00Z">
        <w:r w:rsidR="00552024" w:rsidRPr="008E360A" w:rsidDel="005F690B">
          <w:rPr>
            <w:szCs w:val="56"/>
          </w:rPr>
          <w:delText>:</w:delText>
        </w:r>
      </w:del>
    </w:p>
    <w:p w14:paraId="6F2733E6" w14:textId="77777777" w:rsidR="00C250AE" w:rsidRDefault="00C250AE" w:rsidP="00C250AE"/>
    <w:p w14:paraId="4DFEE834" w14:textId="40FFBF43" w:rsidR="00C250AE" w:rsidRDefault="006D1186" w:rsidP="00C250AE">
      <w:pPr>
        <w:keepNext/>
        <w:jc w:val="center"/>
      </w:pPr>
      <w:ins w:id="1566" w:author="Raul García Fernández" w:date="2017-06-30T18:30:00Z">
        <w:r>
          <w:object w:dxaOrig="9646" w:dyaOrig="4546" w14:anchorId="62CDDDB0">
            <v:shape id="_x0000_i1037" type="#_x0000_t75" style="width:372.75pt;height:175.5pt" o:ole="">
              <v:imagedata r:id="rId56" o:title=""/>
            </v:shape>
            <o:OLEObject Type="Embed" ProgID="Visio.Drawing.15" ShapeID="_x0000_i1037" DrawAspect="Content" ObjectID="_1561225059" r:id="rId57"/>
          </w:object>
        </w:r>
      </w:ins>
      <w:del w:id="1567" w:author="Raul García Fernández" w:date="2017-06-30T18:30:00Z">
        <w:r w:rsidR="00C250AE" w:rsidDel="006D1186">
          <w:rPr>
            <w:noProof/>
            <w:lang w:val="es-ES" w:eastAsia="es-ES"/>
          </w:rPr>
          <w:drawing>
            <wp:inline distT="0" distB="0" distL="0" distR="0" wp14:anchorId="1D1473EA" wp14:editId="66C52828">
              <wp:extent cx="3828538" cy="2641975"/>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30752" cy="2643503"/>
                      </a:xfrm>
                      <a:prstGeom prst="rect">
                        <a:avLst/>
                      </a:prstGeom>
                      <a:noFill/>
                    </pic:spPr>
                  </pic:pic>
                </a:graphicData>
              </a:graphic>
            </wp:inline>
          </w:drawing>
        </w:r>
      </w:del>
    </w:p>
    <w:p w14:paraId="471EF13A" w14:textId="4A8D8169" w:rsidR="00C250AE" w:rsidRDefault="00C250AE" w:rsidP="00C250AE">
      <w:pPr>
        <w:pStyle w:val="Descripcin"/>
        <w:jc w:val="center"/>
      </w:pPr>
      <w:bookmarkStart w:id="1568" w:name="_Toc479072873"/>
      <w:bookmarkStart w:id="1569" w:name="_Toc479328460"/>
      <w:bookmarkStart w:id="1570" w:name="_Toc487482797"/>
      <w:r>
        <w:t xml:space="preserve">Ilustración </w:t>
      </w:r>
      <w:r w:rsidR="00B948F6">
        <w:fldChar w:fldCharType="begin"/>
      </w:r>
      <w:r w:rsidR="00B948F6">
        <w:instrText xml:space="preserve"> STYLEREF 1 \s </w:instrText>
      </w:r>
      <w:r w:rsidR="00B948F6">
        <w:fldChar w:fldCharType="separate"/>
      </w:r>
      <w:r w:rsidR="009D59D5">
        <w:rPr>
          <w:noProof/>
        </w:rPr>
        <w:t>4</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10</w:t>
      </w:r>
      <w:r w:rsidR="00B948F6">
        <w:rPr>
          <w:noProof/>
        </w:rPr>
        <w:fldChar w:fldCharType="end"/>
      </w:r>
      <w:r>
        <w:t xml:space="preserve"> (Administración de grupos)</w:t>
      </w:r>
      <w:bookmarkEnd w:id="1568"/>
      <w:bookmarkEnd w:id="1569"/>
      <w:bookmarkEnd w:id="1570"/>
    </w:p>
    <w:p w14:paraId="09190BD9" w14:textId="32CB021D" w:rsidR="003C55EF" w:rsidRDefault="003C55EF" w:rsidP="003C55EF">
      <w:pPr>
        <w:pStyle w:val="Descripcin"/>
        <w:keepNext/>
      </w:pPr>
      <w:bookmarkStart w:id="1571" w:name="_Toc479072910"/>
      <w:bookmarkStart w:id="1572" w:name="_Toc479328520"/>
      <w:bookmarkStart w:id="1573" w:name="_Toc487482858"/>
      <w:r>
        <w:t xml:space="preserve">Tabla </w:t>
      </w:r>
      <w:ins w:id="1574"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575"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576" w:author="Raul García Fernández" w:date="2017-07-10T20:50:00Z">
        <w:r w:rsidR="009D59D5">
          <w:rPr>
            <w:noProof/>
          </w:rPr>
          <w:t>35</w:t>
        </w:r>
      </w:ins>
      <w:ins w:id="1577" w:author="Raul García Fernández" w:date="2017-06-30T18:00:00Z">
        <w:r w:rsidR="00003005">
          <w:fldChar w:fldCharType="end"/>
        </w:r>
      </w:ins>
      <w:del w:id="1578"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35</w:delText>
        </w:r>
        <w:r w:rsidR="008D0F98" w:rsidDel="00003005">
          <w:rPr>
            <w:noProof/>
          </w:rPr>
          <w:fldChar w:fldCharType="end"/>
        </w:r>
      </w:del>
      <w:r>
        <w:t xml:space="preserve"> (Listar grupo)</w:t>
      </w:r>
      <w:bookmarkEnd w:id="1571"/>
      <w:bookmarkEnd w:id="1572"/>
      <w:bookmarkEnd w:id="1573"/>
    </w:p>
    <w:tbl>
      <w:tblPr>
        <w:tblStyle w:val="Tabladecuadrcula4"/>
        <w:tblW w:w="0" w:type="auto"/>
        <w:tblLook w:val="04A0" w:firstRow="1" w:lastRow="0" w:firstColumn="1" w:lastColumn="0" w:noHBand="0" w:noVBand="1"/>
      </w:tblPr>
      <w:tblGrid>
        <w:gridCol w:w="4234"/>
        <w:gridCol w:w="4260"/>
      </w:tblGrid>
      <w:tr w:rsidR="00465DA5" w14:paraId="2C654A82" w14:textId="77777777" w:rsidTr="008E3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0E84C24" w14:textId="77777777" w:rsidR="00465DA5" w:rsidRDefault="00465DA5" w:rsidP="00552B9F">
            <w:r>
              <w:t>ID</w:t>
            </w:r>
          </w:p>
        </w:tc>
        <w:tc>
          <w:tcPr>
            <w:tcW w:w="4322" w:type="dxa"/>
          </w:tcPr>
          <w:p w14:paraId="0ABDBF6C" w14:textId="77777777" w:rsidR="00465DA5" w:rsidRDefault="00465DA5" w:rsidP="00552B9F">
            <w:pPr>
              <w:cnfStyle w:val="100000000000" w:firstRow="1" w:lastRow="0" w:firstColumn="0" w:lastColumn="0" w:oddVBand="0" w:evenVBand="0" w:oddHBand="0" w:evenHBand="0" w:firstRowFirstColumn="0" w:firstRowLastColumn="0" w:lastRowFirstColumn="0" w:lastRowLastColumn="0"/>
            </w:pPr>
            <w:r>
              <w:t>CU 10.1</w:t>
            </w:r>
          </w:p>
        </w:tc>
      </w:tr>
      <w:tr w:rsidR="00465DA5" w14:paraId="22B3D52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4E82083" w14:textId="77777777" w:rsidR="00465DA5" w:rsidRDefault="00465DA5" w:rsidP="00552B9F">
            <w:r>
              <w:t>Actor</w:t>
            </w:r>
          </w:p>
        </w:tc>
        <w:tc>
          <w:tcPr>
            <w:tcW w:w="4322" w:type="dxa"/>
          </w:tcPr>
          <w:p w14:paraId="18341FC7" w14:textId="77777777"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14:paraId="4F18C0E7"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680449E6" w14:textId="77777777" w:rsidR="00465DA5" w:rsidRDefault="00465DA5" w:rsidP="00552B9F">
            <w:r>
              <w:t>Nombre</w:t>
            </w:r>
          </w:p>
        </w:tc>
        <w:tc>
          <w:tcPr>
            <w:tcW w:w="4322" w:type="dxa"/>
          </w:tcPr>
          <w:p w14:paraId="0793E083" w14:textId="77777777" w:rsidR="00465DA5" w:rsidRDefault="00465DA5" w:rsidP="00465DA5">
            <w:pPr>
              <w:cnfStyle w:val="000000000000" w:firstRow="0" w:lastRow="0" w:firstColumn="0" w:lastColumn="0" w:oddVBand="0" w:evenVBand="0" w:oddHBand="0" w:evenHBand="0" w:firstRowFirstColumn="0" w:firstRowLastColumn="0" w:lastRowFirstColumn="0" w:lastRowLastColumn="0"/>
            </w:pPr>
            <w:r>
              <w:t>Listar grupo</w:t>
            </w:r>
          </w:p>
        </w:tc>
      </w:tr>
      <w:tr w:rsidR="00465DA5" w14:paraId="413A8CF8"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3AD4A6B" w14:textId="77777777" w:rsidR="00465DA5" w:rsidRDefault="00465DA5" w:rsidP="00552B9F">
            <w:r>
              <w:t>Objetivo</w:t>
            </w:r>
          </w:p>
        </w:tc>
        <w:tc>
          <w:tcPr>
            <w:tcW w:w="4322" w:type="dxa"/>
          </w:tcPr>
          <w:p w14:paraId="2A0C9EF3" w14:textId="77777777"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todos los grupos del sistema.</w:t>
            </w:r>
          </w:p>
        </w:tc>
      </w:tr>
      <w:tr w:rsidR="00465DA5" w14:paraId="1099D02D" w14:textId="77777777" w:rsidTr="008E360A">
        <w:tc>
          <w:tcPr>
            <w:cnfStyle w:val="001000000000" w:firstRow="0" w:lastRow="0" w:firstColumn="1" w:lastColumn="0" w:oddVBand="0" w:evenVBand="0" w:oddHBand="0" w:evenHBand="0" w:firstRowFirstColumn="0" w:firstRowLastColumn="0" w:lastRowFirstColumn="0" w:lastRowLastColumn="0"/>
            <w:tcW w:w="4322" w:type="dxa"/>
          </w:tcPr>
          <w:p w14:paraId="7E3EE4E0" w14:textId="77777777" w:rsidR="00465DA5" w:rsidRDefault="00465DA5" w:rsidP="00552B9F">
            <w:r>
              <w:t>Flujo</w:t>
            </w:r>
          </w:p>
        </w:tc>
        <w:tc>
          <w:tcPr>
            <w:tcW w:w="4322" w:type="dxa"/>
          </w:tcPr>
          <w:p w14:paraId="4DDF5CF6"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todos los grupos del sistema.</w:t>
            </w:r>
          </w:p>
          <w:p w14:paraId="0CFE1F50"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todos los grupos y se los muestra al administrador.</w:t>
            </w:r>
          </w:p>
          <w:p w14:paraId="0C0400A7"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 todo el tiempo que quiera.</w:t>
            </w:r>
          </w:p>
        </w:tc>
      </w:tr>
      <w:tr w:rsidR="00465DA5" w14:paraId="73946042" w14:textId="77777777" w:rsidTr="008E3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7D40917" w14:textId="77777777" w:rsidR="00465DA5" w:rsidRDefault="00465DA5" w:rsidP="00552B9F">
            <w:r>
              <w:t>Excepciones</w:t>
            </w:r>
          </w:p>
        </w:tc>
        <w:tc>
          <w:tcPr>
            <w:tcW w:w="4322" w:type="dxa"/>
          </w:tcPr>
          <w:p w14:paraId="1C6DA0C8" w14:textId="77777777"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w:t>
            </w:r>
            <w:r w:rsidR="00BB3331">
              <w:t xml:space="preserve"> de datos. El sistema continuará</w:t>
            </w:r>
            <w:r>
              <w:t xml:space="preserve"> con la ejecución, tratando cada grupo que se genere ejecución como grupo vacío.</w:t>
            </w:r>
          </w:p>
          <w:p w14:paraId="34BDE203" w14:textId="77777777" w:rsidR="00465DA5" w:rsidRDefault="00E3677B"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1E3DB5A5" w14:textId="77777777" w:rsidR="00C250AE" w:rsidRDefault="00C250AE" w:rsidP="00C250AE"/>
    <w:p w14:paraId="406E438C" w14:textId="1A9B6CAE" w:rsidR="003C55EF" w:rsidDel="00D52F31" w:rsidRDefault="003C55EF" w:rsidP="003C55EF">
      <w:pPr>
        <w:pStyle w:val="Descripcin"/>
        <w:keepNext/>
        <w:rPr>
          <w:del w:id="1579" w:author="Raul García Fernández" w:date="2017-07-10T20:41:00Z"/>
        </w:rPr>
      </w:pPr>
      <w:bookmarkStart w:id="1580" w:name="_Toc479072911"/>
      <w:bookmarkStart w:id="1581" w:name="_Toc479328521"/>
      <w:bookmarkStart w:id="1582" w:name="_Toc487482859"/>
      <w:r>
        <w:lastRenderedPageBreak/>
        <w:t xml:space="preserve">Tabla </w:t>
      </w:r>
      <w:ins w:id="1583" w:author="Raul García Fernández" w:date="2017-06-30T18:00:00Z">
        <w:r w:rsidR="00003005">
          <w:rPr>
            <w:b w:val="0"/>
            <w:bCs w:val="0"/>
          </w:rPr>
          <w:fldChar w:fldCharType="begin"/>
        </w:r>
        <w:r w:rsidR="00003005">
          <w:instrText xml:space="preserve"> STYLEREF 1 \s </w:instrText>
        </w:r>
      </w:ins>
      <w:r w:rsidR="00003005">
        <w:rPr>
          <w:b w:val="0"/>
          <w:bCs w:val="0"/>
        </w:rPr>
        <w:fldChar w:fldCharType="separate"/>
      </w:r>
      <w:r w:rsidR="009D59D5">
        <w:rPr>
          <w:noProof/>
        </w:rPr>
        <w:t>4</w:t>
      </w:r>
      <w:ins w:id="1584" w:author="Raul García Fernández" w:date="2017-06-30T18:00:00Z">
        <w:r w:rsidR="00003005">
          <w:rPr>
            <w:b w:val="0"/>
            <w:bCs w:val="0"/>
          </w:rPr>
          <w:fldChar w:fldCharType="end"/>
        </w:r>
        <w:r w:rsidR="00003005">
          <w:noBreakHyphen/>
        </w:r>
        <w:r w:rsidR="00003005">
          <w:rPr>
            <w:b w:val="0"/>
            <w:bCs w:val="0"/>
          </w:rPr>
          <w:fldChar w:fldCharType="begin"/>
        </w:r>
        <w:r w:rsidR="00003005">
          <w:instrText xml:space="preserve"> SEQ Tabla \* ARABIC \s 1 </w:instrText>
        </w:r>
      </w:ins>
      <w:r w:rsidR="00003005">
        <w:rPr>
          <w:b w:val="0"/>
          <w:bCs w:val="0"/>
        </w:rPr>
        <w:fldChar w:fldCharType="separate"/>
      </w:r>
      <w:ins w:id="1585" w:author="Raul García Fernández" w:date="2017-07-10T20:50:00Z">
        <w:r w:rsidR="009D59D5">
          <w:rPr>
            <w:noProof/>
          </w:rPr>
          <w:t>36</w:t>
        </w:r>
      </w:ins>
      <w:ins w:id="1586" w:author="Raul García Fernández" w:date="2017-06-30T18:00:00Z">
        <w:r w:rsidR="00003005">
          <w:rPr>
            <w:b w:val="0"/>
            <w:bCs w:val="0"/>
          </w:rPr>
          <w:fldChar w:fldCharType="end"/>
        </w:r>
      </w:ins>
      <w:del w:id="1587" w:author="Raul García Fernández" w:date="2017-06-30T18:00:00Z">
        <w:r w:rsidR="008D0F98" w:rsidDel="00003005">
          <w:rPr>
            <w:b w:val="0"/>
            <w:bCs w:val="0"/>
          </w:rPr>
          <w:fldChar w:fldCharType="begin"/>
        </w:r>
        <w:r w:rsidR="008D0F98" w:rsidDel="00003005">
          <w:delInstrText xml:space="preserve"> STYLEREF 1 \s </w:delInstrText>
        </w:r>
        <w:r w:rsidR="008D0F98" w:rsidDel="00003005">
          <w:rPr>
            <w:b w:val="0"/>
            <w:bCs w:val="0"/>
          </w:rPr>
          <w:fldChar w:fldCharType="separate"/>
        </w:r>
        <w:r w:rsidR="003C3EAA" w:rsidDel="00003005">
          <w:rPr>
            <w:noProof/>
          </w:rPr>
          <w:delText>5</w:delText>
        </w:r>
        <w:r w:rsidR="008D0F98" w:rsidDel="00003005">
          <w:rPr>
            <w:b w:val="0"/>
            <w:bCs w:val="0"/>
            <w:noProof/>
          </w:rPr>
          <w:fldChar w:fldCharType="end"/>
        </w:r>
        <w:r w:rsidR="003C3EAA" w:rsidDel="00003005">
          <w:noBreakHyphen/>
        </w:r>
        <w:r w:rsidR="008D0F98" w:rsidDel="00003005">
          <w:rPr>
            <w:b w:val="0"/>
            <w:bCs w:val="0"/>
          </w:rPr>
          <w:fldChar w:fldCharType="begin"/>
        </w:r>
        <w:r w:rsidR="008D0F98" w:rsidDel="00003005">
          <w:delInstrText xml:space="preserve"> SEQ Tabla \* ARABIC \s 1 </w:delInstrText>
        </w:r>
        <w:r w:rsidR="008D0F98" w:rsidDel="00003005">
          <w:rPr>
            <w:b w:val="0"/>
            <w:bCs w:val="0"/>
          </w:rPr>
          <w:fldChar w:fldCharType="separate"/>
        </w:r>
        <w:r w:rsidR="003C3EAA" w:rsidDel="00003005">
          <w:rPr>
            <w:noProof/>
          </w:rPr>
          <w:delText>36</w:delText>
        </w:r>
        <w:r w:rsidR="008D0F98" w:rsidDel="00003005">
          <w:rPr>
            <w:b w:val="0"/>
            <w:bCs w:val="0"/>
            <w:noProof/>
          </w:rPr>
          <w:fldChar w:fldCharType="end"/>
        </w:r>
      </w:del>
      <w:r>
        <w:t xml:space="preserve"> (Visualizar grupo)</w:t>
      </w:r>
      <w:bookmarkEnd w:id="1580"/>
      <w:bookmarkEnd w:id="1581"/>
      <w:bookmarkEnd w:id="1582"/>
    </w:p>
    <w:p w14:paraId="61222C12" w14:textId="77777777" w:rsidR="00D47DD5" w:rsidRPr="00D47DD5" w:rsidRDefault="00D47DD5">
      <w:pPr>
        <w:pStyle w:val="Descripcin"/>
        <w:keepNext/>
        <w:pPrChange w:id="1588" w:author="Raul García Fernández" w:date="2017-07-10T20:41:00Z">
          <w:pPr/>
        </w:pPrChange>
      </w:pPr>
    </w:p>
    <w:tbl>
      <w:tblPr>
        <w:tblStyle w:val="Tabladecuadrcula4"/>
        <w:tblW w:w="0" w:type="auto"/>
        <w:tblLook w:val="04A0" w:firstRow="1" w:lastRow="0" w:firstColumn="1" w:lastColumn="0" w:noHBand="0" w:noVBand="1"/>
      </w:tblPr>
      <w:tblGrid>
        <w:gridCol w:w="4234"/>
        <w:gridCol w:w="4260"/>
      </w:tblGrid>
      <w:tr w:rsidR="004B41FA" w14:paraId="67027F42"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7701A30D" w14:textId="77777777" w:rsidR="004B41FA" w:rsidRDefault="004B41FA" w:rsidP="00552B9F">
            <w:r>
              <w:t>ID</w:t>
            </w:r>
          </w:p>
        </w:tc>
        <w:tc>
          <w:tcPr>
            <w:tcW w:w="4322" w:type="dxa"/>
          </w:tcPr>
          <w:p w14:paraId="14D914E0" w14:textId="77777777" w:rsidR="004B41FA" w:rsidRDefault="004B41FA" w:rsidP="00552B9F">
            <w:pPr>
              <w:cnfStyle w:val="100000000000" w:firstRow="1" w:lastRow="0" w:firstColumn="0" w:lastColumn="0" w:oddVBand="0" w:evenVBand="0" w:oddHBand="0" w:evenHBand="0" w:firstRowFirstColumn="0" w:firstRowLastColumn="0" w:lastRowFirstColumn="0" w:lastRowLastColumn="0"/>
            </w:pPr>
            <w:r>
              <w:t>CU 10.2</w:t>
            </w:r>
          </w:p>
        </w:tc>
      </w:tr>
      <w:tr w:rsidR="004B41FA" w14:paraId="31AA1DE8"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5D8F56B" w14:textId="77777777" w:rsidR="004B41FA" w:rsidRDefault="004B41FA" w:rsidP="00552B9F">
            <w:r>
              <w:t>Actor</w:t>
            </w:r>
          </w:p>
        </w:tc>
        <w:tc>
          <w:tcPr>
            <w:tcW w:w="4322" w:type="dxa"/>
          </w:tcPr>
          <w:p w14:paraId="4F4C0008" w14:textId="77777777"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14:paraId="112571C4"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664A0F71" w14:textId="77777777" w:rsidR="004B41FA" w:rsidRDefault="004B41FA" w:rsidP="00552B9F">
            <w:r>
              <w:t>Nombre</w:t>
            </w:r>
          </w:p>
        </w:tc>
        <w:tc>
          <w:tcPr>
            <w:tcW w:w="4322" w:type="dxa"/>
          </w:tcPr>
          <w:p w14:paraId="423F4ACD" w14:textId="77777777" w:rsidR="004B41FA" w:rsidRDefault="004B41FA" w:rsidP="004B41FA">
            <w:pPr>
              <w:cnfStyle w:val="000000000000" w:firstRow="0" w:lastRow="0" w:firstColumn="0" w:lastColumn="0" w:oddVBand="0" w:evenVBand="0" w:oddHBand="0" w:evenHBand="0" w:firstRowFirstColumn="0" w:firstRowLastColumn="0" w:lastRowFirstColumn="0" w:lastRowLastColumn="0"/>
            </w:pPr>
            <w:r>
              <w:t>Visualizar grupo</w:t>
            </w:r>
          </w:p>
        </w:tc>
      </w:tr>
      <w:tr w:rsidR="004B41FA" w14:paraId="1C945A45"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48A3721" w14:textId="77777777" w:rsidR="004B41FA" w:rsidRDefault="004B41FA" w:rsidP="00552B9F">
            <w:r>
              <w:t>Objetivo</w:t>
            </w:r>
          </w:p>
        </w:tc>
        <w:tc>
          <w:tcPr>
            <w:tcW w:w="4322" w:type="dxa"/>
          </w:tcPr>
          <w:p w14:paraId="2571DF68" w14:textId="77777777"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grupo del sistema.</w:t>
            </w:r>
          </w:p>
        </w:tc>
      </w:tr>
      <w:tr w:rsidR="004B41FA" w14:paraId="37A85DE9"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0257D978" w14:textId="77777777" w:rsidR="004B41FA" w:rsidRDefault="004B41FA" w:rsidP="00552B9F">
            <w:r>
              <w:t>Flujo</w:t>
            </w:r>
          </w:p>
        </w:tc>
        <w:tc>
          <w:tcPr>
            <w:tcW w:w="4322" w:type="dxa"/>
          </w:tcPr>
          <w:p w14:paraId="7F3E803F"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visualizar un grupo concreto.</w:t>
            </w:r>
          </w:p>
          <w:p w14:paraId="1BCADED0"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y la proporciona en un formulario.</w:t>
            </w:r>
          </w:p>
          <w:p w14:paraId="50D28796"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 la información todo el tiempo que quiera.</w:t>
            </w:r>
          </w:p>
        </w:tc>
      </w:tr>
      <w:tr w:rsidR="004B41FA" w14:paraId="0B708B59"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1277402" w14:textId="77777777" w:rsidR="004B41FA" w:rsidRDefault="004B41FA" w:rsidP="00552B9F">
            <w:r>
              <w:t>Excepciones</w:t>
            </w:r>
          </w:p>
        </w:tc>
        <w:tc>
          <w:tcPr>
            <w:tcW w:w="4322" w:type="dxa"/>
          </w:tcPr>
          <w:p w14:paraId="719A4BB0" w14:textId="77777777"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w:t>
            </w:r>
            <w:r w:rsidR="00BB3331">
              <w:t>e el grupo. El sistema informará</w:t>
            </w:r>
            <w:r>
              <w:t xml:space="preserve"> al administrador, terminando el caso de uso.</w:t>
            </w:r>
          </w:p>
          <w:p w14:paraId="47568C68" w14:textId="77777777"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w:t>
            </w:r>
            <w:r w:rsidR="00BB3331">
              <w:t xml:space="preserve"> información. El sistema avisará</w:t>
            </w:r>
            <w:r>
              <w:t xml:space="preserve"> al administrador. Terminando el caso de uso de inmediato.</w:t>
            </w:r>
          </w:p>
          <w:p w14:paraId="5E555A28" w14:textId="77777777"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w:t>
            </w:r>
            <w:r w:rsidR="00BB3331">
              <w:t>ma mandará</w:t>
            </w:r>
            <w:r>
              <w:t xml:space="preserve"> al usuario al estado de autenticación para solicitar de nuevo.</w:t>
            </w:r>
          </w:p>
        </w:tc>
      </w:tr>
    </w:tbl>
    <w:p w14:paraId="6C09A4FB" w14:textId="77777777" w:rsidR="005F690B" w:rsidRDefault="005F690B" w:rsidP="003C55EF">
      <w:pPr>
        <w:pStyle w:val="Descripcin"/>
        <w:keepNext/>
        <w:rPr>
          <w:ins w:id="1589" w:author="RAQUEL BLANCO AGUIRRE" w:date="2017-06-28T13:41:00Z"/>
        </w:rPr>
      </w:pPr>
      <w:bookmarkStart w:id="1590" w:name="_Toc479072912"/>
      <w:bookmarkStart w:id="1591" w:name="_Toc479328522"/>
    </w:p>
    <w:p w14:paraId="779E8E80" w14:textId="4D2F06A8" w:rsidR="003C55EF" w:rsidRDefault="003C55EF" w:rsidP="003C55EF">
      <w:pPr>
        <w:pStyle w:val="Descripcin"/>
        <w:keepNext/>
      </w:pPr>
      <w:bookmarkStart w:id="1592" w:name="_Toc487482860"/>
      <w:r>
        <w:t xml:space="preserve">Tabla </w:t>
      </w:r>
      <w:ins w:id="1593"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594"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595" w:author="Raul García Fernández" w:date="2017-07-10T20:50:00Z">
        <w:r w:rsidR="009D59D5">
          <w:rPr>
            <w:noProof/>
          </w:rPr>
          <w:t>37</w:t>
        </w:r>
      </w:ins>
      <w:ins w:id="1596" w:author="Raul García Fernández" w:date="2017-06-30T18:00:00Z">
        <w:r w:rsidR="00003005">
          <w:fldChar w:fldCharType="end"/>
        </w:r>
      </w:ins>
      <w:del w:id="1597"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37</w:delText>
        </w:r>
        <w:r w:rsidR="008D0F98" w:rsidDel="00003005">
          <w:rPr>
            <w:noProof/>
          </w:rPr>
          <w:fldChar w:fldCharType="end"/>
        </w:r>
      </w:del>
      <w:r>
        <w:t xml:space="preserve"> (Eliminar grupo)</w:t>
      </w:r>
      <w:bookmarkEnd w:id="1590"/>
      <w:bookmarkEnd w:id="1591"/>
      <w:bookmarkEnd w:id="1592"/>
    </w:p>
    <w:tbl>
      <w:tblPr>
        <w:tblStyle w:val="Tabladecuadrcula4"/>
        <w:tblW w:w="0" w:type="auto"/>
        <w:tblLook w:val="04A0" w:firstRow="1" w:lastRow="0" w:firstColumn="1" w:lastColumn="0" w:noHBand="0" w:noVBand="1"/>
      </w:tblPr>
      <w:tblGrid>
        <w:gridCol w:w="4235"/>
        <w:gridCol w:w="4259"/>
      </w:tblGrid>
      <w:tr w:rsidR="00556A53" w14:paraId="78722ECB"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8CDB50C" w14:textId="77777777" w:rsidR="00556A53" w:rsidRDefault="00556A53" w:rsidP="00552B9F">
            <w:r>
              <w:t>ID</w:t>
            </w:r>
          </w:p>
        </w:tc>
        <w:tc>
          <w:tcPr>
            <w:tcW w:w="4322" w:type="dxa"/>
          </w:tcPr>
          <w:p w14:paraId="26A73A3E" w14:textId="77777777" w:rsidR="00556A53" w:rsidRDefault="00556A53" w:rsidP="00552B9F">
            <w:pPr>
              <w:cnfStyle w:val="100000000000" w:firstRow="1" w:lastRow="0" w:firstColumn="0" w:lastColumn="0" w:oddVBand="0" w:evenVBand="0" w:oddHBand="0" w:evenHBand="0" w:firstRowFirstColumn="0" w:firstRowLastColumn="0" w:lastRowFirstColumn="0" w:lastRowLastColumn="0"/>
            </w:pPr>
            <w:r>
              <w:t>CU 10.3</w:t>
            </w:r>
          </w:p>
        </w:tc>
      </w:tr>
      <w:tr w:rsidR="00556A53" w14:paraId="486F2ECF"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F7A0C85" w14:textId="77777777" w:rsidR="00556A53" w:rsidRDefault="00556A53" w:rsidP="00552B9F">
            <w:r>
              <w:t>Actor</w:t>
            </w:r>
          </w:p>
        </w:tc>
        <w:tc>
          <w:tcPr>
            <w:tcW w:w="4322" w:type="dxa"/>
          </w:tcPr>
          <w:p w14:paraId="183F1E04" w14:textId="77777777"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14:paraId="0CE7EF40"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6C638D3E" w14:textId="77777777" w:rsidR="00556A53" w:rsidRDefault="00556A53" w:rsidP="00552B9F">
            <w:r>
              <w:t>Nombre</w:t>
            </w:r>
          </w:p>
        </w:tc>
        <w:tc>
          <w:tcPr>
            <w:tcW w:w="4322" w:type="dxa"/>
          </w:tcPr>
          <w:p w14:paraId="422E7FC1" w14:textId="77777777" w:rsidR="00556A53" w:rsidRDefault="00556A53" w:rsidP="00552B9F">
            <w:pPr>
              <w:cnfStyle w:val="000000000000" w:firstRow="0" w:lastRow="0" w:firstColumn="0" w:lastColumn="0" w:oddVBand="0" w:evenVBand="0" w:oddHBand="0" w:evenHBand="0" w:firstRowFirstColumn="0" w:firstRowLastColumn="0" w:lastRowFirstColumn="0" w:lastRowLastColumn="0"/>
            </w:pPr>
            <w:r>
              <w:t>Eliminar grupo</w:t>
            </w:r>
          </w:p>
        </w:tc>
      </w:tr>
      <w:tr w:rsidR="00556A53" w14:paraId="4AD9B966"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8D21F73" w14:textId="77777777" w:rsidR="00556A53" w:rsidRDefault="00556A53" w:rsidP="00552B9F">
            <w:r>
              <w:t>Objetivo</w:t>
            </w:r>
          </w:p>
        </w:tc>
        <w:tc>
          <w:tcPr>
            <w:tcW w:w="4322" w:type="dxa"/>
          </w:tcPr>
          <w:p w14:paraId="700D5744" w14:textId="77777777"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solicita eliminar un grupo</w:t>
            </w:r>
          </w:p>
        </w:tc>
      </w:tr>
      <w:tr w:rsidR="00556A53" w14:paraId="28FE52F7"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1DAA54E6" w14:textId="77777777" w:rsidR="00556A53" w:rsidRDefault="00556A53" w:rsidP="00552B9F">
            <w:r>
              <w:t>Flujo</w:t>
            </w:r>
          </w:p>
        </w:tc>
        <w:tc>
          <w:tcPr>
            <w:tcW w:w="4322" w:type="dxa"/>
          </w:tcPr>
          <w:p w14:paraId="2A87C30A" w14:textId="77777777" w:rsidR="00556A53"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eliminar un grupo</w:t>
            </w:r>
            <w:r w:rsidR="00DF22E3">
              <w:t xml:space="preserve"> determinado</w:t>
            </w:r>
            <w:r>
              <w:t>.</w:t>
            </w:r>
          </w:p>
          <w:p w14:paraId="3552150D" w14:textId="5268B190" w:rsidR="00DF22E3" w:rsidRDefault="00DF22E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inicia el CU 3.7 con </w:t>
            </w:r>
            <w:del w:id="1598" w:author="Raul García Fernández" w:date="2017-06-30T18:31:00Z">
              <w:r w:rsidDel="006D1186">
                <w:delText>la  identidad</w:delText>
              </w:r>
            </w:del>
            <w:ins w:id="1599" w:author="Raul García Fernández" w:date="2017-06-30T18:31:00Z">
              <w:r w:rsidR="006D1186">
                <w:t>la identidad</w:t>
              </w:r>
            </w:ins>
            <w:r>
              <w:t xml:space="preserve"> del administrador y el grupo determinado.</w:t>
            </w:r>
          </w:p>
        </w:tc>
      </w:tr>
      <w:tr w:rsidR="00556A53" w14:paraId="639AA76E"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FC18CE5" w14:textId="77777777" w:rsidR="00556A53" w:rsidRDefault="00556A53" w:rsidP="00552B9F">
            <w:r>
              <w:t>Excepciones</w:t>
            </w:r>
          </w:p>
        </w:tc>
        <w:tc>
          <w:tcPr>
            <w:tcW w:w="4322" w:type="dxa"/>
          </w:tcPr>
          <w:p w14:paraId="7F470BBF" w14:textId="77777777" w:rsidR="00556A53" w:rsidRDefault="00E3677B"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3F160958" w14:textId="77777777" w:rsidR="003F5445" w:rsidRDefault="003F5445" w:rsidP="003F5445"/>
    <w:p w14:paraId="4B713B67" w14:textId="77777777" w:rsidR="00556A53" w:rsidDel="00D52F31" w:rsidRDefault="00556A53" w:rsidP="003F5445">
      <w:pPr>
        <w:rPr>
          <w:del w:id="1600" w:author="Raul García Fernández" w:date="2017-07-10T20:41:00Z"/>
        </w:rPr>
      </w:pPr>
    </w:p>
    <w:p w14:paraId="5200AE5E" w14:textId="77777777" w:rsidR="00D47DD5" w:rsidDel="00D52F31" w:rsidRDefault="00D47DD5" w:rsidP="003F5445">
      <w:pPr>
        <w:rPr>
          <w:del w:id="1601" w:author="Raul García Fernández" w:date="2017-07-10T20:41:00Z"/>
        </w:rPr>
      </w:pPr>
    </w:p>
    <w:p w14:paraId="7F2E1EB7" w14:textId="77777777" w:rsidR="00D47DD5" w:rsidRPr="003F5445" w:rsidRDefault="00D47DD5" w:rsidP="003F5445"/>
    <w:p w14:paraId="275D5921" w14:textId="77777777" w:rsidR="008C539C" w:rsidRPr="008E360A" w:rsidRDefault="008C539C" w:rsidP="00E05A54">
      <w:pPr>
        <w:pStyle w:val="Ttulo2"/>
        <w:numPr>
          <w:ilvl w:val="1"/>
          <w:numId w:val="1"/>
        </w:numPr>
        <w:rPr>
          <w:szCs w:val="56"/>
        </w:rPr>
      </w:pPr>
      <w:bookmarkStart w:id="1602" w:name="_Toc487482732"/>
      <w:r w:rsidRPr="008E360A">
        <w:rPr>
          <w:szCs w:val="56"/>
        </w:rPr>
        <w:lastRenderedPageBreak/>
        <w:t>Administración</w:t>
      </w:r>
      <w:r w:rsidR="00552024" w:rsidRPr="008E360A">
        <w:rPr>
          <w:szCs w:val="56"/>
        </w:rPr>
        <w:t xml:space="preserve"> de ejecuciones</w:t>
      </w:r>
      <w:bookmarkEnd w:id="1602"/>
      <w:del w:id="1603" w:author="RAQUEL BLANCO AGUIRRE" w:date="2017-06-28T13:41:00Z">
        <w:r w:rsidR="00552024" w:rsidRPr="008E360A" w:rsidDel="005F690B">
          <w:rPr>
            <w:szCs w:val="56"/>
          </w:rPr>
          <w:delText xml:space="preserve">: </w:delText>
        </w:r>
      </w:del>
    </w:p>
    <w:p w14:paraId="43310A33" w14:textId="77777777" w:rsidR="00AA2BC9" w:rsidRPr="00AA2BC9" w:rsidRDefault="00AA2BC9" w:rsidP="00AA2BC9"/>
    <w:p w14:paraId="4B611DBE" w14:textId="32AB3149" w:rsidR="00C250AE" w:rsidRDefault="00AA2BC9" w:rsidP="00C250AE">
      <w:pPr>
        <w:keepNext/>
        <w:jc w:val="center"/>
      </w:pPr>
      <w:del w:id="1604" w:author="Raul García Fernández" w:date="2017-06-30T18:31:00Z">
        <w:r w:rsidRPr="00AA2BC9" w:rsidDel="006D1186">
          <w:rPr>
            <w:noProof/>
            <w:lang w:val="es-ES" w:eastAsia="es-ES"/>
          </w:rPr>
          <w:drawing>
            <wp:inline distT="0" distB="0" distL="0" distR="0" wp14:anchorId="4FBD2C3E" wp14:editId="41C1DCAC">
              <wp:extent cx="4419600" cy="30504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27496" cy="3055864"/>
                      </a:xfrm>
                      <a:prstGeom prst="rect">
                        <a:avLst/>
                      </a:prstGeom>
                    </pic:spPr>
                  </pic:pic>
                </a:graphicData>
              </a:graphic>
            </wp:inline>
          </w:drawing>
        </w:r>
      </w:del>
      <w:ins w:id="1605" w:author="Raul García Fernández" w:date="2017-06-30T18:31:00Z">
        <w:r w:rsidR="006D1186">
          <w:object w:dxaOrig="9646" w:dyaOrig="4546" w14:anchorId="4153737E">
            <v:shape id="_x0000_i1038" type="#_x0000_t75" style="width:390pt;height:183.75pt" o:ole="">
              <v:imagedata r:id="rId60" o:title=""/>
            </v:shape>
            <o:OLEObject Type="Embed" ProgID="Visio.Drawing.15" ShapeID="_x0000_i1038" DrawAspect="Content" ObjectID="_1561225060" r:id="rId61"/>
          </w:object>
        </w:r>
      </w:ins>
    </w:p>
    <w:p w14:paraId="67BEEC58" w14:textId="41FA5431" w:rsidR="00452109" w:rsidRDefault="00C250AE" w:rsidP="00D47DD5">
      <w:pPr>
        <w:pStyle w:val="Descripcin"/>
        <w:jc w:val="center"/>
      </w:pPr>
      <w:bookmarkStart w:id="1606" w:name="_Toc479072874"/>
      <w:bookmarkStart w:id="1607" w:name="_Toc479328461"/>
      <w:bookmarkStart w:id="1608" w:name="_Toc487482798"/>
      <w:r>
        <w:t xml:space="preserve">Ilustración </w:t>
      </w:r>
      <w:r w:rsidR="00B948F6">
        <w:fldChar w:fldCharType="begin"/>
      </w:r>
      <w:r w:rsidR="00B948F6">
        <w:instrText xml:space="preserve"> STYLEREF 1 \s </w:instrText>
      </w:r>
      <w:r w:rsidR="00B948F6">
        <w:fldChar w:fldCharType="separate"/>
      </w:r>
      <w:r w:rsidR="009D59D5">
        <w:rPr>
          <w:noProof/>
        </w:rPr>
        <w:t>4</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11</w:t>
      </w:r>
      <w:r w:rsidR="00B948F6">
        <w:rPr>
          <w:noProof/>
        </w:rPr>
        <w:fldChar w:fldCharType="end"/>
      </w:r>
      <w:r>
        <w:t xml:space="preserve"> (Administración de ejecuciones)</w:t>
      </w:r>
      <w:bookmarkEnd w:id="1606"/>
      <w:bookmarkEnd w:id="1607"/>
      <w:bookmarkEnd w:id="1608"/>
    </w:p>
    <w:p w14:paraId="227DE282" w14:textId="52A635BC" w:rsidR="003C55EF" w:rsidRDefault="003C55EF" w:rsidP="003C55EF">
      <w:pPr>
        <w:pStyle w:val="Descripcin"/>
        <w:keepNext/>
      </w:pPr>
      <w:bookmarkStart w:id="1609" w:name="_Toc479072913"/>
      <w:bookmarkStart w:id="1610" w:name="_Toc479328523"/>
      <w:bookmarkStart w:id="1611" w:name="_Toc487482861"/>
      <w:r>
        <w:t xml:space="preserve">Tabla </w:t>
      </w:r>
      <w:ins w:id="1612"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613"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614" w:author="Raul García Fernández" w:date="2017-07-10T20:50:00Z">
        <w:r w:rsidR="009D59D5">
          <w:rPr>
            <w:noProof/>
          </w:rPr>
          <w:t>38</w:t>
        </w:r>
      </w:ins>
      <w:ins w:id="1615" w:author="Raul García Fernández" w:date="2017-06-30T18:00:00Z">
        <w:r w:rsidR="00003005">
          <w:fldChar w:fldCharType="end"/>
        </w:r>
      </w:ins>
      <w:del w:id="1616"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38</w:delText>
        </w:r>
        <w:r w:rsidR="008D0F98" w:rsidDel="00003005">
          <w:rPr>
            <w:noProof/>
          </w:rPr>
          <w:fldChar w:fldCharType="end"/>
        </w:r>
      </w:del>
      <w:r>
        <w:t xml:space="preserve"> (Listar ejecución)</w:t>
      </w:r>
      <w:bookmarkEnd w:id="1609"/>
      <w:bookmarkEnd w:id="1610"/>
      <w:bookmarkEnd w:id="1611"/>
    </w:p>
    <w:tbl>
      <w:tblPr>
        <w:tblStyle w:val="Tabladecuadrcula4"/>
        <w:tblW w:w="0" w:type="auto"/>
        <w:tblLook w:val="04A0" w:firstRow="1" w:lastRow="0" w:firstColumn="1" w:lastColumn="0" w:noHBand="0" w:noVBand="1"/>
      </w:tblPr>
      <w:tblGrid>
        <w:gridCol w:w="4234"/>
        <w:gridCol w:w="4260"/>
      </w:tblGrid>
      <w:tr w:rsidR="00465DA5" w14:paraId="71F4CE4D"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2675657" w14:textId="77777777" w:rsidR="00465DA5" w:rsidRDefault="00465DA5" w:rsidP="00552B9F">
            <w:r>
              <w:t>ID</w:t>
            </w:r>
          </w:p>
        </w:tc>
        <w:tc>
          <w:tcPr>
            <w:tcW w:w="4322" w:type="dxa"/>
          </w:tcPr>
          <w:p w14:paraId="61681B86" w14:textId="77777777" w:rsidR="00465DA5" w:rsidRDefault="00465DA5" w:rsidP="00552B9F">
            <w:pPr>
              <w:cnfStyle w:val="100000000000" w:firstRow="1" w:lastRow="0" w:firstColumn="0" w:lastColumn="0" w:oddVBand="0" w:evenVBand="0" w:oddHBand="0" w:evenHBand="0" w:firstRowFirstColumn="0" w:firstRowLastColumn="0" w:lastRowFirstColumn="0" w:lastRowLastColumn="0"/>
            </w:pPr>
            <w:r>
              <w:t>CU 11.1</w:t>
            </w:r>
          </w:p>
        </w:tc>
      </w:tr>
      <w:tr w:rsidR="00465DA5" w14:paraId="176FC45D"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79B4C05" w14:textId="77777777" w:rsidR="00465DA5" w:rsidRDefault="00465DA5" w:rsidP="00552B9F">
            <w:r>
              <w:t>Actor</w:t>
            </w:r>
          </w:p>
        </w:tc>
        <w:tc>
          <w:tcPr>
            <w:tcW w:w="4322" w:type="dxa"/>
          </w:tcPr>
          <w:p w14:paraId="7BC032F4" w14:textId="77777777"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14:paraId="34C53F5A"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35CCD1DE" w14:textId="77777777" w:rsidR="00465DA5" w:rsidRDefault="00465DA5" w:rsidP="00552B9F">
            <w:r>
              <w:t>Nombre</w:t>
            </w:r>
          </w:p>
        </w:tc>
        <w:tc>
          <w:tcPr>
            <w:tcW w:w="4322" w:type="dxa"/>
          </w:tcPr>
          <w:p w14:paraId="0D9C0054" w14:textId="77777777" w:rsidR="00465DA5" w:rsidRDefault="00465DA5" w:rsidP="00465DA5">
            <w:pPr>
              <w:cnfStyle w:val="000000000000" w:firstRow="0" w:lastRow="0" w:firstColumn="0" w:lastColumn="0" w:oddVBand="0" w:evenVBand="0" w:oddHBand="0" w:evenHBand="0" w:firstRowFirstColumn="0" w:firstRowLastColumn="0" w:lastRowFirstColumn="0" w:lastRowLastColumn="0"/>
            </w:pPr>
            <w:r>
              <w:t>Listar ejecución</w:t>
            </w:r>
          </w:p>
        </w:tc>
      </w:tr>
      <w:tr w:rsidR="00465DA5" w14:paraId="0FDBA0C6"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E1C3950" w14:textId="77777777" w:rsidR="00465DA5" w:rsidRDefault="00465DA5" w:rsidP="00552B9F">
            <w:r>
              <w:t>Objetivo</w:t>
            </w:r>
          </w:p>
        </w:tc>
        <w:tc>
          <w:tcPr>
            <w:tcW w:w="4322" w:type="dxa"/>
          </w:tcPr>
          <w:p w14:paraId="6BCF6ED4" w14:textId="77777777"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todas las ejecuciones del sistema.</w:t>
            </w:r>
          </w:p>
        </w:tc>
      </w:tr>
      <w:tr w:rsidR="00465DA5" w14:paraId="7621A864"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77B372D0" w14:textId="77777777" w:rsidR="00465DA5" w:rsidRDefault="00465DA5" w:rsidP="00552B9F">
            <w:r>
              <w:t>Flujo</w:t>
            </w:r>
          </w:p>
        </w:tc>
        <w:tc>
          <w:tcPr>
            <w:tcW w:w="4322" w:type="dxa"/>
          </w:tcPr>
          <w:p w14:paraId="3A48A02E"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listar todas las ejecuciones del sistema.</w:t>
            </w:r>
          </w:p>
          <w:p w14:paraId="0F35E00D"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lista todas las ejecuciones y se los muestra al administrador.</w:t>
            </w:r>
          </w:p>
          <w:p w14:paraId="20E1164F" w14:textId="77777777" w:rsidR="00465DA5" w:rsidRDefault="00465DA5"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observarlo todo el tiempo que quiera.</w:t>
            </w:r>
          </w:p>
        </w:tc>
      </w:tr>
      <w:tr w:rsidR="00465DA5" w14:paraId="05C8571C" w14:textId="77777777" w:rsidTr="00E3677B">
        <w:trPr>
          <w:cnfStyle w:val="000000100000" w:firstRow="0" w:lastRow="0" w:firstColumn="0" w:lastColumn="0" w:oddVBand="0" w:evenVBand="0" w:oddHBand="1" w:evenHBand="0" w:firstRowFirstColumn="0" w:firstRowLastColumn="0" w:lastRowFirstColumn="0" w:lastRowLastColumn="0"/>
          <w:trHeight w:val="2806"/>
        </w:trPr>
        <w:tc>
          <w:tcPr>
            <w:cnfStyle w:val="001000000000" w:firstRow="0" w:lastRow="0" w:firstColumn="1" w:lastColumn="0" w:oddVBand="0" w:evenVBand="0" w:oddHBand="0" w:evenHBand="0" w:firstRowFirstColumn="0" w:firstRowLastColumn="0" w:lastRowFirstColumn="0" w:lastRowLastColumn="0"/>
            <w:tcW w:w="4322" w:type="dxa"/>
          </w:tcPr>
          <w:p w14:paraId="0446006A" w14:textId="77777777" w:rsidR="00465DA5" w:rsidRDefault="00465DA5" w:rsidP="00552B9F">
            <w:r>
              <w:t>Excepciones</w:t>
            </w:r>
          </w:p>
        </w:tc>
        <w:tc>
          <w:tcPr>
            <w:tcW w:w="4322" w:type="dxa"/>
          </w:tcPr>
          <w:p w14:paraId="0C8A8E32" w14:textId="77777777"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w:t>
            </w:r>
            <w:r w:rsidR="00BB3331">
              <w:t>stado de datos. El sistema continuará</w:t>
            </w:r>
            <w:r>
              <w:t xml:space="preserve"> con la ejecución, tratando cada ejecución que se genere excepción como ejecución vacía.</w:t>
            </w:r>
          </w:p>
          <w:p w14:paraId="3A7DC3AB" w14:textId="77777777" w:rsidR="00465DA5" w:rsidRDefault="00E3677B"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71C2746E" w14:textId="77777777" w:rsidR="00465DA5" w:rsidRDefault="00465DA5" w:rsidP="00465DA5"/>
    <w:p w14:paraId="4BF9A70E" w14:textId="54366500" w:rsidR="003C55EF" w:rsidDel="00D52F31" w:rsidRDefault="003C55EF" w:rsidP="003C55EF">
      <w:pPr>
        <w:pStyle w:val="Descripcin"/>
        <w:keepNext/>
        <w:rPr>
          <w:del w:id="1617" w:author="Raul García Fernández" w:date="2017-07-10T20:41:00Z"/>
        </w:rPr>
      </w:pPr>
      <w:bookmarkStart w:id="1618" w:name="_Toc479072914"/>
      <w:bookmarkStart w:id="1619" w:name="_Toc479328524"/>
      <w:bookmarkStart w:id="1620" w:name="_Toc487482862"/>
      <w:r>
        <w:lastRenderedPageBreak/>
        <w:t xml:space="preserve">Tabla </w:t>
      </w:r>
      <w:ins w:id="1621" w:author="Raul García Fernández" w:date="2017-06-30T18:00:00Z">
        <w:r w:rsidR="00003005">
          <w:rPr>
            <w:b w:val="0"/>
            <w:bCs w:val="0"/>
          </w:rPr>
          <w:fldChar w:fldCharType="begin"/>
        </w:r>
        <w:r w:rsidR="00003005">
          <w:instrText xml:space="preserve"> STYLEREF 1 \s </w:instrText>
        </w:r>
      </w:ins>
      <w:r w:rsidR="00003005">
        <w:rPr>
          <w:b w:val="0"/>
          <w:bCs w:val="0"/>
        </w:rPr>
        <w:fldChar w:fldCharType="separate"/>
      </w:r>
      <w:r w:rsidR="009D59D5">
        <w:rPr>
          <w:noProof/>
        </w:rPr>
        <w:t>4</w:t>
      </w:r>
      <w:ins w:id="1622" w:author="Raul García Fernández" w:date="2017-06-30T18:00:00Z">
        <w:r w:rsidR="00003005">
          <w:rPr>
            <w:b w:val="0"/>
            <w:bCs w:val="0"/>
          </w:rPr>
          <w:fldChar w:fldCharType="end"/>
        </w:r>
        <w:r w:rsidR="00003005">
          <w:noBreakHyphen/>
        </w:r>
        <w:r w:rsidR="00003005">
          <w:rPr>
            <w:b w:val="0"/>
            <w:bCs w:val="0"/>
          </w:rPr>
          <w:fldChar w:fldCharType="begin"/>
        </w:r>
        <w:r w:rsidR="00003005">
          <w:instrText xml:space="preserve"> SEQ Tabla \* ARABIC \s 1 </w:instrText>
        </w:r>
      </w:ins>
      <w:r w:rsidR="00003005">
        <w:rPr>
          <w:b w:val="0"/>
          <w:bCs w:val="0"/>
        </w:rPr>
        <w:fldChar w:fldCharType="separate"/>
      </w:r>
      <w:ins w:id="1623" w:author="Raul García Fernández" w:date="2017-07-10T20:50:00Z">
        <w:r w:rsidR="009D59D5">
          <w:rPr>
            <w:noProof/>
          </w:rPr>
          <w:t>39</w:t>
        </w:r>
      </w:ins>
      <w:ins w:id="1624" w:author="Raul García Fernández" w:date="2017-06-30T18:00:00Z">
        <w:r w:rsidR="00003005">
          <w:rPr>
            <w:b w:val="0"/>
            <w:bCs w:val="0"/>
          </w:rPr>
          <w:fldChar w:fldCharType="end"/>
        </w:r>
      </w:ins>
      <w:del w:id="1625" w:author="Raul García Fernández" w:date="2017-06-30T18:00:00Z">
        <w:r w:rsidR="008D0F98" w:rsidDel="00003005">
          <w:rPr>
            <w:b w:val="0"/>
            <w:bCs w:val="0"/>
          </w:rPr>
          <w:fldChar w:fldCharType="begin"/>
        </w:r>
        <w:r w:rsidR="008D0F98" w:rsidDel="00003005">
          <w:delInstrText xml:space="preserve"> STYLEREF 1 \s </w:delInstrText>
        </w:r>
        <w:r w:rsidR="008D0F98" w:rsidDel="00003005">
          <w:rPr>
            <w:b w:val="0"/>
            <w:bCs w:val="0"/>
          </w:rPr>
          <w:fldChar w:fldCharType="separate"/>
        </w:r>
        <w:r w:rsidR="003C3EAA" w:rsidDel="00003005">
          <w:rPr>
            <w:noProof/>
          </w:rPr>
          <w:delText>5</w:delText>
        </w:r>
        <w:r w:rsidR="008D0F98" w:rsidDel="00003005">
          <w:rPr>
            <w:b w:val="0"/>
            <w:bCs w:val="0"/>
            <w:noProof/>
          </w:rPr>
          <w:fldChar w:fldCharType="end"/>
        </w:r>
        <w:r w:rsidR="003C3EAA" w:rsidDel="00003005">
          <w:noBreakHyphen/>
        </w:r>
        <w:r w:rsidR="008D0F98" w:rsidDel="00003005">
          <w:rPr>
            <w:b w:val="0"/>
            <w:bCs w:val="0"/>
          </w:rPr>
          <w:fldChar w:fldCharType="begin"/>
        </w:r>
        <w:r w:rsidR="008D0F98" w:rsidDel="00003005">
          <w:delInstrText xml:space="preserve"> SEQ Tabla \* ARABIC \s 1 </w:delInstrText>
        </w:r>
        <w:r w:rsidR="008D0F98" w:rsidDel="00003005">
          <w:rPr>
            <w:b w:val="0"/>
            <w:bCs w:val="0"/>
          </w:rPr>
          <w:fldChar w:fldCharType="separate"/>
        </w:r>
        <w:r w:rsidR="003C3EAA" w:rsidDel="00003005">
          <w:rPr>
            <w:noProof/>
          </w:rPr>
          <w:delText>39</w:delText>
        </w:r>
        <w:r w:rsidR="008D0F98" w:rsidDel="00003005">
          <w:rPr>
            <w:b w:val="0"/>
            <w:bCs w:val="0"/>
            <w:noProof/>
          </w:rPr>
          <w:fldChar w:fldCharType="end"/>
        </w:r>
      </w:del>
      <w:r>
        <w:t xml:space="preserve"> (Visualizar ejecución)</w:t>
      </w:r>
      <w:bookmarkEnd w:id="1618"/>
      <w:bookmarkEnd w:id="1619"/>
      <w:bookmarkEnd w:id="1620"/>
    </w:p>
    <w:p w14:paraId="438AB11B" w14:textId="77777777" w:rsidR="00E3677B" w:rsidRPr="00E3677B" w:rsidRDefault="00E3677B">
      <w:pPr>
        <w:pStyle w:val="Descripcin"/>
        <w:keepNext/>
        <w:pPrChange w:id="1626" w:author="Raul García Fernández" w:date="2017-07-10T20:41:00Z">
          <w:pPr/>
        </w:pPrChange>
      </w:pPr>
    </w:p>
    <w:tbl>
      <w:tblPr>
        <w:tblStyle w:val="Tabladecuadrcula4"/>
        <w:tblW w:w="0" w:type="auto"/>
        <w:tblLook w:val="04A0" w:firstRow="1" w:lastRow="0" w:firstColumn="1" w:lastColumn="0" w:noHBand="0" w:noVBand="1"/>
      </w:tblPr>
      <w:tblGrid>
        <w:gridCol w:w="4234"/>
        <w:gridCol w:w="4260"/>
      </w:tblGrid>
      <w:tr w:rsidR="004B41FA" w14:paraId="05EAAD24"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AB93DAA" w14:textId="77777777" w:rsidR="004B41FA" w:rsidRDefault="004B41FA" w:rsidP="00552B9F">
            <w:r>
              <w:t>ID</w:t>
            </w:r>
          </w:p>
        </w:tc>
        <w:tc>
          <w:tcPr>
            <w:tcW w:w="4322" w:type="dxa"/>
          </w:tcPr>
          <w:p w14:paraId="6F7F68F7" w14:textId="77777777" w:rsidR="004B41FA" w:rsidRDefault="004B41FA" w:rsidP="00552B9F">
            <w:pPr>
              <w:cnfStyle w:val="100000000000" w:firstRow="1" w:lastRow="0" w:firstColumn="0" w:lastColumn="0" w:oddVBand="0" w:evenVBand="0" w:oddHBand="0" w:evenHBand="0" w:firstRowFirstColumn="0" w:firstRowLastColumn="0" w:lastRowFirstColumn="0" w:lastRowLastColumn="0"/>
            </w:pPr>
            <w:r>
              <w:t>CU 11.2</w:t>
            </w:r>
          </w:p>
        </w:tc>
      </w:tr>
      <w:tr w:rsidR="004B41FA" w14:paraId="618E2BEE"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700F6A7" w14:textId="77777777" w:rsidR="004B41FA" w:rsidRDefault="004B41FA" w:rsidP="00552B9F">
            <w:r>
              <w:t>Actor</w:t>
            </w:r>
          </w:p>
        </w:tc>
        <w:tc>
          <w:tcPr>
            <w:tcW w:w="4322" w:type="dxa"/>
          </w:tcPr>
          <w:p w14:paraId="1B031D77" w14:textId="77777777"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14:paraId="524DA31A"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2638312A" w14:textId="77777777" w:rsidR="004B41FA" w:rsidRDefault="004B41FA" w:rsidP="00552B9F">
            <w:r>
              <w:t>Nombre</w:t>
            </w:r>
          </w:p>
        </w:tc>
        <w:tc>
          <w:tcPr>
            <w:tcW w:w="4322" w:type="dxa"/>
          </w:tcPr>
          <w:p w14:paraId="54C2DAB8" w14:textId="77777777" w:rsidR="004B41FA" w:rsidRDefault="004B41FA" w:rsidP="004B41FA">
            <w:pPr>
              <w:cnfStyle w:val="000000000000" w:firstRow="0" w:lastRow="0" w:firstColumn="0" w:lastColumn="0" w:oddVBand="0" w:evenVBand="0" w:oddHBand="0" w:evenHBand="0" w:firstRowFirstColumn="0" w:firstRowLastColumn="0" w:lastRowFirstColumn="0" w:lastRowLastColumn="0"/>
            </w:pPr>
            <w:r>
              <w:t>Visualizar ejecución</w:t>
            </w:r>
          </w:p>
        </w:tc>
      </w:tr>
      <w:tr w:rsidR="004B41FA" w14:paraId="567D88FB"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0777099F" w14:textId="77777777" w:rsidR="004B41FA" w:rsidRDefault="004B41FA" w:rsidP="00552B9F">
            <w:r>
              <w:t>Objetivo</w:t>
            </w:r>
          </w:p>
        </w:tc>
        <w:tc>
          <w:tcPr>
            <w:tcW w:w="4322" w:type="dxa"/>
          </w:tcPr>
          <w:p w14:paraId="7CB8BED2" w14:textId="77777777"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ejecución del sistema.</w:t>
            </w:r>
          </w:p>
        </w:tc>
      </w:tr>
      <w:tr w:rsidR="004B41FA" w14:paraId="2EA005ED"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28FCE76B" w14:textId="77777777" w:rsidR="004B41FA" w:rsidRDefault="004B41FA" w:rsidP="00552B9F">
            <w:r>
              <w:t>Flujo</w:t>
            </w:r>
          </w:p>
        </w:tc>
        <w:tc>
          <w:tcPr>
            <w:tcW w:w="4322" w:type="dxa"/>
          </w:tcPr>
          <w:p w14:paraId="0946AC5F"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visualizar una ejecución concreta.</w:t>
            </w:r>
          </w:p>
          <w:p w14:paraId="774F6A56"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consigue la información y la proporciona en un formulario.</w:t>
            </w:r>
          </w:p>
          <w:p w14:paraId="3CAF5D6D" w14:textId="77777777" w:rsidR="004B41FA" w:rsidRDefault="004B41FA" w:rsidP="00552B9F">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puede observar la información todo el tiempo que quiera.</w:t>
            </w:r>
          </w:p>
        </w:tc>
      </w:tr>
      <w:tr w:rsidR="004B41FA" w14:paraId="35EE3FDA"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C101B15" w14:textId="77777777" w:rsidR="004B41FA" w:rsidRDefault="004B41FA" w:rsidP="00552B9F">
            <w:r>
              <w:t>Excepciones</w:t>
            </w:r>
          </w:p>
        </w:tc>
        <w:tc>
          <w:tcPr>
            <w:tcW w:w="4322" w:type="dxa"/>
          </w:tcPr>
          <w:p w14:paraId="20EBC122" w14:textId="77777777"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No existe </w:t>
            </w:r>
            <w:r w:rsidR="00556A53">
              <w:t>la ejecución</w:t>
            </w:r>
            <w:r w:rsidR="00BB3331">
              <w:t>. El sistema informará</w:t>
            </w:r>
            <w:r>
              <w:t xml:space="preserve"> al administrador, terminando el caso de uso.</w:t>
            </w:r>
          </w:p>
          <w:p w14:paraId="0F5CFA4A" w14:textId="77777777"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w:t>
            </w:r>
            <w:r w:rsidR="00BB3331">
              <w:t xml:space="preserve"> información. El sistema avisará</w:t>
            </w:r>
            <w:r>
              <w:t xml:space="preserve"> al administrador. Terminando el caso de uso de inmediato.</w:t>
            </w:r>
          </w:p>
          <w:p w14:paraId="7CFAA08D" w14:textId="77777777" w:rsidR="004B41FA" w:rsidRDefault="00E3677B"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10146723" w14:textId="77777777" w:rsidR="004B41FA" w:rsidRPr="00AA2BC9" w:rsidRDefault="004B41FA" w:rsidP="00465DA5"/>
    <w:p w14:paraId="79C5747D" w14:textId="5CB43972" w:rsidR="003C55EF" w:rsidRDefault="003C55EF" w:rsidP="003C55EF">
      <w:pPr>
        <w:pStyle w:val="Descripcin"/>
        <w:keepNext/>
      </w:pPr>
      <w:bookmarkStart w:id="1627" w:name="_Toc479072915"/>
      <w:bookmarkStart w:id="1628" w:name="_Toc479328525"/>
      <w:bookmarkStart w:id="1629" w:name="_Toc487482863"/>
      <w:r>
        <w:t xml:space="preserve">Tabla </w:t>
      </w:r>
      <w:ins w:id="1630"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631"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632" w:author="Raul García Fernández" w:date="2017-07-10T20:50:00Z">
        <w:r w:rsidR="009D59D5">
          <w:rPr>
            <w:noProof/>
          </w:rPr>
          <w:t>40</w:t>
        </w:r>
      </w:ins>
      <w:ins w:id="1633" w:author="Raul García Fernández" w:date="2017-06-30T18:00:00Z">
        <w:r w:rsidR="00003005">
          <w:fldChar w:fldCharType="end"/>
        </w:r>
      </w:ins>
      <w:del w:id="1634"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40</w:delText>
        </w:r>
        <w:r w:rsidR="008D0F98" w:rsidDel="00003005">
          <w:rPr>
            <w:noProof/>
          </w:rPr>
          <w:fldChar w:fldCharType="end"/>
        </w:r>
      </w:del>
      <w:r>
        <w:t xml:space="preserve"> (Eliminar ejecución)</w:t>
      </w:r>
      <w:bookmarkEnd w:id="1627"/>
      <w:bookmarkEnd w:id="1628"/>
      <w:bookmarkEnd w:id="1629"/>
    </w:p>
    <w:tbl>
      <w:tblPr>
        <w:tblStyle w:val="Tabladecuadrcula4"/>
        <w:tblW w:w="0" w:type="auto"/>
        <w:tblLook w:val="04A0" w:firstRow="1" w:lastRow="0" w:firstColumn="1" w:lastColumn="0" w:noHBand="0" w:noVBand="1"/>
      </w:tblPr>
      <w:tblGrid>
        <w:gridCol w:w="4234"/>
        <w:gridCol w:w="4260"/>
      </w:tblGrid>
      <w:tr w:rsidR="003F5445" w14:paraId="04F1A47E"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2712EA41" w14:textId="77777777" w:rsidR="003F5445" w:rsidRDefault="003F5445" w:rsidP="003F5445">
            <w:r>
              <w:t>ID</w:t>
            </w:r>
          </w:p>
        </w:tc>
        <w:tc>
          <w:tcPr>
            <w:tcW w:w="4322" w:type="dxa"/>
          </w:tcPr>
          <w:p w14:paraId="1BB1896C"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556A53">
              <w:t>11.3</w:t>
            </w:r>
          </w:p>
        </w:tc>
      </w:tr>
      <w:tr w:rsidR="003F5445" w14:paraId="6F1C396F"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540285A" w14:textId="77777777" w:rsidR="003F5445" w:rsidRDefault="003F5445" w:rsidP="003F5445">
            <w:r>
              <w:t>Actor</w:t>
            </w:r>
          </w:p>
        </w:tc>
        <w:tc>
          <w:tcPr>
            <w:tcW w:w="4322" w:type="dxa"/>
          </w:tcPr>
          <w:p w14:paraId="4958CF79" w14:textId="77777777" w:rsidR="003F5445" w:rsidRDefault="00556A53"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14:paraId="7CC20260"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28D4476B" w14:textId="77777777" w:rsidR="003F5445" w:rsidRDefault="003F5445" w:rsidP="003F5445">
            <w:r>
              <w:t>Nombre</w:t>
            </w:r>
          </w:p>
        </w:tc>
        <w:tc>
          <w:tcPr>
            <w:tcW w:w="4322" w:type="dxa"/>
          </w:tcPr>
          <w:p w14:paraId="72C4A384" w14:textId="77777777" w:rsidR="003F5445" w:rsidRDefault="00556A53" w:rsidP="003F5445">
            <w:pPr>
              <w:cnfStyle w:val="000000000000" w:firstRow="0" w:lastRow="0" w:firstColumn="0" w:lastColumn="0" w:oddVBand="0" w:evenVBand="0" w:oddHBand="0" w:evenHBand="0" w:firstRowFirstColumn="0" w:firstRowLastColumn="0" w:lastRowFirstColumn="0" w:lastRowLastColumn="0"/>
            </w:pPr>
            <w:r>
              <w:t xml:space="preserve">Eliminar ejecución </w:t>
            </w:r>
          </w:p>
        </w:tc>
      </w:tr>
      <w:tr w:rsidR="003F5445" w14:paraId="6DA7A3C0"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9E20DCB" w14:textId="77777777" w:rsidR="003F5445" w:rsidRDefault="003F5445" w:rsidP="003F5445">
            <w:r>
              <w:t>Objetivo</w:t>
            </w:r>
          </w:p>
        </w:tc>
        <w:tc>
          <w:tcPr>
            <w:tcW w:w="4322" w:type="dxa"/>
          </w:tcPr>
          <w:p w14:paraId="3037F465" w14:textId="77777777" w:rsidR="003F5445" w:rsidRDefault="00556A53" w:rsidP="003F5445">
            <w:pPr>
              <w:cnfStyle w:val="000000100000" w:firstRow="0" w:lastRow="0" w:firstColumn="0" w:lastColumn="0" w:oddVBand="0" w:evenVBand="0" w:oddHBand="1" w:evenHBand="0" w:firstRowFirstColumn="0" w:firstRowLastColumn="0" w:lastRowFirstColumn="0" w:lastRowLastColumn="0"/>
            </w:pPr>
            <w:r>
              <w:t>El administrador solicita eliminar una ejecución cualquiera del sistema.</w:t>
            </w:r>
          </w:p>
        </w:tc>
      </w:tr>
      <w:tr w:rsidR="003F5445" w14:paraId="380FAC7D"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5341ED84" w14:textId="77777777" w:rsidR="003F5445" w:rsidRDefault="003F5445" w:rsidP="003F5445">
            <w:r>
              <w:t>Flujo</w:t>
            </w:r>
          </w:p>
        </w:tc>
        <w:tc>
          <w:tcPr>
            <w:tcW w:w="4322" w:type="dxa"/>
          </w:tcPr>
          <w:p w14:paraId="2341C908" w14:textId="77777777" w:rsidR="003F5445" w:rsidRDefault="00556A53" w:rsidP="00556A5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eliminar una ejecución determinada.</w:t>
            </w:r>
          </w:p>
          <w:p w14:paraId="2DC9F6D9" w14:textId="77777777" w:rsidR="00DF22E3" w:rsidRDefault="00556A53" w:rsidP="00DF22E3">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inicia el </w:t>
            </w:r>
            <w:r w:rsidRPr="00452109">
              <w:rPr>
                <w:b/>
              </w:rPr>
              <w:t xml:space="preserve">CU </w:t>
            </w:r>
            <w:r w:rsidR="00DF22E3" w:rsidRPr="00452109">
              <w:rPr>
                <w:b/>
              </w:rPr>
              <w:t>5.3</w:t>
            </w:r>
            <w:r w:rsidR="00DF22E3">
              <w:t xml:space="preserve"> con la identidad del administrador.</w:t>
            </w:r>
          </w:p>
        </w:tc>
      </w:tr>
      <w:tr w:rsidR="003F5445" w14:paraId="03429F2A"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C590017" w14:textId="77777777" w:rsidR="003F5445" w:rsidRDefault="003F5445" w:rsidP="003F5445">
            <w:r>
              <w:t>Excepciones</w:t>
            </w:r>
          </w:p>
        </w:tc>
        <w:tc>
          <w:tcPr>
            <w:tcW w:w="4322" w:type="dxa"/>
          </w:tcPr>
          <w:p w14:paraId="0D65538A" w14:textId="77777777" w:rsidR="003F5445" w:rsidRDefault="00E3677B"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2DE0D36B" w14:textId="77777777" w:rsidR="003F5445" w:rsidDel="00D52F31" w:rsidRDefault="003F5445" w:rsidP="003F5445">
      <w:pPr>
        <w:rPr>
          <w:del w:id="1635" w:author="Raul García Fernández" w:date="2017-07-10T20:41:00Z"/>
        </w:rPr>
      </w:pPr>
    </w:p>
    <w:p w14:paraId="251B7C74" w14:textId="77777777" w:rsidR="00E3677B" w:rsidDel="00D52F31" w:rsidRDefault="00E3677B" w:rsidP="003F5445">
      <w:pPr>
        <w:rPr>
          <w:del w:id="1636" w:author="Raul García Fernández" w:date="2017-07-10T20:41:00Z"/>
        </w:rPr>
      </w:pPr>
    </w:p>
    <w:p w14:paraId="2A822AAF" w14:textId="77777777" w:rsidR="00E3677B" w:rsidRPr="003F5445" w:rsidRDefault="00E3677B" w:rsidP="003F5445"/>
    <w:p w14:paraId="5EAC4C6C" w14:textId="39D824D0" w:rsidR="003B1D73" w:rsidRPr="00E05A54" w:rsidRDefault="00D47DD5" w:rsidP="00E05A54">
      <w:pPr>
        <w:pStyle w:val="Ttulo2"/>
        <w:numPr>
          <w:ilvl w:val="1"/>
          <w:numId w:val="1"/>
        </w:numPr>
        <w:rPr>
          <w:szCs w:val="56"/>
        </w:rPr>
      </w:pPr>
      <w:commentRangeStart w:id="1637"/>
      <w:del w:id="1638" w:author="Raul García Fernández" w:date="2017-06-30T18:33:00Z">
        <w:r w:rsidRPr="00E05A54" w:rsidDel="00931546">
          <w:rPr>
            <w:szCs w:val="56"/>
          </w:rPr>
          <w:delText>Gestión</w:delText>
        </w:r>
        <w:r w:rsidR="008C539C" w:rsidRPr="00E05A54" w:rsidDel="00931546">
          <w:rPr>
            <w:szCs w:val="56"/>
          </w:rPr>
          <w:delText xml:space="preserve"> de administración</w:delText>
        </w:r>
      </w:del>
      <w:bookmarkStart w:id="1639" w:name="_Toc487482733"/>
      <w:ins w:id="1640" w:author="Raul García Fernández" w:date="2017-06-30T18:33:00Z">
        <w:r w:rsidR="00931546">
          <w:rPr>
            <w:szCs w:val="56"/>
          </w:rPr>
          <w:t>Administración de la aplicación</w:t>
        </w:r>
      </w:ins>
      <w:r w:rsidR="008C539C" w:rsidRPr="00E05A54">
        <w:rPr>
          <w:szCs w:val="56"/>
        </w:rPr>
        <w:t xml:space="preserve"> (App)</w:t>
      </w:r>
      <w:commentRangeEnd w:id="1637"/>
      <w:r w:rsidR="005F690B">
        <w:rPr>
          <w:rStyle w:val="Refdecomentario"/>
          <w:rFonts w:asciiTheme="minorHAnsi" w:eastAsiaTheme="minorHAnsi" w:hAnsiTheme="minorHAnsi" w:cstheme="minorBidi"/>
          <w:b w:val="0"/>
          <w:bCs w:val="0"/>
          <w:color w:val="auto"/>
        </w:rPr>
        <w:commentReference w:id="1637"/>
      </w:r>
      <w:bookmarkEnd w:id="1639"/>
      <w:del w:id="1641" w:author="RAQUEL BLANCO AGUIRRE" w:date="2017-06-28T13:42:00Z">
        <w:r w:rsidR="008C539C" w:rsidRPr="00E05A54" w:rsidDel="005F690B">
          <w:rPr>
            <w:szCs w:val="56"/>
          </w:rPr>
          <w:delText>:</w:delText>
        </w:r>
      </w:del>
    </w:p>
    <w:p w14:paraId="12FCA4B4" w14:textId="77777777" w:rsidR="003B1D73" w:rsidRPr="003B1D73" w:rsidRDefault="003B1D73" w:rsidP="003B1D73"/>
    <w:p w14:paraId="01473C3A" w14:textId="406454F9" w:rsidR="003B1D73" w:rsidRDefault="006D1186" w:rsidP="003B1D73">
      <w:pPr>
        <w:keepNext/>
        <w:jc w:val="center"/>
      </w:pPr>
      <w:ins w:id="1642" w:author="Raul García Fernández" w:date="2017-06-30T18:32:00Z">
        <w:r>
          <w:object w:dxaOrig="2911" w:dyaOrig="4546" w14:anchorId="63AF4220">
            <v:shape id="_x0000_i1039" type="#_x0000_t75" style="width:145.5pt;height:227.25pt" o:ole="">
              <v:imagedata r:id="rId62" o:title=""/>
            </v:shape>
            <o:OLEObject Type="Embed" ProgID="Visio.Drawing.15" ShapeID="_x0000_i1039" DrawAspect="Content" ObjectID="_1561225061" r:id="rId63"/>
          </w:object>
        </w:r>
      </w:ins>
      <w:del w:id="1643" w:author="Raul García Fernández" w:date="2017-06-30T18:32:00Z">
        <w:r w:rsidR="003B1D73" w:rsidRPr="003B1D73" w:rsidDel="006D1186">
          <w:rPr>
            <w:noProof/>
            <w:lang w:val="es-ES" w:eastAsia="es-ES"/>
          </w:rPr>
          <w:drawing>
            <wp:inline distT="0" distB="0" distL="0" distR="0" wp14:anchorId="53818CF7" wp14:editId="641CB08B">
              <wp:extent cx="1202969" cy="26944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202183" cy="2692641"/>
                      </a:xfrm>
                      <a:prstGeom prst="rect">
                        <a:avLst/>
                      </a:prstGeom>
                    </pic:spPr>
                  </pic:pic>
                </a:graphicData>
              </a:graphic>
            </wp:inline>
          </w:drawing>
        </w:r>
      </w:del>
    </w:p>
    <w:p w14:paraId="24DE1E57" w14:textId="794B44D7" w:rsidR="00E05A54" w:rsidRPr="00E05A54" w:rsidRDefault="003B1D73" w:rsidP="00D47DD5">
      <w:pPr>
        <w:pStyle w:val="Descripcin"/>
        <w:jc w:val="center"/>
      </w:pPr>
      <w:bookmarkStart w:id="1644" w:name="_Toc479072875"/>
      <w:bookmarkStart w:id="1645" w:name="_Toc479328462"/>
      <w:bookmarkStart w:id="1646" w:name="_Toc487482799"/>
      <w:r>
        <w:t xml:space="preserve">Ilustración </w:t>
      </w:r>
      <w:r w:rsidR="00B948F6">
        <w:fldChar w:fldCharType="begin"/>
      </w:r>
      <w:r w:rsidR="00B948F6">
        <w:instrText xml:space="preserve"> STYLEREF 1 \s </w:instrText>
      </w:r>
      <w:r w:rsidR="00B948F6">
        <w:fldChar w:fldCharType="separate"/>
      </w:r>
      <w:r w:rsidR="009D59D5">
        <w:rPr>
          <w:noProof/>
        </w:rPr>
        <w:t>4</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12</w:t>
      </w:r>
      <w:r w:rsidR="00B948F6">
        <w:rPr>
          <w:noProof/>
        </w:rPr>
        <w:fldChar w:fldCharType="end"/>
      </w:r>
      <w:r>
        <w:t xml:space="preserve"> (</w:t>
      </w:r>
      <w:r w:rsidR="00D47DD5">
        <w:t>Gestión</w:t>
      </w:r>
      <w:r>
        <w:t xml:space="preserve"> de administración)</w:t>
      </w:r>
      <w:bookmarkEnd w:id="1644"/>
      <w:bookmarkEnd w:id="1645"/>
      <w:bookmarkEnd w:id="1646"/>
    </w:p>
    <w:p w14:paraId="783EBBF5" w14:textId="4E9A64EA" w:rsidR="003C55EF" w:rsidRDefault="003C55EF" w:rsidP="003C55EF">
      <w:pPr>
        <w:pStyle w:val="Descripcin"/>
        <w:keepNext/>
      </w:pPr>
      <w:bookmarkStart w:id="1647" w:name="_Toc479072916"/>
      <w:bookmarkStart w:id="1648" w:name="_Toc479328526"/>
      <w:bookmarkStart w:id="1649" w:name="_Toc487482864"/>
      <w:r>
        <w:t xml:space="preserve">Tabla </w:t>
      </w:r>
      <w:ins w:id="1650" w:author="Raul García Fernández" w:date="2017-06-30T18:00:00Z">
        <w:r w:rsidR="00003005">
          <w:fldChar w:fldCharType="begin"/>
        </w:r>
        <w:r w:rsidR="00003005">
          <w:instrText xml:space="preserve"> STYLEREF 1 \s </w:instrText>
        </w:r>
      </w:ins>
      <w:r w:rsidR="00003005">
        <w:fldChar w:fldCharType="separate"/>
      </w:r>
      <w:r w:rsidR="009D59D5">
        <w:rPr>
          <w:noProof/>
        </w:rPr>
        <w:t>4</w:t>
      </w:r>
      <w:ins w:id="1651" w:author="Raul García Fernández" w:date="2017-06-30T18:00:00Z">
        <w:r w:rsidR="00003005">
          <w:fldChar w:fldCharType="end"/>
        </w:r>
        <w:r w:rsidR="00003005">
          <w:noBreakHyphen/>
        </w:r>
        <w:r w:rsidR="00003005">
          <w:fldChar w:fldCharType="begin"/>
        </w:r>
        <w:r w:rsidR="00003005">
          <w:instrText xml:space="preserve"> SEQ Tabla \* ARABIC \s 1 </w:instrText>
        </w:r>
      </w:ins>
      <w:r w:rsidR="00003005">
        <w:fldChar w:fldCharType="separate"/>
      </w:r>
      <w:ins w:id="1652" w:author="Raul García Fernández" w:date="2017-07-10T20:50:00Z">
        <w:r w:rsidR="009D59D5">
          <w:rPr>
            <w:noProof/>
          </w:rPr>
          <w:t>41</w:t>
        </w:r>
      </w:ins>
      <w:ins w:id="1653" w:author="Raul García Fernández" w:date="2017-06-30T18:00:00Z">
        <w:r w:rsidR="00003005">
          <w:fldChar w:fldCharType="end"/>
        </w:r>
      </w:ins>
      <w:del w:id="1654" w:author="Raul García Fernández" w:date="2017-06-30T18:00:00Z">
        <w:r w:rsidR="008D0F98" w:rsidDel="00003005">
          <w:fldChar w:fldCharType="begin"/>
        </w:r>
        <w:r w:rsidR="008D0F98" w:rsidDel="00003005">
          <w:delInstrText xml:space="preserve"> STYLEREF 1 \s </w:delInstrText>
        </w:r>
        <w:r w:rsidR="008D0F98" w:rsidDel="00003005">
          <w:fldChar w:fldCharType="separate"/>
        </w:r>
        <w:r w:rsidR="003C3EAA" w:rsidDel="00003005">
          <w:rPr>
            <w:noProof/>
          </w:rPr>
          <w:delText>5</w:delText>
        </w:r>
        <w:r w:rsidR="008D0F98" w:rsidDel="00003005">
          <w:rPr>
            <w:noProof/>
          </w:rPr>
          <w:fldChar w:fldCharType="end"/>
        </w:r>
        <w:r w:rsidR="003C3EAA" w:rsidDel="00003005">
          <w:noBreakHyphen/>
        </w:r>
        <w:r w:rsidR="008D0F98" w:rsidDel="00003005">
          <w:fldChar w:fldCharType="begin"/>
        </w:r>
        <w:r w:rsidR="008D0F98" w:rsidDel="00003005">
          <w:delInstrText xml:space="preserve"> SEQ Tabla \* ARABIC \s 1 </w:delInstrText>
        </w:r>
        <w:r w:rsidR="008D0F98" w:rsidDel="00003005">
          <w:fldChar w:fldCharType="separate"/>
        </w:r>
        <w:r w:rsidR="003C3EAA" w:rsidDel="00003005">
          <w:rPr>
            <w:noProof/>
          </w:rPr>
          <w:delText>41</w:delText>
        </w:r>
        <w:r w:rsidR="008D0F98" w:rsidDel="00003005">
          <w:rPr>
            <w:noProof/>
          </w:rPr>
          <w:fldChar w:fldCharType="end"/>
        </w:r>
      </w:del>
      <w:r>
        <w:t xml:space="preserve"> (Restaurar base de datos)</w:t>
      </w:r>
      <w:bookmarkEnd w:id="1647"/>
      <w:bookmarkEnd w:id="1648"/>
      <w:bookmarkEnd w:id="1649"/>
    </w:p>
    <w:tbl>
      <w:tblPr>
        <w:tblStyle w:val="Tabladecuadrcula4"/>
        <w:tblW w:w="0" w:type="auto"/>
        <w:tblLook w:val="04A0" w:firstRow="1" w:lastRow="0" w:firstColumn="1" w:lastColumn="0" w:noHBand="0" w:noVBand="1"/>
      </w:tblPr>
      <w:tblGrid>
        <w:gridCol w:w="4232"/>
        <w:gridCol w:w="4262"/>
      </w:tblGrid>
      <w:tr w:rsidR="003F5445" w14:paraId="6B4FC47B" w14:textId="77777777" w:rsidTr="00E36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19BD8EDE" w14:textId="77777777" w:rsidR="003F5445" w:rsidRDefault="003F5445" w:rsidP="003F5445">
            <w:r>
              <w:t>ID</w:t>
            </w:r>
          </w:p>
        </w:tc>
        <w:tc>
          <w:tcPr>
            <w:tcW w:w="4322" w:type="dxa"/>
          </w:tcPr>
          <w:p w14:paraId="181EA940" w14:textId="77777777"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206191">
              <w:t>12.1</w:t>
            </w:r>
          </w:p>
        </w:tc>
      </w:tr>
      <w:tr w:rsidR="003F5445" w14:paraId="4FE8A258"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E31806B" w14:textId="77777777" w:rsidR="003F5445" w:rsidRDefault="003F5445" w:rsidP="003F5445">
            <w:r>
              <w:t>Actor</w:t>
            </w:r>
          </w:p>
        </w:tc>
        <w:tc>
          <w:tcPr>
            <w:tcW w:w="4322" w:type="dxa"/>
          </w:tcPr>
          <w:p w14:paraId="7C186BB3" w14:textId="77777777" w:rsidR="003F5445" w:rsidRDefault="00206191"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14:paraId="0EABCDA9"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2AA8EE99" w14:textId="77777777" w:rsidR="003F5445" w:rsidRDefault="003F5445" w:rsidP="003F5445">
            <w:r>
              <w:t>Nombre</w:t>
            </w:r>
          </w:p>
        </w:tc>
        <w:tc>
          <w:tcPr>
            <w:tcW w:w="4322" w:type="dxa"/>
          </w:tcPr>
          <w:p w14:paraId="2DD63B40" w14:textId="77777777" w:rsidR="003F5445" w:rsidRDefault="00480FCE" w:rsidP="003F5445">
            <w:pPr>
              <w:cnfStyle w:val="000000000000" w:firstRow="0" w:lastRow="0" w:firstColumn="0" w:lastColumn="0" w:oddVBand="0" w:evenVBand="0" w:oddHBand="0" w:evenHBand="0" w:firstRowFirstColumn="0" w:firstRowLastColumn="0" w:lastRowFirstColumn="0" w:lastRowLastColumn="0"/>
            </w:pPr>
            <w:r>
              <w:t>Restaurar</w:t>
            </w:r>
            <w:r w:rsidR="00206191">
              <w:t xml:space="preserve"> base de datos</w:t>
            </w:r>
          </w:p>
        </w:tc>
      </w:tr>
      <w:tr w:rsidR="003F5445" w14:paraId="023A823F"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FFD83D7" w14:textId="77777777" w:rsidR="003F5445" w:rsidRDefault="003F5445" w:rsidP="003F5445">
            <w:r>
              <w:t>Objetivo</w:t>
            </w:r>
          </w:p>
        </w:tc>
        <w:tc>
          <w:tcPr>
            <w:tcW w:w="4322" w:type="dxa"/>
          </w:tcPr>
          <w:p w14:paraId="6BB7B8D4" w14:textId="77777777" w:rsidR="003F5445" w:rsidRDefault="00206191" w:rsidP="003F5445">
            <w:pPr>
              <w:cnfStyle w:val="000000100000" w:firstRow="0" w:lastRow="0" w:firstColumn="0" w:lastColumn="0" w:oddVBand="0" w:evenVBand="0" w:oddHBand="1" w:evenHBand="0" w:firstRowFirstColumn="0" w:firstRowLastColumn="0" w:lastRowFirstColumn="0" w:lastRowLastColumn="0"/>
            </w:pPr>
            <w:r>
              <w:t>Borrar toda la base de datos y restaurarla a un estado inicial.</w:t>
            </w:r>
          </w:p>
        </w:tc>
      </w:tr>
      <w:tr w:rsidR="003F5445" w14:paraId="43888E10" w14:textId="77777777" w:rsidTr="00E3677B">
        <w:tc>
          <w:tcPr>
            <w:cnfStyle w:val="001000000000" w:firstRow="0" w:lastRow="0" w:firstColumn="1" w:lastColumn="0" w:oddVBand="0" w:evenVBand="0" w:oddHBand="0" w:evenHBand="0" w:firstRowFirstColumn="0" w:firstRowLastColumn="0" w:lastRowFirstColumn="0" w:lastRowLastColumn="0"/>
            <w:tcW w:w="4322" w:type="dxa"/>
          </w:tcPr>
          <w:p w14:paraId="19A36DA7" w14:textId="77777777" w:rsidR="003F5445" w:rsidRDefault="003F5445" w:rsidP="003F5445">
            <w:r>
              <w:t>Flujo</w:t>
            </w:r>
          </w:p>
        </w:tc>
        <w:tc>
          <w:tcPr>
            <w:tcW w:w="4322" w:type="dxa"/>
          </w:tcPr>
          <w:p w14:paraId="2DB24D14" w14:textId="77777777" w:rsidR="003F5445" w:rsidRDefault="00206191"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solicita borrar la base de datos.</w:t>
            </w:r>
          </w:p>
          <w:p w14:paraId="2C43C598" w14:textId="77777777" w:rsidR="00206191" w:rsidRDefault="00206191"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pregunta si seguro quiere borrar la base de datos.</w:t>
            </w:r>
          </w:p>
          <w:p w14:paraId="3F001D14" w14:textId="77777777" w:rsidR="00206191" w:rsidRDefault="00206191"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decide la pregunta.</w:t>
            </w:r>
          </w:p>
          <w:p w14:paraId="02685F56"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hace una pregunta de confirmación.</w:t>
            </w:r>
          </w:p>
          <w:p w14:paraId="791E1C43"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administrador contesta la pregunta.</w:t>
            </w:r>
          </w:p>
          <w:p w14:paraId="132F3520"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borra la BD.</w:t>
            </w:r>
          </w:p>
          <w:p w14:paraId="1515BDB5"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 xml:space="preserve">El sistema restaura la BD. Instaurando una cuenta básica de administración. </w:t>
            </w:r>
          </w:p>
          <w:p w14:paraId="7E1B7B41"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 sistema crea el grupo público.</w:t>
            </w:r>
          </w:p>
          <w:p w14:paraId="7F5456C8" w14:textId="77777777" w:rsidR="00E239AD" w:rsidRDefault="00E239AD"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El</w:t>
            </w:r>
            <w:r w:rsidR="00BB3331">
              <w:t xml:space="preserve"> sistema avisa al administrador d</w:t>
            </w:r>
            <w:r>
              <w:t>e la correcta restauración.</w:t>
            </w:r>
          </w:p>
          <w:p w14:paraId="619245B1" w14:textId="77777777" w:rsidR="007921A3" w:rsidRDefault="007921A3" w:rsidP="00206191">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lastRenderedPageBreak/>
              <w:t>El sistema transporta al administrador a que ingrese una identidad.</w:t>
            </w:r>
          </w:p>
        </w:tc>
      </w:tr>
      <w:tr w:rsidR="003F5445" w14:paraId="099DE42B" w14:textId="77777777" w:rsidTr="00E367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8BED1D4" w14:textId="77777777" w:rsidR="003F5445" w:rsidRDefault="003F5445" w:rsidP="003F5445">
            <w:r>
              <w:lastRenderedPageBreak/>
              <w:t>Excepciones</w:t>
            </w:r>
          </w:p>
        </w:tc>
        <w:tc>
          <w:tcPr>
            <w:tcW w:w="4322" w:type="dxa"/>
          </w:tcPr>
          <w:p w14:paraId="7B849FEF" w14:textId="77777777" w:rsidR="003F5445"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administrador niega el borrar la base de datos. </w:t>
            </w:r>
            <w:r w:rsidR="00E239AD">
              <w:t>El caso de uso finaliza.</w:t>
            </w:r>
          </w:p>
          <w:p w14:paraId="29F87F93" w14:textId="77777777" w:rsidR="00E239AD" w:rsidRDefault="00E239AD"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administrador falla la pregunta de confirmación. El sistema finaliza el caso de uso.</w:t>
            </w:r>
          </w:p>
          <w:p w14:paraId="3D42E5AC" w14:textId="77777777" w:rsidR="007921A3" w:rsidRDefault="007921A3"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resta</w:t>
            </w:r>
            <w:r w:rsidR="00E3677B">
              <w:t>urar la BD. El sistema informará</w:t>
            </w:r>
            <w:r>
              <w:t xml:space="preserve"> al administrador. Finalizando el CU de inmediato.</w:t>
            </w:r>
          </w:p>
          <w:p w14:paraId="4A71C4F6" w14:textId="77777777" w:rsidR="00206191" w:rsidRDefault="00E3677B"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informará al usuario de que no se podrá realizar la acción por fallo en el tiempo de sesión. El sistema no realizará la creación. Se transportará al usuario a solicitar de nuevo su identidad.</w:t>
            </w:r>
          </w:p>
        </w:tc>
      </w:tr>
    </w:tbl>
    <w:p w14:paraId="0946EE16" w14:textId="77777777" w:rsidR="003F5445" w:rsidRPr="003F5445" w:rsidRDefault="003F5445" w:rsidP="003F5445"/>
    <w:p w14:paraId="012878C5" w14:textId="77777777" w:rsidR="00552024" w:rsidRPr="00552024" w:rsidRDefault="00552024" w:rsidP="00552024"/>
    <w:p w14:paraId="08ADC894" w14:textId="77777777" w:rsidR="00727412" w:rsidRDefault="00727412" w:rsidP="00854900">
      <w:pPr>
        <w:pStyle w:val="Ttulo1"/>
        <w:numPr>
          <w:ilvl w:val="0"/>
          <w:numId w:val="1"/>
        </w:numPr>
        <w:sectPr w:rsidR="00727412">
          <w:pgSz w:w="11906" w:h="16838"/>
          <w:pgMar w:top="1417" w:right="1701" w:bottom="1417" w:left="1701" w:header="708" w:footer="708" w:gutter="0"/>
          <w:cols w:space="708"/>
          <w:docGrid w:linePitch="360"/>
        </w:sectPr>
      </w:pPr>
    </w:p>
    <w:p w14:paraId="0DF49349" w14:textId="300580C7" w:rsidR="00552024" w:rsidRPr="00EB5E49" w:rsidRDefault="00854900" w:rsidP="00C33CEA">
      <w:pPr>
        <w:pStyle w:val="Ttulo1"/>
        <w:numPr>
          <w:ilvl w:val="0"/>
          <w:numId w:val="1"/>
        </w:numPr>
        <w:rPr>
          <w:szCs w:val="56"/>
        </w:rPr>
      </w:pPr>
      <w:bookmarkStart w:id="1655" w:name="_Toc487482734"/>
      <w:r w:rsidRPr="00EB5E49">
        <w:rPr>
          <w:szCs w:val="56"/>
        </w:rPr>
        <w:lastRenderedPageBreak/>
        <w:t>Definici</w:t>
      </w:r>
      <w:r w:rsidR="00551562" w:rsidRPr="00EB5E49">
        <w:rPr>
          <w:szCs w:val="56"/>
        </w:rPr>
        <w:t>ón de lo</w:t>
      </w:r>
      <w:r w:rsidR="006E105C" w:rsidRPr="00EB5E49">
        <w:rPr>
          <w:szCs w:val="56"/>
        </w:rPr>
        <w:t>s</w:t>
      </w:r>
      <w:r w:rsidR="00551562" w:rsidRPr="00EB5E49">
        <w:rPr>
          <w:szCs w:val="56"/>
        </w:rPr>
        <w:t xml:space="preserve"> prototipos de</w:t>
      </w:r>
      <w:r w:rsidR="006E105C" w:rsidRPr="00EB5E49">
        <w:rPr>
          <w:szCs w:val="56"/>
        </w:rPr>
        <w:t xml:space="preserve"> interfaces de usuario</w:t>
      </w:r>
      <w:bookmarkEnd w:id="1655"/>
      <w:del w:id="1656" w:author="RAQUEL BLANCO AGUIRRE" w:date="2017-06-28T13:42:00Z">
        <w:r w:rsidR="00551562" w:rsidRPr="00EB5E49" w:rsidDel="005F690B">
          <w:rPr>
            <w:szCs w:val="56"/>
          </w:rPr>
          <w:delText xml:space="preserve"> (Mockup)</w:delText>
        </w:r>
        <w:r w:rsidR="006E105C" w:rsidRPr="00EB5E49" w:rsidDel="005F690B">
          <w:rPr>
            <w:szCs w:val="56"/>
          </w:rPr>
          <w:delText>:</w:delText>
        </w:r>
      </w:del>
    </w:p>
    <w:p w14:paraId="7AC31B5D" w14:textId="77777777" w:rsidR="00360449" w:rsidRPr="00360449" w:rsidRDefault="00360449" w:rsidP="00360449"/>
    <w:p w14:paraId="29FDBE0D" w14:textId="77777777" w:rsidR="005F3967" w:rsidRPr="005F3967" w:rsidRDefault="006E105C" w:rsidP="005F3967">
      <w:pPr>
        <w:pStyle w:val="Ttulo2"/>
        <w:numPr>
          <w:ilvl w:val="1"/>
          <w:numId w:val="1"/>
        </w:numPr>
      </w:pPr>
      <w:bookmarkStart w:id="1657" w:name="_Toc487482735"/>
      <w:r w:rsidRPr="00C33CEA">
        <w:t>Inicio de sesión:</w:t>
      </w:r>
      <w:bookmarkEnd w:id="1657"/>
    </w:p>
    <w:p w14:paraId="0670D351" w14:textId="4E701E50" w:rsidR="005F3967" w:rsidRDefault="006E105C" w:rsidP="00C33CEA">
      <w:pPr>
        <w:ind w:firstLine="360"/>
      </w:pPr>
      <w:r>
        <w:t xml:space="preserve">Cuando </w:t>
      </w:r>
      <w:ins w:id="1658" w:author="RAQUEL BLANCO AGUIRRE" w:date="2017-06-28T13:42:00Z">
        <w:r w:rsidR="005F690B">
          <w:t xml:space="preserve">se </w:t>
        </w:r>
      </w:ins>
      <w:r>
        <w:t>qu</w:t>
      </w:r>
      <w:ins w:id="1659" w:author="RAQUEL BLANCO AGUIRRE" w:date="2017-06-28T13:42:00Z">
        <w:r w:rsidR="005F690B">
          <w:t>iera</w:t>
        </w:r>
      </w:ins>
      <w:del w:id="1660" w:author="RAQUEL BLANCO AGUIRRE" w:date="2017-06-28T13:43:00Z">
        <w:r w:rsidDel="005F690B">
          <w:delText>eramos</w:delText>
        </w:r>
      </w:del>
      <w:r>
        <w:t xml:space="preserve"> acceder a </w:t>
      </w:r>
      <w:del w:id="1661" w:author="RAQUEL BLANCO AGUIRRE" w:date="2017-06-28T13:43:00Z">
        <w:r w:rsidDel="005F690B">
          <w:delText xml:space="preserve">nuestra </w:delText>
        </w:r>
      </w:del>
      <w:ins w:id="1662" w:author="RAQUEL BLANCO AGUIRRE" w:date="2017-06-28T13:43:00Z">
        <w:r w:rsidR="005F690B">
          <w:t xml:space="preserve">la </w:t>
        </w:r>
      </w:ins>
      <w:r w:rsidR="007E1E59">
        <w:t xml:space="preserve">aplicación, </w:t>
      </w:r>
      <w:r w:rsidR="00C33CEA">
        <w:t>o</w:t>
      </w:r>
      <w:r w:rsidR="007E1E59">
        <w:t xml:space="preserve"> se cierre la sesión, o</w:t>
      </w:r>
      <w:r>
        <w:t xml:space="preserve"> el sistema</w:t>
      </w:r>
      <w:r w:rsidR="005F3967">
        <w:t xml:space="preserve"> requiera de nuevo la identidad, se </w:t>
      </w:r>
      <w:del w:id="1663" w:author="RAQUEL BLANCO AGUIRRE" w:date="2017-06-28T13:43:00Z">
        <w:r w:rsidR="005F3967" w:rsidDel="00A5700E">
          <w:delText xml:space="preserve">nos </w:delText>
        </w:r>
      </w:del>
      <w:r w:rsidR="005F3967">
        <w:t>mostrará</w:t>
      </w:r>
      <w:r>
        <w:t xml:space="preserve"> una ventana de inicio de sesión</w:t>
      </w:r>
      <w:ins w:id="1664" w:author="RAQUEL BLANCO AGUIRRE" w:date="2017-06-28T13:43:00Z">
        <w:r w:rsidR="00A5700E">
          <w:t xml:space="preserve"> (ver </w:t>
        </w:r>
      </w:ins>
      <w:ins w:id="1665" w:author="RAQUEL BLANCO AGUIRRE" w:date="2017-06-28T13:44:00Z">
        <w:r w:rsidR="00A5700E">
          <w:fldChar w:fldCharType="begin"/>
        </w:r>
        <w:r w:rsidR="00A5700E">
          <w:instrText xml:space="preserve"> REF _Ref486420778 \h </w:instrText>
        </w:r>
      </w:ins>
      <w:r w:rsidR="00A5700E">
        <w:fldChar w:fldCharType="separate"/>
      </w:r>
      <w:ins w:id="1666" w:author="Raul García Fernández" w:date="2017-07-10T20:50:00Z">
        <w:r w:rsidR="009D59D5">
          <w:t xml:space="preserve">Ilustración </w:t>
        </w:r>
        <w:r w:rsidR="009D59D5">
          <w:rPr>
            <w:noProof/>
          </w:rPr>
          <w:t>5</w:t>
        </w:r>
        <w:r w:rsidR="009D59D5">
          <w:noBreakHyphen/>
        </w:r>
        <w:r w:rsidR="009D59D5">
          <w:rPr>
            <w:noProof/>
          </w:rPr>
          <w:t>1</w:t>
        </w:r>
      </w:ins>
      <w:ins w:id="1667" w:author="RAQUEL BLANCO AGUIRRE" w:date="2017-06-28T13:44:00Z">
        <w:del w:id="1668" w:author="Raul García Fernández" w:date="2017-07-10T20:45:00Z">
          <w:r w:rsidR="00A5700E" w:rsidDel="00A865A5">
            <w:delText xml:space="preserve">Ilustración </w:delText>
          </w:r>
          <w:r w:rsidR="00A5700E" w:rsidDel="00A865A5">
            <w:rPr>
              <w:noProof/>
            </w:rPr>
            <w:delText>6</w:delText>
          </w:r>
          <w:r w:rsidR="00A5700E" w:rsidDel="00A865A5">
            <w:noBreakHyphen/>
          </w:r>
          <w:r w:rsidR="00A5700E" w:rsidDel="00A865A5">
            <w:rPr>
              <w:noProof/>
            </w:rPr>
            <w:delText>1</w:delText>
          </w:r>
        </w:del>
        <w:r w:rsidR="00A5700E">
          <w:fldChar w:fldCharType="end"/>
        </w:r>
        <w:r w:rsidR="00A5700E">
          <w:t>)</w:t>
        </w:r>
      </w:ins>
      <w:del w:id="1669" w:author="RAQUEL BLANCO AGUIRRE" w:date="2017-06-28T13:44:00Z">
        <w:r w:rsidDel="00A5700E">
          <w:delText>.</w:delText>
        </w:r>
        <w:r w:rsidR="005F3967" w:rsidDel="00A5700E">
          <w:delText xml:space="preserve"> (Imagen que podemos ver a continuación).</w:delText>
        </w:r>
      </w:del>
      <w:ins w:id="1670" w:author="RAQUEL BLANCO AGUIRRE" w:date="2017-06-28T13:44:00Z">
        <w:r w:rsidR="00A5700E">
          <w:t>.</w:t>
        </w:r>
      </w:ins>
    </w:p>
    <w:p w14:paraId="31676EB1" w14:textId="7AC30C35" w:rsidR="00C33CEA" w:rsidRDefault="006E105C" w:rsidP="00C33CEA">
      <w:pPr>
        <w:ind w:firstLine="360"/>
      </w:pPr>
      <w:r>
        <w:t xml:space="preserve"> En ella dispondremo</w:t>
      </w:r>
      <w:r w:rsidR="007E1E59">
        <w:t xml:space="preserve">s de dos </w:t>
      </w:r>
      <w:commentRangeStart w:id="1671"/>
      <w:commentRangeStart w:id="1672"/>
      <w:del w:id="1673" w:author="Raul Garcia Fernandez" w:date="2017-06-29T09:26:00Z">
        <w:r w:rsidR="007E1E59" w:rsidDel="00177331">
          <w:delText>inputs</w:delText>
        </w:r>
        <w:commentRangeEnd w:id="1671"/>
        <w:r w:rsidR="00A5700E" w:rsidDel="00177331">
          <w:rPr>
            <w:rStyle w:val="Refdecomentario"/>
          </w:rPr>
          <w:commentReference w:id="1671"/>
        </w:r>
      </w:del>
      <w:commentRangeEnd w:id="1672"/>
      <w:r w:rsidR="00177331">
        <w:rPr>
          <w:rStyle w:val="Refdecomentario"/>
        </w:rPr>
        <w:commentReference w:id="1672"/>
      </w:r>
      <w:ins w:id="1674" w:author="Raul Garcia Fernandez" w:date="2017-06-29T09:26:00Z">
        <w:r w:rsidR="00177331">
          <w:t>entradas</w:t>
        </w:r>
      </w:ins>
      <w:r w:rsidR="005F3967">
        <w:t>;</w:t>
      </w:r>
      <w:r w:rsidR="007E1E59">
        <w:t xml:space="preserve"> uno de usuario</w:t>
      </w:r>
      <w:r w:rsidR="005F3967">
        <w:t>,</w:t>
      </w:r>
      <w:r w:rsidR="007E1E59">
        <w:t xml:space="preserve"> </w:t>
      </w:r>
      <w:r>
        <w:t>donde deberemo</w:t>
      </w:r>
      <w:r w:rsidR="005F3967">
        <w:t>s introducir</w:t>
      </w:r>
      <w:r w:rsidR="007E1E59">
        <w:t xml:space="preserve"> un email y un input donde</w:t>
      </w:r>
      <w:r w:rsidR="005F3967">
        <w:t xml:space="preserve"> introduciremos</w:t>
      </w:r>
      <w:r>
        <w:t xml:space="preserve"> la contraseña. </w:t>
      </w:r>
      <w:r w:rsidR="007E1E59">
        <w:t>Amb</w:t>
      </w:r>
      <w:del w:id="1675" w:author="Raul Garcia Fernandez" w:date="2017-06-29T09:26:00Z">
        <w:r w:rsidR="007E1E59" w:rsidDel="00177331">
          <w:delText>os inputs</w:delText>
        </w:r>
      </w:del>
      <w:ins w:id="1676" w:author="Raul Garcia Fernandez" w:date="2017-06-29T09:26:00Z">
        <w:r w:rsidR="00177331">
          <w:t>as entradas</w:t>
        </w:r>
      </w:ins>
      <w:r w:rsidR="007E1E59">
        <w:t xml:space="preserve"> son obligatori</w:t>
      </w:r>
      <w:ins w:id="1677" w:author="Raul Garcia Fernandez" w:date="2017-06-29T09:26:00Z">
        <w:r w:rsidR="00177331">
          <w:t>a</w:t>
        </w:r>
      </w:ins>
      <w:del w:id="1678" w:author="Raul Garcia Fernandez" w:date="2017-06-29T09:26:00Z">
        <w:r w:rsidR="007E1E59" w:rsidDel="00177331">
          <w:delText>o</w:delText>
        </w:r>
      </w:del>
      <w:r w:rsidR="007E1E59">
        <w:t>s y t</w:t>
      </w:r>
      <w:r>
        <w:t>ambién tendremos un hipervínculo a la sección de creación de cuentas de usuario</w:t>
      </w:r>
      <w:r w:rsidR="007E1E59">
        <w:t>s nuevos</w:t>
      </w:r>
      <w:r>
        <w:t xml:space="preserve">. </w:t>
      </w:r>
    </w:p>
    <w:p w14:paraId="680E52D7" w14:textId="77777777" w:rsidR="005040B0" w:rsidRDefault="005040B0" w:rsidP="00C33CEA">
      <w:pPr>
        <w:ind w:firstLine="708"/>
        <w:jc w:val="center"/>
      </w:pPr>
      <w:r>
        <w:rPr>
          <w:noProof/>
          <w:lang w:val="es-ES" w:eastAsia="es-ES"/>
        </w:rPr>
        <w:drawing>
          <wp:anchor distT="0" distB="0" distL="114300" distR="114300" simplePos="0" relativeHeight="251656192" behindDoc="0" locked="0" layoutInCell="1" allowOverlap="1" wp14:anchorId="0F48A360" wp14:editId="70B045C8">
            <wp:simplePos x="0" y="0"/>
            <wp:positionH relativeFrom="column">
              <wp:posOffset>619456</wp:posOffset>
            </wp:positionH>
            <wp:positionV relativeFrom="paragraph">
              <wp:posOffset>168468</wp:posOffset>
            </wp:positionV>
            <wp:extent cx="6165402" cy="3381375"/>
            <wp:effectExtent l="152400" t="152400" r="349885"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ut.png"/>
                    <pic:cNvPicPr/>
                  </pic:nvPicPr>
                  <pic:blipFill>
                    <a:blip r:embed="rId65">
                      <a:extLst>
                        <a:ext uri="{28A0092B-C50C-407E-A947-70E740481C1C}">
                          <a14:useLocalDpi xmlns:a14="http://schemas.microsoft.com/office/drawing/2010/main" val="0"/>
                        </a:ext>
                      </a:extLst>
                    </a:blip>
                    <a:stretch>
                      <a:fillRect/>
                    </a:stretch>
                  </pic:blipFill>
                  <pic:spPr>
                    <a:xfrm>
                      <a:off x="0" y="0"/>
                      <a:ext cx="6165402" cy="3381375"/>
                    </a:xfrm>
                    <a:prstGeom prst="rect">
                      <a:avLst/>
                    </a:prstGeom>
                    <a:ln>
                      <a:noFill/>
                    </a:ln>
                    <a:effectLst>
                      <a:outerShdw blurRad="292100" dist="139700" dir="2700000" algn="tl" rotWithShape="0">
                        <a:srgbClr val="333333">
                          <a:alpha val="65000"/>
                        </a:srgbClr>
                      </a:outerShdw>
                    </a:effectLst>
                  </pic:spPr>
                </pic:pic>
              </a:graphicData>
            </a:graphic>
          </wp:anchor>
        </w:drawing>
      </w:r>
    </w:p>
    <w:p w14:paraId="088CFA72" w14:textId="40AB9993" w:rsidR="006E105C" w:rsidRDefault="005040B0" w:rsidP="005040B0">
      <w:pPr>
        <w:pStyle w:val="Descripcin"/>
      </w:pPr>
      <w:bookmarkStart w:id="1679" w:name="_Ref486420778"/>
      <w:bookmarkStart w:id="1680" w:name="_Toc479328463"/>
      <w:bookmarkStart w:id="1681" w:name="_Toc487482800"/>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w:t>
      </w:r>
      <w:r w:rsidR="00B948F6">
        <w:rPr>
          <w:noProof/>
        </w:rPr>
        <w:fldChar w:fldCharType="end"/>
      </w:r>
      <w:bookmarkEnd w:id="1679"/>
      <w:r>
        <w:t xml:space="preserve"> (Pagina de Login. Estado inicial)</w:t>
      </w:r>
      <w:bookmarkEnd w:id="1680"/>
      <w:bookmarkEnd w:id="1681"/>
    </w:p>
    <w:p w14:paraId="23708FF4" w14:textId="23508DCF" w:rsidR="005040B0" w:rsidRDefault="005040B0" w:rsidP="00C33CEA">
      <w:r>
        <w:t xml:space="preserve">En el caso de </w:t>
      </w:r>
      <w:del w:id="1682" w:author="RAQUEL BLANCO AGUIRRE" w:date="2017-06-28T13:46:00Z">
        <w:r w:rsidDel="00A5700E">
          <w:delText>la entrada</w:delText>
        </w:r>
      </w:del>
      <w:ins w:id="1683" w:author="RAQUEL BLANCO AGUIRRE" w:date="2017-06-28T13:46:00Z">
        <w:r w:rsidR="00A5700E">
          <w:t xml:space="preserve">que </w:t>
        </w:r>
      </w:ins>
      <w:del w:id="1684" w:author="RAQUEL BLANCO AGUIRRE" w:date="2017-06-28T13:46:00Z">
        <w:r w:rsidDel="00A5700E">
          <w:delText xml:space="preserve"> o </w:delText>
        </w:r>
      </w:del>
      <w:r>
        <w:t>fall</w:t>
      </w:r>
      <w:ins w:id="1685" w:author="RAQUEL BLANCO AGUIRRE" w:date="2017-06-28T13:46:00Z">
        <w:r w:rsidR="00A5700E">
          <w:t>e</w:t>
        </w:r>
      </w:ins>
      <w:del w:id="1686" w:author="RAQUEL BLANCO AGUIRRE" w:date="2017-06-28T13:46:00Z">
        <w:r w:rsidDel="00A5700E">
          <w:delText>o</w:delText>
        </w:r>
      </w:del>
      <w:r>
        <w:t xml:space="preserve"> </w:t>
      </w:r>
      <w:del w:id="1687" w:author="RAQUEL BLANCO AGUIRRE" w:date="2017-06-28T13:46:00Z">
        <w:r w:rsidDel="00A5700E">
          <w:delText xml:space="preserve">en </w:delText>
        </w:r>
      </w:del>
      <w:r>
        <w:t>el proceso de autenticación</w:t>
      </w:r>
      <w:r w:rsidR="005F3967">
        <w:t>,</w:t>
      </w:r>
      <w:r>
        <w:t xml:space="preserve"> se </w:t>
      </w:r>
      <w:r w:rsidR="00C33CEA">
        <w:t>mostrará</w:t>
      </w:r>
      <w:r>
        <w:t xml:space="preserve"> al us</w:t>
      </w:r>
      <w:r w:rsidR="007E1E59">
        <w:t xml:space="preserve">uario una información </w:t>
      </w:r>
      <w:r>
        <w:t>como la mostr</w:t>
      </w:r>
      <w:r w:rsidR="00452109">
        <w:t>ada en la siguiente ilustración:</w:t>
      </w:r>
    </w:p>
    <w:p w14:paraId="304F4162" w14:textId="1BAC15E9" w:rsidR="005040B0" w:rsidRDefault="005040B0">
      <w:pPr>
        <w:keepNext/>
        <w:pPrChange w:id="1688" w:author="RAQUEL BLANCO AGUIRRE" w:date="2017-06-28T13:46:00Z">
          <w:pPr>
            <w:keepNext/>
            <w:jc w:val="center"/>
          </w:pPr>
        </w:pPrChange>
      </w:pPr>
      <w:r>
        <w:rPr>
          <w:noProof/>
          <w:lang w:val="es-ES" w:eastAsia="es-ES"/>
        </w:rPr>
        <w:lastRenderedPageBreak/>
        <w:drawing>
          <wp:anchor distT="0" distB="0" distL="114300" distR="114300" simplePos="0" relativeHeight="251662336" behindDoc="0" locked="0" layoutInCell="1" allowOverlap="1" wp14:anchorId="3571F46E" wp14:editId="2ED13E1E">
            <wp:simplePos x="0" y="0"/>
            <wp:positionH relativeFrom="margin">
              <wp:align>left</wp:align>
            </wp:positionH>
            <wp:positionV relativeFrom="paragraph">
              <wp:posOffset>152718</wp:posOffset>
            </wp:positionV>
            <wp:extent cx="5400040" cy="2661285"/>
            <wp:effectExtent l="152400" t="152400" r="334010" b="43815"/>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2661285"/>
                    </a:xfrm>
                    <a:prstGeom prst="rect">
                      <a:avLst/>
                    </a:prstGeom>
                    <a:ln>
                      <a:noFill/>
                    </a:ln>
                    <a:effectLst>
                      <a:outerShdw blurRad="292100" dist="139700" dir="2700000" algn="tl" rotWithShape="0">
                        <a:srgbClr val="333333">
                          <a:alpha val="65000"/>
                        </a:srgbClr>
                      </a:outerShdw>
                    </a:effectLst>
                  </pic:spPr>
                </pic:pic>
              </a:graphicData>
            </a:graphic>
          </wp:anchor>
        </w:drawing>
      </w:r>
    </w:p>
    <w:p w14:paraId="6B8C19DA" w14:textId="2767E420" w:rsidR="005040B0" w:rsidRDefault="005040B0" w:rsidP="00B27741">
      <w:pPr>
        <w:pStyle w:val="Descripcin"/>
        <w:ind w:firstLine="708"/>
      </w:pPr>
      <w:bookmarkStart w:id="1689" w:name="_Toc479328464"/>
      <w:bookmarkStart w:id="1690" w:name="_Toc487482801"/>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2</w:t>
      </w:r>
      <w:r w:rsidR="00B948F6">
        <w:rPr>
          <w:noProof/>
        </w:rPr>
        <w:fldChar w:fldCharType="end"/>
      </w:r>
      <w:r>
        <w:t xml:space="preserve"> (Pagina Login. Error de autenticación)</w:t>
      </w:r>
      <w:bookmarkEnd w:id="1689"/>
      <w:bookmarkEnd w:id="1690"/>
    </w:p>
    <w:p w14:paraId="78C8A472" w14:textId="77777777" w:rsidR="00C33CEA" w:rsidRPr="00E33521" w:rsidRDefault="005040B0" w:rsidP="00C33CEA">
      <w:pPr>
        <w:pStyle w:val="Ttulo2"/>
        <w:numPr>
          <w:ilvl w:val="1"/>
          <w:numId w:val="1"/>
        </w:numPr>
        <w:rPr>
          <w:szCs w:val="56"/>
        </w:rPr>
      </w:pPr>
      <w:bookmarkStart w:id="1691" w:name="_Toc487482736"/>
      <w:r w:rsidRPr="00C33CEA">
        <w:rPr>
          <w:szCs w:val="56"/>
        </w:rPr>
        <w:t>Menú de aplicación</w:t>
      </w:r>
      <w:r w:rsidR="00D0126D" w:rsidRPr="00C33CEA">
        <w:rPr>
          <w:szCs w:val="56"/>
        </w:rPr>
        <w:t>:</w:t>
      </w:r>
      <w:bookmarkEnd w:id="1691"/>
    </w:p>
    <w:p w14:paraId="4459AB1D" w14:textId="77777777" w:rsidR="00D0126D" w:rsidRDefault="00D0126D" w:rsidP="00846410">
      <w:pPr>
        <w:ind w:firstLine="360"/>
      </w:pPr>
      <w:r>
        <w:t>El menú de aplicación se dividirá</w:t>
      </w:r>
      <w:r w:rsidR="005F3967">
        <w:t xml:space="preserve"> en sub menús, donde cada uno</w:t>
      </w:r>
      <w:r>
        <w:t xml:space="preserve"> se </w:t>
      </w:r>
      <w:r w:rsidR="00C33CEA">
        <w:t>encargará</w:t>
      </w:r>
      <w:r>
        <w:t xml:space="preserve"> de la </w:t>
      </w:r>
      <w:r w:rsidR="00D47DD5">
        <w:t>Gestión</w:t>
      </w:r>
      <w:r>
        <w:t xml:space="preserve"> de una entidad.</w:t>
      </w:r>
    </w:p>
    <w:p w14:paraId="3F06618F" w14:textId="77777777" w:rsidR="00B746D6" w:rsidRDefault="00B746D6" w:rsidP="00EB5E49">
      <w:pPr>
        <w:keepNext/>
        <w:jc w:val="center"/>
      </w:pPr>
      <w:r>
        <w:rPr>
          <w:noProof/>
          <w:lang w:val="es-ES" w:eastAsia="es-ES"/>
        </w:rPr>
        <w:drawing>
          <wp:inline distT="0" distB="0" distL="0" distR="0" wp14:anchorId="722249BF" wp14:editId="28741CCC">
            <wp:extent cx="3965713" cy="2370380"/>
            <wp:effectExtent l="152400" t="152400" r="33972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982867" cy="23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2D9859C" w14:textId="22F738B9" w:rsidR="00B746D6" w:rsidRDefault="00B746D6" w:rsidP="00B746D6">
      <w:pPr>
        <w:pStyle w:val="Descripcin"/>
      </w:pPr>
      <w:bookmarkStart w:id="1692" w:name="_Toc479328465"/>
      <w:bookmarkStart w:id="1693" w:name="_Toc487482802"/>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3</w:t>
      </w:r>
      <w:r w:rsidR="00B948F6">
        <w:rPr>
          <w:noProof/>
        </w:rPr>
        <w:fldChar w:fldCharType="end"/>
      </w:r>
      <w:r>
        <w:t xml:space="preserve"> (Menú de la aplicación)</w:t>
      </w:r>
      <w:bookmarkEnd w:id="1692"/>
      <w:bookmarkEnd w:id="1693"/>
    </w:p>
    <w:p w14:paraId="1DE7A9A2" w14:textId="77777777" w:rsidR="00B746D6" w:rsidRDefault="00B746D6" w:rsidP="00B746D6">
      <w:r>
        <w:t>El menú contiene los siguientes elementos:</w:t>
      </w:r>
    </w:p>
    <w:p w14:paraId="5B637E59" w14:textId="77777777" w:rsidR="00B746D6" w:rsidRDefault="005020D4" w:rsidP="00846410">
      <w:pPr>
        <w:pStyle w:val="Prrafodelista"/>
        <w:numPr>
          <w:ilvl w:val="0"/>
          <w:numId w:val="4"/>
        </w:numPr>
      </w:pPr>
      <w:r w:rsidRPr="005F3967">
        <w:rPr>
          <w:b/>
        </w:rPr>
        <w:t>Proyectos</w:t>
      </w:r>
      <w:r>
        <w:t>: Se refiere</w:t>
      </w:r>
      <w:r w:rsidR="00B746D6">
        <w:t xml:space="preserve"> a la </w:t>
      </w:r>
      <w:r w:rsidR="00D47DD5">
        <w:t>gestión</w:t>
      </w:r>
      <w:r w:rsidR="00B746D6">
        <w:t xml:space="preserve"> que corresponde a los proyectos propios</w:t>
      </w:r>
      <w:r>
        <w:t xml:space="preserve"> del usuario: </w:t>
      </w:r>
      <w:r w:rsidR="00B746D6">
        <w:t>Cr</w:t>
      </w:r>
      <w:r>
        <w:t>eación, visualización, eliminación</w:t>
      </w:r>
      <w:r w:rsidR="00B746D6">
        <w:t>….</w:t>
      </w:r>
    </w:p>
    <w:p w14:paraId="12F2F5A6" w14:textId="77777777" w:rsidR="00B746D6" w:rsidRDefault="00141631" w:rsidP="00846410">
      <w:pPr>
        <w:pStyle w:val="Prrafodelista"/>
        <w:numPr>
          <w:ilvl w:val="0"/>
          <w:numId w:val="4"/>
        </w:numPr>
      </w:pPr>
      <w:r w:rsidRPr="005F3967">
        <w:rPr>
          <w:b/>
        </w:rPr>
        <w:t>Grupos:</w:t>
      </w:r>
      <w:r>
        <w:t xml:space="preserve"> El elemento se refiere</w:t>
      </w:r>
      <w:r w:rsidR="00D47DD5">
        <w:t xml:space="preserve"> a la gestión</w:t>
      </w:r>
      <w:r w:rsidR="00B746D6">
        <w:t xml:space="preserve"> </w:t>
      </w:r>
      <w:r>
        <w:t>de entidades grupos. Desde este</w:t>
      </w:r>
      <w:r w:rsidR="005020D4">
        <w:t xml:space="preserve"> elemento se podrá gestionar </w:t>
      </w:r>
      <w:r>
        <w:t xml:space="preserve">cualquier opción de </w:t>
      </w:r>
      <w:r w:rsidR="00C33CEA">
        <w:t>gestión</w:t>
      </w:r>
      <w:r>
        <w:t xml:space="preserve"> que se refiera a grupos </w:t>
      </w:r>
      <w:r w:rsidR="00985515">
        <w:t>propietarios.</w:t>
      </w:r>
    </w:p>
    <w:p w14:paraId="0DC6A891" w14:textId="77777777" w:rsidR="00141631" w:rsidRDefault="00141631" w:rsidP="00846410">
      <w:pPr>
        <w:pStyle w:val="Prrafodelista"/>
        <w:numPr>
          <w:ilvl w:val="0"/>
          <w:numId w:val="4"/>
        </w:numPr>
      </w:pPr>
      <w:r w:rsidRPr="005F3967">
        <w:rPr>
          <w:b/>
        </w:rPr>
        <w:lastRenderedPageBreak/>
        <w:t>Ejecuciones:</w:t>
      </w:r>
      <w:r>
        <w:t xml:space="preserve"> Elemento del menú que se encarga de la </w:t>
      </w:r>
      <w:r w:rsidR="00C33CEA">
        <w:t>gestión</w:t>
      </w:r>
      <w:r>
        <w:t xml:space="preserve"> de actividades de las entidades de ejecución propietarias del usuario.</w:t>
      </w:r>
    </w:p>
    <w:p w14:paraId="193D6C30" w14:textId="77777777" w:rsidR="00141631" w:rsidRDefault="00141631" w:rsidP="00846410">
      <w:pPr>
        <w:pStyle w:val="Prrafodelista"/>
        <w:numPr>
          <w:ilvl w:val="0"/>
          <w:numId w:val="4"/>
        </w:numPr>
      </w:pPr>
      <w:r w:rsidRPr="005F3967">
        <w:rPr>
          <w:b/>
        </w:rPr>
        <w:t>Administración:</w:t>
      </w:r>
      <w:r>
        <w:t xml:space="preserve"> Ele</w:t>
      </w:r>
      <w:r w:rsidR="005F3967">
        <w:t>mento del menú que proporcionará</w:t>
      </w:r>
      <w:r>
        <w:t xml:space="preserve"> toda</w:t>
      </w:r>
      <w:r w:rsidR="00487800">
        <w:t>s las gestiones de administración</w:t>
      </w:r>
      <w:r>
        <w:t xml:space="preserve"> en función del rol de usuario.</w:t>
      </w:r>
    </w:p>
    <w:p w14:paraId="646C390A" w14:textId="77777777" w:rsidR="00141631" w:rsidRDefault="00141631" w:rsidP="00846410">
      <w:pPr>
        <w:pStyle w:val="Prrafodelista"/>
        <w:numPr>
          <w:ilvl w:val="0"/>
          <w:numId w:val="4"/>
        </w:numPr>
      </w:pPr>
      <w:r w:rsidRPr="005F3967">
        <w:rPr>
          <w:b/>
        </w:rPr>
        <w:t>Mi usuario:</w:t>
      </w:r>
      <w:r>
        <w:t xml:space="preserve"> Muestra los datos del usuario, pudiendo realizar acciones de modificación.</w:t>
      </w:r>
    </w:p>
    <w:p w14:paraId="26D5190A" w14:textId="77777777" w:rsidR="00141631" w:rsidRDefault="00141631" w:rsidP="00846410">
      <w:pPr>
        <w:pStyle w:val="Prrafodelista"/>
        <w:numPr>
          <w:ilvl w:val="0"/>
          <w:numId w:val="4"/>
        </w:numPr>
      </w:pPr>
      <w:r w:rsidRPr="005F3967">
        <w:rPr>
          <w:b/>
        </w:rPr>
        <w:t>Nuevo p</w:t>
      </w:r>
      <w:r w:rsidR="00985515" w:rsidRPr="005F3967">
        <w:rPr>
          <w:b/>
        </w:rPr>
        <w:t>royecto:</w:t>
      </w:r>
      <w:r w:rsidR="00985515">
        <w:t xml:space="preserve"> El elemento del menú está destinado a la creación de nuevos proyectos.</w:t>
      </w:r>
    </w:p>
    <w:p w14:paraId="582E5765" w14:textId="77777777" w:rsidR="00985515" w:rsidRDefault="00985515" w:rsidP="00846410">
      <w:pPr>
        <w:pStyle w:val="Prrafodelista"/>
        <w:numPr>
          <w:ilvl w:val="0"/>
          <w:numId w:val="4"/>
        </w:numPr>
      </w:pPr>
      <w:r w:rsidRPr="005F3967">
        <w:rPr>
          <w:b/>
        </w:rPr>
        <w:t>Nuevo grupo:</w:t>
      </w:r>
      <w:r>
        <w:t xml:space="preserve"> El elemento del menú tiene el objetivo de la creación de diferentes tipos de grupos.</w:t>
      </w:r>
    </w:p>
    <w:p w14:paraId="04DB9177" w14:textId="77777777" w:rsidR="00C33CEA" w:rsidRDefault="00C33CEA" w:rsidP="007D661C">
      <w:pPr>
        <w:pStyle w:val="Prrafodelista"/>
      </w:pPr>
    </w:p>
    <w:p w14:paraId="7668388D" w14:textId="77777777" w:rsidR="005C44E8" w:rsidRPr="005C44E8" w:rsidRDefault="004006EE" w:rsidP="005C44E8">
      <w:pPr>
        <w:pStyle w:val="Ttulo2"/>
        <w:numPr>
          <w:ilvl w:val="1"/>
          <w:numId w:val="1"/>
        </w:numPr>
      </w:pPr>
      <w:bookmarkStart w:id="1694" w:name="_Toc487482737"/>
      <w:r>
        <w:t xml:space="preserve">Ventana </w:t>
      </w:r>
      <w:r w:rsidR="00985515">
        <w:t>Proyectos</w:t>
      </w:r>
      <w:r>
        <w:t>:</w:t>
      </w:r>
      <w:bookmarkEnd w:id="1694"/>
    </w:p>
    <w:p w14:paraId="174E6D84" w14:textId="1FCD25CB" w:rsidR="00AC7BB8" w:rsidRDefault="004006EE" w:rsidP="00846410">
      <w:pPr>
        <w:ind w:firstLine="360"/>
      </w:pPr>
      <w:r>
        <w:t>El elemento “</w:t>
      </w:r>
      <w:r w:rsidR="00E77507">
        <w:t>Proyecto</w:t>
      </w:r>
      <w:r w:rsidR="00273DE7">
        <w:t>” del menú de la aplicación</w:t>
      </w:r>
      <w:r w:rsidR="005F3967">
        <w:t xml:space="preserve"> </w:t>
      </w:r>
      <w:commentRangeStart w:id="1695"/>
      <w:del w:id="1696" w:author="Raul Garcia Fernandez" w:date="2017-06-29T09:29:00Z">
        <w:r w:rsidR="005F3967" w:rsidDel="00177331">
          <w:delText xml:space="preserve">nos </w:delText>
        </w:r>
      </w:del>
      <w:r w:rsidR="005F3967">
        <w:t>transportará</w:t>
      </w:r>
      <w:ins w:id="1697" w:author="Raul Garcia Fernandez" w:date="2017-06-29T09:29:00Z">
        <w:r w:rsidR="00177331">
          <w:t xml:space="preserve"> al usuario</w:t>
        </w:r>
      </w:ins>
      <w:r>
        <w:t xml:space="preserve"> </w:t>
      </w:r>
      <w:commentRangeEnd w:id="1695"/>
      <w:r w:rsidR="00A5700E">
        <w:rPr>
          <w:rStyle w:val="Refdecomentario"/>
        </w:rPr>
        <w:commentReference w:id="1695"/>
      </w:r>
      <w:r>
        <w:t xml:space="preserve">a la ventana proyectos. La ventana se </w:t>
      </w:r>
      <w:r w:rsidR="00D47DD5">
        <w:t>iniciará</w:t>
      </w:r>
      <w:r>
        <w:t xml:space="preserve"> con el listado de todos los proyectos propietarios por el usuario.</w:t>
      </w:r>
      <w:r w:rsidR="00A561AB">
        <w:t xml:space="preserve"> Cada proyecto mostrará</w:t>
      </w:r>
      <w:r w:rsidR="005C44E8">
        <w:t xml:space="preserve"> la información individual necesaria para su identificación.</w:t>
      </w:r>
    </w:p>
    <w:p w14:paraId="36CC10D5" w14:textId="77777777" w:rsidR="004006EE" w:rsidRDefault="005C44E8" w:rsidP="00846410">
      <w:pPr>
        <w:ind w:firstLine="360"/>
      </w:pPr>
      <w:r>
        <w:t xml:space="preserve"> La siguiente figura muestra un ejemplo de listado de </w:t>
      </w:r>
      <w:r w:rsidR="00273DE7">
        <w:t xml:space="preserve">proyectos </w:t>
      </w:r>
      <w:r w:rsidR="00E77507">
        <w:t>en forma de tabla (3x</w:t>
      </w:r>
      <w:r>
        <w:t>3</w:t>
      </w:r>
      <w:r w:rsidR="00E77507">
        <w:t>)</w:t>
      </w:r>
      <w:r w:rsidR="00AC7BB8">
        <w:t>,</w:t>
      </w:r>
      <w:r>
        <w:t xml:space="preserve"> con opción de paginación para visualizar más proyectos.</w:t>
      </w:r>
    </w:p>
    <w:p w14:paraId="4DAE97D7" w14:textId="77777777" w:rsidR="00CE70B0" w:rsidRDefault="00CE70B0" w:rsidP="00EB5E49">
      <w:pPr>
        <w:keepNext/>
        <w:jc w:val="center"/>
      </w:pPr>
      <w:r>
        <w:rPr>
          <w:noProof/>
          <w:lang w:val="es-ES" w:eastAsia="es-ES"/>
        </w:rPr>
        <w:drawing>
          <wp:inline distT="0" distB="0" distL="0" distR="0" wp14:anchorId="0981940E" wp14:editId="4B199DAC">
            <wp:extent cx="3429000" cy="2049577"/>
            <wp:effectExtent l="133350" t="152400" r="342900" b="1606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ist.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35026" cy="2053179"/>
                    </a:xfrm>
                    <a:prstGeom prst="rect">
                      <a:avLst/>
                    </a:prstGeom>
                    <a:ln>
                      <a:noFill/>
                    </a:ln>
                    <a:effectLst>
                      <a:outerShdw blurRad="292100" dist="139700" dir="2700000" algn="tl" rotWithShape="0">
                        <a:srgbClr val="333333">
                          <a:alpha val="65000"/>
                        </a:srgbClr>
                      </a:outerShdw>
                    </a:effectLst>
                  </pic:spPr>
                </pic:pic>
              </a:graphicData>
            </a:graphic>
          </wp:inline>
        </w:drawing>
      </w:r>
    </w:p>
    <w:p w14:paraId="3E03F27D" w14:textId="39E42F83" w:rsidR="00E77507" w:rsidRDefault="00CE70B0" w:rsidP="00CE70B0">
      <w:pPr>
        <w:pStyle w:val="Descripcin"/>
      </w:pPr>
      <w:bookmarkStart w:id="1698" w:name="_Toc479328466"/>
      <w:bookmarkStart w:id="1699" w:name="_Toc487482803"/>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4</w:t>
      </w:r>
      <w:r w:rsidR="00B948F6">
        <w:rPr>
          <w:noProof/>
        </w:rPr>
        <w:fldChar w:fldCharType="end"/>
      </w:r>
      <w:r>
        <w:t xml:space="preserve"> (</w:t>
      </w:r>
      <w:r w:rsidR="002718C5">
        <w:t>Ventana” Project</w:t>
      </w:r>
      <w:r>
        <w:t>” Listado de proyectos)</w:t>
      </w:r>
      <w:bookmarkEnd w:id="1698"/>
      <w:bookmarkEnd w:id="1699"/>
    </w:p>
    <w:p w14:paraId="387A8804" w14:textId="77777777" w:rsidR="00E77507" w:rsidRDefault="00E77507" w:rsidP="00C33CEA">
      <w:r>
        <w:t>Cuando el usuario desee</w:t>
      </w:r>
      <w:r w:rsidR="00AC7BB8">
        <w:t xml:space="preserve"> </w:t>
      </w:r>
      <w:r>
        <w:t>podrá pinchar en cualquiera de los proyectos</w:t>
      </w:r>
      <w:r w:rsidR="00AC7BB8">
        <w:t>,</w:t>
      </w:r>
      <w:r>
        <w:t xml:space="preserve"> con el fin de visualizar los dato</w:t>
      </w:r>
      <w:r w:rsidR="00CE70B0">
        <w:t>s ind</w:t>
      </w:r>
      <w:r w:rsidR="00AC7BB8">
        <w:t>ividuales de cada un</w:t>
      </w:r>
      <w:r w:rsidR="002718C5">
        <w:t>o (en la figura siguiente se representa)</w:t>
      </w:r>
      <w:r w:rsidR="00CE70B0">
        <w:t>. También si desea ir a otr</w:t>
      </w:r>
      <w:r w:rsidR="002718C5">
        <w:t xml:space="preserve">a parte de la navegación </w:t>
      </w:r>
      <w:r w:rsidR="00A561AB">
        <w:t>siempre</w:t>
      </w:r>
      <w:r w:rsidR="002718C5">
        <w:t xml:space="preserve"> se</w:t>
      </w:r>
      <w:r w:rsidR="00CE70B0">
        <w:t xml:space="preserve"> podrá volver a pinchar el menú y se </w:t>
      </w:r>
      <w:r w:rsidR="00C33CEA">
        <w:t>desplegará</w:t>
      </w:r>
      <w:r w:rsidR="00CE70B0">
        <w:t xml:space="preserve"> el menú explicado en el punto 5.2.</w:t>
      </w:r>
    </w:p>
    <w:p w14:paraId="4FC0DCCA" w14:textId="77777777" w:rsidR="00CE70B0" w:rsidRDefault="00CE70B0" w:rsidP="00EB5E49">
      <w:pPr>
        <w:keepNext/>
        <w:jc w:val="center"/>
      </w:pPr>
      <w:r>
        <w:rPr>
          <w:noProof/>
          <w:lang w:val="es-ES" w:eastAsia="es-ES"/>
        </w:rPr>
        <w:lastRenderedPageBreak/>
        <w:drawing>
          <wp:inline distT="0" distB="0" distL="0" distR="0" wp14:anchorId="30C2BF5B" wp14:editId="3A33C0CE">
            <wp:extent cx="5400040" cy="322770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Visualizacion.png"/>
                    <pic:cNvPicPr/>
                  </pic:nvPicPr>
                  <pic:blipFill>
                    <a:blip r:embed="rId6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4E31B55" w14:textId="2A3045A8" w:rsidR="00CE70B0" w:rsidRDefault="00CE70B0" w:rsidP="00CE70B0">
      <w:pPr>
        <w:pStyle w:val="Descripcin"/>
      </w:pPr>
      <w:bookmarkStart w:id="1700" w:name="_Toc479328467"/>
      <w:bookmarkStart w:id="1701" w:name="_Toc487482804"/>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5</w:t>
      </w:r>
      <w:r w:rsidR="00B948F6">
        <w:rPr>
          <w:noProof/>
        </w:rPr>
        <w:fldChar w:fldCharType="end"/>
      </w:r>
      <w:r>
        <w:t>(Ventana "Proyecto", visualización de pr</w:t>
      </w:r>
      <w:r w:rsidR="00676D82">
        <w:t>oy</w:t>
      </w:r>
      <w:r>
        <w:t>ectos)</w:t>
      </w:r>
      <w:bookmarkEnd w:id="1700"/>
      <w:bookmarkEnd w:id="1701"/>
    </w:p>
    <w:p w14:paraId="079C5F94" w14:textId="77777777" w:rsidR="00CE70B0" w:rsidRDefault="00CE70B0" w:rsidP="00C33CEA">
      <w:r>
        <w:t xml:space="preserve">Si </w:t>
      </w:r>
      <w:del w:id="1702" w:author="Raul Garcia Fernandez" w:date="2017-06-29T09:30:00Z">
        <w:r w:rsidDel="002F6854">
          <w:delText>s</w:delText>
        </w:r>
        <w:r w:rsidR="002718C5" w:rsidDel="002F6854">
          <w:delText xml:space="preserve">e </w:delText>
        </w:r>
      </w:del>
      <w:r w:rsidR="002718C5">
        <w:t>pincha en borrar o modificar se generan</w:t>
      </w:r>
      <w:r>
        <w:t xml:space="preserve"> modificaci</w:t>
      </w:r>
      <w:r w:rsidR="002718C5">
        <w:t>ones en el proyecto</w:t>
      </w:r>
      <w:r w:rsidR="00AC7BB8">
        <w:t>,</w:t>
      </w:r>
      <w:r>
        <w:t xml:space="preserve"> </w:t>
      </w:r>
      <w:r w:rsidR="002718C5">
        <w:t xml:space="preserve">tras la acción </w:t>
      </w:r>
      <w:r>
        <w:t>se generan modales de respuesta y confirmación</w:t>
      </w:r>
      <w:r w:rsidR="002718C5">
        <w:t xml:space="preserve"> para informar al usuario</w:t>
      </w:r>
      <w:r>
        <w:t>.</w:t>
      </w:r>
    </w:p>
    <w:p w14:paraId="150B6020" w14:textId="77777777" w:rsidR="00676D82" w:rsidRDefault="00676D82" w:rsidP="00727412">
      <w:pPr>
        <w:keepNext/>
        <w:jc w:val="center"/>
      </w:pPr>
      <w:r>
        <w:rPr>
          <w:noProof/>
          <w:lang w:val="es-ES" w:eastAsia="es-ES"/>
        </w:rPr>
        <w:drawing>
          <wp:inline distT="0" distB="0" distL="0" distR="0" wp14:anchorId="6E7861E5" wp14:editId="1B507DD6">
            <wp:extent cx="4472609" cy="2567804"/>
            <wp:effectExtent l="38100" t="0" r="137795" b="9969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os.png"/>
                    <pic:cNvPicPr/>
                  </pic:nvPicPr>
                  <pic:blipFill>
                    <a:blip r:embed="rId70">
                      <a:extLst>
                        <a:ext uri="{28A0092B-C50C-407E-A947-70E740481C1C}">
                          <a14:useLocalDpi xmlns:a14="http://schemas.microsoft.com/office/drawing/2010/main" val="0"/>
                        </a:ext>
                      </a:extLst>
                    </a:blip>
                    <a:stretch>
                      <a:fillRect/>
                    </a:stretch>
                  </pic:blipFill>
                  <pic:spPr>
                    <a:xfrm>
                      <a:off x="0" y="0"/>
                      <a:ext cx="4481717" cy="2573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73574E" w14:textId="7B1E3520" w:rsidR="00676D82" w:rsidRDefault="00676D82" w:rsidP="00727412">
      <w:pPr>
        <w:pStyle w:val="Descripcin"/>
      </w:pPr>
      <w:bookmarkStart w:id="1703" w:name="_Toc479328468"/>
      <w:bookmarkStart w:id="1704" w:name="_Toc487482805"/>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6</w:t>
      </w:r>
      <w:r w:rsidR="00B948F6">
        <w:rPr>
          <w:noProof/>
        </w:rPr>
        <w:fldChar w:fldCharType="end"/>
      </w:r>
      <w:r>
        <w:t xml:space="preserve"> (Diálogos de muestra)</w:t>
      </w:r>
      <w:bookmarkEnd w:id="1703"/>
      <w:bookmarkEnd w:id="1704"/>
    </w:p>
    <w:p w14:paraId="13E94792" w14:textId="77777777" w:rsidR="00C33CEA" w:rsidRPr="00C33CEA" w:rsidRDefault="00C33CEA" w:rsidP="00C33CEA"/>
    <w:p w14:paraId="776B65CE" w14:textId="77777777" w:rsidR="009E3DFE" w:rsidRPr="009E3DFE" w:rsidRDefault="00676D82" w:rsidP="009E3DFE">
      <w:pPr>
        <w:pStyle w:val="Ttulo2"/>
        <w:numPr>
          <w:ilvl w:val="1"/>
          <w:numId w:val="1"/>
        </w:numPr>
      </w:pPr>
      <w:bookmarkStart w:id="1705" w:name="_Toc487482738"/>
      <w:r>
        <w:t>Ventana Grupos:</w:t>
      </w:r>
      <w:bookmarkEnd w:id="1705"/>
    </w:p>
    <w:p w14:paraId="6E2D91C2" w14:textId="458F2F76" w:rsidR="009E3DFE" w:rsidRDefault="009E3DFE" w:rsidP="00E33521">
      <w:pPr>
        <w:ind w:firstLine="360"/>
      </w:pPr>
      <w:r>
        <w:t>La ventana grupo se accede desde el elemento de menú “Grupo”. La ventana “Grupo” se inicializa</w:t>
      </w:r>
      <w:ins w:id="1706" w:author="Raul Garcia Fernandez" w:date="2017-06-29T09:36:00Z">
        <w:r w:rsidR="002F6854">
          <w:t>rá</w:t>
        </w:r>
      </w:ins>
      <w:r>
        <w:t xml:space="preserve"> con el listado de todos los grupos propios del usuario. Se </w:t>
      </w:r>
      <w:r w:rsidR="00D47DD5">
        <w:t>mostrará</w:t>
      </w:r>
      <w:del w:id="1707" w:author="Raul Garcia Fernandez" w:date="2017-06-29T09:36:00Z">
        <w:r w:rsidR="00D47DD5" w:rsidDel="002F6854">
          <w:delText>n</w:delText>
        </w:r>
      </w:del>
      <w:r>
        <w:t xml:space="preserve"> como </w:t>
      </w:r>
      <w:r w:rsidR="00D47DD5">
        <w:t>una lista</w:t>
      </w:r>
      <w:r w:rsidR="002718C5">
        <w:t xml:space="preserve"> (0 a </w:t>
      </w:r>
      <w:r>
        <w:t xml:space="preserve">4) con paginación en el caso de existencia de </w:t>
      </w:r>
      <w:r w:rsidR="002718C5">
        <w:t>muchos</w:t>
      </w:r>
      <w:r>
        <w:t xml:space="preserve"> elementos.</w:t>
      </w:r>
      <w:r w:rsidR="002718C5">
        <w:t xml:space="preserve"> En la ilustración siguiente se muestra un ejemplo:</w:t>
      </w:r>
    </w:p>
    <w:p w14:paraId="653DBE7A" w14:textId="77777777" w:rsidR="00B839CB" w:rsidRDefault="00B839CB" w:rsidP="00EB5E49">
      <w:pPr>
        <w:keepNext/>
        <w:jc w:val="center"/>
      </w:pPr>
      <w:r>
        <w:rPr>
          <w:noProof/>
          <w:lang w:val="es-ES" w:eastAsia="es-ES"/>
        </w:rPr>
        <w:lastRenderedPageBreak/>
        <w:drawing>
          <wp:inline distT="0" distB="0" distL="0" distR="0" wp14:anchorId="79F84717" wp14:editId="44CC4114">
            <wp:extent cx="5400040" cy="35433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14:paraId="0CC14A08" w14:textId="1EFB091C" w:rsidR="00B839CB" w:rsidRDefault="00B839CB" w:rsidP="00B839CB">
      <w:pPr>
        <w:pStyle w:val="Descripcin"/>
      </w:pPr>
      <w:bookmarkStart w:id="1708" w:name="_Toc479328469"/>
      <w:bookmarkStart w:id="1709" w:name="_Toc487482806"/>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7</w:t>
      </w:r>
      <w:r w:rsidR="00B948F6">
        <w:rPr>
          <w:noProof/>
        </w:rPr>
        <w:fldChar w:fldCharType="end"/>
      </w:r>
      <w:r>
        <w:t xml:space="preserve"> (Ventana "Grupos"-Listado grupos)</w:t>
      </w:r>
      <w:bookmarkEnd w:id="1708"/>
      <w:bookmarkEnd w:id="1709"/>
    </w:p>
    <w:p w14:paraId="6E41C41C" w14:textId="77777777" w:rsidR="009E3DFE" w:rsidRDefault="009E3DFE" w:rsidP="009E3DFE">
      <w:r>
        <w:t xml:space="preserve"> </w:t>
      </w:r>
      <w:r w:rsidR="00AC7BB8">
        <w:t>Al pinchar</w:t>
      </w:r>
      <w:r w:rsidR="00B839CB">
        <w:t xml:space="preserve"> en cualquiera de los grupos</w:t>
      </w:r>
      <w:r w:rsidR="00AC7BB8">
        <w:t>,</w:t>
      </w:r>
      <w:r w:rsidR="00B839CB">
        <w:t xml:space="preserve"> se </w:t>
      </w:r>
      <w:r w:rsidR="00D47DD5">
        <w:t>mostrará</w:t>
      </w:r>
      <w:r w:rsidR="00B839CB">
        <w:t xml:space="preserve"> toda la información del grupo</w:t>
      </w:r>
      <w:r w:rsidR="006677F4">
        <w:t xml:space="preserve"> seleccionado, </w:t>
      </w:r>
      <w:r w:rsidR="00B839CB">
        <w:t>incluyendo todas las acciones</w:t>
      </w:r>
      <w:r w:rsidR="006677F4">
        <w:t xml:space="preserve"> distribuidas</w:t>
      </w:r>
      <w:r w:rsidR="00B839CB">
        <w:t xml:space="preserve"> en pestañas para poder navegar fácilmente:</w:t>
      </w:r>
    </w:p>
    <w:p w14:paraId="6C0D50A5" w14:textId="77777777" w:rsidR="00B839CB" w:rsidRDefault="00B839CB" w:rsidP="00B839CB">
      <w:pPr>
        <w:pStyle w:val="Prrafodelista"/>
        <w:numPr>
          <w:ilvl w:val="0"/>
          <w:numId w:val="5"/>
        </w:numPr>
      </w:pPr>
      <w:r w:rsidRPr="00AC7BB8">
        <w:rPr>
          <w:b/>
        </w:rPr>
        <w:t xml:space="preserve">Información: </w:t>
      </w:r>
      <w:r>
        <w:t>Su función es la de mostrar la información personal del grupo.</w:t>
      </w:r>
    </w:p>
    <w:p w14:paraId="55DBA820" w14:textId="77777777" w:rsidR="00B839CB" w:rsidRDefault="00B839CB" w:rsidP="00B839CB">
      <w:pPr>
        <w:pStyle w:val="Prrafodelista"/>
        <w:numPr>
          <w:ilvl w:val="0"/>
          <w:numId w:val="5"/>
        </w:numPr>
      </w:pPr>
      <w:r w:rsidRPr="00AC7BB8">
        <w:rPr>
          <w:b/>
        </w:rPr>
        <w:t>Miembros:</w:t>
      </w:r>
      <w:r>
        <w:t xml:space="preserve"> Visualización y listado de todos los miem</w:t>
      </w:r>
      <w:r w:rsidR="006677F4">
        <w:t xml:space="preserve">bros del grupo pudiendo añadir </w:t>
      </w:r>
      <w:r>
        <w:t>o remover miembros del grupo.</w:t>
      </w:r>
    </w:p>
    <w:p w14:paraId="66CDB9E6" w14:textId="77777777" w:rsidR="00B839CB" w:rsidRDefault="00B839CB" w:rsidP="00B839CB">
      <w:pPr>
        <w:pStyle w:val="Prrafodelista"/>
        <w:numPr>
          <w:ilvl w:val="0"/>
          <w:numId w:val="5"/>
        </w:numPr>
      </w:pPr>
      <w:r w:rsidRPr="00AC7BB8">
        <w:rPr>
          <w:b/>
        </w:rPr>
        <w:t>Subgrupos:</w:t>
      </w:r>
      <w:r>
        <w:t xml:space="preserve"> Visualización y</w:t>
      </w:r>
      <w:r w:rsidR="00D47DD5">
        <w:t xml:space="preserve"> gestión de</w:t>
      </w:r>
      <w:r w:rsidR="007C1B7F">
        <w:t xml:space="preserve"> </w:t>
      </w:r>
      <w:r w:rsidR="00D47DD5">
        <w:t>todos los subgrupos</w:t>
      </w:r>
      <w:r w:rsidR="006677F4">
        <w:t xml:space="preserve"> del grupo. </w:t>
      </w:r>
      <w:r w:rsidR="007C1B7F">
        <w:t>Los subgrupos estarán dispuestos en un listado donde se podrá gestionar cada uno de carácter individual.</w:t>
      </w:r>
      <w:r>
        <w:t xml:space="preserve"> </w:t>
      </w:r>
    </w:p>
    <w:p w14:paraId="7D61AA6E" w14:textId="77777777" w:rsidR="007C1B7F" w:rsidRDefault="007C1B7F" w:rsidP="00B839CB">
      <w:pPr>
        <w:pStyle w:val="Prrafodelista"/>
        <w:numPr>
          <w:ilvl w:val="0"/>
          <w:numId w:val="5"/>
        </w:numPr>
      </w:pPr>
      <w:r w:rsidRPr="00AC7BB8">
        <w:rPr>
          <w:b/>
        </w:rPr>
        <w:t>Proyectos:</w:t>
      </w:r>
      <w:r w:rsidR="00AC7BB8">
        <w:t xml:space="preserve"> Pestaña que gestionará</w:t>
      </w:r>
      <w:r>
        <w:t xml:space="preserve"> todos los</w:t>
      </w:r>
      <w:r w:rsidR="006677F4">
        <w:t xml:space="preserve"> proyectos que albergue el grupo pudiendo añadir o eliminar.</w:t>
      </w:r>
    </w:p>
    <w:p w14:paraId="26D44429" w14:textId="77777777" w:rsidR="007C1B7F" w:rsidRDefault="007C1B7F" w:rsidP="007C1B7F">
      <w:pPr>
        <w:pStyle w:val="Prrafodelista"/>
      </w:pPr>
    </w:p>
    <w:p w14:paraId="384798A9" w14:textId="77777777" w:rsidR="007C1B7F" w:rsidRDefault="007C1B7F" w:rsidP="00EB5E49">
      <w:pPr>
        <w:pStyle w:val="Prrafodelista"/>
        <w:keepNext/>
        <w:jc w:val="center"/>
      </w:pPr>
      <w:r>
        <w:rPr>
          <w:noProof/>
          <w:lang w:val="es-ES" w:eastAsia="es-ES"/>
        </w:rPr>
        <w:lastRenderedPageBreak/>
        <w:drawing>
          <wp:inline distT="0" distB="0" distL="0" distR="0" wp14:anchorId="6AE982B1" wp14:editId="1B47A5C2">
            <wp:extent cx="5400040" cy="35433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14:paraId="2DB854FA" w14:textId="378457E6" w:rsidR="007C1B7F" w:rsidRDefault="007C1B7F" w:rsidP="007C1B7F">
      <w:pPr>
        <w:pStyle w:val="Descripcin"/>
      </w:pPr>
      <w:bookmarkStart w:id="1710" w:name="_Toc479328470"/>
      <w:bookmarkStart w:id="1711" w:name="_Toc487482807"/>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8</w:t>
      </w:r>
      <w:r w:rsidR="00B948F6">
        <w:rPr>
          <w:noProof/>
        </w:rPr>
        <w:fldChar w:fldCharType="end"/>
      </w:r>
      <w:r>
        <w:t xml:space="preserve"> (Ventana "Grupos"-Información)</w:t>
      </w:r>
      <w:bookmarkEnd w:id="1710"/>
      <w:bookmarkEnd w:id="1711"/>
    </w:p>
    <w:p w14:paraId="13A0BC89" w14:textId="77777777" w:rsidR="007C1B7F" w:rsidRDefault="007C1B7F" w:rsidP="00EB5E49">
      <w:pPr>
        <w:keepNext/>
        <w:jc w:val="center"/>
      </w:pPr>
      <w:r>
        <w:rPr>
          <w:noProof/>
          <w:lang w:val="es-ES" w:eastAsia="es-ES"/>
        </w:rPr>
        <w:drawing>
          <wp:inline distT="0" distB="0" distL="0" distR="0" wp14:anchorId="26AEB4DB" wp14:editId="175D03F0">
            <wp:extent cx="5400040" cy="35433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mbros.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14:paraId="186D92B6" w14:textId="38900829" w:rsidR="007C1B7F" w:rsidRDefault="007C1B7F" w:rsidP="007C1B7F">
      <w:pPr>
        <w:pStyle w:val="Descripcin"/>
      </w:pPr>
      <w:bookmarkStart w:id="1712" w:name="_Toc479328471"/>
      <w:bookmarkStart w:id="1713" w:name="_Toc487482808"/>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9</w:t>
      </w:r>
      <w:r w:rsidR="00B948F6">
        <w:rPr>
          <w:noProof/>
        </w:rPr>
        <w:fldChar w:fldCharType="end"/>
      </w:r>
      <w:r w:rsidR="00D47DD5">
        <w:t xml:space="preserve"> </w:t>
      </w:r>
      <w:r>
        <w:t>(Ventana "Grupos"-Miembros)</w:t>
      </w:r>
      <w:bookmarkEnd w:id="1712"/>
      <w:bookmarkEnd w:id="1713"/>
    </w:p>
    <w:p w14:paraId="3EA219C6" w14:textId="77777777" w:rsidR="007C1B7F" w:rsidRDefault="007C1B7F" w:rsidP="00EB5E49">
      <w:pPr>
        <w:keepNext/>
        <w:jc w:val="center"/>
      </w:pPr>
      <w:r>
        <w:rPr>
          <w:noProof/>
          <w:lang w:val="es-ES" w:eastAsia="es-ES"/>
        </w:rPr>
        <w:lastRenderedPageBreak/>
        <w:drawing>
          <wp:inline distT="0" distB="0" distL="0" distR="0" wp14:anchorId="666CC183" wp14:editId="7548A8AF">
            <wp:extent cx="5400040" cy="354330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grupos.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14:paraId="6BC3899C" w14:textId="1CCAD18E" w:rsidR="007C1B7F" w:rsidRDefault="007C1B7F" w:rsidP="007C1B7F">
      <w:pPr>
        <w:pStyle w:val="Descripcin"/>
      </w:pPr>
      <w:bookmarkStart w:id="1714" w:name="_Toc479328472"/>
      <w:bookmarkStart w:id="1715" w:name="_Toc487482809"/>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10</w:t>
      </w:r>
      <w:r w:rsidR="00B948F6">
        <w:rPr>
          <w:noProof/>
        </w:rPr>
        <w:fldChar w:fldCharType="end"/>
      </w:r>
      <w:r>
        <w:t xml:space="preserve"> (Ventana "Grupos"- subgrupos)</w:t>
      </w:r>
      <w:bookmarkEnd w:id="1714"/>
      <w:bookmarkEnd w:id="1715"/>
    </w:p>
    <w:p w14:paraId="478306DB" w14:textId="77777777" w:rsidR="007C1B7F" w:rsidRDefault="007C1B7F" w:rsidP="00EB5E49">
      <w:pPr>
        <w:keepNext/>
        <w:jc w:val="center"/>
      </w:pPr>
      <w:r>
        <w:rPr>
          <w:noProof/>
          <w:lang w:val="es-ES" w:eastAsia="es-ES"/>
        </w:rPr>
        <w:drawing>
          <wp:inline distT="0" distB="0" distL="0" distR="0" wp14:anchorId="7F7C4991" wp14:editId="5E1F3397">
            <wp:extent cx="5400040" cy="35433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14:paraId="08AAC9AB" w14:textId="76015525" w:rsidR="007C1B7F" w:rsidRDefault="007C1B7F" w:rsidP="007C1B7F">
      <w:pPr>
        <w:pStyle w:val="Descripcin"/>
      </w:pPr>
      <w:bookmarkStart w:id="1716" w:name="_Toc479328473"/>
      <w:bookmarkStart w:id="1717" w:name="_Toc487482810"/>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11</w:t>
      </w:r>
      <w:r w:rsidR="00B948F6">
        <w:rPr>
          <w:noProof/>
        </w:rPr>
        <w:fldChar w:fldCharType="end"/>
      </w:r>
      <w:r>
        <w:t xml:space="preserve"> (Ventana "Grupos"- proyectos)</w:t>
      </w:r>
      <w:bookmarkEnd w:id="1716"/>
      <w:bookmarkEnd w:id="1717"/>
    </w:p>
    <w:p w14:paraId="1B074AE3" w14:textId="77777777" w:rsidR="00D47DD5" w:rsidRPr="00D47DD5" w:rsidRDefault="00D47DD5" w:rsidP="00D47DD5"/>
    <w:p w14:paraId="01D0AEED" w14:textId="77777777" w:rsidR="00120778" w:rsidRPr="00120778" w:rsidRDefault="007C1B7F" w:rsidP="00120778">
      <w:pPr>
        <w:pStyle w:val="Ttulo2"/>
        <w:numPr>
          <w:ilvl w:val="1"/>
          <w:numId w:val="1"/>
        </w:numPr>
      </w:pPr>
      <w:bookmarkStart w:id="1718" w:name="_Toc487482739"/>
      <w:r w:rsidRPr="007D661C">
        <w:lastRenderedPageBreak/>
        <w:t>Ventana Ejecuciones</w:t>
      </w:r>
      <w:r w:rsidR="00120778" w:rsidRPr="007D661C">
        <w:t>:</w:t>
      </w:r>
      <w:bookmarkEnd w:id="1718"/>
    </w:p>
    <w:p w14:paraId="3DD36003" w14:textId="1084FA8B" w:rsidR="008D3338" w:rsidRDefault="00120778" w:rsidP="00E33521">
      <w:pPr>
        <w:ind w:firstLine="360"/>
      </w:pPr>
      <w:r>
        <w:t>La ventana ejecuciones es activada con la interacción del elemento “Ejecuciones” en el menú de la aplicación.</w:t>
      </w:r>
      <w:r w:rsidR="002E1272">
        <w:t xml:space="preserve"> El botón </w:t>
      </w:r>
      <w:del w:id="1719" w:author="Raul Garcia Fernandez" w:date="2017-06-29T09:37:00Z">
        <w:r w:rsidR="002E1272" w:rsidDel="002F6854">
          <w:delText>despliega</w:delText>
        </w:r>
      </w:del>
      <w:ins w:id="1720" w:author="Raul Garcia Fernandez" w:date="2017-06-29T09:37:00Z">
        <w:r w:rsidR="002F6854">
          <w:t>desplegará</w:t>
        </w:r>
      </w:ins>
      <w:r w:rsidR="002E1272">
        <w:t xml:space="preserve"> l</w:t>
      </w:r>
      <w:r>
        <w:t>a ventana “Ejecuciones”</w:t>
      </w:r>
      <w:r w:rsidR="00AC7BB8">
        <w:t>,</w:t>
      </w:r>
      <w:r>
        <w:t xml:space="preserve"> </w:t>
      </w:r>
      <w:r w:rsidR="002E1272">
        <w:t xml:space="preserve">la cual </w:t>
      </w:r>
      <w:r>
        <w:t xml:space="preserve">se encarga de gestionar todo el conjunto de ejecuciones lanzadas y finalizadas propias del usuario. </w:t>
      </w:r>
    </w:p>
    <w:p w14:paraId="7117297B" w14:textId="3681EA68" w:rsidR="00120778" w:rsidRDefault="00120778" w:rsidP="00120778">
      <w:r>
        <w:t>La ventana se iniciali</w:t>
      </w:r>
      <w:r w:rsidR="002E1272">
        <w:t>za</w:t>
      </w:r>
      <w:ins w:id="1721" w:author="Raul Garcia Fernandez" w:date="2017-06-29T09:37:00Z">
        <w:r w:rsidR="002F6854">
          <w:t>rá</w:t>
        </w:r>
      </w:ins>
      <w:r w:rsidR="002E1272">
        <w:t xml:space="preserve"> con un listado de ejecuciones. E</w:t>
      </w:r>
      <w:r>
        <w:t xml:space="preserve">n la parte superior se </w:t>
      </w:r>
      <w:del w:id="1722" w:author="Raul Garcia Fernandez" w:date="2017-06-29T09:38:00Z">
        <w:r w:rsidDel="002F6854">
          <w:delText xml:space="preserve">muestran </w:delText>
        </w:r>
      </w:del>
      <w:ins w:id="1723" w:author="Raul Garcia Fernandez" w:date="2017-06-29T09:38:00Z">
        <w:r w:rsidR="002F6854">
          <w:t xml:space="preserve">mostrarán </w:t>
        </w:r>
      </w:ins>
      <w:r>
        <w:t>las ejecuciones e</w:t>
      </w:r>
      <w:r w:rsidR="002E1272">
        <w:t>n ejecución en una tabla (3*3) y</w:t>
      </w:r>
      <w:r>
        <w:t xml:space="preserve"> debajo el listado de las ejecuciones finalizadas. Siempre que se quiera </w:t>
      </w:r>
      <w:ins w:id="1724" w:author="Raul Garcia Fernandez" w:date="2017-06-29T09:38:00Z">
        <w:r w:rsidR="002F6854">
          <w:t xml:space="preserve">se </w:t>
        </w:r>
      </w:ins>
      <w:r>
        <w:t>inicializar</w:t>
      </w:r>
      <w:ins w:id="1725" w:author="Raul Garcia Fernandez" w:date="2017-06-29T09:38:00Z">
        <w:r w:rsidR="002F6854">
          <w:t>á</w:t>
        </w:r>
      </w:ins>
      <w:r>
        <w:t xml:space="preserve"> una nueva ejecución</w:t>
      </w:r>
      <w:ins w:id="1726" w:author="Raul Garcia Fernandez" w:date="2017-06-29T09:38:00Z">
        <w:r w:rsidR="002F6854">
          <w:t>, donde</w:t>
        </w:r>
      </w:ins>
      <w:r>
        <w:t xml:space="preserve"> se podrá pinchar en el botón superior derecha como se puede ver en la </w:t>
      </w:r>
      <w:ins w:id="1727" w:author="Raul Garcia Fernandez" w:date="2017-06-29T09:39:00Z">
        <w:r w:rsidR="002F6854">
          <w:t xml:space="preserve">siguiente </w:t>
        </w:r>
      </w:ins>
      <w:r>
        <w:t xml:space="preserve">ilustración. </w:t>
      </w:r>
    </w:p>
    <w:p w14:paraId="209F5516" w14:textId="77777777" w:rsidR="00D47DD5" w:rsidRDefault="00D47DD5" w:rsidP="00120778"/>
    <w:p w14:paraId="1B8FFB25" w14:textId="77777777" w:rsidR="00120778" w:rsidRDefault="00120778" w:rsidP="00EB5E49">
      <w:pPr>
        <w:keepNext/>
        <w:jc w:val="center"/>
      </w:pPr>
      <w:r>
        <w:rPr>
          <w:noProof/>
          <w:lang w:val="es-ES" w:eastAsia="es-ES"/>
        </w:rPr>
        <w:drawing>
          <wp:inline distT="0" distB="0" distL="0" distR="0" wp14:anchorId="6E0B01B1" wp14:editId="374CDB56">
            <wp:extent cx="5400040" cy="352361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Exe.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3523615"/>
                    </a:xfrm>
                    <a:prstGeom prst="rect">
                      <a:avLst/>
                    </a:prstGeom>
                  </pic:spPr>
                </pic:pic>
              </a:graphicData>
            </a:graphic>
          </wp:inline>
        </w:drawing>
      </w:r>
    </w:p>
    <w:p w14:paraId="7DA27F39" w14:textId="74EB9430" w:rsidR="00120778" w:rsidRDefault="00120778" w:rsidP="00120778">
      <w:pPr>
        <w:pStyle w:val="Descripcin"/>
      </w:pPr>
      <w:bookmarkStart w:id="1728" w:name="_Toc479328474"/>
      <w:bookmarkStart w:id="1729" w:name="_Toc487482811"/>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12</w:t>
      </w:r>
      <w:r w:rsidR="00B948F6">
        <w:rPr>
          <w:noProof/>
        </w:rPr>
        <w:fldChar w:fldCharType="end"/>
      </w:r>
      <w:r>
        <w:t xml:space="preserve"> (Ventana "Ejecuciones"-Listado)</w:t>
      </w:r>
      <w:bookmarkEnd w:id="1728"/>
      <w:bookmarkEnd w:id="1729"/>
    </w:p>
    <w:p w14:paraId="5DF7A42B" w14:textId="77777777" w:rsidR="00D47DD5" w:rsidRPr="00D47DD5" w:rsidRDefault="00D47DD5" w:rsidP="00D47DD5"/>
    <w:p w14:paraId="0061E635" w14:textId="08753301" w:rsidR="0025218C" w:rsidRDefault="008D3338" w:rsidP="00120778">
      <w:r>
        <w:t>Pulsando cualquier elemento de los li</w:t>
      </w:r>
      <w:r w:rsidR="00361856">
        <w:t xml:space="preserve">stados superiores e </w:t>
      </w:r>
      <w:r w:rsidR="00AC7BB8">
        <w:t>inferiores la ventana desplegará</w:t>
      </w:r>
      <w:r w:rsidR="00361856">
        <w:t xml:space="preserve"> una ven</w:t>
      </w:r>
      <w:r>
        <w:t>tana</w:t>
      </w:r>
      <w:r w:rsidR="00361856">
        <w:t xml:space="preserve"> auxiliar</w:t>
      </w:r>
      <w:r w:rsidR="00AC7BB8">
        <w:t xml:space="preserve"> que mostrará</w:t>
      </w:r>
      <w:r>
        <w:t xml:space="preserve"> toda la información de la entidad ejecución</w:t>
      </w:r>
      <w:r w:rsidR="00361856">
        <w:t xml:space="preserve"> seleccionada</w:t>
      </w:r>
      <w:r>
        <w:t>. La ventana nueva desplegada</w:t>
      </w:r>
      <w:ins w:id="1730" w:author="Raul Garcia Fernandez" w:date="2017-06-29T09:39:00Z">
        <w:r w:rsidR="002F6854">
          <w:t>,</w:t>
        </w:r>
      </w:ins>
      <w:r>
        <w:t xml:space="preserve"> contendrá dos espacios </w:t>
      </w:r>
      <w:r w:rsidR="00AC7BB8">
        <w:t xml:space="preserve">claros; </w:t>
      </w:r>
      <w:ins w:id="1731" w:author="Raul Garcia Fernandez" w:date="2017-06-29T09:39:00Z">
        <w:r w:rsidR="002F6854">
          <w:t>“</w:t>
        </w:r>
      </w:ins>
      <w:r w:rsidR="0025218C" w:rsidRPr="0025218C">
        <w:rPr>
          <w:b/>
        </w:rPr>
        <w:t>input</w:t>
      </w:r>
      <w:ins w:id="1732" w:author="Raul Garcia Fernandez" w:date="2017-06-29T09:39:00Z">
        <w:r w:rsidR="002F6854">
          <w:rPr>
            <w:b/>
          </w:rPr>
          <w:t>”</w:t>
        </w:r>
      </w:ins>
      <w:r w:rsidR="0025218C">
        <w:t xml:space="preserve"> y </w:t>
      </w:r>
      <w:ins w:id="1733" w:author="Raul Garcia Fernandez" w:date="2017-06-29T09:39:00Z">
        <w:r w:rsidR="002F6854">
          <w:t>“</w:t>
        </w:r>
      </w:ins>
      <w:r w:rsidR="0025218C" w:rsidRPr="0025218C">
        <w:rPr>
          <w:b/>
        </w:rPr>
        <w:t>output</w:t>
      </w:r>
      <w:ins w:id="1734" w:author="Raul Garcia Fernandez" w:date="2017-06-29T09:39:00Z">
        <w:r w:rsidR="002F6854">
          <w:rPr>
            <w:b/>
          </w:rPr>
          <w:t>”</w:t>
        </w:r>
      </w:ins>
      <w:r w:rsidR="0025218C" w:rsidRPr="0025218C">
        <w:rPr>
          <w:b/>
        </w:rPr>
        <w:t>.</w:t>
      </w:r>
    </w:p>
    <w:p w14:paraId="46C937E6" w14:textId="4E89DD87" w:rsidR="008D3338" w:rsidRDefault="002F6854" w:rsidP="00120778">
      <w:ins w:id="1735" w:author="Raul Garcia Fernandez" w:date="2017-06-29T09:39:00Z">
        <w:r>
          <w:t>“</w:t>
        </w:r>
      </w:ins>
      <w:r w:rsidR="0025218C">
        <w:t>Input</w:t>
      </w:r>
      <w:ins w:id="1736" w:author="Raul Garcia Fernandez" w:date="2017-06-29T09:39:00Z">
        <w:r>
          <w:t>”</w:t>
        </w:r>
      </w:ins>
      <w:r w:rsidR="0025218C">
        <w:t xml:space="preserve"> </w:t>
      </w:r>
      <w:r w:rsidR="00361856">
        <w:t xml:space="preserve">contendrá </w:t>
      </w:r>
      <w:r w:rsidR="008D3338">
        <w:t>la información referente a la entrada.</w:t>
      </w:r>
      <w:r w:rsidR="00361856">
        <w:t xml:space="preserve"> Cuando la ejecución sea nueva</w:t>
      </w:r>
      <w:r w:rsidR="0025218C">
        <w:t>,</w:t>
      </w:r>
      <w:r w:rsidR="00361856">
        <w:t xml:space="preserve"> la zona </w:t>
      </w:r>
      <w:ins w:id="1737" w:author="Raul Garcia Fernandez" w:date="2017-06-29T09:39:00Z">
        <w:r>
          <w:t>“</w:t>
        </w:r>
      </w:ins>
      <w:r w:rsidR="00361856">
        <w:t>input</w:t>
      </w:r>
      <w:ins w:id="1738" w:author="Raul Garcia Fernandez" w:date="2017-06-29T09:39:00Z">
        <w:r>
          <w:t>”</w:t>
        </w:r>
      </w:ins>
      <w:r w:rsidR="008D3338">
        <w:t xml:space="preserve"> tendrá los argumentos de entrada de la ejecución vacíos</w:t>
      </w:r>
      <w:r w:rsidR="00F074B6">
        <w:t xml:space="preserve">. </w:t>
      </w:r>
      <w:r w:rsidR="00361856">
        <w:t xml:space="preserve">Esta </w:t>
      </w:r>
      <w:del w:id="1739" w:author="Raul Garcia Fernandez" w:date="2017-06-29T09:41:00Z">
        <w:r w:rsidR="00361856" w:rsidDel="00F25DDD">
          <w:delText>zona</w:delText>
        </w:r>
      </w:del>
      <w:del w:id="1740" w:author="Raul Garcia Fernandez" w:date="2017-06-29T09:40:00Z">
        <w:r w:rsidR="00361856" w:rsidDel="00F25DDD">
          <w:delText xml:space="preserve"> puede ser r</w:delText>
        </w:r>
        <w:r w:rsidR="00F074B6" w:rsidDel="00F25DDD">
          <w:delText xml:space="preserve">ellenable </w:delText>
        </w:r>
      </w:del>
      <w:ins w:id="1741" w:author="Raul Garcia Fernandez" w:date="2017-06-29T09:41:00Z">
        <w:r w:rsidR="00F25DDD">
          <w:t>zona se podrá</w:t>
        </w:r>
      </w:ins>
      <w:ins w:id="1742" w:author="Raul Garcia Fernandez" w:date="2017-06-29T09:40:00Z">
        <w:r w:rsidR="00F25DDD">
          <w:t xml:space="preserve"> editar </w:t>
        </w:r>
      </w:ins>
      <w:r w:rsidR="00F074B6">
        <w:t xml:space="preserve">para poder </w:t>
      </w:r>
      <w:ins w:id="1743" w:author="Raul Garcia Fernandez" w:date="2017-06-29T09:41:00Z">
        <w:r w:rsidR="00F25DDD">
          <w:t xml:space="preserve">luego </w:t>
        </w:r>
      </w:ins>
      <w:r w:rsidR="00F074B6">
        <w:t>ser ejecutada</w:t>
      </w:r>
      <w:del w:id="1744" w:author="Raul Garcia Fernandez" w:date="2017-06-29T09:41:00Z">
        <w:r w:rsidR="00F074B6" w:rsidDel="00F25DDD">
          <w:delText>s</w:delText>
        </w:r>
      </w:del>
      <w:r w:rsidR="00F074B6">
        <w:t xml:space="preserve"> mediante</w:t>
      </w:r>
      <w:r w:rsidR="00361856">
        <w:t xml:space="preserve"> la orden</w:t>
      </w:r>
      <w:r w:rsidR="00F074B6">
        <w:t xml:space="preserve"> </w:t>
      </w:r>
      <w:r w:rsidR="00361856">
        <w:t>del botón inferior</w:t>
      </w:r>
      <w:r w:rsidR="0025218C">
        <w:t>,</w:t>
      </w:r>
      <w:r w:rsidR="00361856">
        <w:t xml:space="preserve"> denominado “E</w:t>
      </w:r>
      <w:r w:rsidR="00F074B6">
        <w:t>jecutar</w:t>
      </w:r>
      <w:r w:rsidR="00361856">
        <w:t>”</w:t>
      </w:r>
      <w:r w:rsidR="008D3338">
        <w:t>.</w:t>
      </w:r>
    </w:p>
    <w:p w14:paraId="307258AF" w14:textId="77777777" w:rsidR="00F074B6" w:rsidRDefault="00F074B6" w:rsidP="00EB5E49">
      <w:pPr>
        <w:keepNext/>
        <w:jc w:val="center"/>
      </w:pPr>
      <w:r>
        <w:rPr>
          <w:noProof/>
          <w:lang w:val="es-ES" w:eastAsia="es-ES"/>
        </w:rPr>
        <w:lastRenderedPageBreak/>
        <w:drawing>
          <wp:inline distT="0" distB="0" distL="0" distR="0" wp14:anchorId="1A874BC9" wp14:editId="537313D1">
            <wp:extent cx="4569599" cy="2981739"/>
            <wp:effectExtent l="0" t="0" r="2540" b="952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77">
                      <a:extLst>
                        <a:ext uri="{28A0092B-C50C-407E-A947-70E740481C1C}">
                          <a14:useLocalDpi xmlns:a14="http://schemas.microsoft.com/office/drawing/2010/main" val="0"/>
                        </a:ext>
                      </a:extLst>
                    </a:blip>
                    <a:stretch>
                      <a:fillRect/>
                    </a:stretch>
                  </pic:blipFill>
                  <pic:spPr>
                    <a:xfrm>
                      <a:off x="0" y="0"/>
                      <a:ext cx="4573232" cy="2984109"/>
                    </a:xfrm>
                    <a:prstGeom prst="rect">
                      <a:avLst/>
                    </a:prstGeom>
                  </pic:spPr>
                </pic:pic>
              </a:graphicData>
            </a:graphic>
          </wp:inline>
        </w:drawing>
      </w:r>
    </w:p>
    <w:p w14:paraId="2DC1098B" w14:textId="6F881DE4" w:rsidR="00F074B6" w:rsidRDefault="00F074B6" w:rsidP="00F074B6">
      <w:pPr>
        <w:pStyle w:val="Descripcin"/>
      </w:pPr>
      <w:bookmarkStart w:id="1745" w:name="_Toc479328475"/>
      <w:bookmarkStart w:id="1746" w:name="_Toc487482812"/>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13</w:t>
      </w:r>
      <w:r w:rsidR="00B948F6">
        <w:rPr>
          <w:noProof/>
        </w:rPr>
        <w:fldChar w:fldCharType="end"/>
      </w:r>
      <w:r>
        <w:t xml:space="preserve"> (Ventana "Ejecuciones"-Input)</w:t>
      </w:r>
      <w:bookmarkEnd w:id="1745"/>
      <w:bookmarkEnd w:id="1746"/>
    </w:p>
    <w:p w14:paraId="6197D669" w14:textId="77777777" w:rsidR="00D47DD5" w:rsidRPr="00D47DD5" w:rsidRDefault="00D47DD5" w:rsidP="00D47DD5"/>
    <w:p w14:paraId="19096DD6" w14:textId="77777777" w:rsidR="00F074B6" w:rsidRDefault="00F074B6" w:rsidP="00F074B6">
      <w:r>
        <w:t>La ventana desplegada con la información de la entidad ejecució</w:t>
      </w:r>
      <w:r w:rsidR="006A1C38">
        <w:t>n tiene otra zona diferenciada llamada “O</w:t>
      </w:r>
      <w:r>
        <w:t>utput</w:t>
      </w:r>
      <w:r w:rsidR="006A1C38">
        <w:t>”</w:t>
      </w:r>
      <w:r>
        <w:t xml:space="preserve">. Esta zona será visible solo para ejecuciones en funcionamiento o </w:t>
      </w:r>
      <w:r w:rsidR="006A1C38">
        <w:t xml:space="preserve">finalizadas, las cuales contendrán </w:t>
      </w:r>
      <w:r>
        <w:t xml:space="preserve">el tiempo de la ejecución </w:t>
      </w:r>
      <w:r w:rsidR="006A1C38">
        <w:t>en caso de estar ejecutándose o</w:t>
      </w:r>
      <w:r>
        <w:t xml:space="preserve"> la respuesta</w:t>
      </w:r>
      <w:r w:rsidR="0025218C">
        <w:t>,</w:t>
      </w:r>
      <w:r>
        <w:t xml:space="preserve"> en caso de haber sido finalizadas con éxito. </w:t>
      </w:r>
    </w:p>
    <w:p w14:paraId="19C76F9B" w14:textId="77777777" w:rsidR="00D47DD5" w:rsidRDefault="00D47DD5" w:rsidP="00F074B6"/>
    <w:p w14:paraId="13113E04" w14:textId="77777777" w:rsidR="007E0312" w:rsidRDefault="00F074B6" w:rsidP="00EB5E49">
      <w:pPr>
        <w:keepNext/>
        <w:jc w:val="center"/>
      </w:pPr>
      <w:r>
        <w:rPr>
          <w:noProof/>
          <w:lang w:val="es-ES" w:eastAsia="es-ES"/>
        </w:rPr>
        <w:drawing>
          <wp:inline distT="0" distB="0" distL="0" distR="0" wp14:anchorId="00CC22CE" wp14:editId="325FDF33">
            <wp:extent cx="4615297" cy="3011557"/>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78">
                      <a:extLst>
                        <a:ext uri="{28A0092B-C50C-407E-A947-70E740481C1C}">
                          <a14:useLocalDpi xmlns:a14="http://schemas.microsoft.com/office/drawing/2010/main" val="0"/>
                        </a:ext>
                      </a:extLst>
                    </a:blip>
                    <a:stretch>
                      <a:fillRect/>
                    </a:stretch>
                  </pic:blipFill>
                  <pic:spPr>
                    <a:xfrm>
                      <a:off x="0" y="0"/>
                      <a:ext cx="4623408" cy="3016850"/>
                    </a:xfrm>
                    <a:prstGeom prst="rect">
                      <a:avLst/>
                    </a:prstGeom>
                  </pic:spPr>
                </pic:pic>
              </a:graphicData>
            </a:graphic>
          </wp:inline>
        </w:drawing>
      </w:r>
    </w:p>
    <w:p w14:paraId="1784D57B" w14:textId="56E0DB6B" w:rsidR="001129F2" w:rsidRPr="001129F2" w:rsidRDefault="007E0312" w:rsidP="00D47DD5">
      <w:pPr>
        <w:pStyle w:val="Descripcin"/>
      </w:pPr>
      <w:bookmarkStart w:id="1747" w:name="_Toc479328476"/>
      <w:bookmarkStart w:id="1748" w:name="_Toc487482813"/>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14</w:t>
      </w:r>
      <w:r w:rsidR="00B948F6">
        <w:rPr>
          <w:noProof/>
        </w:rPr>
        <w:fldChar w:fldCharType="end"/>
      </w:r>
      <w:r>
        <w:t xml:space="preserve"> (Ventana "Ejecuciones" - Output)</w:t>
      </w:r>
      <w:bookmarkEnd w:id="1747"/>
      <w:bookmarkEnd w:id="1748"/>
    </w:p>
    <w:p w14:paraId="5DFE81BC" w14:textId="77777777" w:rsidR="00D47DD5" w:rsidRPr="00D47DD5" w:rsidRDefault="001129F2" w:rsidP="00D47DD5">
      <w:pPr>
        <w:pStyle w:val="Ttulo2"/>
        <w:numPr>
          <w:ilvl w:val="1"/>
          <w:numId w:val="1"/>
        </w:numPr>
      </w:pPr>
      <w:bookmarkStart w:id="1749" w:name="_Toc487482740"/>
      <w:r w:rsidRPr="007D661C">
        <w:lastRenderedPageBreak/>
        <w:t>Ventana de administración:</w:t>
      </w:r>
      <w:bookmarkEnd w:id="1749"/>
    </w:p>
    <w:p w14:paraId="07C3F007" w14:textId="77777777" w:rsidR="00694CEB" w:rsidRDefault="00694CEB" w:rsidP="007D661C">
      <w:pPr>
        <w:ind w:firstLine="360"/>
      </w:pPr>
      <w:r>
        <w:t xml:space="preserve">La ventana de “Administración” se </w:t>
      </w:r>
      <w:r w:rsidR="007D661C">
        <w:t>iniciará</w:t>
      </w:r>
      <w:r>
        <w:t xml:space="preserve"> con el elemento del menú “Administrador”. El objetivo de esta ventana es la de gestionar todo acción de administración por parte del usuario</w:t>
      </w:r>
      <w:r w:rsidR="0025218C">
        <w:t>,</w:t>
      </w:r>
      <w:r>
        <w:t xml:space="preserve"> tanto de rol USUARI</w:t>
      </w:r>
      <w:r w:rsidR="0025218C">
        <w:t>O como de rol ADMINISTRADOR. L</w:t>
      </w:r>
      <w:r>
        <w:t>a ventana “</w:t>
      </w:r>
      <w:r w:rsidR="007D661C">
        <w:t>Administración” contendrá</w:t>
      </w:r>
      <w:r>
        <w:t xml:space="preserve"> pestañas que podrán ser visibles en función de los roles que posea el usuario que acceda a la ventana.</w:t>
      </w:r>
    </w:p>
    <w:p w14:paraId="02DBF126" w14:textId="77777777" w:rsidR="00694CEB" w:rsidRDefault="00694CEB" w:rsidP="00694CEB">
      <w:pPr>
        <w:pStyle w:val="Prrafodelista"/>
        <w:numPr>
          <w:ilvl w:val="0"/>
          <w:numId w:val="4"/>
        </w:numPr>
      </w:pPr>
      <w:r w:rsidRPr="007D661C">
        <w:rPr>
          <w:b/>
        </w:rPr>
        <w:t>Aplicaciones</w:t>
      </w:r>
      <w:r>
        <w:t>: Pestaña que gestiona los conjuntos de aplicaciones propias del usuario, las cuales, se les permite realizar acciones de usuario. Se podrá visualizar, añadir o eliminar aplicaciones. Esta pestaña podrá ser vista por usuarios con rol USUARIO.</w:t>
      </w:r>
    </w:p>
    <w:p w14:paraId="4ABEDF8C" w14:textId="77777777" w:rsidR="00694CEB" w:rsidRDefault="00694CEB" w:rsidP="00694CEB">
      <w:pPr>
        <w:pStyle w:val="Prrafodelista"/>
        <w:numPr>
          <w:ilvl w:val="0"/>
          <w:numId w:val="4"/>
        </w:numPr>
      </w:pPr>
      <w:r w:rsidRPr="007D661C">
        <w:rPr>
          <w:b/>
        </w:rPr>
        <w:t>Grupos</w:t>
      </w:r>
      <w:r>
        <w:t>: Pestaña que permite gestionar todos los grupos del sistema. Esta ventana solo puede ser vista por usuarios con rol ADMINISTRADOR.</w:t>
      </w:r>
    </w:p>
    <w:p w14:paraId="1792E62A" w14:textId="77777777" w:rsidR="00694CEB" w:rsidRDefault="00694CEB" w:rsidP="00694CEB">
      <w:pPr>
        <w:pStyle w:val="Prrafodelista"/>
        <w:numPr>
          <w:ilvl w:val="0"/>
          <w:numId w:val="4"/>
        </w:numPr>
      </w:pPr>
      <w:r w:rsidRPr="007D661C">
        <w:rPr>
          <w:b/>
        </w:rPr>
        <w:t>Proyecto</w:t>
      </w:r>
      <w:r>
        <w:t xml:space="preserve">: Pestaña de la ventana que </w:t>
      </w:r>
      <w:r w:rsidR="007D661C">
        <w:t>permite gestionar</w:t>
      </w:r>
      <w:r>
        <w:t xml:space="preserve"> todos los proyectos del sistema. Esta pestaña solo puede ser vista por usuarios con rol ADMINISTRADOR.</w:t>
      </w:r>
    </w:p>
    <w:p w14:paraId="79949DBD" w14:textId="77777777" w:rsidR="00694CEB" w:rsidRDefault="00694CEB" w:rsidP="00694CEB">
      <w:pPr>
        <w:pStyle w:val="Prrafodelista"/>
        <w:numPr>
          <w:ilvl w:val="0"/>
          <w:numId w:val="4"/>
        </w:numPr>
      </w:pPr>
      <w:r w:rsidRPr="007D661C">
        <w:rPr>
          <w:b/>
        </w:rPr>
        <w:t>Ejecuciones</w:t>
      </w:r>
      <w:r>
        <w:t>: Pestaña de la ventana que permite gestionar todas las ejecuciones del sistema. Esta pestaña solo puede ser vista por usuarios con rol ADMINISTRADOR.</w:t>
      </w:r>
    </w:p>
    <w:p w14:paraId="55745C9C" w14:textId="77777777" w:rsidR="00694CEB" w:rsidRDefault="00DF125E" w:rsidP="00694CEB">
      <w:pPr>
        <w:pStyle w:val="Prrafodelista"/>
        <w:numPr>
          <w:ilvl w:val="0"/>
          <w:numId w:val="4"/>
        </w:numPr>
      </w:pPr>
      <w:r w:rsidRPr="007D661C">
        <w:rPr>
          <w:b/>
        </w:rPr>
        <w:t>Usuarios</w:t>
      </w:r>
      <w:r>
        <w:t>: Pestaña de la ventana que permite bloquear el acceso de todos los usuarios del sis</w:t>
      </w:r>
      <w:r w:rsidR="0025218C">
        <w:t>tema. Esta pestaña</w:t>
      </w:r>
      <w:r>
        <w:t xml:space="preserve"> solo puede ser vista por usuarios con rol ADMINISTRADOR.</w:t>
      </w:r>
    </w:p>
    <w:p w14:paraId="6C11BDBC" w14:textId="77777777" w:rsidR="00DF125E" w:rsidRDefault="00DF125E" w:rsidP="007D661C">
      <w:pPr>
        <w:ind w:left="360"/>
      </w:pPr>
      <w:r>
        <w:t>La ventana “Administración” se inicia con la pestaña aplicaciones. Aunque en cualquier momento se puede cambiar de pestaña.</w:t>
      </w:r>
    </w:p>
    <w:p w14:paraId="7FA8D92B" w14:textId="77777777" w:rsidR="00DF125E" w:rsidRDefault="00DF125E" w:rsidP="00DF125E">
      <w:pPr>
        <w:keepNext/>
        <w:ind w:left="360"/>
        <w:jc w:val="center"/>
      </w:pPr>
      <w:r>
        <w:rPr>
          <w:noProof/>
          <w:lang w:val="es-ES" w:eastAsia="es-ES"/>
        </w:rPr>
        <w:drawing>
          <wp:inline distT="0" distB="0" distL="0" distR="0" wp14:anchorId="2302815F" wp14:editId="3229D053">
            <wp:extent cx="5237958" cy="3130826"/>
            <wp:effectExtent l="0" t="0" r="127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àplicacionesAdmin.png"/>
                    <pic:cNvPicPr/>
                  </pic:nvPicPr>
                  <pic:blipFill>
                    <a:blip r:embed="rId79">
                      <a:extLst>
                        <a:ext uri="{28A0092B-C50C-407E-A947-70E740481C1C}">
                          <a14:useLocalDpi xmlns:a14="http://schemas.microsoft.com/office/drawing/2010/main" val="0"/>
                        </a:ext>
                      </a:extLst>
                    </a:blip>
                    <a:stretch>
                      <a:fillRect/>
                    </a:stretch>
                  </pic:blipFill>
                  <pic:spPr>
                    <a:xfrm>
                      <a:off x="0" y="0"/>
                      <a:ext cx="5243583" cy="3134188"/>
                    </a:xfrm>
                    <a:prstGeom prst="rect">
                      <a:avLst/>
                    </a:prstGeom>
                  </pic:spPr>
                </pic:pic>
              </a:graphicData>
            </a:graphic>
          </wp:inline>
        </w:drawing>
      </w:r>
    </w:p>
    <w:p w14:paraId="0BA03AD7" w14:textId="35C01D6C" w:rsidR="00DF125E" w:rsidRDefault="00DF125E" w:rsidP="00DF125E">
      <w:pPr>
        <w:pStyle w:val="Descripcin"/>
      </w:pPr>
      <w:bookmarkStart w:id="1750" w:name="_Toc479328477"/>
      <w:bookmarkStart w:id="1751" w:name="_Toc487482814"/>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15</w:t>
      </w:r>
      <w:r w:rsidR="00B948F6">
        <w:rPr>
          <w:noProof/>
        </w:rPr>
        <w:fldChar w:fldCharType="end"/>
      </w:r>
      <w:r>
        <w:t xml:space="preserve"> (Ventana "Administración"- Aplicaciones)</w:t>
      </w:r>
      <w:bookmarkEnd w:id="1750"/>
      <w:bookmarkEnd w:id="1751"/>
    </w:p>
    <w:p w14:paraId="1CFDF318" w14:textId="77777777" w:rsidR="007D661C" w:rsidRPr="007D661C" w:rsidRDefault="007D661C" w:rsidP="007D661C"/>
    <w:p w14:paraId="5563A0E8" w14:textId="77777777" w:rsidR="00DF125E" w:rsidRDefault="00DF125E" w:rsidP="00DF125E">
      <w:pPr>
        <w:keepNext/>
        <w:ind w:left="360"/>
        <w:jc w:val="center"/>
      </w:pPr>
      <w:r>
        <w:rPr>
          <w:noProof/>
          <w:lang w:val="es-ES" w:eastAsia="es-ES"/>
        </w:rPr>
        <w:lastRenderedPageBreak/>
        <w:drawing>
          <wp:inline distT="0" distB="0" distL="0" distR="0" wp14:anchorId="0929C1D5" wp14:editId="21FDB0A8">
            <wp:extent cx="5449973" cy="3257550"/>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esAdmin.png"/>
                    <pic:cNvPicPr/>
                  </pic:nvPicPr>
                  <pic:blipFill>
                    <a:blip r:embed="rId80">
                      <a:extLst>
                        <a:ext uri="{28A0092B-C50C-407E-A947-70E740481C1C}">
                          <a14:useLocalDpi xmlns:a14="http://schemas.microsoft.com/office/drawing/2010/main" val="0"/>
                        </a:ext>
                      </a:extLst>
                    </a:blip>
                    <a:stretch>
                      <a:fillRect/>
                    </a:stretch>
                  </pic:blipFill>
                  <pic:spPr>
                    <a:xfrm>
                      <a:off x="0" y="0"/>
                      <a:ext cx="5455514" cy="3260862"/>
                    </a:xfrm>
                    <a:prstGeom prst="rect">
                      <a:avLst/>
                    </a:prstGeom>
                  </pic:spPr>
                </pic:pic>
              </a:graphicData>
            </a:graphic>
          </wp:inline>
        </w:drawing>
      </w:r>
    </w:p>
    <w:p w14:paraId="6A20BF2B" w14:textId="1A56F55E" w:rsidR="00DF125E" w:rsidRDefault="00DF125E" w:rsidP="00DF125E">
      <w:pPr>
        <w:pStyle w:val="Descripcin"/>
      </w:pPr>
      <w:bookmarkStart w:id="1752" w:name="_Toc479328478"/>
      <w:bookmarkStart w:id="1753" w:name="_Toc487482815"/>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16</w:t>
      </w:r>
      <w:r w:rsidR="00B948F6">
        <w:rPr>
          <w:noProof/>
        </w:rPr>
        <w:fldChar w:fldCharType="end"/>
      </w:r>
      <w:r>
        <w:t xml:space="preserve"> (Ventana "Administración" - Ejecuciones)</w:t>
      </w:r>
      <w:bookmarkEnd w:id="1752"/>
      <w:bookmarkEnd w:id="1753"/>
    </w:p>
    <w:p w14:paraId="0552BB20" w14:textId="77777777" w:rsidR="00DF125E" w:rsidRDefault="00DF125E" w:rsidP="00DF125E">
      <w:pPr>
        <w:keepNext/>
        <w:ind w:left="360"/>
        <w:jc w:val="center"/>
      </w:pPr>
      <w:r>
        <w:rPr>
          <w:noProof/>
          <w:lang w:val="es-ES" w:eastAsia="es-ES"/>
        </w:rPr>
        <w:drawing>
          <wp:inline distT="0" distB="0" distL="0" distR="0" wp14:anchorId="1C6ED591" wp14:editId="6303E42B">
            <wp:extent cx="5561520" cy="3324225"/>
            <wp:effectExtent l="0" t="0" r="127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sAdmin.png"/>
                    <pic:cNvPicPr/>
                  </pic:nvPicPr>
                  <pic:blipFill>
                    <a:blip r:embed="rId81">
                      <a:extLst>
                        <a:ext uri="{28A0092B-C50C-407E-A947-70E740481C1C}">
                          <a14:useLocalDpi xmlns:a14="http://schemas.microsoft.com/office/drawing/2010/main" val="0"/>
                        </a:ext>
                      </a:extLst>
                    </a:blip>
                    <a:stretch>
                      <a:fillRect/>
                    </a:stretch>
                  </pic:blipFill>
                  <pic:spPr>
                    <a:xfrm>
                      <a:off x="0" y="0"/>
                      <a:ext cx="5559134" cy="3322799"/>
                    </a:xfrm>
                    <a:prstGeom prst="rect">
                      <a:avLst/>
                    </a:prstGeom>
                  </pic:spPr>
                </pic:pic>
              </a:graphicData>
            </a:graphic>
          </wp:inline>
        </w:drawing>
      </w:r>
    </w:p>
    <w:p w14:paraId="51E180AF" w14:textId="0C88A1EB" w:rsidR="00DF125E" w:rsidRDefault="00DF125E" w:rsidP="00DF125E">
      <w:pPr>
        <w:pStyle w:val="Descripcin"/>
      </w:pPr>
      <w:bookmarkStart w:id="1754" w:name="_Toc479328479"/>
      <w:bookmarkStart w:id="1755" w:name="_Toc487482816"/>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17</w:t>
      </w:r>
      <w:r w:rsidR="00B948F6">
        <w:rPr>
          <w:noProof/>
        </w:rPr>
        <w:fldChar w:fldCharType="end"/>
      </w:r>
      <w:r>
        <w:t xml:space="preserve"> (Ventana "Administración" - Grupos)</w:t>
      </w:r>
      <w:bookmarkEnd w:id="1754"/>
      <w:bookmarkEnd w:id="1755"/>
    </w:p>
    <w:p w14:paraId="53128D0B" w14:textId="77777777" w:rsidR="007D661C" w:rsidRPr="007D661C" w:rsidRDefault="007D661C" w:rsidP="007D661C"/>
    <w:p w14:paraId="09B9C62D" w14:textId="77777777" w:rsidR="00DF125E" w:rsidRDefault="00DF125E" w:rsidP="00EB5E49">
      <w:pPr>
        <w:keepNext/>
        <w:ind w:left="360"/>
        <w:jc w:val="center"/>
      </w:pPr>
      <w:r>
        <w:rPr>
          <w:noProof/>
          <w:lang w:val="es-ES" w:eastAsia="es-ES"/>
        </w:rPr>
        <w:lastRenderedPageBreak/>
        <w:drawing>
          <wp:inline distT="0" distB="0" distL="0" distR="0" wp14:anchorId="27552891" wp14:editId="33E5BAB0">
            <wp:extent cx="5768683" cy="3448050"/>
            <wp:effectExtent l="0" t="0" r="381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Admin.png"/>
                    <pic:cNvPicPr/>
                  </pic:nvPicPr>
                  <pic:blipFill>
                    <a:blip r:embed="rId82">
                      <a:extLst>
                        <a:ext uri="{28A0092B-C50C-407E-A947-70E740481C1C}">
                          <a14:useLocalDpi xmlns:a14="http://schemas.microsoft.com/office/drawing/2010/main" val="0"/>
                        </a:ext>
                      </a:extLst>
                    </a:blip>
                    <a:stretch>
                      <a:fillRect/>
                    </a:stretch>
                  </pic:blipFill>
                  <pic:spPr>
                    <a:xfrm>
                      <a:off x="0" y="0"/>
                      <a:ext cx="5770655" cy="3449229"/>
                    </a:xfrm>
                    <a:prstGeom prst="rect">
                      <a:avLst/>
                    </a:prstGeom>
                  </pic:spPr>
                </pic:pic>
              </a:graphicData>
            </a:graphic>
          </wp:inline>
        </w:drawing>
      </w:r>
    </w:p>
    <w:p w14:paraId="36F46465" w14:textId="68B164E5" w:rsidR="00DF125E" w:rsidRDefault="00DF125E" w:rsidP="00DF125E">
      <w:pPr>
        <w:pStyle w:val="Descripcin"/>
        <w:rPr>
          <w:ins w:id="1756" w:author="Raul García Fernández" w:date="2017-07-10T20:42:00Z"/>
        </w:rPr>
      </w:pPr>
      <w:bookmarkStart w:id="1757" w:name="_Toc479328480"/>
      <w:bookmarkStart w:id="1758" w:name="_Toc487482817"/>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18</w:t>
      </w:r>
      <w:r w:rsidR="00B948F6">
        <w:rPr>
          <w:noProof/>
        </w:rPr>
        <w:fldChar w:fldCharType="end"/>
      </w:r>
      <w:r>
        <w:t xml:space="preserve"> (Ventana "Administración"- Proyectos)</w:t>
      </w:r>
      <w:bookmarkEnd w:id="1757"/>
      <w:bookmarkEnd w:id="1758"/>
    </w:p>
    <w:p w14:paraId="3F8964EF" w14:textId="77777777" w:rsidR="00D52F31" w:rsidRPr="00D52F31" w:rsidRDefault="00D52F31">
      <w:pPr>
        <w:rPr>
          <w:rPrChange w:id="1759" w:author="Raul García Fernández" w:date="2017-07-10T20:42:00Z">
            <w:rPr/>
          </w:rPrChange>
        </w:rPr>
        <w:pPrChange w:id="1760" w:author="Raul García Fernández" w:date="2017-07-10T20:42:00Z">
          <w:pPr>
            <w:pStyle w:val="Descripcin"/>
          </w:pPr>
        </w:pPrChange>
      </w:pPr>
    </w:p>
    <w:p w14:paraId="58BC4B6F" w14:textId="77777777" w:rsidR="00DF125E" w:rsidRDefault="00DF125E" w:rsidP="00EB5E49">
      <w:pPr>
        <w:keepNext/>
        <w:ind w:left="360"/>
        <w:jc w:val="center"/>
      </w:pPr>
      <w:r>
        <w:rPr>
          <w:noProof/>
          <w:lang w:val="es-ES" w:eastAsia="es-ES"/>
        </w:rPr>
        <w:drawing>
          <wp:inline distT="0" distB="0" distL="0" distR="0" wp14:anchorId="2D5B102D" wp14:editId="0FDF4484">
            <wp:extent cx="5704941" cy="340995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sAdmin.png"/>
                    <pic:cNvPicPr/>
                  </pic:nvPicPr>
                  <pic:blipFill>
                    <a:blip r:embed="rId83">
                      <a:extLst>
                        <a:ext uri="{28A0092B-C50C-407E-A947-70E740481C1C}">
                          <a14:useLocalDpi xmlns:a14="http://schemas.microsoft.com/office/drawing/2010/main" val="0"/>
                        </a:ext>
                      </a:extLst>
                    </a:blip>
                    <a:stretch>
                      <a:fillRect/>
                    </a:stretch>
                  </pic:blipFill>
                  <pic:spPr>
                    <a:xfrm>
                      <a:off x="0" y="0"/>
                      <a:ext cx="5712634" cy="3414548"/>
                    </a:xfrm>
                    <a:prstGeom prst="rect">
                      <a:avLst/>
                    </a:prstGeom>
                  </pic:spPr>
                </pic:pic>
              </a:graphicData>
            </a:graphic>
          </wp:inline>
        </w:drawing>
      </w:r>
    </w:p>
    <w:p w14:paraId="4AA6CBDF" w14:textId="416833A6" w:rsidR="00E120C2" w:rsidRDefault="00DF125E" w:rsidP="00D9247A">
      <w:pPr>
        <w:pStyle w:val="Descripcin"/>
      </w:pPr>
      <w:bookmarkStart w:id="1761" w:name="_Toc479328481"/>
      <w:bookmarkStart w:id="1762" w:name="_Toc487482818"/>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19</w:t>
      </w:r>
      <w:r w:rsidR="00B948F6">
        <w:rPr>
          <w:noProof/>
        </w:rPr>
        <w:fldChar w:fldCharType="end"/>
      </w:r>
      <w:r>
        <w:t xml:space="preserve"> (Ventana "Administración"- Usuarios)</w:t>
      </w:r>
      <w:bookmarkEnd w:id="1761"/>
      <w:bookmarkEnd w:id="1762"/>
    </w:p>
    <w:p w14:paraId="7BE80F16" w14:textId="2B95BB32" w:rsidR="00351034" w:rsidRDefault="00351034" w:rsidP="00E120C2">
      <w:pPr>
        <w:rPr>
          <w:ins w:id="1763" w:author="Raul García Fernández" w:date="2017-07-10T20:42:00Z"/>
        </w:rPr>
      </w:pPr>
    </w:p>
    <w:p w14:paraId="596D80FB" w14:textId="478D1F93" w:rsidR="00D52F31" w:rsidRPr="00E120C2" w:rsidRDefault="00D52F31" w:rsidP="00E120C2"/>
    <w:p w14:paraId="1097C079" w14:textId="2D0C31B6" w:rsidR="00351034" w:rsidRDefault="00DF125E" w:rsidP="00351034">
      <w:pPr>
        <w:pStyle w:val="Ttulo2"/>
        <w:numPr>
          <w:ilvl w:val="1"/>
          <w:numId w:val="1"/>
        </w:numPr>
        <w:rPr>
          <w:ins w:id="1764" w:author="Raul García Fernández" w:date="2017-07-10T20:42:00Z"/>
        </w:rPr>
      </w:pPr>
      <w:bookmarkStart w:id="1765" w:name="_Toc487482741"/>
      <w:r w:rsidRPr="007D661C">
        <w:lastRenderedPageBreak/>
        <w:t>Ventana Mi Usuario:</w:t>
      </w:r>
      <w:bookmarkEnd w:id="1765"/>
    </w:p>
    <w:p w14:paraId="47DBCEFC" w14:textId="77777777" w:rsidR="00D52F31" w:rsidRPr="00D52F31" w:rsidRDefault="00D52F31">
      <w:pPr>
        <w:rPr>
          <w:rPrChange w:id="1766" w:author="Raul García Fernández" w:date="2017-07-10T20:42:00Z">
            <w:rPr/>
          </w:rPrChange>
        </w:rPr>
        <w:pPrChange w:id="1767" w:author="Raul García Fernández" w:date="2017-07-10T20:42:00Z">
          <w:pPr>
            <w:pStyle w:val="Ttulo2"/>
            <w:numPr>
              <w:ilvl w:val="1"/>
              <w:numId w:val="1"/>
            </w:numPr>
            <w:ind w:left="1080" w:hanging="720"/>
          </w:pPr>
        </w:pPrChange>
      </w:pPr>
    </w:p>
    <w:p w14:paraId="28BF90A4" w14:textId="77777777" w:rsidR="00351034" w:rsidRDefault="00351034" w:rsidP="007D661C">
      <w:pPr>
        <w:ind w:firstLine="360"/>
      </w:pPr>
      <w:r>
        <w:t>La ventana “Mi Usuario” se puede activar pinchando el botón del menú “Mi usuario”. El objetivo de la ventana es mostrar y gestionar, toda la i</w:t>
      </w:r>
      <w:r w:rsidR="00D9247A">
        <w:t>nformación personal del usuario:</w:t>
      </w:r>
      <w:r>
        <w:t xml:space="preserve"> Nombre, apellidos, dirección.</w:t>
      </w:r>
      <w:r w:rsidR="007A00FE">
        <w:t xml:space="preserve"> </w:t>
      </w:r>
      <w:r w:rsidR="00D9247A">
        <w:t>Si m</w:t>
      </w:r>
      <w:r w:rsidR="007A00FE">
        <w:t>odifica</w:t>
      </w:r>
      <w:r w:rsidR="00D9247A">
        <w:t>mos</w:t>
      </w:r>
      <w:r w:rsidR="007A00FE">
        <w:t xml:space="preserve"> los datos personales y damos </w:t>
      </w:r>
      <w:r w:rsidR="00D9247A">
        <w:t xml:space="preserve">al botón modificar </w:t>
      </w:r>
      <w:r w:rsidR="007A00FE">
        <w:t xml:space="preserve">podemos cambiar la información del sistema. </w:t>
      </w:r>
    </w:p>
    <w:p w14:paraId="581C9D46" w14:textId="77777777" w:rsidR="00351034" w:rsidRDefault="00351034" w:rsidP="007D661C">
      <w:r>
        <w:t xml:space="preserve">La ventana </w:t>
      </w:r>
      <w:r w:rsidR="0025218C">
        <w:t>“M</w:t>
      </w:r>
      <w:r>
        <w:t xml:space="preserve">i </w:t>
      </w:r>
      <w:r w:rsidR="0025218C">
        <w:t>U</w:t>
      </w:r>
      <w:r w:rsidR="007D661C">
        <w:t>suario</w:t>
      </w:r>
      <w:r w:rsidR="0025218C">
        <w:t>”</w:t>
      </w:r>
      <w:r w:rsidR="007D661C">
        <w:t xml:space="preserve"> también</w:t>
      </w:r>
      <w:r>
        <w:t xml:space="preserve"> ofrece la capacidad de modificar la contraseña de la identidad con la que nos loggueamos.</w:t>
      </w:r>
    </w:p>
    <w:p w14:paraId="5CCA5B06" w14:textId="77777777" w:rsidR="007A00FE" w:rsidRDefault="007A00FE" w:rsidP="00EB5E49">
      <w:pPr>
        <w:keepNext/>
        <w:ind w:firstLine="708"/>
        <w:jc w:val="center"/>
      </w:pPr>
      <w:r>
        <w:rPr>
          <w:noProof/>
          <w:lang w:val="es-ES" w:eastAsia="es-ES"/>
        </w:rPr>
        <w:drawing>
          <wp:inline distT="0" distB="0" distL="0" distR="0" wp14:anchorId="1D37D778" wp14:editId="0251EA11">
            <wp:extent cx="5400040" cy="322770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suario.png"/>
                    <pic:cNvPicPr/>
                  </pic:nvPicPr>
                  <pic:blipFill>
                    <a:blip r:embed="rId84">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5A12D1CA" w14:textId="4F50FA57" w:rsidR="007A00FE" w:rsidRDefault="007A00FE" w:rsidP="007D661C">
      <w:pPr>
        <w:pStyle w:val="Descripcin"/>
      </w:pPr>
      <w:bookmarkStart w:id="1768" w:name="_Toc479328482"/>
      <w:bookmarkStart w:id="1769" w:name="_Toc487482819"/>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20</w:t>
      </w:r>
      <w:r w:rsidR="00B948F6">
        <w:rPr>
          <w:noProof/>
        </w:rPr>
        <w:fldChar w:fldCharType="end"/>
      </w:r>
      <w:r>
        <w:t xml:space="preserve"> (Ventana "Mi Usuario")</w:t>
      </w:r>
      <w:bookmarkEnd w:id="1768"/>
      <w:bookmarkEnd w:id="1769"/>
    </w:p>
    <w:p w14:paraId="1F071FB5" w14:textId="77777777" w:rsidR="007D661C" w:rsidRPr="007D661C" w:rsidRDefault="007D661C" w:rsidP="007D661C"/>
    <w:p w14:paraId="6F5816C0" w14:textId="7DEEFAE9" w:rsidR="007D661C" w:rsidRDefault="00DF125E" w:rsidP="007D661C">
      <w:pPr>
        <w:pStyle w:val="Ttulo2"/>
        <w:numPr>
          <w:ilvl w:val="1"/>
          <w:numId w:val="1"/>
        </w:numPr>
        <w:rPr>
          <w:ins w:id="1770" w:author="Raul García Fernández" w:date="2017-07-10T20:42:00Z"/>
        </w:rPr>
      </w:pPr>
      <w:bookmarkStart w:id="1771" w:name="_Toc487482742"/>
      <w:r w:rsidRPr="007D661C">
        <w:t>Ventana Nuevo Proyecto y Nuevo Grupo:</w:t>
      </w:r>
      <w:bookmarkEnd w:id="1771"/>
    </w:p>
    <w:p w14:paraId="541CC8AF" w14:textId="77777777" w:rsidR="00D52F31" w:rsidRPr="00D52F31" w:rsidRDefault="00D52F31">
      <w:pPr>
        <w:rPr>
          <w:rPrChange w:id="1772" w:author="Raul García Fernández" w:date="2017-07-10T20:42:00Z">
            <w:rPr/>
          </w:rPrChange>
        </w:rPr>
        <w:pPrChange w:id="1773" w:author="Raul García Fernández" w:date="2017-07-10T20:42:00Z">
          <w:pPr>
            <w:pStyle w:val="Ttulo2"/>
            <w:numPr>
              <w:ilvl w:val="1"/>
              <w:numId w:val="1"/>
            </w:numPr>
            <w:ind w:left="1080" w:hanging="720"/>
          </w:pPr>
        </w:pPrChange>
      </w:pPr>
    </w:p>
    <w:p w14:paraId="216DC634" w14:textId="77777777" w:rsidR="007A00FE" w:rsidRDefault="007A00FE" w:rsidP="007D661C">
      <w:pPr>
        <w:ind w:firstLine="360"/>
      </w:pPr>
      <w:r>
        <w:t>Podremos ver las ventanas “Nuevo Proyecto” y “Nuevo Grupo” cuando pulsemos en el elemento “Nuevo proyecto” o “Nuevo grupo” en el menú de la aplicación. Ambas ventanas ofrecerán un formulario especializado para cada entidad</w:t>
      </w:r>
      <w:r w:rsidR="0025218C">
        <w:t>,</w:t>
      </w:r>
      <w:r>
        <w:t xml:space="preserve"> pudiendo introducir los datos indicados. La información del sis</w:t>
      </w:r>
      <w:r w:rsidR="00846410">
        <w:t xml:space="preserve">tema para comunicar al usuario </w:t>
      </w:r>
      <w:r w:rsidR="00857466">
        <w:t>será</w:t>
      </w:r>
      <w:r>
        <w:t xml:space="preserve"> enviada usando los </w:t>
      </w:r>
      <w:r w:rsidR="00857466">
        <w:t>diálogos</w:t>
      </w:r>
      <w:r>
        <w:t xml:space="preserve"> mostrados en la </w:t>
      </w:r>
      <w:r w:rsidR="00857466" w:rsidRPr="007A00FE">
        <w:rPr>
          <w:b/>
        </w:rPr>
        <w:t>ilustración</w:t>
      </w:r>
      <w:r w:rsidRPr="007A00FE">
        <w:rPr>
          <w:b/>
        </w:rPr>
        <w:t xml:space="preserve"> 22</w:t>
      </w:r>
      <w:r>
        <w:rPr>
          <w:b/>
        </w:rPr>
        <w:t xml:space="preserve">. </w:t>
      </w:r>
    </w:p>
    <w:p w14:paraId="0B597583" w14:textId="77777777" w:rsidR="007A00FE" w:rsidRDefault="007A00FE" w:rsidP="0025218C">
      <w:pPr>
        <w:spacing w:line="480" w:lineRule="auto"/>
      </w:pPr>
      <w:r>
        <w:t>La ventan</w:t>
      </w:r>
      <w:r w:rsidR="0025218C">
        <w:t>a “Nuevo G</w:t>
      </w:r>
      <w:r>
        <w:t>rupo</w:t>
      </w:r>
      <w:r w:rsidR="0025218C">
        <w:t>”</w:t>
      </w:r>
      <w:r>
        <w:t>, contendrá un menú de pestañas con dos pestañas:</w:t>
      </w:r>
    </w:p>
    <w:p w14:paraId="01FDD40C" w14:textId="77777777" w:rsidR="007A00FE" w:rsidRDefault="007A00FE" w:rsidP="007A00FE">
      <w:pPr>
        <w:pStyle w:val="Prrafodelista"/>
        <w:numPr>
          <w:ilvl w:val="0"/>
          <w:numId w:val="6"/>
        </w:numPr>
      </w:pPr>
      <w:r w:rsidRPr="007D661C">
        <w:rPr>
          <w:b/>
        </w:rPr>
        <w:t>Info</w:t>
      </w:r>
      <w:r>
        <w:t xml:space="preserve">: Pestaña para rellenar la información </w:t>
      </w:r>
      <w:r w:rsidR="00857466">
        <w:t>esencial</w:t>
      </w:r>
      <w:r>
        <w:t>.</w:t>
      </w:r>
    </w:p>
    <w:p w14:paraId="01BC7F58" w14:textId="77777777" w:rsidR="007A00FE" w:rsidRDefault="007A00FE" w:rsidP="007A00FE">
      <w:pPr>
        <w:pStyle w:val="Prrafodelista"/>
        <w:numPr>
          <w:ilvl w:val="0"/>
          <w:numId w:val="6"/>
        </w:numPr>
      </w:pPr>
      <w:r w:rsidRPr="007D661C">
        <w:rPr>
          <w:b/>
        </w:rPr>
        <w:t>Permisos</w:t>
      </w:r>
      <w:r>
        <w:t>: Pestaña para rellenar los permisos del sistema.</w:t>
      </w:r>
    </w:p>
    <w:p w14:paraId="376E022D" w14:textId="17773127" w:rsidR="00F744B8" w:rsidRDefault="0025218C" w:rsidP="007D661C">
      <w:r>
        <w:t>La ventana “N</w:t>
      </w:r>
      <w:r w:rsidR="00F744B8">
        <w:t xml:space="preserve">uevo Grupo” se </w:t>
      </w:r>
      <w:r w:rsidR="007D661C">
        <w:t>inicializará</w:t>
      </w:r>
      <w:r w:rsidR="00F744B8">
        <w:t xml:space="preserve"> con la ventana </w:t>
      </w:r>
      <w:ins w:id="1774" w:author="Raul García Fernández" w:date="2017-06-30T18:35:00Z">
        <w:r w:rsidR="00EC48BC">
          <w:t>“</w:t>
        </w:r>
      </w:ins>
      <w:r w:rsidR="00F744B8">
        <w:t>Info</w:t>
      </w:r>
      <w:ins w:id="1775" w:author="Raul García Fernández" w:date="2017-06-30T18:35:00Z">
        <w:r w:rsidR="00EC48BC">
          <w:t>”</w:t>
        </w:r>
      </w:ins>
      <w:r w:rsidR="00F744B8">
        <w:t xml:space="preserve"> visible.</w:t>
      </w:r>
    </w:p>
    <w:p w14:paraId="12565375" w14:textId="77777777" w:rsidR="00F744B8" w:rsidRDefault="00F744B8" w:rsidP="00EB5E49">
      <w:pPr>
        <w:keepNext/>
        <w:ind w:left="1068"/>
        <w:jc w:val="center"/>
      </w:pPr>
      <w:r>
        <w:rPr>
          <w:noProof/>
          <w:lang w:val="es-ES" w:eastAsia="es-ES"/>
        </w:rPr>
        <w:lastRenderedPageBreak/>
        <w:drawing>
          <wp:inline distT="0" distB="0" distL="0" distR="0" wp14:anchorId="1B8D4EFE" wp14:editId="171C1E53">
            <wp:extent cx="5400040" cy="322770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Info.png"/>
                    <pic:cNvPicPr/>
                  </pic:nvPicPr>
                  <pic:blipFill>
                    <a:blip r:embed="rId85">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14CC7CE8" w14:textId="5B40CDD5" w:rsidR="00F744B8" w:rsidRDefault="00F744B8" w:rsidP="00F744B8">
      <w:pPr>
        <w:pStyle w:val="Descripcin"/>
      </w:pPr>
      <w:bookmarkStart w:id="1776" w:name="_Toc479328483"/>
      <w:bookmarkStart w:id="1777" w:name="_Toc487482820"/>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21</w:t>
      </w:r>
      <w:r w:rsidR="00B948F6">
        <w:rPr>
          <w:noProof/>
        </w:rPr>
        <w:fldChar w:fldCharType="end"/>
      </w:r>
      <w:r>
        <w:t xml:space="preserve"> (Ventana "Nuevo Grupo"- Info)</w:t>
      </w:r>
      <w:bookmarkEnd w:id="1776"/>
      <w:bookmarkEnd w:id="1777"/>
    </w:p>
    <w:p w14:paraId="03E09C1D" w14:textId="77777777" w:rsidR="00F744B8" w:rsidRDefault="00F744B8" w:rsidP="00EB5E49">
      <w:pPr>
        <w:keepNext/>
        <w:ind w:left="1068"/>
        <w:jc w:val="center"/>
      </w:pPr>
      <w:r>
        <w:rPr>
          <w:noProof/>
          <w:lang w:val="es-ES" w:eastAsia="es-ES"/>
        </w:rPr>
        <w:drawing>
          <wp:inline distT="0" distB="0" distL="0" distR="0" wp14:anchorId="2CC41B8A" wp14:editId="7A61383F">
            <wp:extent cx="5400040" cy="3227705"/>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Permisos.png"/>
                    <pic:cNvPicPr/>
                  </pic:nvPicPr>
                  <pic:blipFill>
                    <a:blip r:embed="rId86">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5AD1B11E" w14:textId="1AE3167F" w:rsidR="00F744B8" w:rsidRDefault="00F744B8" w:rsidP="00F744B8">
      <w:pPr>
        <w:pStyle w:val="Descripcin"/>
      </w:pPr>
      <w:bookmarkStart w:id="1778" w:name="_Toc479328484"/>
      <w:bookmarkStart w:id="1779" w:name="_Toc487482821"/>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22</w:t>
      </w:r>
      <w:r w:rsidR="00B948F6">
        <w:rPr>
          <w:noProof/>
        </w:rPr>
        <w:fldChar w:fldCharType="end"/>
      </w:r>
      <w:r>
        <w:t xml:space="preserve"> ("nuevo Grupo" -</w:t>
      </w:r>
      <w:bookmarkEnd w:id="1778"/>
      <w:r w:rsidR="007D661C">
        <w:t>Permisos)</w:t>
      </w:r>
      <w:bookmarkEnd w:id="1779"/>
    </w:p>
    <w:p w14:paraId="3984A8A9" w14:textId="77777777" w:rsidR="00F744B8" w:rsidRDefault="00F744B8" w:rsidP="00EB5E49">
      <w:pPr>
        <w:keepNext/>
        <w:ind w:left="1068"/>
        <w:jc w:val="center"/>
      </w:pPr>
      <w:r>
        <w:rPr>
          <w:noProof/>
          <w:lang w:val="es-ES" w:eastAsia="es-ES"/>
        </w:rPr>
        <w:lastRenderedPageBreak/>
        <w:drawing>
          <wp:inline distT="0" distB="0" distL="0" distR="0" wp14:anchorId="7EB7D526" wp14:editId="6D791434">
            <wp:extent cx="5400040" cy="322770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87">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147304A" w14:textId="1311FE24" w:rsidR="00F744B8" w:rsidRDefault="00F744B8" w:rsidP="00EB5E49">
      <w:pPr>
        <w:pStyle w:val="Descripcin"/>
      </w:pPr>
      <w:bookmarkStart w:id="1780" w:name="_Toc479328485"/>
      <w:bookmarkStart w:id="1781" w:name="_Toc487482822"/>
      <w:r>
        <w:t xml:space="preserve">Ilustración </w:t>
      </w:r>
      <w:r w:rsidR="00B948F6">
        <w:fldChar w:fldCharType="begin"/>
      </w:r>
      <w:r w:rsidR="00B948F6">
        <w:instrText xml:space="preserve"> STYLEREF 1 \s </w:instrText>
      </w:r>
      <w:r w:rsidR="00B948F6">
        <w:fldChar w:fldCharType="separate"/>
      </w:r>
      <w:r w:rsidR="009D59D5">
        <w:rPr>
          <w:noProof/>
        </w:rPr>
        <w:t>5</w:t>
      </w:r>
      <w:r w:rsidR="00B948F6">
        <w:rPr>
          <w:noProof/>
        </w:rPr>
        <w:fldChar w:fldCharType="end"/>
      </w:r>
      <w:r w:rsidR="00431947">
        <w:noBreakHyphen/>
      </w:r>
      <w:r w:rsidR="00B948F6">
        <w:fldChar w:fldCharType="begin"/>
      </w:r>
      <w:r w:rsidR="00B948F6">
        <w:instrText xml:space="preserve"> SEQ Ilustración \* ARABIC \s 1 </w:instrText>
      </w:r>
      <w:r w:rsidR="00B948F6">
        <w:fldChar w:fldCharType="separate"/>
      </w:r>
      <w:r w:rsidR="009D59D5">
        <w:rPr>
          <w:noProof/>
        </w:rPr>
        <w:t>23</w:t>
      </w:r>
      <w:r w:rsidR="00B948F6">
        <w:rPr>
          <w:noProof/>
        </w:rPr>
        <w:fldChar w:fldCharType="end"/>
      </w:r>
      <w:r>
        <w:t xml:space="preserve"> (Ventana "Nuevo Grupo")</w:t>
      </w:r>
      <w:bookmarkEnd w:id="1780"/>
      <w:bookmarkEnd w:id="1781"/>
    </w:p>
    <w:p w14:paraId="13145902" w14:textId="77777777" w:rsidR="00EB5E49" w:rsidRPr="00EB5E49" w:rsidRDefault="00EB5E49" w:rsidP="00EB5E49">
      <w:r>
        <w:br w:type="page"/>
      </w:r>
    </w:p>
    <w:p w14:paraId="0EA75834" w14:textId="77777777" w:rsidR="00857466" w:rsidRDefault="00857466" w:rsidP="00857466">
      <w:pPr>
        <w:pStyle w:val="Ttulo1"/>
        <w:numPr>
          <w:ilvl w:val="0"/>
          <w:numId w:val="1"/>
        </w:numPr>
        <w:rPr>
          <w:szCs w:val="56"/>
        </w:rPr>
      </w:pPr>
      <w:bookmarkStart w:id="1782" w:name="_Toc487482743"/>
      <w:r w:rsidRPr="00EB5E49">
        <w:rPr>
          <w:szCs w:val="56"/>
        </w:rPr>
        <w:lastRenderedPageBreak/>
        <w:t>Navegabilidad</w:t>
      </w:r>
      <w:r w:rsidR="00EB5E49">
        <w:rPr>
          <w:szCs w:val="56"/>
        </w:rPr>
        <w:t>:</w:t>
      </w:r>
      <w:bookmarkEnd w:id="1782"/>
    </w:p>
    <w:p w14:paraId="44EF7864" w14:textId="77777777" w:rsidR="00431947" w:rsidRDefault="00431947" w:rsidP="00431947">
      <w:pPr>
        <w:keepNext/>
      </w:pPr>
      <w:r>
        <w:object w:dxaOrig="8611" w:dyaOrig="12226" w14:anchorId="59090367">
          <v:shape id="_x0000_i1040" type="#_x0000_t75" style="width:422.25pt;height:598.5pt" o:ole="">
            <v:imagedata r:id="rId88" o:title=""/>
          </v:shape>
          <o:OLEObject Type="Embed" ProgID="Visio.Drawing.15" ShapeID="_x0000_i1040" DrawAspect="Content" ObjectID="_1561225062" r:id="rId89"/>
        </w:object>
      </w:r>
    </w:p>
    <w:p w14:paraId="31EA6254" w14:textId="1E4C03F5" w:rsidR="00933053" w:rsidRPr="00933053" w:rsidRDefault="00431947" w:rsidP="00431947">
      <w:pPr>
        <w:pStyle w:val="Descripcin"/>
      </w:pPr>
      <w:bookmarkStart w:id="1783" w:name="_Toc487482823"/>
      <w:r>
        <w:t xml:space="preserve">Ilustración </w:t>
      </w:r>
      <w:r w:rsidR="00B948F6">
        <w:fldChar w:fldCharType="begin"/>
      </w:r>
      <w:r w:rsidR="00B948F6">
        <w:instrText xml:space="preserve"> STYLEREF 1 \s </w:instrText>
      </w:r>
      <w:r w:rsidR="00B948F6">
        <w:fldChar w:fldCharType="separate"/>
      </w:r>
      <w:r w:rsidR="009D59D5">
        <w:rPr>
          <w:noProof/>
        </w:rPr>
        <w:t>6</w:t>
      </w:r>
      <w:r w:rsidR="00B948F6">
        <w:rPr>
          <w:noProof/>
        </w:rPr>
        <w:fldChar w:fldCharType="end"/>
      </w:r>
      <w:r>
        <w:noBreakHyphen/>
      </w:r>
      <w:r w:rsidR="00B948F6">
        <w:fldChar w:fldCharType="begin"/>
      </w:r>
      <w:r w:rsidR="00B948F6">
        <w:instrText xml:space="preserve"> SEQ Ilustración \* ARABIC \s 1 </w:instrText>
      </w:r>
      <w:r w:rsidR="00B948F6">
        <w:fldChar w:fldCharType="separate"/>
      </w:r>
      <w:r w:rsidR="009D59D5">
        <w:rPr>
          <w:noProof/>
        </w:rPr>
        <w:t>1</w:t>
      </w:r>
      <w:r w:rsidR="00B948F6">
        <w:rPr>
          <w:noProof/>
        </w:rPr>
        <w:fldChar w:fldCharType="end"/>
      </w:r>
      <w:r>
        <w:t xml:space="preserve"> </w:t>
      </w:r>
      <w:r w:rsidR="00846410">
        <w:t>Navegabilidad</w:t>
      </w:r>
      <w:r>
        <w:t xml:space="preserve"> </w:t>
      </w:r>
      <w:r w:rsidR="00846410">
        <w:t>aplicación</w:t>
      </w:r>
      <w:bookmarkEnd w:id="1783"/>
    </w:p>
    <w:sectPr w:rsidR="00933053" w:rsidRPr="0093305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24" w:author="RAQUEL BLANCO AGUIRRE" w:date="2017-06-28T19:10:00Z" w:initials="RBA">
    <w:p w14:paraId="0FD1F3B5" w14:textId="4344BA61" w:rsidR="004B73E8" w:rsidRDefault="004B73E8">
      <w:pPr>
        <w:pStyle w:val="Textocomentario"/>
      </w:pPr>
      <w:r>
        <w:rPr>
          <w:rStyle w:val="Refdecomentario"/>
        </w:rPr>
        <w:annotationRef/>
      </w:r>
      <w:r>
        <w:t>En el modelo falta la entidad “Ejecuciones”</w:t>
      </w:r>
    </w:p>
  </w:comment>
  <w:comment w:id="925" w:author="Raul García Fernández" w:date="2017-06-30T17:35:00Z" w:initials="RGF">
    <w:p w14:paraId="589F08AE" w14:textId="12F33F3A" w:rsidR="004B73E8" w:rsidRDefault="004B73E8">
      <w:pPr>
        <w:pStyle w:val="Textocomentario"/>
      </w:pPr>
      <w:r>
        <w:rPr>
          <w:rStyle w:val="Refdecomentario"/>
        </w:rPr>
        <w:annotationRef/>
      </w:r>
      <w:r>
        <w:t>La entidad es ejecución, se me había olvidado</w:t>
      </w:r>
    </w:p>
    <w:p w14:paraId="18CD55C9" w14:textId="77777777" w:rsidR="004B73E8" w:rsidRDefault="004B73E8">
      <w:pPr>
        <w:pStyle w:val="Textocomentario"/>
      </w:pPr>
    </w:p>
  </w:comment>
  <w:comment w:id="936" w:author="Raul García Fernández" w:date="2017-06-30T17:43:00Z" w:initials="RGF">
    <w:p w14:paraId="33F0E10F" w14:textId="0F747C2D" w:rsidR="004B73E8" w:rsidRDefault="004B73E8">
      <w:pPr>
        <w:pStyle w:val="Textocomentario"/>
      </w:pPr>
      <w:r>
        <w:rPr>
          <w:rStyle w:val="Refdecomentario"/>
        </w:rPr>
        <w:annotationRef/>
      </w:r>
      <w:r>
        <w:t>He cambiado lo que me has dicho, pero se ha borrado el comentario.</w:t>
      </w:r>
    </w:p>
  </w:comment>
  <w:comment w:id="937" w:author="RAQUEL BLANCO AGUIRRE" w:date="2017-06-28T12:52:00Z" w:initials="RBA">
    <w:p w14:paraId="71F16066" w14:textId="77777777" w:rsidR="004B73E8" w:rsidRDefault="004B73E8">
      <w:pPr>
        <w:pStyle w:val="Textocomentario"/>
      </w:pPr>
      <w:r>
        <w:rPr>
          <w:rStyle w:val="Refdecomentario"/>
        </w:rPr>
        <w:annotationRef/>
      </w:r>
      <w:r>
        <w:t>El diagrama de casos de uso es un “dibujo” formal que tiene que relacionar los casos de uso con el actor o actores correspondientes. En tu diagrama no hay esas asociaciones.</w:t>
      </w:r>
    </w:p>
    <w:p w14:paraId="540C2B6E" w14:textId="77777777" w:rsidR="004B73E8" w:rsidRDefault="004B73E8">
      <w:pPr>
        <w:pStyle w:val="Textocomentario"/>
      </w:pPr>
      <w:r>
        <w:t>Otro detalle es el “dibujo” el actor. Ese dibujo es siempre un “monigote”, independientemente de que el actor sea humano, el propio sistema o un sistema externo que interactúa con el tuyo.</w:t>
      </w:r>
    </w:p>
    <w:p w14:paraId="71EAF6E5" w14:textId="77777777" w:rsidR="004B73E8" w:rsidRDefault="004B73E8">
      <w:pPr>
        <w:pStyle w:val="Textocomentario"/>
      </w:pPr>
    </w:p>
    <w:p w14:paraId="5E0EAA86" w14:textId="77777777" w:rsidR="004B73E8" w:rsidRDefault="004B73E8">
      <w:pPr>
        <w:pStyle w:val="Textocomentario"/>
      </w:pPr>
      <w:r>
        <w:t>Te he puesto más abajo un diagrama que estaría “bien formado”.</w:t>
      </w:r>
    </w:p>
    <w:p w14:paraId="73B0AFEB" w14:textId="77777777" w:rsidR="004B73E8" w:rsidRDefault="004B73E8">
      <w:pPr>
        <w:pStyle w:val="Textocomentario"/>
      </w:pPr>
    </w:p>
    <w:p w14:paraId="5C59B105" w14:textId="77777777" w:rsidR="004B73E8" w:rsidRDefault="004B73E8">
      <w:pPr>
        <w:pStyle w:val="Textocomentario"/>
      </w:pPr>
      <w:r>
        <w:t>Tienes múltiples herramientas que te permiten generar los diagramas de casos de uso, como por ejemplo Visio, que cuenta con una galería de formas particular para ellos.</w:t>
      </w:r>
    </w:p>
    <w:p w14:paraId="77E90752" w14:textId="77777777" w:rsidR="004B73E8" w:rsidRDefault="004B73E8">
      <w:pPr>
        <w:pStyle w:val="Textocomentario"/>
      </w:pPr>
    </w:p>
    <w:p w14:paraId="41CAD451" w14:textId="77777777" w:rsidR="004B73E8" w:rsidRDefault="004B73E8">
      <w:pPr>
        <w:pStyle w:val="Textocomentario"/>
      </w:pPr>
      <w:r>
        <w:t>Actualiza los diagramas que no contienen las asociaciones con los actores para que estén todos bien formados (los que tienes más abajo, por ejemplo el de la ilustración 5.2, están bien).</w:t>
      </w:r>
    </w:p>
    <w:p w14:paraId="1D400743" w14:textId="77777777" w:rsidR="004B73E8" w:rsidRDefault="004B73E8">
      <w:pPr>
        <w:pStyle w:val="Textocomentario"/>
      </w:pPr>
    </w:p>
    <w:p w14:paraId="3C635508" w14:textId="77777777" w:rsidR="004B73E8" w:rsidRDefault="004B73E8">
      <w:pPr>
        <w:pStyle w:val="Textocomentario"/>
      </w:pPr>
    </w:p>
    <w:p w14:paraId="49C1D684" w14:textId="77777777" w:rsidR="004B73E8" w:rsidRDefault="004B73E8">
      <w:pPr>
        <w:pStyle w:val="Textocomentario"/>
      </w:pPr>
      <w:r>
        <w:t>Otro detalle: la forma en la que están escritos los nombres de los casos de uso tiene que ser coherente a lo largo del todo el documento. Si decides que sólo se escribe en mayúscula la primera letra de la primera palabra del nombre del caso de uso, que sea siempre así. Aunque te parezca una tontería, son detalles en los que se fija el tribunal, puesto que esto es un documento formal, y no causa buena impresión que haya incoherencias en el formato o en el nombrado.</w:t>
      </w:r>
    </w:p>
  </w:comment>
  <w:comment w:id="1023" w:author="RAQUEL BLANCO AGUIRRE" w:date="2017-06-28T13:24:00Z" w:initials="RBA">
    <w:p w14:paraId="57958ED2" w14:textId="1CF66E7F" w:rsidR="004B73E8" w:rsidRDefault="004B73E8">
      <w:pPr>
        <w:pStyle w:val="Textocomentario"/>
      </w:pPr>
      <w:r>
        <w:rPr>
          <w:rStyle w:val="Refdecomentario"/>
        </w:rPr>
        <w:annotationRef/>
      </w:r>
      <w:r>
        <w:t xml:space="preserve">El caso de uso “Añadir proyecto” pásalo para el subsistema de gestión de proyectos. </w:t>
      </w:r>
    </w:p>
  </w:comment>
  <w:comment w:id="1024" w:author="Raul García Fernández" w:date="2017-06-30T17:53:00Z" w:initials="RGF">
    <w:p w14:paraId="4A101D62" w14:textId="0F08173A" w:rsidR="004B73E8" w:rsidRDefault="004B73E8">
      <w:pPr>
        <w:pStyle w:val="Textocomentario"/>
      </w:pPr>
      <w:r>
        <w:rPr>
          <w:rStyle w:val="Refdecomentario"/>
        </w:rPr>
        <w:annotationRef/>
      </w:r>
    </w:p>
  </w:comment>
  <w:comment w:id="1037" w:author="RAQUEL BLANCO AGUIRRE" w:date="2017-06-28T13:11:00Z" w:initials="RBA">
    <w:p w14:paraId="2C4F7227" w14:textId="77777777" w:rsidR="004B73E8" w:rsidRDefault="004B73E8">
      <w:pPr>
        <w:pStyle w:val="Textocomentario"/>
      </w:pPr>
      <w:r>
        <w:rPr>
          <w:rStyle w:val="Refdecomentario"/>
        </w:rPr>
        <w:annotationRef/>
      </w:r>
      <w:r>
        <w:t>Estos nombres se tienen que corresponder con los del diagrama</w:t>
      </w:r>
    </w:p>
  </w:comment>
  <w:comment w:id="1067" w:author="RAQUEL BLANCO AGUIRRE" w:date="2017-06-28T13:12:00Z" w:initials="RBA">
    <w:p w14:paraId="7EDB00BB" w14:textId="77777777" w:rsidR="004B73E8" w:rsidRDefault="004B73E8">
      <w:pPr>
        <w:pStyle w:val="Textocomentario"/>
      </w:pPr>
      <w:r>
        <w:rPr>
          <w:rStyle w:val="Refdecomentario"/>
        </w:rPr>
        <w:annotationRef/>
      </w:r>
      <w:r>
        <w:t>En el diagrama lo has llamado añadir subgrupo. Tienes que poner el mismo nombre en los dos sitios.</w:t>
      </w:r>
    </w:p>
  </w:comment>
  <w:comment w:id="1233" w:author="Raul García Fernández" w:date="2017-06-30T18:06:00Z" w:initials="RGF">
    <w:p w14:paraId="5192CF65" w14:textId="771A9910" w:rsidR="004B73E8" w:rsidRDefault="004B73E8">
      <w:pPr>
        <w:pStyle w:val="Textocomentario"/>
      </w:pPr>
      <w:r>
        <w:rPr>
          <w:rStyle w:val="Refdecomentario"/>
        </w:rPr>
        <w:annotationRef/>
      </w:r>
      <w:r>
        <w:t>Añadido “Añadir proyecto” al punto de gestión. Añadido tanto el en diagrama como en el conjunto de tablas</w:t>
      </w:r>
    </w:p>
  </w:comment>
  <w:comment w:id="1236" w:author="RAQUEL BLANCO AGUIRRE" w:date="2017-06-28T13:17:00Z" w:initials="RBA">
    <w:p w14:paraId="7B800D92" w14:textId="69FD2742" w:rsidR="004B73E8" w:rsidRDefault="004B73E8">
      <w:pPr>
        <w:pStyle w:val="Textocomentario"/>
      </w:pPr>
      <w:r>
        <w:rPr>
          <w:rStyle w:val="Refdecomentario"/>
        </w:rPr>
        <w:annotationRef/>
      </w:r>
      <w:r>
        <w:t>Creo que sobra la asociación entre “Modificar proyecto” y “Actualización de repositorios”</w:t>
      </w:r>
    </w:p>
  </w:comment>
  <w:comment w:id="1349" w:author="RAQUEL BLANCO AGUIRRE" w:date="2017-06-28T13:28:00Z" w:initials="RBA">
    <w:p w14:paraId="561CEEB9" w14:textId="327678DB" w:rsidR="004B73E8" w:rsidRDefault="004B73E8">
      <w:pPr>
        <w:pStyle w:val="Textocomentario"/>
      </w:pPr>
      <w:r>
        <w:rPr>
          <w:rStyle w:val="Refdecomentario"/>
        </w:rPr>
        <w:annotationRef/>
      </w:r>
      <w:r>
        <w:t>Asocia el caso de uso “Finalización de ejecución” con el actor</w:t>
      </w:r>
    </w:p>
  </w:comment>
  <w:comment w:id="1403" w:author="RAQUEL BLANCO AGUIRRE" w:date="2017-06-28T13:33:00Z" w:initials="RBA">
    <w:p w14:paraId="29F9E4A1" w14:textId="19A7F754" w:rsidR="004B73E8" w:rsidRDefault="004B73E8">
      <w:pPr>
        <w:pStyle w:val="Textocomentario"/>
      </w:pPr>
      <w:r>
        <w:rPr>
          <w:rStyle w:val="Refdecomentario"/>
        </w:rPr>
        <w:annotationRef/>
      </w:r>
      <w:r>
        <w:t>Añade este subsistema al diagrama de casos de uso general</w:t>
      </w:r>
    </w:p>
  </w:comment>
  <w:comment w:id="1439" w:author="RAQUEL BLANCO AGUIRRE" w:date="2017-06-28T13:38:00Z" w:initials="RBA">
    <w:p w14:paraId="73DD5B55" w14:textId="77777777" w:rsidR="004B73E8" w:rsidRDefault="004B73E8">
      <w:pPr>
        <w:pStyle w:val="Textocomentario"/>
      </w:pPr>
      <w:r>
        <w:rPr>
          <w:rStyle w:val="Refdecomentario"/>
        </w:rPr>
        <w:annotationRef/>
      </w:r>
      <w:r>
        <w:t>El concepto de “aplicación” no estaba descrito en los casos de uso. ¿A qué se refiere exactamente?</w:t>
      </w:r>
    </w:p>
    <w:p w14:paraId="11CFB5EE" w14:textId="419CF471" w:rsidR="004B73E8" w:rsidRDefault="004B73E8">
      <w:pPr>
        <w:pStyle w:val="Textocomentario"/>
      </w:pPr>
      <w:r>
        <w:t>Si está en los casos de uso, tiene que estar contemplado en los requisitos también.</w:t>
      </w:r>
    </w:p>
  </w:comment>
  <w:comment w:id="1637" w:author="RAQUEL BLANCO AGUIRRE" w:date="2017-06-28T13:42:00Z" w:initials="RBA">
    <w:p w14:paraId="490B2B64" w14:textId="2B27C6E1" w:rsidR="004B73E8" w:rsidRDefault="004B73E8">
      <w:pPr>
        <w:pStyle w:val="Textocomentario"/>
      </w:pPr>
      <w:r>
        <w:rPr>
          <w:rStyle w:val="Refdecomentario"/>
        </w:rPr>
        <w:annotationRef/>
      </w:r>
      <w:r>
        <w:t>Añade este subsistema al diagrama general de casos de uso</w:t>
      </w:r>
    </w:p>
  </w:comment>
  <w:comment w:id="1671" w:author="RAQUEL BLANCO AGUIRRE" w:date="2017-06-28T13:44:00Z" w:initials="RBA">
    <w:p w14:paraId="11648CBB" w14:textId="77EA195A" w:rsidR="004B73E8" w:rsidRDefault="004B73E8">
      <w:pPr>
        <w:pStyle w:val="Textocomentario"/>
      </w:pPr>
      <w:r>
        <w:rPr>
          <w:rStyle w:val="Refdecomentario"/>
        </w:rPr>
        <w:annotationRef/>
      </w:r>
      <w:r>
        <w:t>Cambia por “entradas”. Tienes que escribir todo el texto utilizando los término en español. Si no existiese el término en español y se tuviese que utilizar uno en inglés, se escribiría en cursiva o entre comillas.</w:t>
      </w:r>
    </w:p>
  </w:comment>
  <w:comment w:id="1672" w:author="Raul Garcia Fernandez" w:date="2017-06-29T09:26:00Z" w:initials="RGF">
    <w:p w14:paraId="27B83D93" w14:textId="621EEEAA" w:rsidR="004B73E8" w:rsidRDefault="004B73E8">
      <w:pPr>
        <w:pStyle w:val="Textocomentario"/>
      </w:pPr>
      <w:r>
        <w:rPr>
          <w:rStyle w:val="Refdecomentario"/>
        </w:rPr>
        <w:annotationRef/>
      </w:r>
    </w:p>
  </w:comment>
  <w:comment w:id="1695" w:author="RAQUEL BLANCO AGUIRRE" w:date="2017-06-28T13:46:00Z" w:initials="RBA">
    <w:p w14:paraId="2C48C0FE" w14:textId="3C951EA0" w:rsidR="004B73E8" w:rsidRDefault="004B73E8">
      <w:pPr>
        <w:pStyle w:val="Textocomentario"/>
      </w:pPr>
      <w:r>
        <w:rPr>
          <w:rStyle w:val="Refdecomentario"/>
        </w:rPr>
        <w:annotationRef/>
      </w:r>
      <w:r>
        <w:t>Revisa toda la redacción del apartado 5 para redactar en estilo impersonal. Aquí tendría que ser: “transportará al usuario”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D1F3B5" w15:done="1"/>
  <w15:commentEx w15:paraId="18CD55C9" w15:paraIdParent="0FD1F3B5" w15:done="1"/>
  <w15:commentEx w15:paraId="33F0E10F" w15:done="1"/>
  <w15:commentEx w15:paraId="49C1D684" w15:done="0"/>
  <w15:commentEx w15:paraId="57958ED2" w15:done="0"/>
  <w15:commentEx w15:paraId="4A101D62" w15:paraIdParent="57958ED2" w15:done="0"/>
  <w15:commentEx w15:paraId="2C4F7227" w15:done="1"/>
  <w15:commentEx w15:paraId="7EDB00BB" w15:done="1"/>
  <w15:commentEx w15:paraId="5192CF65" w15:done="1"/>
  <w15:commentEx w15:paraId="7B800D92" w15:done="0"/>
  <w15:commentEx w15:paraId="561CEEB9" w15:done="0"/>
  <w15:commentEx w15:paraId="29F9E4A1" w15:done="1"/>
  <w15:commentEx w15:paraId="11CFB5EE" w15:done="1"/>
  <w15:commentEx w15:paraId="490B2B64" w15:done="1"/>
  <w15:commentEx w15:paraId="11648CBB" w15:done="1"/>
  <w15:commentEx w15:paraId="27B83D93" w15:paraIdParent="11648CBB" w15:done="1"/>
  <w15:commentEx w15:paraId="2C48C0FE"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EF999" w14:textId="77777777" w:rsidR="00B948F6" w:rsidRDefault="00B948F6" w:rsidP="00AA1D2D">
      <w:pPr>
        <w:spacing w:after="0"/>
      </w:pPr>
      <w:r>
        <w:separator/>
      </w:r>
    </w:p>
  </w:endnote>
  <w:endnote w:type="continuationSeparator" w:id="0">
    <w:p w14:paraId="1275FE33" w14:textId="77777777" w:rsidR="00B948F6" w:rsidRDefault="00B948F6" w:rsidP="00AA1D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7C009" w14:textId="77777777" w:rsidR="00BF1C5A" w:rsidRDefault="00BF1C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81AC1" w14:textId="77777777" w:rsidR="004B73E8" w:rsidRPr="00933053" w:rsidRDefault="00B948F6" w:rsidP="00933053">
    <w:pPr>
      <w:pStyle w:val="Piedepgina"/>
      <w:pBdr>
        <w:top w:val="single" w:sz="4" w:space="1" w:color="A5A5A5" w:themeColor="background1" w:themeShade="A5"/>
      </w:pBdr>
      <w:jc w:val="center"/>
      <w:rPr>
        <w:color w:val="808080" w:themeColor="background1" w:themeShade="80"/>
      </w:rPr>
    </w:pPr>
    <w:sdt>
      <w:sdtPr>
        <w:rPr>
          <w:rFonts w:ascii="Times New Roman" w:hAnsi="Times New Roman"/>
          <w:b/>
          <w:szCs w:val="24"/>
        </w:rPr>
        <w:alias w:val="Compañía"/>
        <w:id w:val="-761059916"/>
        <w:showingPlcHdr/>
        <w:dataBinding w:prefixMappings="xmlns:ns0='http://schemas.openxmlformats.org/officeDocument/2006/extended-properties'" w:xpath="/ns0:Properties[1]/ns0:Company[1]" w:storeItemID="{6668398D-A668-4E3E-A5EB-62B293D839F1}"/>
        <w:text/>
      </w:sdtPr>
      <w:sdtEndPr/>
      <w:sdtContent>
        <w:r w:rsidR="004B73E8">
          <w:rPr>
            <w:rFonts w:ascii="Times New Roman" w:hAnsi="Times New Roman"/>
            <w:b/>
            <w:szCs w:val="24"/>
          </w:rPr>
          <w:t xml:space="preserve">     </w:t>
        </w:r>
      </w:sdtContent>
    </w:sdt>
    <w:r w:rsidR="004B73E8">
      <w:rPr>
        <w:color w:val="808080" w:themeColor="background1" w:themeShade="80"/>
      </w:rPr>
      <w:t>Raúl García Fernández</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ED3C0" w14:textId="77777777" w:rsidR="00BF1C5A" w:rsidRDefault="00BF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695B65" w14:textId="77777777" w:rsidR="00B948F6" w:rsidRDefault="00B948F6" w:rsidP="00AA1D2D">
      <w:pPr>
        <w:spacing w:after="0"/>
      </w:pPr>
      <w:r>
        <w:separator/>
      </w:r>
    </w:p>
  </w:footnote>
  <w:footnote w:type="continuationSeparator" w:id="0">
    <w:p w14:paraId="0092BDFB" w14:textId="77777777" w:rsidR="00B948F6" w:rsidRDefault="00B948F6" w:rsidP="00AA1D2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276E9" w14:textId="77777777" w:rsidR="00BF1C5A" w:rsidRDefault="00BF1C5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2A673" w14:textId="77777777" w:rsidR="004B73E8" w:rsidRPr="00FE6B53" w:rsidRDefault="004B73E8" w:rsidP="00AA1D2D">
    <w:pPr>
      <w:rPr>
        <w:sz w:val="8"/>
        <w:szCs w:val="8"/>
      </w:rPr>
    </w:pPr>
  </w:p>
  <w:p w14:paraId="24087381" w14:textId="77777777" w:rsidR="004B73E8" w:rsidRDefault="004B73E8" w:rsidP="008E360A">
    <w:r>
      <w:rPr>
        <w:noProof/>
        <w:lang w:val="es-ES" w:eastAsia="es-ES"/>
      </w:rPr>
      <mc:AlternateContent>
        <mc:Choice Requires="wps">
          <w:drawing>
            <wp:anchor distT="0" distB="0" distL="114300" distR="114300" simplePos="0" relativeHeight="251659776" behindDoc="0" locked="0" layoutInCell="1" allowOverlap="1" wp14:anchorId="18A20856" wp14:editId="1B2693B3">
              <wp:simplePos x="0" y="0"/>
              <wp:positionH relativeFrom="column">
                <wp:posOffset>891540</wp:posOffset>
              </wp:positionH>
              <wp:positionV relativeFrom="paragraph">
                <wp:posOffset>78105</wp:posOffset>
              </wp:positionV>
              <wp:extent cx="5000625" cy="484505"/>
              <wp:effectExtent l="0" t="0" r="0" b="0"/>
              <wp:wrapNone/>
              <wp:docPr id="1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D2DF9" w14:textId="502DAFB4" w:rsidR="004B73E8" w:rsidRDefault="004B73E8" w:rsidP="00A43ECB">
                          <w:pPr>
                            <w:tabs>
                              <w:tab w:val="right" w:pos="7513"/>
                            </w:tabs>
                            <w:jc w:val="left"/>
                            <w:rPr>
                              <w:rFonts w:ascii="Times New Roman" w:hAnsi="Times New Roman"/>
                              <w:b/>
                              <w:szCs w:val="24"/>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Cs w:val="24"/>
                            </w:rPr>
                            <w:t xml:space="preserve">Hoja </w:t>
                          </w:r>
                          <w:r w:rsidRPr="000B5CF0">
                            <w:rPr>
                              <w:rFonts w:ascii="Times New Roman" w:hAnsi="Times New Roman"/>
                              <w:b/>
                              <w:szCs w:val="24"/>
                            </w:rPr>
                            <w:fldChar w:fldCharType="begin"/>
                          </w:r>
                          <w:r w:rsidRPr="000B5CF0">
                            <w:rPr>
                              <w:rFonts w:ascii="Times New Roman" w:hAnsi="Times New Roman"/>
                              <w:b/>
                              <w:szCs w:val="24"/>
                            </w:rPr>
                            <w:instrText xml:space="preserve"> PAGE   \* MERGEFORMAT </w:instrText>
                          </w:r>
                          <w:r w:rsidRPr="000B5CF0">
                            <w:rPr>
                              <w:rFonts w:ascii="Times New Roman" w:hAnsi="Times New Roman"/>
                              <w:b/>
                              <w:szCs w:val="24"/>
                            </w:rPr>
                            <w:fldChar w:fldCharType="separate"/>
                          </w:r>
                          <w:r w:rsidR="009D59D5">
                            <w:rPr>
                              <w:rFonts w:ascii="Times New Roman" w:hAnsi="Times New Roman"/>
                              <w:b/>
                              <w:noProof/>
                              <w:szCs w:val="24"/>
                            </w:rPr>
                            <w:t>67</w:t>
                          </w:r>
                          <w:r w:rsidRPr="000B5CF0">
                            <w:rPr>
                              <w:rFonts w:ascii="Times New Roman" w:hAnsi="Times New Roman"/>
                              <w:b/>
                              <w:szCs w:val="24"/>
                            </w:rPr>
                            <w:fldChar w:fldCharType="end"/>
                          </w:r>
                          <w:r>
                            <w:rPr>
                              <w:rFonts w:ascii="Times New Roman" w:hAnsi="Times New Roman"/>
                              <w:b/>
                              <w:szCs w:val="24"/>
                            </w:rPr>
                            <w:t xml:space="preserve"> de 6</w:t>
                          </w:r>
                          <w:ins w:id="258" w:author="Raul García Fernández" w:date="2017-07-10T20:49:00Z">
                            <w:r w:rsidR="00BF1C5A">
                              <w:rPr>
                                <w:rFonts w:ascii="Times New Roman" w:hAnsi="Times New Roman"/>
                                <w:b/>
                                <w:szCs w:val="24"/>
                              </w:rPr>
                              <w:t>9</w:t>
                            </w:r>
                          </w:ins>
                          <w:bookmarkStart w:id="259" w:name="_GoBack"/>
                          <w:bookmarkEnd w:id="259"/>
                          <w:del w:id="260" w:author="Raul García Fernández" w:date="2017-07-10T20:49:00Z">
                            <w:r w:rsidDel="00BF1C5A">
                              <w:rPr>
                                <w:rFonts w:ascii="Times New Roman" w:hAnsi="Times New Roman"/>
                                <w:b/>
                                <w:szCs w:val="24"/>
                              </w:rPr>
                              <w:delText>9</w:delText>
                            </w:r>
                          </w:del>
                        </w:p>
                        <w:p w14:paraId="7AA95A3B" w14:textId="77777777" w:rsidR="004B73E8" w:rsidRPr="000B5CF0" w:rsidRDefault="004B73E8" w:rsidP="00AA1D2D">
                          <w:pPr>
                            <w:tabs>
                              <w:tab w:val="right" w:pos="7513"/>
                            </w:tabs>
                            <w:rPr>
                              <w:rFonts w:ascii="Times New Roman" w:hAnsi="Times New Roman"/>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20856" id="_x0000_t202" coordsize="21600,21600" o:spt="202" path="m,l,21600r21600,l21600,xe">
              <v:stroke joinstyle="miter"/>
              <v:path gradientshapeok="t" o:connecttype="rect"/>
            </v:shapetype>
            <v:shape id="Cuadro de texto 1" o:spid="_x0000_s1026" type="#_x0000_t202" style="position:absolute;left:0;text-align:left;margin-left:70.2pt;margin-top:6.15pt;width:393.75pt;height:38.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mrugIAAME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" filled="f" stroked="f">
              <v:textbox>
                <w:txbxContent>
                  <w:p w14:paraId="1E0D2DF9" w14:textId="502DAFB4" w:rsidR="004B73E8" w:rsidRDefault="004B73E8" w:rsidP="00A43ECB">
                    <w:pPr>
                      <w:tabs>
                        <w:tab w:val="right" w:pos="7513"/>
                      </w:tabs>
                      <w:jc w:val="left"/>
                      <w:rPr>
                        <w:rFonts w:ascii="Times New Roman" w:hAnsi="Times New Roman"/>
                        <w:b/>
                        <w:szCs w:val="24"/>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Cs w:val="24"/>
                      </w:rPr>
                      <w:t xml:space="preserve">Hoja </w:t>
                    </w:r>
                    <w:r w:rsidRPr="000B5CF0">
                      <w:rPr>
                        <w:rFonts w:ascii="Times New Roman" w:hAnsi="Times New Roman"/>
                        <w:b/>
                        <w:szCs w:val="24"/>
                      </w:rPr>
                      <w:fldChar w:fldCharType="begin"/>
                    </w:r>
                    <w:r w:rsidRPr="000B5CF0">
                      <w:rPr>
                        <w:rFonts w:ascii="Times New Roman" w:hAnsi="Times New Roman"/>
                        <w:b/>
                        <w:szCs w:val="24"/>
                      </w:rPr>
                      <w:instrText xml:space="preserve"> PAGE   \* MERGEFORMAT </w:instrText>
                    </w:r>
                    <w:r w:rsidRPr="000B5CF0">
                      <w:rPr>
                        <w:rFonts w:ascii="Times New Roman" w:hAnsi="Times New Roman"/>
                        <w:b/>
                        <w:szCs w:val="24"/>
                      </w:rPr>
                      <w:fldChar w:fldCharType="separate"/>
                    </w:r>
                    <w:r w:rsidR="009D59D5">
                      <w:rPr>
                        <w:rFonts w:ascii="Times New Roman" w:hAnsi="Times New Roman"/>
                        <w:b/>
                        <w:noProof/>
                        <w:szCs w:val="24"/>
                      </w:rPr>
                      <w:t>67</w:t>
                    </w:r>
                    <w:r w:rsidRPr="000B5CF0">
                      <w:rPr>
                        <w:rFonts w:ascii="Times New Roman" w:hAnsi="Times New Roman"/>
                        <w:b/>
                        <w:szCs w:val="24"/>
                      </w:rPr>
                      <w:fldChar w:fldCharType="end"/>
                    </w:r>
                    <w:r>
                      <w:rPr>
                        <w:rFonts w:ascii="Times New Roman" w:hAnsi="Times New Roman"/>
                        <w:b/>
                        <w:szCs w:val="24"/>
                      </w:rPr>
                      <w:t xml:space="preserve"> de 6</w:t>
                    </w:r>
                    <w:ins w:id="261" w:author="Raul García Fernández" w:date="2017-07-10T20:49:00Z">
                      <w:r w:rsidR="00BF1C5A">
                        <w:rPr>
                          <w:rFonts w:ascii="Times New Roman" w:hAnsi="Times New Roman"/>
                          <w:b/>
                          <w:szCs w:val="24"/>
                        </w:rPr>
                        <w:t>9</w:t>
                      </w:r>
                    </w:ins>
                    <w:bookmarkStart w:id="262" w:name="_GoBack"/>
                    <w:bookmarkEnd w:id="262"/>
                    <w:del w:id="263" w:author="Raul García Fernández" w:date="2017-07-10T20:49:00Z">
                      <w:r w:rsidDel="00BF1C5A">
                        <w:rPr>
                          <w:rFonts w:ascii="Times New Roman" w:hAnsi="Times New Roman"/>
                          <w:b/>
                          <w:szCs w:val="24"/>
                        </w:rPr>
                        <w:delText>9</w:delText>
                      </w:r>
                    </w:del>
                  </w:p>
                  <w:p w14:paraId="7AA95A3B" w14:textId="77777777" w:rsidR="004B73E8" w:rsidRPr="000B5CF0" w:rsidRDefault="004B73E8" w:rsidP="00AA1D2D">
                    <w:pPr>
                      <w:tabs>
                        <w:tab w:val="right" w:pos="7513"/>
                      </w:tabs>
                      <w:rPr>
                        <w:rFonts w:ascii="Times New Roman" w:hAnsi="Times New Roman"/>
                        <w:b/>
                      </w:rPr>
                    </w:pPr>
                  </w:p>
                </w:txbxContent>
              </v:textbox>
            </v:shape>
          </w:pict>
        </mc:Fallback>
      </mc:AlternateContent>
    </w:r>
    <w:r>
      <w:rPr>
        <w:noProof/>
        <w:lang w:val="es-ES" w:eastAsia="es-ES"/>
      </w:rPr>
      <w:drawing>
        <wp:inline distT="0" distB="0" distL="0" distR="0" wp14:anchorId="31FD064E" wp14:editId="52E7B4BA">
          <wp:extent cx="523875" cy="582268"/>
          <wp:effectExtent l="0" t="0" r="0" b="889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A6295" w14:textId="77777777" w:rsidR="00BF1C5A" w:rsidRDefault="00BF1C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86523"/>
    <w:multiLevelType w:val="hybridMultilevel"/>
    <w:tmpl w:val="0AE2E160"/>
    <w:lvl w:ilvl="0" w:tplc="AC1A0452">
      <w:numFmt w:val="bullet"/>
      <w:lvlText w:val="-"/>
      <w:lvlJc w:val="left"/>
      <w:pPr>
        <w:ind w:left="720" w:hanging="360"/>
      </w:pPr>
      <w:rPr>
        <w:rFonts w:ascii="Times New Roman" w:eastAsiaTheme="minorHAnsi" w:hAnsi="Times New Roman"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0E20A0"/>
    <w:multiLevelType w:val="hybridMultilevel"/>
    <w:tmpl w:val="8B522F82"/>
    <w:lvl w:ilvl="0" w:tplc="0C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w:hAnsi="Courier"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w:hAnsi="Courier"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w:hAnsi="Courier" w:hint="default"/>
      </w:rPr>
    </w:lvl>
    <w:lvl w:ilvl="8" w:tplc="040A0005" w:tentative="1">
      <w:start w:val="1"/>
      <w:numFmt w:val="bullet"/>
      <w:lvlText w:val=""/>
      <w:lvlJc w:val="left"/>
      <w:pPr>
        <w:ind w:left="7188" w:hanging="360"/>
      </w:pPr>
      <w:rPr>
        <w:rFonts w:ascii="Wingdings" w:hAnsi="Wingdings" w:hint="default"/>
      </w:rPr>
    </w:lvl>
  </w:abstractNum>
  <w:abstractNum w:abstractNumId="2" w15:restartNumberingAfterBreak="0">
    <w:nsid w:val="22E31A9D"/>
    <w:multiLevelType w:val="hybridMultilevel"/>
    <w:tmpl w:val="6B68D8BE"/>
    <w:lvl w:ilvl="0" w:tplc="9D5E8A1A">
      <w:start w:val="4"/>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6BB306F"/>
    <w:multiLevelType w:val="hybridMultilevel"/>
    <w:tmpl w:val="88EEBBB6"/>
    <w:lvl w:ilvl="0" w:tplc="9D5E8A1A">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EA67FC5"/>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792C90"/>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6697AD7"/>
    <w:multiLevelType w:val="hybridMultilevel"/>
    <w:tmpl w:val="CA1C14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8CF6B45"/>
    <w:multiLevelType w:val="hybridMultilevel"/>
    <w:tmpl w:val="0D2E15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3"/>
  </w:num>
  <w:num w:numId="5">
    <w:abstractNumId w:val="6"/>
  </w:num>
  <w:num w:numId="6">
    <w:abstractNumId w:val="1"/>
  </w:num>
  <w:num w:numId="7">
    <w:abstractNumId w:val="0"/>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QUEL BLANCO AGUIRRE">
    <w15:presenceInfo w15:providerId="AD" w15:userId="S-1-12-1-620265121-1102118218-4204484013-3110710981"/>
  </w15:person>
  <w15:person w15:author="Raul García Fernández">
    <w15:presenceInfo w15:providerId="None" w15:userId="Raul García Fernández"/>
  </w15:person>
  <w15:person w15:author="Raul Garcia Fernandez">
    <w15:presenceInfo w15:providerId="AD" w15:userId="S-1-5-21-3063082303-1477663233-3575993587-323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DAF"/>
    <w:rsid w:val="00003005"/>
    <w:rsid w:val="00016436"/>
    <w:rsid w:val="00037F8F"/>
    <w:rsid w:val="0004180F"/>
    <w:rsid w:val="00054FE8"/>
    <w:rsid w:val="000759BD"/>
    <w:rsid w:val="00082266"/>
    <w:rsid w:val="000A4BDF"/>
    <w:rsid w:val="000A7C54"/>
    <w:rsid w:val="000B3E1F"/>
    <w:rsid w:val="00105D47"/>
    <w:rsid w:val="001129F2"/>
    <w:rsid w:val="00120778"/>
    <w:rsid w:val="0012465D"/>
    <w:rsid w:val="00127EDB"/>
    <w:rsid w:val="00141631"/>
    <w:rsid w:val="0014772B"/>
    <w:rsid w:val="00170322"/>
    <w:rsid w:val="001761B6"/>
    <w:rsid w:val="00177331"/>
    <w:rsid w:val="001824F2"/>
    <w:rsid w:val="001A07C5"/>
    <w:rsid w:val="001A1C28"/>
    <w:rsid w:val="001D13B9"/>
    <w:rsid w:val="001D7005"/>
    <w:rsid w:val="001F2B65"/>
    <w:rsid w:val="00202285"/>
    <w:rsid w:val="00206191"/>
    <w:rsid w:val="0020649B"/>
    <w:rsid w:val="002326E7"/>
    <w:rsid w:val="0023602F"/>
    <w:rsid w:val="00242D92"/>
    <w:rsid w:val="00247B69"/>
    <w:rsid w:val="0025218C"/>
    <w:rsid w:val="002718C5"/>
    <w:rsid w:val="00273DE7"/>
    <w:rsid w:val="002A4A30"/>
    <w:rsid w:val="002C0F2E"/>
    <w:rsid w:val="002C2EB9"/>
    <w:rsid w:val="002E1272"/>
    <w:rsid w:val="002E4EF8"/>
    <w:rsid w:val="002F6854"/>
    <w:rsid w:val="00320031"/>
    <w:rsid w:val="00323949"/>
    <w:rsid w:val="00347350"/>
    <w:rsid w:val="00351034"/>
    <w:rsid w:val="00360449"/>
    <w:rsid w:val="00361856"/>
    <w:rsid w:val="00361AC3"/>
    <w:rsid w:val="00390333"/>
    <w:rsid w:val="00391C9A"/>
    <w:rsid w:val="003B1D73"/>
    <w:rsid w:val="003B571D"/>
    <w:rsid w:val="003B6585"/>
    <w:rsid w:val="003C3EAA"/>
    <w:rsid w:val="003C55EF"/>
    <w:rsid w:val="003D0DAF"/>
    <w:rsid w:val="003F5445"/>
    <w:rsid w:val="004006EE"/>
    <w:rsid w:val="00401193"/>
    <w:rsid w:val="004116F0"/>
    <w:rsid w:val="004142CA"/>
    <w:rsid w:val="00421955"/>
    <w:rsid w:val="00431947"/>
    <w:rsid w:val="00447D7D"/>
    <w:rsid w:val="00452109"/>
    <w:rsid w:val="00465DA5"/>
    <w:rsid w:val="00480FCE"/>
    <w:rsid w:val="0048199C"/>
    <w:rsid w:val="004857B2"/>
    <w:rsid w:val="00487800"/>
    <w:rsid w:val="004B41FA"/>
    <w:rsid w:val="004B73E8"/>
    <w:rsid w:val="004D69A7"/>
    <w:rsid w:val="004E3415"/>
    <w:rsid w:val="004F4727"/>
    <w:rsid w:val="005020D4"/>
    <w:rsid w:val="00503B4F"/>
    <w:rsid w:val="005040B0"/>
    <w:rsid w:val="00506D9E"/>
    <w:rsid w:val="00512080"/>
    <w:rsid w:val="005160A1"/>
    <w:rsid w:val="00523BF8"/>
    <w:rsid w:val="00532218"/>
    <w:rsid w:val="00551562"/>
    <w:rsid w:val="00551AD3"/>
    <w:rsid w:val="00552024"/>
    <w:rsid w:val="00552B9F"/>
    <w:rsid w:val="00556A53"/>
    <w:rsid w:val="00571485"/>
    <w:rsid w:val="005925FB"/>
    <w:rsid w:val="00592762"/>
    <w:rsid w:val="005B615D"/>
    <w:rsid w:val="005C218D"/>
    <w:rsid w:val="005C44E8"/>
    <w:rsid w:val="005C5747"/>
    <w:rsid w:val="005E55FF"/>
    <w:rsid w:val="005E7F92"/>
    <w:rsid w:val="005F3967"/>
    <w:rsid w:val="005F690B"/>
    <w:rsid w:val="00635E7A"/>
    <w:rsid w:val="0064002A"/>
    <w:rsid w:val="006433E3"/>
    <w:rsid w:val="0066558B"/>
    <w:rsid w:val="006677F4"/>
    <w:rsid w:val="00676D82"/>
    <w:rsid w:val="00683274"/>
    <w:rsid w:val="00694CEB"/>
    <w:rsid w:val="006A1C38"/>
    <w:rsid w:val="006A415E"/>
    <w:rsid w:val="006B0227"/>
    <w:rsid w:val="006C1EF5"/>
    <w:rsid w:val="006C4F3F"/>
    <w:rsid w:val="006C79D7"/>
    <w:rsid w:val="006D1186"/>
    <w:rsid w:val="006D3F06"/>
    <w:rsid w:val="006D7000"/>
    <w:rsid w:val="006E051F"/>
    <w:rsid w:val="006E105C"/>
    <w:rsid w:val="006F2918"/>
    <w:rsid w:val="0071206E"/>
    <w:rsid w:val="00727412"/>
    <w:rsid w:val="0073436E"/>
    <w:rsid w:val="00754A89"/>
    <w:rsid w:val="0076131C"/>
    <w:rsid w:val="00781BE5"/>
    <w:rsid w:val="007877C5"/>
    <w:rsid w:val="007921A3"/>
    <w:rsid w:val="00795DD3"/>
    <w:rsid w:val="007A00FE"/>
    <w:rsid w:val="007A7467"/>
    <w:rsid w:val="007C01C8"/>
    <w:rsid w:val="007C1B7F"/>
    <w:rsid w:val="007C4666"/>
    <w:rsid w:val="007D10A7"/>
    <w:rsid w:val="007D1326"/>
    <w:rsid w:val="007D661C"/>
    <w:rsid w:val="007E0312"/>
    <w:rsid w:val="007E1E59"/>
    <w:rsid w:val="00804A59"/>
    <w:rsid w:val="00810A30"/>
    <w:rsid w:val="00821022"/>
    <w:rsid w:val="00827085"/>
    <w:rsid w:val="00833084"/>
    <w:rsid w:val="00844311"/>
    <w:rsid w:val="008458F9"/>
    <w:rsid w:val="00846410"/>
    <w:rsid w:val="00854900"/>
    <w:rsid w:val="00857466"/>
    <w:rsid w:val="00863819"/>
    <w:rsid w:val="00885AE1"/>
    <w:rsid w:val="008A017A"/>
    <w:rsid w:val="008C539C"/>
    <w:rsid w:val="008D0F98"/>
    <w:rsid w:val="008D2071"/>
    <w:rsid w:val="008D3338"/>
    <w:rsid w:val="008E360A"/>
    <w:rsid w:val="008F341D"/>
    <w:rsid w:val="008F4C36"/>
    <w:rsid w:val="00921F2C"/>
    <w:rsid w:val="00931546"/>
    <w:rsid w:val="00932857"/>
    <w:rsid w:val="00933053"/>
    <w:rsid w:val="00936B98"/>
    <w:rsid w:val="00954FCB"/>
    <w:rsid w:val="00957417"/>
    <w:rsid w:val="009662B6"/>
    <w:rsid w:val="00971C16"/>
    <w:rsid w:val="00972B9D"/>
    <w:rsid w:val="00985515"/>
    <w:rsid w:val="009869A3"/>
    <w:rsid w:val="0099030B"/>
    <w:rsid w:val="009C357B"/>
    <w:rsid w:val="009C71AE"/>
    <w:rsid w:val="009D59D5"/>
    <w:rsid w:val="009D5B95"/>
    <w:rsid w:val="009D6E19"/>
    <w:rsid w:val="009E3DFE"/>
    <w:rsid w:val="00A01B23"/>
    <w:rsid w:val="00A0559C"/>
    <w:rsid w:val="00A2460C"/>
    <w:rsid w:val="00A36B85"/>
    <w:rsid w:val="00A37D34"/>
    <w:rsid w:val="00A43ECB"/>
    <w:rsid w:val="00A561AB"/>
    <w:rsid w:val="00A5700E"/>
    <w:rsid w:val="00A74F94"/>
    <w:rsid w:val="00A865A5"/>
    <w:rsid w:val="00A942C0"/>
    <w:rsid w:val="00AA1D2D"/>
    <w:rsid w:val="00AA2BC9"/>
    <w:rsid w:val="00AC7BB8"/>
    <w:rsid w:val="00AD6720"/>
    <w:rsid w:val="00AF38D8"/>
    <w:rsid w:val="00B03AF6"/>
    <w:rsid w:val="00B04E30"/>
    <w:rsid w:val="00B07F1D"/>
    <w:rsid w:val="00B15254"/>
    <w:rsid w:val="00B1793D"/>
    <w:rsid w:val="00B27741"/>
    <w:rsid w:val="00B3488C"/>
    <w:rsid w:val="00B521EF"/>
    <w:rsid w:val="00B52BE1"/>
    <w:rsid w:val="00B73F44"/>
    <w:rsid w:val="00B746D6"/>
    <w:rsid w:val="00B76128"/>
    <w:rsid w:val="00B77C2C"/>
    <w:rsid w:val="00B810D8"/>
    <w:rsid w:val="00B81ECF"/>
    <w:rsid w:val="00B839CB"/>
    <w:rsid w:val="00B85682"/>
    <w:rsid w:val="00B948F6"/>
    <w:rsid w:val="00B97571"/>
    <w:rsid w:val="00BA2D92"/>
    <w:rsid w:val="00BB3331"/>
    <w:rsid w:val="00BB4320"/>
    <w:rsid w:val="00BC5D6F"/>
    <w:rsid w:val="00BF1C5A"/>
    <w:rsid w:val="00C06D73"/>
    <w:rsid w:val="00C250AE"/>
    <w:rsid w:val="00C261B4"/>
    <w:rsid w:val="00C33CEA"/>
    <w:rsid w:val="00C4799B"/>
    <w:rsid w:val="00C60F0A"/>
    <w:rsid w:val="00C66BFA"/>
    <w:rsid w:val="00C74E99"/>
    <w:rsid w:val="00C93E26"/>
    <w:rsid w:val="00CB5F15"/>
    <w:rsid w:val="00CB6782"/>
    <w:rsid w:val="00CE2F81"/>
    <w:rsid w:val="00CE70B0"/>
    <w:rsid w:val="00CF7AC3"/>
    <w:rsid w:val="00CF7D9F"/>
    <w:rsid w:val="00D0126D"/>
    <w:rsid w:val="00D01322"/>
    <w:rsid w:val="00D12B9B"/>
    <w:rsid w:val="00D442F2"/>
    <w:rsid w:val="00D474BB"/>
    <w:rsid w:val="00D47DD5"/>
    <w:rsid w:val="00D52F31"/>
    <w:rsid w:val="00D53F41"/>
    <w:rsid w:val="00D6015A"/>
    <w:rsid w:val="00D9247A"/>
    <w:rsid w:val="00DB3497"/>
    <w:rsid w:val="00DD15AF"/>
    <w:rsid w:val="00DF125E"/>
    <w:rsid w:val="00DF22E3"/>
    <w:rsid w:val="00E05A54"/>
    <w:rsid w:val="00E120C2"/>
    <w:rsid w:val="00E15C13"/>
    <w:rsid w:val="00E239AD"/>
    <w:rsid w:val="00E33521"/>
    <w:rsid w:val="00E34BE5"/>
    <w:rsid w:val="00E3677B"/>
    <w:rsid w:val="00E5385C"/>
    <w:rsid w:val="00E55C33"/>
    <w:rsid w:val="00E64441"/>
    <w:rsid w:val="00E77507"/>
    <w:rsid w:val="00E96757"/>
    <w:rsid w:val="00E9709B"/>
    <w:rsid w:val="00E9755A"/>
    <w:rsid w:val="00EA267F"/>
    <w:rsid w:val="00EB5E49"/>
    <w:rsid w:val="00EC48BC"/>
    <w:rsid w:val="00ED3A8F"/>
    <w:rsid w:val="00ED720F"/>
    <w:rsid w:val="00EE0E5A"/>
    <w:rsid w:val="00EE671F"/>
    <w:rsid w:val="00EF736D"/>
    <w:rsid w:val="00F074B6"/>
    <w:rsid w:val="00F25DDD"/>
    <w:rsid w:val="00F53C7A"/>
    <w:rsid w:val="00F744B8"/>
    <w:rsid w:val="00FF0615"/>
    <w:rsid w:val="00FF4D5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FBA09"/>
  <w15:docId w15:val="{243D244B-A4A2-4FB2-862D-445FEA9DA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6410"/>
    <w:pPr>
      <w:spacing w:line="240" w:lineRule="auto"/>
      <w:jc w:val="both"/>
    </w:pPr>
    <w:rPr>
      <w:sz w:val="24"/>
    </w:rPr>
  </w:style>
  <w:style w:type="paragraph" w:styleId="Ttulo1">
    <w:name w:val="heading 1"/>
    <w:basedOn w:val="Normal"/>
    <w:next w:val="Normal"/>
    <w:link w:val="Ttulo1Car"/>
    <w:uiPriority w:val="9"/>
    <w:qFormat/>
    <w:rsid w:val="001824F2"/>
    <w:pPr>
      <w:keepNext/>
      <w:keepLines/>
      <w:spacing w:before="480" w:after="0"/>
      <w:outlineLvl w:val="0"/>
    </w:pPr>
    <w:rPr>
      <w:rFonts w:asciiTheme="majorHAnsi" w:eastAsiaTheme="majorEastAsia" w:hAnsiTheme="majorHAnsi" w:cstheme="majorBidi"/>
      <w:b/>
      <w:bCs/>
      <w:color w:val="000000" w:themeColor="accent1" w:themeShade="BF"/>
      <w:sz w:val="56"/>
      <w:szCs w:val="28"/>
    </w:rPr>
  </w:style>
  <w:style w:type="paragraph" w:styleId="Ttulo2">
    <w:name w:val="heading 2"/>
    <w:basedOn w:val="Normal"/>
    <w:next w:val="Normal"/>
    <w:link w:val="Ttulo2Car"/>
    <w:uiPriority w:val="9"/>
    <w:unhideWhenUsed/>
    <w:qFormat/>
    <w:rsid w:val="003C3EAA"/>
    <w:pPr>
      <w:keepNext/>
      <w:keepLines/>
      <w:spacing w:before="200" w:after="0"/>
      <w:outlineLvl w:val="1"/>
    </w:pPr>
    <w:rPr>
      <w:rFonts w:asciiTheme="majorHAnsi" w:eastAsiaTheme="majorEastAsia" w:hAnsiTheme="majorHAnsi" w:cstheme="majorBidi"/>
      <w:b/>
      <w:bCs/>
      <w:color w:val="000000" w:themeColor="accent1"/>
      <w:szCs w:val="26"/>
    </w:rPr>
  </w:style>
  <w:style w:type="paragraph" w:styleId="Ttulo3">
    <w:name w:val="heading 3"/>
    <w:basedOn w:val="Normal"/>
    <w:next w:val="Normal"/>
    <w:link w:val="Ttulo3Car"/>
    <w:uiPriority w:val="9"/>
    <w:unhideWhenUsed/>
    <w:qFormat/>
    <w:rsid w:val="003C3EAA"/>
    <w:pPr>
      <w:keepNext/>
      <w:keepLines/>
      <w:spacing w:before="40" w:after="0"/>
      <w:outlineLvl w:val="2"/>
    </w:pPr>
    <w:rPr>
      <w:rFonts w:asciiTheme="majorHAnsi" w:eastAsiaTheme="majorEastAsia" w:hAnsiTheme="majorHAnsi" w:cstheme="majorBidi"/>
      <w:b/>
      <w:color w:val="00000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24F2"/>
    <w:rPr>
      <w:rFonts w:asciiTheme="majorHAnsi" w:eastAsiaTheme="majorEastAsia" w:hAnsiTheme="majorHAnsi" w:cstheme="majorBidi"/>
      <w:b/>
      <w:bCs/>
      <w:color w:val="000000" w:themeColor="accent1" w:themeShade="BF"/>
      <w:sz w:val="56"/>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3C3EAA"/>
    <w:rPr>
      <w:rFonts w:asciiTheme="majorHAnsi" w:eastAsiaTheme="majorEastAsia" w:hAnsiTheme="majorHAnsi" w:cstheme="majorBidi"/>
      <w:b/>
      <w:bCs/>
      <w:color w:val="000000" w:themeColor="accent1"/>
      <w:sz w:val="24"/>
      <w:szCs w:val="26"/>
    </w:rPr>
  </w:style>
  <w:style w:type="paragraph" w:styleId="Textodeglobo">
    <w:name w:val="Balloon Text"/>
    <w:basedOn w:val="Normal"/>
    <w:link w:val="TextodegloboCar"/>
    <w:uiPriority w:val="99"/>
    <w:semiHidden/>
    <w:unhideWhenUsed/>
    <w:rsid w:val="000A4BD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Descripcin">
    <w:name w:val="caption"/>
    <w:basedOn w:val="Normal"/>
    <w:next w:val="Normal"/>
    <w:uiPriority w:val="35"/>
    <w:unhideWhenUsed/>
    <w:qFormat/>
    <w:rsid w:val="003C3EAA"/>
    <w:rPr>
      <w:b/>
      <w:bCs/>
      <w:color w:val="548DD4" w:themeColor="text2" w:themeTint="99"/>
      <w:sz w:val="18"/>
      <w:szCs w:val="18"/>
    </w:rPr>
  </w:style>
  <w:style w:type="table" w:styleId="Tablaconcuadrcula">
    <w:name w:val="Table Grid"/>
    <w:basedOn w:val="Tablanormal"/>
    <w:uiPriority w:val="59"/>
    <w:rsid w:val="00247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C74E99"/>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 w:type="paragraph" w:styleId="Encabezado">
    <w:name w:val="header"/>
    <w:basedOn w:val="Normal"/>
    <w:link w:val="EncabezadoCar"/>
    <w:uiPriority w:val="99"/>
    <w:unhideWhenUsed/>
    <w:rsid w:val="00AA1D2D"/>
    <w:pPr>
      <w:tabs>
        <w:tab w:val="center" w:pos="4252"/>
        <w:tab w:val="right" w:pos="8504"/>
      </w:tabs>
      <w:spacing w:after="0"/>
    </w:pPr>
  </w:style>
  <w:style w:type="character" w:customStyle="1" w:styleId="EncabezadoCar">
    <w:name w:val="Encabezado Car"/>
    <w:basedOn w:val="Fuentedeprrafopredeter"/>
    <w:link w:val="Encabezado"/>
    <w:uiPriority w:val="99"/>
    <w:rsid w:val="00AA1D2D"/>
  </w:style>
  <w:style w:type="paragraph" w:styleId="Piedepgina">
    <w:name w:val="footer"/>
    <w:basedOn w:val="Normal"/>
    <w:link w:val="PiedepginaCar"/>
    <w:uiPriority w:val="99"/>
    <w:unhideWhenUsed/>
    <w:rsid w:val="00AA1D2D"/>
    <w:pPr>
      <w:tabs>
        <w:tab w:val="center" w:pos="4252"/>
        <w:tab w:val="right" w:pos="8504"/>
      </w:tabs>
      <w:spacing w:after="0"/>
    </w:pPr>
  </w:style>
  <w:style w:type="character" w:customStyle="1" w:styleId="PiedepginaCar">
    <w:name w:val="Pie de página Car"/>
    <w:basedOn w:val="Fuentedeprrafopredeter"/>
    <w:link w:val="Piedepgina"/>
    <w:uiPriority w:val="99"/>
    <w:rsid w:val="00AA1D2D"/>
  </w:style>
  <w:style w:type="character" w:styleId="Refdecomentario">
    <w:name w:val="annotation reference"/>
    <w:basedOn w:val="Fuentedeprrafopredeter"/>
    <w:uiPriority w:val="99"/>
    <w:semiHidden/>
    <w:unhideWhenUsed/>
    <w:rsid w:val="00727412"/>
    <w:rPr>
      <w:sz w:val="16"/>
      <w:szCs w:val="16"/>
    </w:rPr>
  </w:style>
  <w:style w:type="paragraph" w:styleId="Textocomentario">
    <w:name w:val="annotation text"/>
    <w:basedOn w:val="Normal"/>
    <w:link w:val="TextocomentarioCar"/>
    <w:uiPriority w:val="99"/>
    <w:semiHidden/>
    <w:unhideWhenUsed/>
    <w:rsid w:val="00727412"/>
    <w:rPr>
      <w:sz w:val="20"/>
      <w:szCs w:val="20"/>
    </w:rPr>
  </w:style>
  <w:style w:type="character" w:customStyle="1" w:styleId="TextocomentarioCar">
    <w:name w:val="Texto comentario Car"/>
    <w:basedOn w:val="Fuentedeprrafopredeter"/>
    <w:link w:val="Textocomentario"/>
    <w:uiPriority w:val="99"/>
    <w:semiHidden/>
    <w:rsid w:val="00727412"/>
    <w:rPr>
      <w:sz w:val="20"/>
      <w:szCs w:val="20"/>
    </w:rPr>
  </w:style>
  <w:style w:type="paragraph" w:styleId="Asuntodelcomentario">
    <w:name w:val="annotation subject"/>
    <w:basedOn w:val="Textocomentario"/>
    <w:next w:val="Textocomentario"/>
    <w:link w:val="AsuntodelcomentarioCar"/>
    <w:uiPriority w:val="99"/>
    <w:semiHidden/>
    <w:unhideWhenUsed/>
    <w:rsid w:val="00727412"/>
    <w:rPr>
      <w:b/>
      <w:bCs/>
    </w:rPr>
  </w:style>
  <w:style w:type="character" w:customStyle="1" w:styleId="AsuntodelcomentarioCar">
    <w:name w:val="Asunto del comentario Car"/>
    <w:basedOn w:val="TextocomentarioCar"/>
    <w:link w:val="Asuntodelcomentario"/>
    <w:uiPriority w:val="99"/>
    <w:semiHidden/>
    <w:rsid w:val="00727412"/>
    <w:rPr>
      <w:b/>
      <w:bCs/>
      <w:sz w:val="20"/>
      <w:szCs w:val="20"/>
    </w:rPr>
  </w:style>
  <w:style w:type="table" w:styleId="Tabladecuadrcula4">
    <w:name w:val="Grid Table 4"/>
    <w:basedOn w:val="Tablanormal"/>
    <w:uiPriority w:val="49"/>
    <w:rsid w:val="008E36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rsid w:val="003C3EAA"/>
    <w:rPr>
      <w:rFonts w:asciiTheme="majorHAnsi" w:eastAsiaTheme="majorEastAsia" w:hAnsiTheme="majorHAnsi" w:cstheme="majorBidi"/>
      <w:b/>
      <w:color w:val="000000" w:themeColor="accent1" w:themeShade="7F"/>
      <w:sz w:val="24"/>
      <w:szCs w:val="24"/>
    </w:rPr>
  </w:style>
  <w:style w:type="paragraph" w:styleId="Sinespaciado">
    <w:name w:val="No Spacing"/>
    <w:link w:val="SinespaciadoCar"/>
    <w:uiPriority w:val="1"/>
    <w:qFormat/>
    <w:rsid w:val="008F4C36"/>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8F4C36"/>
    <w:rPr>
      <w:rFonts w:eastAsiaTheme="minorEastAsia"/>
      <w:lang w:val="es-ES" w:eastAsia="es-ES"/>
    </w:rPr>
  </w:style>
  <w:style w:type="paragraph" w:customStyle="1" w:styleId="indep">
    <w:name w:val="indep"/>
    <w:basedOn w:val="Textoindependiente"/>
    <w:rsid w:val="008F4C36"/>
    <w:pPr>
      <w:spacing w:after="0"/>
    </w:pPr>
    <w:rPr>
      <w:rFonts w:ascii="Times New Roman" w:eastAsia="Times New Roman" w:hAnsi="Times New Roman" w:cs="Times New Roman"/>
      <w:szCs w:val="20"/>
      <w:lang w:val="es-ES" w:eastAsia="es-ES"/>
    </w:rPr>
  </w:style>
  <w:style w:type="character" w:customStyle="1" w:styleId="titulacion">
    <w:name w:val="titulacion"/>
    <w:basedOn w:val="Fuentedeprrafopredeter"/>
    <w:rsid w:val="008F4C36"/>
  </w:style>
  <w:style w:type="paragraph" w:styleId="Textoindependiente">
    <w:name w:val="Body Text"/>
    <w:basedOn w:val="Normal"/>
    <w:link w:val="TextoindependienteCar"/>
    <w:uiPriority w:val="99"/>
    <w:semiHidden/>
    <w:unhideWhenUsed/>
    <w:rsid w:val="008F4C36"/>
    <w:pPr>
      <w:spacing w:after="120"/>
    </w:pPr>
  </w:style>
  <w:style w:type="character" w:customStyle="1" w:styleId="TextoindependienteCar">
    <w:name w:val="Texto independiente Car"/>
    <w:basedOn w:val="Fuentedeprrafopredeter"/>
    <w:link w:val="Textoindependiente"/>
    <w:uiPriority w:val="99"/>
    <w:semiHidden/>
    <w:rsid w:val="008F4C36"/>
    <w:rPr>
      <w:sz w:val="24"/>
    </w:rPr>
  </w:style>
  <w:style w:type="table" w:styleId="Tabladelista4-nfasis1">
    <w:name w:val="List Table 4 Accent 1"/>
    <w:basedOn w:val="Tablanormal"/>
    <w:uiPriority w:val="49"/>
    <w:rsid w:val="00E3677B"/>
    <w:pPr>
      <w:spacing w:after="0" w:line="240" w:lineRule="auto"/>
    </w:pPr>
    <w:tblPr>
      <w:tblStyleRowBandSize w:val="1"/>
      <w:tblStyleColBandSize w:val="1"/>
      <w:tblBorders>
        <w:top w:val="single" w:sz="4" w:space="0" w:color="666666" w:themeColor="accent1" w:themeTint="99"/>
        <w:left w:val="single" w:sz="4" w:space="0" w:color="666666" w:themeColor="accent1" w:themeTint="99"/>
        <w:bottom w:val="single" w:sz="4" w:space="0" w:color="666666" w:themeColor="accent1" w:themeTint="99"/>
        <w:right w:val="single" w:sz="4" w:space="0" w:color="666666" w:themeColor="accent1" w:themeTint="99"/>
        <w:insideH w:val="single" w:sz="4" w:space="0" w:color="666666" w:themeColor="accent1" w:themeTint="99"/>
      </w:tblBorders>
    </w:tblPr>
    <w:tblStylePr w:type="firstRow">
      <w:rPr>
        <w:b/>
        <w:bCs/>
        <w:color w:val="FFFFFF" w:themeColor="background1"/>
      </w:rPr>
      <w:tblPr/>
      <w:tcPr>
        <w:tcBorders>
          <w:top w:val="single" w:sz="4" w:space="0" w:color="000000" w:themeColor="accent1"/>
          <w:left w:val="single" w:sz="4" w:space="0" w:color="000000" w:themeColor="accent1"/>
          <w:bottom w:val="single" w:sz="4" w:space="0" w:color="000000" w:themeColor="accent1"/>
          <w:right w:val="single" w:sz="4" w:space="0" w:color="000000" w:themeColor="accent1"/>
          <w:insideH w:val="nil"/>
        </w:tcBorders>
        <w:shd w:val="clear" w:color="auto" w:fill="000000" w:themeFill="accent1"/>
      </w:tcPr>
    </w:tblStylePr>
    <w:tblStylePr w:type="lastRow">
      <w:rPr>
        <w:b/>
        <w:bCs/>
      </w:rPr>
      <w:tblPr/>
      <w:tcPr>
        <w:tcBorders>
          <w:top w:val="double" w:sz="4" w:space="0" w:color="666666" w:themeColor="accent1" w:themeTint="99"/>
        </w:tcBorders>
      </w:tcPr>
    </w:tblStylePr>
    <w:tblStylePr w:type="firstCol">
      <w:rPr>
        <w:b/>
        <w:bCs/>
      </w:rPr>
    </w:tblStylePr>
    <w:tblStylePr w:type="lastCol">
      <w:rPr>
        <w:b/>
        <w:bCs/>
      </w:rPr>
    </w:tblStylePr>
    <w:tblStylePr w:type="band1Vert">
      <w:tblPr/>
      <w:tcPr>
        <w:shd w:val="clear" w:color="auto" w:fill="CCCCCC" w:themeFill="accent1" w:themeFillTint="33"/>
      </w:tcPr>
    </w:tblStylePr>
    <w:tblStylePr w:type="band1Horz">
      <w:tblPr/>
      <w:tcPr>
        <w:shd w:val="clear" w:color="auto" w:fill="CCCCCC" w:themeFill="accent1" w:themeFillTint="33"/>
      </w:tcPr>
    </w:tblStylePr>
  </w:style>
  <w:style w:type="table" w:styleId="Tabladelista4">
    <w:name w:val="List Table 4"/>
    <w:basedOn w:val="Tablanormal"/>
    <w:uiPriority w:val="49"/>
    <w:rsid w:val="00E3677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6.png"/><Relationship Id="rId42" Type="http://schemas.openxmlformats.org/officeDocument/2006/relationships/package" Target="embeddings/Microsoft_Visio_Drawing7.vsdx"/><Relationship Id="rId47" Type="http://schemas.openxmlformats.org/officeDocument/2006/relationships/image" Target="media/image24.emf"/><Relationship Id="rId63" Type="http://schemas.openxmlformats.org/officeDocument/2006/relationships/package" Target="embeddings/Microsoft_Visio_Drawing14.vsdx"/><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package" Target="embeddings/Microsoft_Visio_Drawing15.vsdx"/><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14.emf"/><Relationship Id="rId37" Type="http://schemas.openxmlformats.org/officeDocument/2006/relationships/image" Target="media/image17.png"/><Relationship Id="rId53" Type="http://schemas.openxmlformats.org/officeDocument/2006/relationships/image" Target="media/image28.emf"/><Relationship Id="rId58" Type="http://schemas.openxmlformats.org/officeDocument/2006/relationships/image" Target="media/image31.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package" Target="embeddings/Microsoft_Visio_Drawing2.vsdx"/><Relationship Id="rId30" Type="http://schemas.openxmlformats.org/officeDocument/2006/relationships/package" Target="embeddings/Microsoft_Visio_Drawing3.vsdx"/><Relationship Id="rId35" Type="http://schemas.openxmlformats.org/officeDocument/2006/relationships/image" Target="media/image16.emf"/><Relationship Id="rId43" Type="http://schemas.openxmlformats.org/officeDocument/2006/relationships/image" Target="media/image21.png"/><Relationship Id="rId48" Type="http://schemas.openxmlformats.org/officeDocument/2006/relationships/package" Target="embeddings/Microsoft_Visio_Drawing9.vsdx"/><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package" Target="embeddings/Microsoft_Visio_Drawing10.vsdx"/><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package" Target="embeddings/Microsoft_Visio_Drawing4.vsdx"/><Relationship Id="rId38" Type="http://schemas.openxmlformats.org/officeDocument/2006/relationships/image" Target="media/image18.emf"/><Relationship Id="rId46" Type="http://schemas.openxmlformats.org/officeDocument/2006/relationships/image" Target="media/image23.jp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package" Target="embeddings/Microsoft_Visio_Drawing.vsdx"/><Relationship Id="rId41" Type="http://schemas.openxmlformats.org/officeDocument/2006/relationships/image" Target="media/image20.emf"/><Relationship Id="rId54" Type="http://schemas.openxmlformats.org/officeDocument/2006/relationships/package" Target="embeddings/Microsoft_Visio_Drawing11.vsdx"/><Relationship Id="rId62" Type="http://schemas.openxmlformats.org/officeDocument/2006/relationships/image" Target="media/image34.emf"/><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emf"/><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package" Target="embeddings/Microsoft_Visio_Drawing5.vsdx"/><Relationship Id="rId49" Type="http://schemas.openxmlformats.org/officeDocument/2006/relationships/image" Target="media/image25.png"/><Relationship Id="rId57" Type="http://schemas.openxmlformats.org/officeDocument/2006/relationships/package" Target="embeddings/Microsoft_Visio_Drawing12.vsdx"/><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emf"/><Relationship Id="rId52" Type="http://schemas.openxmlformats.org/officeDocument/2006/relationships/image" Target="media/image27.wmf"/><Relationship Id="rId60" Type="http://schemas.openxmlformats.org/officeDocument/2006/relationships/image" Target="media/image33.emf"/><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microsoft.com/office/2011/relationships/commentsExtended" Target="commentsExtended.xml"/><Relationship Id="rId39" Type="http://schemas.openxmlformats.org/officeDocument/2006/relationships/package" Target="embeddings/Microsoft_Visio_Drawing6.vsdx"/><Relationship Id="rId34" Type="http://schemas.openxmlformats.org/officeDocument/2006/relationships/image" Target="media/image15.png"/><Relationship Id="rId50" Type="http://schemas.openxmlformats.org/officeDocument/2006/relationships/image" Target="media/image26.emf"/><Relationship Id="rId55" Type="http://schemas.openxmlformats.org/officeDocument/2006/relationships/image" Target="media/image29.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Drawing1.vsdx"/><Relationship Id="rId40" Type="http://schemas.openxmlformats.org/officeDocument/2006/relationships/image" Target="media/image19.png"/><Relationship Id="rId45" Type="http://schemas.openxmlformats.org/officeDocument/2006/relationships/package" Target="embeddings/Microsoft_Visio_Drawing8.vsdx"/><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package" Target="embeddings/Microsoft_Visio_Drawing13.vsdx"/><Relationship Id="rId82" Type="http://schemas.openxmlformats.org/officeDocument/2006/relationships/image" Target="media/image53.png"/><Relationship Id="rId19"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1">
  <a:themeElements>
    <a:clrScheme name="Personalizado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FG">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8329AE2-DF28-4D07-ADEA-A8935D72E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68</Pages>
  <Words>12086</Words>
  <Characters>66473</Characters>
  <Application>Microsoft Office Word</Application>
  <DocSecurity>0</DocSecurity>
  <Lines>553</Lines>
  <Paragraphs>156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raulgf92</dc:creator>
  <cp:keywords/>
  <dc:description/>
  <cp:lastModifiedBy>Raul García Fernández</cp:lastModifiedBy>
  <cp:revision>11</cp:revision>
  <cp:lastPrinted>2017-07-10T18:50:00Z</cp:lastPrinted>
  <dcterms:created xsi:type="dcterms:W3CDTF">2017-07-10T18:04:00Z</dcterms:created>
  <dcterms:modified xsi:type="dcterms:W3CDTF">2017-07-10T18:50:00Z</dcterms:modified>
</cp:coreProperties>
</file>
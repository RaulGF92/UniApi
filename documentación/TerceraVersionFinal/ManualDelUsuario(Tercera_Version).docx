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5B9BD5" w:themeColor="accent1"/>
          <w:szCs w:val="22"/>
          <w:lang w:val="es-ES_tradnl" w:eastAsia="en-US"/>
        </w:rPr>
        <w:id w:val="1684320871"/>
        <w:docPartObj>
          <w:docPartGallery w:val="Cover Pages"/>
          <w:docPartUnique/>
        </w:docPartObj>
      </w:sdtPr>
      <w:sdtEndPr>
        <w:rPr>
          <w:rFonts w:ascii="Times New Roman" w:eastAsia="Calibri" w:hAnsi="Times New Roman" w:cs="Times New Roman"/>
          <w:b/>
          <w:bCs/>
          <w:color w:val="auto"/>
          <w:sz w:val="22"/>
          <w:lang w:val="es-ES"/>
        </w:rPr>
      </w:sdtEndPr>
      <w:sdtContent>
        <w:p w14:paraId="66307484" w14:textId="77777777" w:rsidR="004B053F" w:rsidRDefault="004B053F" w:rsidP="004B053F">
          <w:pPr>
            <w:pStyle w:val="indep"/>
          </w:pPr>
          <w:r w:rsidRPr="00AD73D1">
            <w:rPr>
              <w:noProof/>
            </w:rPr>
            <w:drawing>
              <wp:inline distT="0" distB="0" distL="0" distR="0" wp14:anchorId="4ECD0134" wp14:editId="29B4081A">
                <wp:extent cx="3114675" cy="952500"/>
                <wp:effectExtent l="0" t="0" r="9525"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t="12163" r="8659" b="20270"/>
                        <a:stretch>
                          <a:fillRect/>
                        </a:stretch>
                      </pic:blipFill>
                      <pic:spPr bwMode="auto">
                        <a:xfrm>
                          <a:off x="0" y="0"/>
                          <a:ext cx="3114675" cy="952500"/>
                        </a:xfrm>
                        <a:prstGeom prst="rect">
                          <a:avLst/>
                        </a:prstGeom>
                        <a:noFill/>
                        <a:ln>
                          <a:noFill/>
                        </a:ln>
                      </pic:spPr>
                    </pic:pic>
                  </a:graphicData>
                </a:graphic>
              </wp:inline>
            </w:drawing>
          </w:r>
          <w:r>
            <w:rPr>
              <w:noProof/>
            </w:rPr>
            <w:tab/>
          </w:r>
          <w:r>
            <w:rPr>
              <w:noProof/>
            </w:rPr>
            <w:tab/>
          </w:r>
          <w:r>
            <w:rPr>
              <w:noProof/>
            </w:rPr>
            <w:tab/>
          </w:r>
          <w:r>
            <w:rPr>
              <w:noProof/>
            </w:rPr>
            <w:tab/>
          </w:r>
          <w:r>
            <w:rPr>
              <w:noProof/>
            </w:rPr>
            <w:drawing>
              <wp:inline distT="0" distB="0" distL="0" distR="0" wp14:anchorId="7AA7899C" wp14:editId="08572068">
                <wp:extent cx="857250" cy="952500"/>
                <wp:effectExtent l="0" t="0" r="0" b="0"/>
                <wp:docPr id="51" name="Picture 1" descr="logo epi 2013 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pi 2013 color 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14:paraId="6BF2EBA1" w14:textId="77777777" w:rsidR="004B053F" w:rsidRDefault="004B053F" w:rsidP="004B053F">
          <w:pPr>
            <w:pStyle w:val="indep"/>
          </w:pPr>
        </w:p>
        <w:p w14:paraId="61466D1B" w14:textId="77777777" w:rsidR="004B053F" w:rsidRDefault="004B053F" w:rsidP="004B053F">
          <w:pPr>
            <w:pStyle w:val="indep"/>
          </w:pPr>
        </w:p>
        <w:p w14:paraId="65D49B1E" w14:textId="77777777" w:rsidR="004B053F" w:rsidRDefault="004B053F" w:rsidP="004B053F">
          <w:pPr>
            <w:pStyle w:val="indep"/>
            <w:rPr>
              <w:sz w:val="36"/>
              <w:szCs w:val="36"/>
            </w:rPr>
          </w:pPr>
        </w:p>
        <w:p w14:paraId="284FC6D6" w14:textId="77777777" w:rsidR="004B053F" w:rsidRDefault="004B053F" w:rsidP="004B053F">
          <w:pPr>
            <w:pStyle w:val="indep"/>
            <w:rPr>
              <w:sz w:val="36"/>
              <w:szCs w:val="36"/>
            </w:rPr>
          </w:pPr>
        </w:p>
        <w:p w14:paraId="178BB9AA" w14:textId="77777777" w:rsidR="004B053F" w:rsidRDefault="004B053F" w:rsidP="004B053F">
          <w:pPr>
            <w:pStyle w:val="indep"/>
            <w:rPr>
              <w:sz w:val="36"/>
              <w:szCs w:val="36"/>
            </w:rPr>
          </w:pPr>
        </w:p>
        <w:p w14:paraId="665E71E4" w14:textId="77777777" w:rsidR="004B053F" w:rsidRPr="000C23EF" w:rsidRDefault="004B053F" w:rsidP="004B053F">
          <w:pPr>
            <w:pStyle w:val="indep"/>
            <w:rPr>
              <w:sz w:val="36"/>
              <w:szCs w:val="36"/>
            </w:rPr>
          </w:pPr>
        </w:p>
        <w:p w14:paraId="50442E70" w14:textId="77777777" w:rsidR="004B053F" w:rsidRPr="000C23EF" w:rsidRDefault="004B053F" w:rsidP="004B053F">
          <w:pPr>
            <w:pStyle w:val="indep"/>
            <w:jc w:val="center"/>
            <w:rPr>
              <w:b/>
              <w:bCs/>
              <w:sz w:val="36"/>
              <w:szCs w:val="36"/>
            </w:rPr>
          </w:pPr>
          <w:r w:rsidRPr="000C23EF">
            <w:rPr>
              <w:b/>
              <w:bCs/>
              <w:sz w:val="36"/>
              <w:szCs w:val="36"/>
            </w:rPr>
            <w:t xml:space="preserve">ESCUELA POLITÉCNICA DE INGENIERÍA DE GIJÓN. </w:t>
          </w:r>
        </w:p>
        <w:p w14:paraId="62B66D21" w14:textId="77777777" w:rsidR="004B053F" w:rsidRPr="000C23EF" w:rsidRDefault="004B053F" w:rsidP="004B053F">
          <w:pPr>
            <w:pStyle w:val="indep"/>
            <w:jc w:val="center"/>
            <w:rPr>
              <w:b/>
              <w:bCs/>
              <w:sz w:val="36"/>
              <w:szCs w:val="36"/>
            </w:rPr>
          </w:pPr>
        </w:p>
        <w:p w14:paraId="0B858127" w14:textId="77777777" w:rsidR="004B053F" w:rsidRDefault="004B053F" w:rsidP="004B053F">
          <w:pPr>
            <w:pStyle w:val="indep"/>
            <w:jc w:val="center"/>
            <w:rPr>
              <w:b/>
              <w:bCs/>
              <w:sz w:val="32"/>
              <w:szCs w:val="32"/>
            </w:rPr>
          </w:pPr>
        </w:p>
        <w:p w14:paraId="1BB879CE" w14:textId="77777777" w:rsidR="004B053F" w:rsidRDefault="004B053F" w:rsidP="004B053F">
          <w:pPr>
            <w:pStyle w:val="indep"/>
            <w:jc w:val="center"/>
            <w:rPr>
              <w:b/>
              <w:bCs/>
              <w:sz w:val="32"/>
              <w:szCs w:val="32"/>
            </w:rPr>
          </w:pPr>
        </w:p>
        <w:p w14:paraId="0F259600" w14:textId="11A9389B" w:rsidR="004B053F" w:rsidRDefault="004B053F" w:rsidP="004B053F">
          <w:pPr>
            <w:pStyle w:val="indep"/>
            <w:jc w:val="center"/>
            <w:rPr>
              <w:b/>
              <w:bCs/>
              <w:sz w:val="32"/>
              <w:szCs w:val="32"/>
            </w:rPr>
          </w:pPr>
          <w:r>
            <w:rPr>
              <w:b/>
              <w:bCs/>
              <w:sz w:val="32"/>
              <w:szCs w:val="32"/>
            </w:rPr>
            <w:t>GRADO EN INGENIERÍA INFORMAT</w:t>
          </w:r>
          <w:ins w:id="0" w:author="Raul García Fernández" w:date="2017-07-06T18:46:00Z">
            <w:r w:rsidR="008B07D8">
              <w:rPr>
                <w:b/>
                <w:bCs/>
                <w:sz w:val="32"/>
                <w:szCs w:val="32"/>
              </w:rPr>
              <w:t>Í</w:t>
            </w:r>
          </w:ins>
          <w:del w:id="1" w:author="Raul García Fernández" w:date="2017-07-06T18:46:00Z">
            <w:r w:rsidDel="008B07D8">
              <w:rPr>
                <w:b/>
                <w:bCs/>
                <w:sz w:val="32"/>
                <w:szCs w:val="32"/>
              </w:rPr>
              <w:delText>I</w:delText>
            </w:r>
          </w:del>
          <w:r>
            <w:rPr>
              <w:b/>
              <w:bCs/>
              <w:sz w:val="32"/>
              <w:szCs w:val="32"/>
            </w:rPr>
            <w:t>CA EN</w:t>
          </w:r>
        </w:p>
        <w:p w14:paraId="2FF84063" w14:textId="3289D1AD" w:rsidR="004B053F" w:rsidRDefault="004B053F" w:rsidP="004B053F">
          <w:pPr>
            <w:pStyle w:val="indep"/>
            <w:jc w:val="center"/>
            <w:rPr>
              <w:b/>
              <w:bCs/>
              <w:sz w:val="32"/>
              <w:szCs w:val="32"/>
            </w:rPr>
          </w:pPr>
          <w:r>
            <w:rPr>
              <w:b/>
              <w:bCs/>
              <w:sz w:val="32"/>
              <w:szCs w:val="32"/>
            </w:rPr>
            <w:t>TECNOLOG</w:t>
          </w:r>
          <w:ins w:id="2" w:author="Raul García Fernández" w:date="2017-07-06T18:46:00Z">
            <w:r w:rsidR="008B07D8">
              <w:rPr>
                <w:b/>
                <w:bCs/>
                <w:sz w:val="32"/>
                <w:szCs w:val="32"/>
              </w:rPr>
              <w:t>Í</w:t>
            </w:r>
          </w:ins>
          <w:del w:id="3" w:author="Raul García Fernández" w:date="2017-07-06T18:46:00Z">
            <w:r w:rsidDel="008B07D8">
              <w:rPr>
                <w:b/>
                <w:bCs/>
                <w:sz w:val="32"/>
                <w:szCs w:val="32"/>
              </w:rPr>
              <w:delText>I</w:delText>
            </w:r>
          </w:del>
          <w:r>
            <w:rPr>
              <w:b/>
              <w:bCs/>
              <w:sz w:val="32"/>
              <w:szCs w:val="32"/>
            </w:rPr>
            <w:t>AS DE LA INFORMACIÓN</w:t>
          </w:r>
        </w:p>
        <w:p w14:paraId="61CAED41" w14:textId="77777777" w:rsidR="004B053F" w:rsidRPr="000C23EF" w:rsidRDefault="004B053F" w:rsidP="004B053F">
          <w:pPr>
            <w:pStyle w:val="indep"/>
            <w:rPr>
              <w:sz w:val="28"/>
              <w:szCs w:val="28"/>
            </w:rPr>
          </w:pPr>
        </w:p>
        <w:p w14:paraId="40FCC7E8" w14:textId="77777777" w:rsidR="004B053F" w:rsidRPr="000C23EF" w:rsidRDefault="004B053F" w:rsidP="004B053F">
          <w:pPr>
            <w:pStyle w:val="indep"/>
            <w:rPr>
              <w:sz w:val="28"/>
              <w:szCs w:val="28"/>
            </w:rPr>
          </w:pPr>
        </w:p>
        <w:p w14:paraId="3C8DDB56" w14:textId="77777777" w:rsidR="004B053F" w:rsidRPr="000C23EF" w:rsidRDefault="004B053F" w:rsidP="004B053F">
          <w:pPr>
            <w:pStyle w:val="indep"/>
            <w:rPr>
              <w:sz w:val="28"/>
              <w:szCs w:val="28"/>
            </w:rPr>
          </w:pPr>
        </w:p>
        <w:p w14:paraId="292433BB" w14:textId="77777777" w:rsidR="004B053F" w:rsidRPr="000C23EF" w:rsidRDefault="004B053F" w:rsidP="004B053F">
          <w:pPr>
            <w:pStyle w:val="indep"/>
            <w:rPr>
              <w:sz w:val="28"/>
              <w:szCs w:val="28"/>
            </w:rPr>
          </w:pPr>
        </w:p>
        <w:p w14:paraId="6CE15D54" w14:textId="6C705892" w:rsidR="004B053F" w:rsidRPr="000C23EF" w:rsidRDefault="004B053F" w:rsidP="004B053F">
          <w:pPr>
            <w:pStyle w:val="indep"/>
            <w:jc w:val="center"/>
            <w:rPr>
              <w:b/>
              <w:bCs/>
              <w:sz w:val="28"/>
              <w:szCs w:val="28"/>
            </w:rPr>
          </w:pPr>
          <w:r w:rsidRPr="000C23EF">
            <w:rPr>
              <w:b/>
              <w:bCs/>
              <w:sz w:val="28"/>
              <w:szCs w:val="28"/>
            </w:rPr>
            <w:t xml:space="preserve">ÁREA DE </w:t>
          </w:r>
          <w:r>
            <w:rPr>
              <w:b/>
              <w:bCs/>
              <w:sz w:val="28"/>
              <w:szCs w:val="28"/>
            </w:rPr>
            <w:t>INGENIER</w:t>
          </w:r>
          <w:ins w:id="4" w:author="Raul García Fernández" w:date="2017-07-06T18:46:00Z">
            <w:r w:rsidR="008B07D8">
              <w:rPr>
                <w:b/>
                <w:bCs/>
                <w:sz w:val="28"/>
                <w:szCs w:val="28"/>
              </w:rPr>
              <w:t>Í</w:t>
            </w:r>
          </w:ins>
          <w:del w:id="5" w:author="Raul García Fernández" w:date="2017-07-06T18:46:00Z">
            <w:r w:rsidDel="008B07D8">
              <w:rPr>
                <w:b/>
                <w:bCs/>
                <w:sz w:val="28"/>
                <w:szCs w:val="28"/>
              </w:rPr>
              <w:delText>I</w:delText>
            </w:r>
          </w:del>
          <w:r>
            <w:rPr>
              <w:b/>
              <w:bCs/>
              <w:sz w:val="28"/>
              <w:szCs w:val="28"/>
            </w:rPr>
            <w:t>A TELEMAT</w:t>
          </w:r>
          <w:ins w:id="6" w:author="Raul García Fernández" w:date="2017-07-06T18:46:00Z">
            <w:r w:rsidR="008B07D8">
              <w:rPr>
                <w:b/>
                <w:bCs/>
                <w:sz w:val="28"/>
                <w:szCs w:val="28"/>
              </w:rPr>
              <w:t>Í</w:t>
            </w:r>
          </w:ins>
          <w:bookmarkStart w:id="7" w:name="_GoBack"/>
          <w:bookmarkEnd w:id="7"/>
          <w:del w:id="8" w:author="Raul García Fernández" w:date="2017-07-06T18:46:00Z">
            <w:r w:rsidDel="008B07D8">
              <w:rPr>
                <w:b/>
                <w:bCs/>
                <w:sz w:val="28"/>
                <w:szCs w:val="28"/>
              </w:rPr>
              <w:delText>I</w:delText>
            </w:r>
          </w:del>
          <w:r>
            <w:rPr>
              <w:b/>
              <w:bCs/>
              <w:sz w:val="28"/>
              <w:szCs w:val="28"/>
            </w:rPr>
            <w:t>CA</w:t>
          </w:r>
        </w:p>
        <w:p w14:paraId="1CC65BE6" w14:textId="77777777" w:rsidR="004B053F" w:rsidRPr="000C23EF" w:rsidRDefault="004B053F" w:rsidP="004B053F">
          <w:pPr>
            <w:pStyle w:val="indep"/>
            <w:rPr>
              <w:sz w:val="28"/>
              <w:szCs w:val="28"/>
            </w:rPr>
          </w:pPr>
        </w:p>
        <w:p w14:paraId="00C04E1E" w14:textId="77777777" w:rsidR="004B053F" w:rsidRPr="000C23EF" w:rsidRDefault="004B053F" w:rsidP="004B053F">
          <w:pPr>
            <w:pStyle w:val="indep"/>
            <w:rPr>
              <w:sz w:val="28"/>
              <w:szCs w:val="28"/>
            </w:rPr>
          </w:pPr>
        </w:p>
        <w:p w14:paraId="6C8173EB" w14:textId="77777777" w:rsidR="004B053F" w:rsidRPr="000C23EF" w:rsidRDefault="004B053F" w:rsidP="004B053F">
          <w:pPr>
            <w:pStyle w:val="indep"/>
            <w:jc w:val="center"/>
            <w:rPr>
              <w:b/>
              <w:bCs/>
              <w:sz w:val="28"/>
              <w:szCs w:val="28"/>
            </w:rPr>
          </w:pPr>
          <w:r w:rsidRPr="000C23EF">
            <w:rPr>
              <w:b/>
              <w:bCs/>
              <w:sz w:val="28"/>
              <w:szCs w:val="28"/>
            </w:rPr>
            <w:t>TRABAJO FIN DE GRADO Nº 11111111111</w:t>
          </w:r>
        </w:p>
        <w:p w14:paraId="3D48DFDB" w14:textId="77777777" w:rsidR="004B053F" w:rsidRPr="000C23EF" w:rsidRDefault="004B053F" w:rsidP="004B053F">
          <w:pPr>
            <w:pStyle w:val="indep"/>
            <w:jc w:val="center"/>
            <w:rPr>
              <w:b/>
              <w:bCs/>
              <w:sz w:val="28"/>
              <w:szCs w:val="28"/>
            </w:rPr>
          </w:pPr>
        </w:p>
        <w:p w14:paraId="2FC09FB7" w14:textId="77777777" w:rsidR="004B053F" w:rsidRPr="00B625B8" w:rsidRDefault="004B053F" w:rsidP="004B053F">
          <w:pPr>
            <w:pStyle w:val="indep"/>
            <w:jc w:val="center"/>
            <w:rPr>
              <w:b/>
              <w:bCs/>
              <w:i/>
              <w:sz w:val="28"/>
              <w:szCs w:val="28"/>
            </w:rPr>
          </w:pPr>
          <w:r w:rsidRPr="00B625B8">
            <w:rPr>
              <w:b/>
              <w:bCs/>
              <w:i/>
              <w:sz w:val="28"/>
              <w:szCs w:val="28"/>
            </w:rPr>
            <w:t>“</w:t>
          </w:r>
          <w:r w:rsidRPr="00B625B8">
            <w:rPr>
              <w:rStyle w:val="titulacion"/>
              <w:rFonts w:eastAsiaTheme="majorEastAsia"/>
              <w:i/>
              <w:sz w:val="28"/>
              <w:szCs w:val="28"/>
            </w:rPr>
            <w:t>Aplicación web para la gestión de un repositorio</w:t>
          </w:r>
          <w:r w:rsidRPr="00B625B8">
            <w:rPr>
              <w:b/>
              <w:bCs/>
              <w:i/>
              <w:sz w:val="28"/>
              <w:szCs w:val="28"/>
            </w:rPr>
            <w:t>”</w:t>
          </w:r>
        </w:p>
        <w:p w14:paraId="0BBBEA14" w14:textId="77777777" w:rsidR="004B053F" w:rsidRPr="000C23EF" w:rsidRDefault="004B053F" w:rsidP="004B053F">
          <w:pPr>
            <w:pStyle w:val="indep"/>
            <w:rPr>
              <w:b/>
              <w:bCs/>
              <w:sz w:val="28"/>
              <w:szCs w:val="28"/>
            </w:rPr>
          </w:pPr>
        </w:p>
        <w:p w14:paraId="430FB664" w14:textId="77777777" w:rsidR="004B053F" w:rsidRPr="000C23EF" w:rsidRDefault="004B053F" w:rsidP="004B053F">
          <w:pPr>
            <w:pStyle w:val="indep"/>
            <w:rPr>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B053F" w14:paraId="13D917C6" w14:textId="77777777" w:rsidTr="0042412D">
            <w:tc>
              <w:tcPr>
                <w:tcW w:w="4530" w:type="dxa"/>
              </w:tcPr>
              <w:p w14:paraId="4CD4EBDA" w14:textId="77777777" w:rsidR="004B053F" w:rsidRPr="00B625B8" w:rsidRDefault="004B053F" w:rsidP="0042412D">
                <w:pPr>
                  <w:pStyle w:val="indep"/>
                  <w:jc w:val="center"/>
                  <w:rPr>
                    <w:b/>
                    <w:sz w:val="28"/>
                    <w:szCs w:val="28"/>
                  </w:rPr>
                </w:pPr>
                <w:r w:rsidRPr="00B625B8">
                  <w:rPr>
                    <w:b/>
                    <w:sz w:val="28"/>
                    <w:szCs w:val="28"/>
                  </w:rPr>
                  <w:t>Autor:</w:t>
                </w:r>
              </w:p>
            </w:tc>
            <w:tc>
              <w:tcPr>
                <w:tcW w:w="4531" w:type="dxa"/>
              </w:tcPr>
              <w:p w14:paraId="1F68D5A7" w14:textId="77777777" w:rsidR="004B053F" w:rsidRPr="00B625B8" w:rsidRDefault="004B053F" w:rsidP="0042412D">
                <w:pPr>
                  <w:pStyle w:val="indep"/>
                  <w:jc w:val="center"/>
                  <w:rPr>
                    <w:b/>
                    <w:sz w:val="28"/>
                    <w:szCs w:val="28"/>
                  </w:rPr>
                </w:pPr>
                <w:r w:rsidRPr="00B625B8">
                  <w:rPr>
                    <w:b/>
                    <w:sz w:val="28"/>
                    <w:szCs w:val="28"/>
                  </w:rPr>
                  <w:t>Tutor:</w:t>
                </w:r>
              </w:p>
            </w:tc>
          </w:tr>
          <w:tr w:rsidR="004B053F" w14:paraId="5DB49232" w14:textId="77777777" w:rsidTr="0042412D">
            <w:tc>
              <w:tcPr>
                <w:tcW w:w="4530" w:type="dxa"/>
              </w:tcPr>
              <w:p w14:paraId="0A71D1F0" w14:textId="77777777" w:rsidR="004B053F" w:rsidRPr="00B625B8" w:rsidRDefault="004B053F" w:rsidP="0042412D">
                <w:pPr>
                  <w:pStyle w:val="indep"/>
                  <w:jc w:val="center"/>
                  <w:rPr>
                    <w:b/>
                    <w:sz w:val="28"/>
                    <w:szCs w:val="28"/>
                  </w:rPr>
                </w:pPr>
                <w:r w:rsidRPr="00B625B8">
                  <w:rPr>
                    <w:b/>
                    <w:sz w:val="28"/>
                    <w:szCs w:val="28"/>
                  </w:rPr>
                  <w:t>Raúl García Fernández</w:t>
                </w:r>
              </w:p>
            </w:tc>
            <w:tc>
              <w:tcPr>
                <w:tcW w:w="4531" w:type="dxa"/>
              </w:tcPr>
              <w:p w14:paraId="4B8F90D8" w14:textId="77777777" w:rsidR="004B053F" w:rsidRPr="00B625B8" w:rsidRDefault="004B053F" w:rsidP="0042412D">
                <w:pPr>
                  <w:pStyle w:val="indep"/>
                  <w:jc w:val="center"/>
                  <w:rPr>
                    <w:b/>
                    <w:sz w:val="28"/>
                    <w:szCs w:val="28"/>
                  </w:rPr>
                </w:pPr>
                <w:r w:rsidRPr="00B625B8">
                  <w:rPr>
                    <w:b/>
                    <w:sz w:val="28"/>
                    <w:szCs w:val="28"/>
                  </w:rPr>
                  <w:t>Raquel Blanco Aguirre</w:t>
                </w:r>
              </w:p>
            </w:tc>
          </w:tr>
        </w:tbl>
        <w:p w14:paraId="73597F4C" w14:textId="77777777" w:rsidR="004B053F" w:rsidRPr="000C23EF" w:rsidRDefault="004B053F" w:rsidP="004B053F">
          <w:pPr>
            <w:pStyle w:val="indep"/>
            <w:rPr>
              <w:sz w:val="28"/>
              <w:szCs w:val="28"/>
            </w:rPr>
          </w:pPr>
        </w:p>
        <w:p w14:paraId="4B757F78" w14:textId="77777777" w:rsidR="004B053F" w:rsidRPr="000C23EF" w:rsidRDefault="004B053F" w:rsidP="004B053F">
          <w:pPr>
            <w:pStyle w:val="indep"/>
            <w:rPr>
              <w:sz w:val="28"/>
              <w:szCs w:val="28"/>
            </w:rPr>
          </w:pPr>
        </w:p>
        <w:p w14:paraId="75A7F7FB" w14:textId="77777777" w:rsidR="004B053F" w:rsidRDefault="004B053F" w:rsidP="004B053F">
          <w:pPr>
            <w:pStyle w:val="indep"/>
            <w:rPr>
              <w:b/>
              <w:bCs/>
              <w:sz w:val="28"/>
            </w:rPr>
          </w:pPr>
        </w:p>
        <w:p w14:paraId="47E14CC6" w14:textId="77777777" w:rsidR="004B053F" w:rsidRPr="008F4C36" w:rsidRDefault="004B053F" w:rsidP="004B053F">
          <w:pPr>
            <w:pStyle w:val="indep"/>
            <w:jc w:val="center"/>
            <w:rPr>
              <w:sz w:val="28"/>
              <w:szCs w:val="28"/>
            </w:rPr>
          </w:pPr>
          <w:r>
            <w:rPr>
              <w:b/>
              <w:bCs/>
              <w:sz w:val="28"/>
            </w:rPr>
            <w:t>Junio de 2017</w:t>
          </w:r>
        </w:p>
        <w:p w14:paraId="294B13AF" w14:textId="77777777" w:rsidR="004B053F" w:rsidRDefault="004B053F" w:rsidP="004B053F">
          <w:pPr>
            <w:rPr>
              <w:sz w:val="22"/>
            </w:rPr>
          </w:pPr>
        </w:p>
        <w:p w14:paraId="4F7FCF11" w14:textId="77777777" w:rsidR="00C025B3" w:rsidRDefault="00C025B3" w:rsidP="004B053F">
          <w:pPr>
            <w:rPr>
              <w:ins w:id="9" w:author="Raul García Fernández" w:date="2017-07-03T17:08:00Z"/>
              <w:sz w:val="22"/>
            </w:rPr>
          </w:pPr>
        </w:p>
        <w:p w14:paraId="50734F24" w14:textId="77777777" w:rsidR="00C025B3" w:rsidRDefault="00C025B3" w:rsidP="004B053F">
          <w:pPr>
            <w:rPr>
              <w:ins w:id="10" w:author="Raul García Fernández" w:date="2017-07-03T17:08:00Z"/>
              <w:sz w:val="22"/>
            </w:rPr>
          </w:pPr>
        </w:p>
        <w:p w14:paraId="65DA2FC7" w14:textId="77777777" w:rsidR="00C025B3" w:rsidRDefault="00C025B3" w:rsidP="004B053F">
          <w:pPr>
            <w:rPr>
              <w:ins w:id="11" w:author="Raul García Fernández" w:date="2017-07-03T17:08:00Z"/>
              <w:sz w:val="22"/>
            </w:rPr>
          </w:pPr>
        </w:p>
        <w:p w14:paraId="07B4A3E9" w14:textId="77777777" w:rsidR="00C025B3" w:rsidRDefault="00C025B3" w:rsidP="00C025B3">
          <w:pPr>
            <w:pStyle w:val="indep"/>
            <w:jc w:val="center"/>
            <w:rPr>
              <w:ins w:id="12" w:author="Raul García Fernández" w:date="2017-07-03T17:09:00Z"/>
              <w:sz w:val="28"/>
              <w:szCs w:val="28"/>
            </w:rPr>
          </w:pPr>
        </w:p>
        <w:p w14:paraId="3800E920" w14:textId="77777777" w:rsidR="00C025B3" w:rsidRDefault="00C025B3" w:rsidP="00C025B3">
          <w:pPr>
            <w:spacing w:line="276" w:lineRule="auto"/>
            <w:rPr>
              <w:ins w:id="13" w:author="Raul García Fernández" w:date="2017-07-03T17:09:00Z"/>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FC5568" w14:textId="77777777" w:rsidR="00C025B3" w:rsidRDefault="00C025B3" w:rsidP="00C025B3">
          <w:pPr>
            <w:spacing w:line="276" w:lineRule="auto"/>
            <w:ind w:left="708" w:firstLine="708"/>
            <w:rPr>
              <w:ins w:id="14" w:author="Raul García Fernández" w:date="2017-07-03T17:09:00Z"/>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653606" w14:textId="26204D6B" w:rsidR="00C025B3" w:rsidRPr="00C83427" w:rsidRDefault="00C025B3" w:rsidP="00C025B3">
          <w:pPr>
            <w:spacing w:line="276" w:lineRule="auto"/>
            <w:jc w:val="center"/>
            <w:rPr>
              <w:ins w:id="15" w:author="Raul García Fernández" w:date="2017-07-03T17:09:00Z"/>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6" w:author="Raul García Fernández" w:date="2017-07-03T17:11:00Z">
                <w:rPr>
                  <w:ins w:id="17" w:author="Raul García Fernández" w:date="2017-07-03T17:09:00Z"/>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pPr>
          <w:ins w:id="18" w:author="Raul García Fernández" w:date="2017-07-03T17:09:00Z">
            <w:r w:rsidRPr="00C83427">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9" w:author="Raul García Fernández" w:date="2017-07-03T17:11:00Z">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Manual Del Usuario</w:t>
            </w:r>
          </w:ins>
        </w:p>
        <w:p w14:paraId="4C731647" w14:textId="77777777" w:rsidR="00C025B3" w:rsidRDefault="00C025B3">
          <w:pPr>
            <w:spacing w:after="160" w:line="259" w:lineRule="auto"/>
            <w:jc w:val="left"/>
            <w:rPr>
              <w:ins w:id="20" w:author="Raul García Fernández" w:date="2017-07-03T17:08:00Z"/>
              <w:sz w:val="22"/>
            </w:rPr>
          </w:pPr>
          <w:ins w:id="21" w:author="Raul García Fernández" w:date="2017-07-03T17:08:00Z">
            <w:r>
              <w:rPr>
                <w:sz w:val="22"/>
              </w:rPr>
              <w:br w:type="page"/>
            </w:r>
          </w:ins>
        </w:p>
        <w:p w14:paraId="403EEC8D" w14:textId="4B9C764C" w:rsidR="004B053F" w:rsidRPr="00CA0990" w:rsidRDefault="00307CCC" w:rsidP="004B053F">
          <w:pPr>
            <w:rPr>
              <w:sz w:val="22"/>
            </w:rPr>
          </w:pPr>
        </w:p>
      </w:sdtContent>
    </w:sdt>
    <w:bookmarkStart w:id="22" w:name="_Toc486873805" w:displacedByCustomXml="next"/>
    <w:sdt>
      <w:sdtPr>
        <w:rPr>
          <w:rFonts w:ascii="Calibri" w:eastAsia="Calibri" w:hAnsi="Calibri" w:cs="Times New Roman"/>
          <w:b w:val="0"/>
          <w:sz w:val="22"/>
          <w:szCs w:val="22"/>
          <w:lang w:eastAsia="en-US"/>
        </w:rPr>
        <w:id w:val="1508091207"/>
        <w:docPartObj>
          <w:docPartGallery w:val="Table of Contents"/>
          <w:docPartUnique/>
        </w:docPartObj>
      </w:sdtPr>
      <w:sdtEndPr>
        <w:rPr>
          <w:rFonts w:ascii="Times New Roman" w:hAnsi="Times New Roman"/>
          <w:sz w:val="24"/>
        </w:rPr>
      </w:sdtEndPr>
      <w:sdtContent>
        <w:p w14:paraId="4905BE1B" w14:textId="77777777" w:rsidR="004B053F" w:rsidRDefault="004B053F" w:rsidP="004B053F">
          <w:pPr>
            <w:pStyle w:val="TtuloTDC"/>
            <w:outlineLvl w:val="0"/>
          </w:pPr>
          <w:r>
            <w:t>Contenido</w:t>
          </w:r>
          <w:bookmarkEnd w:id="22"/>
        </w:p>
        <w:p w14:paraId="209B0F54" w14:textId="533011BA" w:rsidR="00FC7EA0" w:rsidRDefault="004B053F">
          <w:pPr>
            <w:pStyle w:val="TDC1"/>
            <w:tabs>
              <w:tab w:val="right" w:leader="dot" w:pos="9061"/>
            </w:tabs>
            <w:rPr>
              <w:ins w:id="23" w:author="Raul García Fernández" w:date="2017-07-03T19:34:00Z"/>
              <w:rFonts w:asciiTheme="minorHAnsi" w:eastAsiaTheme="minorEastAsia" w:hAnsiTheme="minorHAnsi" w:cstheme="minorBidi"/>
              <w:noProof/>
              <w:sz w:val="22"/>
              <w:lang w:eastAsia="es-ES"/>
            </w:rPr>
          </w:pPr>
          <w:r>
            <w:fldChar w:fldCharType="begin"/>
          </w:r>
          <w:r>
            <w:instrText xml:space="preserve"> TOC \o "1-3" \h \z \u </w:instrText>
          </w:r>
          <w:r>
            <w:fldChar w:fldCharType="separate"/>
          </w:r>
          <w:ins w:id="24" w:author="Raul García Fernández" w:date="2017-07-03T19:34:00Z">
            <w:r w:rsidR="00FC7EA0" w:rsidRPr="001F3B79">
              <w:rPr>
                <w:rStyle w:val="Hipervnculo"/>
                <w:noProof/>
              </w:rPr>
              <w:fldChar w:fldCharType="begin"/>
            </w:r>
            <w:r w:rsidR="00FC7EA0" w:rsidRPr="001F3B79">
              <w:rPr>
                <w:rStyle w:val="Hipervnculo"/>
                <w:noProof/>
              </w:rPr>
              <w:instrText xml:space="preserve"> </w:instrText>
            </w:r>
            <w:r w:rsidR="00FC7EA0">
              <w:rPr>
                <w:noProof/>
              </w:rPr>
              <w:instrText>HYPERLINK \l "_Toc486873805"</w:instrText>
            </w:r>
            <w:r w:rsidR="00FC7EA0" w:rsidRPr="001F3B79">
              <w:rPr>
                <w:rStyle w:val="Hipervnculo"/>
                <w:noProof/>
              </w:rPr>
              <w:instrText xml:space="preserve"> </w:instrText>
            </w:r>
            <w:r w:rsidR="00FC7EA0" w:rsidRPr="001F3B79">
              <w:rPr>
                <w:rStyle w:val="Hipervnculo"/>
                <w:noProof/>
              </w:rPr>
              <w:fldChar w:fldCharType="separate"/>
            </w:r>
            <w:r w:rsidR="00FC7EA0" w:rsidRPr="001F3B79">
              <w:rPr>
                <w:rStyle w:val="Hipervnculo"/>
                <w:noProof/>
              </w:rPr>
              <w:t>Contenido</w:t>
            </w:r>
            <w:r w:rsidR="00FC7EA0">
              <w:rPr>
                <w:noProof/>
                <w:webHidden/>
              </w:rPr>
              <w:tab/>
            </w:r>
            <w:r w:rsidR="00FC7EA0">
              <w:rPr>
                <w:noProof/>
                <w:webHidden/>
              </w:rPr>
              <w:fldChar w:fldCharType="begin"/>
            </w:r>
            <w:r w:rsidR="00FC7EA0">
              <w:rPr>
                <w:noProof/>
                <w:webHidden/>
              </w:rPr>
              <w:instrText xml:space="preserve"> PAGEREF _Toc486873805 \h </w:instrText>
            </w:r>
          </w:ins>
          <w:r w:rsidR="00FC7EA0">
            <w:rPr>
              <w:noProof/>
              <w:webHidden/>
            </w:rPr>
          </w:r>
          <w:r w:rsidR="00FC7EA0">
            <w:rPr>
              <w:noProof/>
              <w:webHidden/>
            </w:rPr>
            <w:fldChar w:fldCharType="separate"/>
          </w:r>
          <w:ins w:id="25" w:author="Raul García Fernández" w:date="2017-07-03T19:34:00Z">
            <w:r w:rsidR="00FC7EA0">
              <w:rPr>
                <w:noProof/>
                <w:webHidden/>
              </w:rPr>
              <w:t>2</w:t>
            </w:r>
            <w:r w:rsidR="00FC7EA0">
              <w:rPr>
                <w:noProof/>
                <w:webHidden/>
              </w:rPr>
              <w:fldChar w:fldCharType="end"/>
            </w:r>
            <w:r w:rsidR="00FC7EA0" w:rsidRPr="001F3B79">
              <w:rPr>
                <w:rStyle w:val="Hipervnculo"/>
                <w:noProof/>
              </w:rPr>
              <w:fldChar w:fldCharType="end"/>
            </w:r>
          </w:ins>
        </w:p>
        <w:p w14:paraId="77A7CD53" w14:textId="6C62B347" w:rsidR="00FC7EA0" w:rsidRDefault="00FC7EA0">
          <w:pPr>
            <w:pStyle w:val="TDC1"/>
            <w:tabs>
              <w:tab w:val="right" w:leader="dot" w:pos="9061"/>
            </w:tabs>
            <w:rPr>
              <w:ins w:id="26" w:author="Raul García Fernández" w:date="2017-07-03T19:34:00Z"/>
              <w:rFonts w:asciiTheme="minorHAnsi" w:eastAsiaTheme="minorEastAsia" w:hAnsiTheme="minorHAnsi" w:cstheme="minorBidi"/>
              <w:noProof/>
              <w:sz w:val="22"/>
              <w:lang w:eastAsia="es-ES"/>
            </w:rPr>
          </w:pPr>
          <w:ins w:id="27"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"_Toc486873806"</w:instrText>
            </w:r>
            <w:r w:rsidRPr="001F3B79">
              <w:rPr>
                <w:rStyle w:val="Hipervnculo"/>
                <w:noProof/>
              </w:rPr>
              <w:instrText xml:space="preserve"> </w:instrText>
            </w:r>
            <w:r w:rsidRPr="001F3B79">
              <w:rPr>
                <w:rStyle w:val="Hipervnculo"/>
                <w:noProof/>
              </w:rPr>
              <w:fldChar w:fldCharType="separate"/>
            </w:r>
            <w:r w:rsidRPr="001F3B79">
              <w:rPr>
                <w:rStyle w:val="Hipervnculo"/>
                <w:noProof/>
              </w:rPr>
              <w:t>Ilustraciones</w:t>
            </w:r>
            <w:r>
              <w:rPr>
                <w:noProof/>
                <w:webHidden/>
              </w:rPr>
              <w:tab/>
            </w:r>
            <w:r>
              <w:rPr>
                <w:noProof/>
                <w:webHidden/>
              </w:rPr>
              <w:fldChar w:fldCharType="begin"/>
            </w:r>
            <w:r>
              <w:rPr>
                <w:noProof/>
                <w:webHidden/>
              </w:rPr>
              <w:instrText xml:space="preserve"> PAGEREF _Toc486873806 \h </w:instrText>
            </w:r>
          </w:ins>
          <w:r>
            <w:rPr>
              <w:noProof/>
              <w:webHidden/>
            </w:rPr>
          </w:r>
          <w:r>
            <w:rPr>
              <w:noProof/>
              <w:webHidden/>
            </w:rPr>
            <w:fldChar w:fldCharType="separate"/>
          </w:r>
          <w:ins w:id="28" w:author="Raul García Fernández" w:date="2017-07-03T19:34:00Z">
            <w:r>
              <w:rPr>
                <w:noProof/>
                <w:webHidden/>
              </w:rPr>
              <w:t>4</w:t>
            </w:r>
            <w:r>
              <w:rPr>
                <w:noProof/>
                <w:webHidden/>
              </w:rPr>
              <w:fldChar w:fldCharType="end"/>
            </w:r>
            <w:r w:rsidRPr="001F3B79">
              <w:rPr>
                <w:rStyle w:val="Hipervnculo"/>
                <w:noProof/>
              </w:rPr>
              <w:fldChar w:fldCharType="end"/>
            </w:r>
          </w:ins>
        </w:p>
        <w:p w14:paraId="7B7CD1C0" w14:textId="5000477E" w:rsidR="00FC7EA0" w:rsidRDefault="00FC7EA0">
          <w:pPr>
            <w:pStyle w:val="TDC1"/>
            <w:tabs>
              <w:tab w:val="right" w:leader="dot" w:pos="9061"/>
            </w:tabs>
            <w:rPr>
              <w:ins w:id="29" w:author="Raul García Fernández" w:date="2017-07-03T19:34:00Z"/>
              <w:rFonts w:asciiTheme="minorHAnsi" w:eastAsiaTheme="minorEastAsia" w:hAnsiTheme="minorHAnsi" w:cstheme="minorBidi"/>
              <w:noProof/>
              <w:sz w:val="22"/>
              <w:lang w:eastAsia="es-ES"/>
            </w:rPr>
          </w:pPr>
          <w:ins w:id="30"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"_Toc486873807"</w:instrText>
            </w:r>
            <w:r w:rsidRPr="001F3B79">
              <w:rPr>
                <w:rStyle w:val="Hipervnculo"/>
                <w:noProof/>
              </w:rPr>
              <w:instrText xml:space="preserve"> </w:instrText>
            </w:r>
            <w:r w:rsidRPr="001F3B79">
              <w:rPr>
                <w:rStyle w:val="Hipervnculo"/>
                <w:noProof/>
              </w:rPr>
              <w:fldChar w:fldCharType="separate"/>
            </w:r>
            <w:r w:rsidRPr="001F3B79">
              <w:rPr>
                <w:rStyle w:val="Hipervnculo"/>
                <w:noProof/>
              </w:rPr>
              <w:t>Tablas</w:t>
            </w:r>
            <w:r>
              <w:rPr>
                <w:noProof/>
                <w:webHidden/>
              </w:rPr>
              <w:tab/>
            </w:r>
            <w:r>
              <w:rPr>
                <w:noProof/>
                <w:webHidden/>
              </w:rPr>
              <w:fldChar w:fldCharType="begin"/>
            </w:r>
            <w:r>
              <w:rPr>
                <w:noProof/>
                <w:webHidden/>
              </w:rPr>
              <w:instrText xml:space="preserve"> PAGEREF _Toc486873807 \h </w:instrText>
            </w:r>
          </w:ins>
          <w:r>
            <w:rPr>
              <w:noProof/>
              <w:webHidden/>
            </w:rPr>
          </w:r>
          <w:r>
            <w:rPr>
              <w:noProof/>
              <w:webHidden/>
            </w:rPr>
            <w:fldChar w:fldCharType="separate"/>
          </w:r>
          <w:ins w:id="31" w:author="Raul García Fernández" w:date="2017-07-03T19:34:00Z">
            <w:r>
              <w:rPr>
                <w:noProof/>
                <w:webHidden/>
              </w:rPr>
              <w:t>6</w:t>
            </w:r>
            <w:r>
              <w:rPr>
                <w:noProof/>
                <w:webHidden/>
              </w:rPr>
              <w:fldChar w:fldCharType="end"/>
            </w:r>
            <w:r w:rsidRPr="001F3B79">
              <w:rPr>
                <w:rStyle w:val="Hipervnculo"/>
                <w:noProof/>
              </w:rPr>
              <w:fldChar w:fldCharType="end"/>
            </w:r>
          </w:ins>
        </w:p>
        <w:p w14:paraId="7E87A277" w14:textId="608D44B0" w:rsidR="00FC7EA0" w:rsidRDefault="00FC7EA0">
          <w:pPr>
            <w:pStyle w:val="TDC1"/>
            <w:tabs>
              <w:tab w:val="left" w:pos="440"/>
              <w:tab w:val="right" w:leader="dot" w:pos="9061"/>
            </w:tabs>
            <w:rPr>
              <w:ins w:id="32" w:author="Raul García Fernández" w:date="2017-07-03T19:34:00Z"/>
              <w:rFonts w:asciiTheme="minorHAnsi" w:eastAsiaTheme="minorEastAsia" w:hAnsiTheme="minorHAnsi" w:cstheme="minorBidi"/>
              <w:noProof/>
              <w:sz w:val="22"/>
              <w:lang w:eastAsia="es-ES"/>
            </w:rPr>
          </w:pPr>
          <w:ins w:id="33"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"_Toc486873808"</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1.</w:t>
            </w:r>
            <w:r>
              <w:rPr>
                <w:rFonts w:asciiTheme="minorHAnsi" w:eastAsiaTheme="minorEastAsia" w:hAnsiTheme="minorHAnsi" w:cstheme="minorBidi"/>
                <w:noProof/>
                <w:sz w:val="22"/>
                <w:lang w:eastAsia="es-ES"/>
              </w:rPr>
              <w:tab/>
            </w:r>
            <w:r w:rsidRPr="001F3B79">
              <w:rPr>
                <w:rStyle w:val="Hipervnculo"/>
                <w:noProof/>
                <w:lang w:val="es-ES_tradnl"/>
              </w:rPr>
              <w:t>Introducción:</w:t>
            </w:r>
            <w:r>
              <w:rPr>
                <w:noProof/>
                <w:webHidden/>
              </w:rPr>
              <w:tab/>
            </w:r>
            <w:r>
              <w:rPr>
                <w:noProof/>
                <w:webHidden/>
              </w:rPr>
              <w:fldChar w:fldCharType="begin"/>
            </w:r>
            <w:r>
              <w:rPr>
                <w:noProof/>
                <w:webHidden/>
              </w:rPr>
              <w:instrText xml:space="preserve"> PAGEREF _Toc486873808 \h </w:instrText>
            </w:r>
          </w:ins>
          <w:r>
            <w:rPr>
              <w:noProof/>
              <w:webHidden/>
            </w:rPr>
          </w:r>
          <w:r>
            <w:rPr>
              <w:noProof/>
              <w:webHidden/>
            </w:rPr>
            <w:fldChar w:fldCharType="separate"/>
          </w:r>
          <w:ins w:id="34" w:author="Raul García Fernández" w:date="2017-07-03T19:34:00Z">
            <w:r>
              <w:rPr>
                <w:noProof/>
                <w:webHidden/>
              </w:rPr>
              <w:t>7</w:t>
            </w:r>
            <w:r>
              <w:rPr>
                <w:noProof/>
                <w:webHidden/>
              </w:rPr>
              <w:fldChar w:fldCharType="end"/>
            </w:r>
            <w:r w:rsidRPr="001F3B79">
              <w:rPr>
                <w:rStyle w:val="Hipervnculo"/>
                <w:noProof/>
              </w:rPr>
              <w:fldChar w:fldCharType="end"/>
            </w:r>
          </w:ins>
        </w:p>
        <w:p w14:paraId="3470A8D7" w14:textId="547A787E" w:rsidR="00FC7EA0" w:rsidRDefault="00FC7EA0">
          <w:pPr>
            <w:pStyle w:val="TDC1"/>
            <w:tabs>
              <w:tab w:val="left" w:pos="440"/>
              <w:tab w:val="right" w:leader="dot" w:pos="9061"/>
            </w:tabs>
            <w:rPr>
              <w:ins w:id="35" w:author="Raul García Fernández" w:date="2017-07-03T19:34:00Z"/>
              <w:rFonts w:asciiTheme="minorHAnsi" w:eastAsiaTheme="minorEastAsia" w:hAnsiTheme="minorHAnsi" w:cstheme="minorBidi"/>
              <w:noProof/>
              <w:sz w:val="22"/>
              <w:lang w:eastAsia="es-ES"/>
            </w:rPr>
          </w:pPr>
          <w:ins w:id="36"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"_Toc486873809"</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2.</w:t>
            </w:r>
            <w:r>
              <w:rPr>
                <w:rFonts w:asciiTheme="minorHAnsi" w:eastAsiaTheme="minorEastAsia" w:hAnsiTheme="minorHAnsi" w:cstheme="minorBidi"/>
                <w:noProof/>
                <w:sz w:val="22"/>
                <w:lang w:eastAsia="es-ES"/>
              </w:rPr>
              <w:tab/>
            </w:r>
            <w:r w:rsidRPr="001F3B79">
              <w:rPr>
                <w:rStyle w:val="Hipervnculo"/>
                <w:noProof/>
                <w:lang w:val="es-ES_tradnl"/>
              </w:rPr>
              <w:t>Obtención del código:</w:t>
            </w:r>
            <w:r>
              <w:rPr>
                <w:noProof/>
                <w:webHidden/>
              </w:rPr>
              <w:tab/>
            </w:r>
            <w:r>
              <w:rPr>
                <w:noProof/>
                <w:webHidden/>
              </w:rPr>
              <w:fldChar w:fldCharType="begin"/>
            </w:r>
            <w:r>
              <w:rPr>
                <w:noProof/>
                <w:webHidden/>
              </w:rPr>
              <w:instrText xml:space="preserve"> PAGEREF _Toc486873809 \h </w:instrText>
            </w:r>
          </w:ins>
          <w:r>
            <w:rPr>
              <w:noProof/>
              <w:webHidden/>
            </w:rPr>
          </w:r>
          <w:r>
            <w:rPr>
              <w:noProof/>
              <w:webHidden/>
            </w:rPr>
            <w:fldChar w:fldCharType="separate"/>
          </w:r>
          <w:ins w:id="37" w:author="Raul García Fernández" w:date="2017-07-03T19:34:00Z">
            <w:r>
              <w:rPr>
                <w:noProof/>
                <w:webHidden/>
              </w:rPr>
              <w:t>8</w:t>
            </w:r>
            <w:r>
              <w:rPr>
                <w:noProof/>
                <w:webHidden/>
              </w:rPr>
              <w:fldChar w:fldCharType="end"/>
            </w:r>
            <w:r w:rsidRPr="001F3B79">
              <w:rPr>
                <w:rStyle w:val="Hipervnculo"/>
                <w:noProof/>
              </w:rPr>
              <w:fldChar w:fldCharType="end"/>
            </w:r>
          </w:ins>
        </w:p>
        <w:p w14:paraId="610A1273" w14:textId="14A21756" w:rsidR="00FC7EA0" w:rsidRDefault="00FC7EA0">
          <w:pPr>
            <w:pStyle w:val="TDC1"/>
            <w:tabs>
              <w:tab w:val="left" w:pos="440"/>
              <w:tab w:val="right" w:leader="dot" w:pos="9061"/>
            </w:tabs>
            <w:rPr>
              <w:ins w:id="38" w:author="Raul García Fernández" w:date="2017-07-03T19:34:00Z"/>
              <w:rFonts w:asciiTheme="minorHAnsi" w:eastAsiaTheme="minorEastAsia" w:hAnsiTheme="minorHAnsi" w:cstheme="minorBidi"/>
              <w:noProof/>
              <w:sz w:val="22"/>
              <w:lang w:eastAsia="es-ES"/>
            </w:rPr>
          </w:pPr>
          <w:ins w:id="39"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"_Toc486873810"</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3.</w:t>
            </w:r>
            <w:r>
              <w:rPr>
                <w:rFonts w:asciiTheme="minorHAnsi" w:eastAsiaTheme="minorEastAsia" w:hAnsiTheme="minorHAnsi" w:cstheme="minorBidi"/>
                <w:noProof/>
                <w:sz w:val="22"/>
                <w:lang w:eastAsia="es-ES"/>
              </w:rPr>
              <w:tab/>
            </w:r>
            <w:r w:rsidRPr="001F3B79">
              <w:rPr>
                <w:rStyle w:val="Hipervnculo"/>
                <w:noProof/>
                <w:lang w:val="es-ES_tradnl"/>
              </w:rPr>
              <w:t>Instalación del repositorio:</w:t>
            </w:r>
            <w:r>
              <w:rPr>
                <w:noProof/>
                <w:webHidden/>
              </w:rPr>
              <w:tab/>
            </w:r>
            <w:r>
              <w:rPr>
                <w:noProof/>
                <w:webHidden/>
              </w:rPr>
              <w:fldChar w:fldCharType="begin"/>
            </w:r>
            <w:r>
              <w:rPr>
                <w:noProof/>
                <w:webHidden/>
              </w:rPr>
              <w:instrText xml:space="preserve"> PAGEREF _Toc486873810 \h </w:instrText>
            </w:r>
          </w:ins>
          <w:r>
            <w:rPr>
              <w:noProof/>
              <w:webHidden/>
            </w:rPr>
          </w:r>
          <w:r>
            <w:rPr>
              <w:noProof/>
              <w:webHidden/>
            </w:rPr>
            <w:fldChar w:fldCharType="separate"/>
          </w:r>
          <w:ins w:id="40" w:author="Raul García Fernández" w:date="2017-07-03T19:34:00Z">
            <w:r>
              <w:rPr>
                <w:noProof/>
                <w:webHidden/>
              </w:rPr>
              <w:t>10</w:t>
            </w:r>
            <w:r>
              <w:rPr>
                <w:noProof/>
                <w:webHidden/>
              </w:rPr>
              <w:fldChar w:fldCharType="end"/>
            </w:r>
            <w:r w:rsidRPr="001F3B79">
              <w:rPr>
                <w:rStyle w:val="Hipervnculo"/>
                <w:noProof/>
              </w:rPr>
              <w:fldChar w:fldCharType="end"/>
            </w:r>
          </w:ins>
        </w:p>
        <w:p w14:paraId="5A72B784" w14:textId="3ECE0F49" w:rsidR="00FC7EA0" w:rsidRDefault="00FC7EA0">
          <w:pPr>
            <w:pStyle w:val="TDC2"/>
            <w:tabs>
              <w:tab w:val="left" w:pos="880"/>
              <w:tab w:val="right" w:leader="dot" w:pos="9061"/>
            </w:tabs>
            <w:rPr>
              <w:ins w:id="41" w:author="Raul García Fernández" w:date="2017-07-03T19:34:00Z"/>
              <w:rFonts w:asciiTheme="minorHAnsi" w:eastAsiaTheme="minorEastAsia" w:hAnsiTheme="minorHAnsi" w:cstheme="minorBidi"/>
              <w:noProof/>
              <w:sz w:val="22"/>
              <w:lang w:eastAsia="es-ES"/>
            </w:rPr>
          </w:pPr>
          <w:ins w:id="42"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"_Toc486873811"</w:instrText>
            </w:r>
            <w:r w:rsidRPr="001F3B79">
              <w:rPr>
                <w:rStyle w:val="Hipervnculo"/>
                <w:noProof/>
              </w:rPr>
              <w:instrText xml:space="preserve"> </w:instrText>
            </w:r>
            <w:r w:rsidRPr="001F3B79">
              <w:rPr>
                <w:rStyle w:val="Hipervnculo"/>
                <w:noProof/>
              </w:rPr>
              <w:fldChar w:fldCharType="separate"/>
            </w:r>
            <w:r w:rsidRPr="001F3B79">
              <w:rPr>
                <w:rStyle w:val="Hipervnculo"/>
                <w:noProof/>
              </w:rPr>
              <w:t>3.1.</w:t>
            </w:r>
            <w:r>
              <w:rPr>
                <w:rFonts w:asciiTheme="minorHAnsi" w:eastAsiaTheme="minorEastAsia" w:hAnsiTheme="minorHAnsi" w:cstheme="minorBidi"/>
                <w:noProof/>
                <w:sz w:val="22"/>
                <w:lang w:eastAsia="es-ES"/>
              </w:rPr>
              <w:tab/>
            </w:r>
            <w:r w:rsidRPr="001F3B79">
              <w:rPr>
                <w:rStyle w:val="Hipervnculo"/>
                <w:noProof/>
              </w:rPr>
              <w:t>Generaciones ejecutables:</w:t>
            </w:r>
            <w:r>
              <w:rPr>
                <w:noProof/>
                <w:webHidden/>
              </w:rPr>
              <w:tab/>
            </w:r>
            <w:r>
              <w:rPr>
                <w:noProof/>
                <w:webHidden/>
              </w:rPr>
              <w:fldChar w:fldCharType="begin"/>
            </w:r>
            <w:r>
              <w:rPr>
                <w:noProof/>
                <w:webHidden/>
              </w:rPr>
              <w:instrText xml:space="preserve"> PAGEREF _Toc486873811 \h </w:instrText>
            </w:r>
          </w:ins>
          <w:r>
            <w:rPr>
              <w:noProof/>
              <w:webHidden/>
            </w:rPr>
          </w:r>
          <w:r>
            <w:rPr>
              <w:noProof/>
              <w:webHidden/>
            </w:rPr>
            <w:fldChar w:fldCharType="separate"/>
          </w:r>
          <w:ins w:id="43" w:author="Raul García Fernández" w:date="2017-07-03T19:34:00Z">
            <w:r>
              <w:rPr>
                <w:noProof/>
                <w:webHidden/>
              </w:rPr>
              <w:t>10</w:t>
            </w:r>
            <w:r>
              <w:rPr>
                <w:noProof/>
                <w:webHidden/>
              </w:rPr>
              <w:fldChar w:fldCharType="end"/>
            </w:r>
            <w:r w:rsidRPr="001F3B79">
              <w:rPr>
                <w:rStyle w:val="Hipervnculo"/>
                <w:noProof/>
              </w:rPr>
              <w:fldChar w:fldCharType="end"/>
            </w:r>
          </w:ins>
        </w:p>
        <w:p w14:paraId="7DF738D0" w14:textId="38994C8C" w:rsidR="00FC7EA0" w:rsidRDefault="00FC7EA0">
          <w:pPr>
            <w:pStyle w:val="TDC3"/>
            <w:tabs>
              <w:tab w:val="left" w:pos="1320"/>
              <w:tab w:val="right" w:leader="dot" w:pos="9061"/>
            </w:tabs>
            <w:rPr>
              <w:ins w:id="44" w:author="Raul García Fernández" w:date="2017-07-03T19:34:00Z"/>
              <w:rFonts w:asciiTheme="minorHAnsi" w:eastAsiaTheme="minorEastAsia" w:hAnsiTheme="minorHAnsi" w:cstheme="minorBidi"/>
              <w:noProof/>
              <w:sz w:val="22"/>
              <w:lang w:eastAsia="es-ES"/>
            </w:rPr>
          </w:pPr>
          <w:ins w:id="45"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"_Toc486873812"</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3.1.1.</w:t>
            </w:r>
            <w:r>
              <w:rPr>
                <w:rFonts w:asciiTheme="minorHAnsi" w:eastAsiaTheme="minorEastAsia" w:hAnsiTheme="minorHAnsi" w:cstheme="minorBidi"/>
                <w:noProof/>
                <w:sz w:val="22"/>
                <w:lang w:eastAsia="es-ES"/>
              </w:rPr>
              <w:tab/>
            </w:r>
            <w:r w:rsidRPr="001F3B79">
              <w:rPr>
                <w:rStyle w:val="Hipervnculo"/>
                <w:noProof/>
                <w:lang w:val="es-ES_tradnl"/>
              </w:rPr>
              <w:t>Eclipse: Conversión Maven</w:t>
            </w:r>
            <w:r>
              <w:rPr>
                <w:noProof/>
                <w:webHidden/>
              </w:rPr>
              <w:tab/>
            </w:r>
            <w:r>
              <w:rPr>
                <w:noProof/>
                <w:webHidden/>
              </w:rPr>
              <w:fldChar w:fldCharType="begin"/>
            </w:r>
            <w:r>
              <w:rPr>
                <w:noProof/>
                <w:webHidden/>
              </w:rPr>
              <w:instrText xml:space="preserve"> PAGEREF _Toc486873812 \h </w:instrText>
            </w:r>
          </w:ins>
          <w:r>
            <w:rPr>
              <w:noProof/>
              <w:webHidden/>
            </w:rPr>
          </w:r>
          <w:r>
            <w:rPr>
              <w:noProof/>
              <w:webHidden/>
            </w:rPr>
            <w:fldChar w:fldCharType="separate"/>
          </w:r>
          <w:ins w:id="46" w:author="Raul García Fernández" w:date="2017-07-03T19:34:00Z">
            <w:r>
              <w:rPr>
                <w:noProof/>
                <w:webHidden/>
              </w:rPr>
              <w:t>10</w:t>
            </w:r>
            <w:r>
              <w:rPr>
                <w:noProof/>
                <w:webHidden/>
              </w:rPr>
              <w:fldChar w:fldCharType="end"/>
            </w:r>
            <w:r w:rsidRPr="001F3B79">
              <w:rPr>
                <w:rStyle w:val="Hipervnculo"/>
                <w:noProof/>
              </w:rPr>
              <w:fldChar w:fldCharType="end"/>
            </w:r>
          </w:ins>
        </w:p>
        <w:p w14:paraId="104B790E" w14:textId="7299DC2F" w:rsidR="00FC7EA0" w:rsidRDefault="00FC7EA0">
          <w:pPr>
            <w:pStyle w:val="TDC3"/>
            <w:tabs>
              <w:tab w:val="left" w:pos="1320"/>
              <w:tab w:val="right" w:leader="dot" w:pos="9061"/>
            </w:tabs>
            <w:rPr>
              <w:ins w:id="47" w:author="Raul García Fernández" w:date="2017-07-03T19:34:00Z"/>
              <w:rFonts w:asciiTheme="minorHAnsi" w:eastAsiaTheme="minorEastAsia" w:hAnsiTheme="minorHAnsi" w:cstheme="minorBidi"/>
              <w:noProof/>
              <w:sz w:val="22"/>
              <w:lang w:eastAsia="es-ES"/>
            </w:rPr>
          </w:pPr>
          <w:ins w:id="48"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"_Toc486873813"</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3.1.2.</w:t>
            </w:r>
            <w:r>
              <w:rPr>
                <w:rFonts w:asciiTheme="minorHAnsi" w:eastAsiaTheme="minorEastAsia" w:hAnsiTheme="minorHAnsi" w:cstheme="minorBidi"/>
                <w:noProof/>
                <w:sz w:val="22"/>
                <w:lang w:eastAsia="es-ES"/>
              </w:rPr>
              <w:tab/>
            </w:r>
            <w:r w:rsidRPr="001F3B79">
              <w:rPr>
                <w:rStyle w:val="Hipervnculo"/>
                <w:noProof/>
                <w:lang w:val="es-ES_tradnl"/>
              </w:rPr>
              <w:t>Eclipse: Incluir e Ejecutar</w:t>
            </w:r>
            <w:r>
              <w:rPr>
                <w:noProof/>
                <w:webHidden/>
              </w:rPr>
              <w:tab/>
            </w:r>
            <w:r>
              <w:rPr>
                <w:noProof/>
                <w:webHidden/>
              </w:rPr>
              <w:fldChar w:fldCharType="begin"/>
            </w:r>
            <w:r>
              <w:rPr>
                <w:noProof/>
                <w:webHidden/>
              </w:rPr>
              <w:instrText xml:space="preserve"> PAGEREF _Toc486873813 \h </w:instrText>
            </w:r>
          </w:ins>
          <w:r>
            <w:rPr>
              <w:noProof/>
              <w:webHidden/>
            </w:rPr>
          </w:r>
          <w:r>
            <w:rPr>
              <w:noProof/>
              <w:webHidden/>
            </w:rPr>
            <w:fldChar w:fldCharType="separate"/>
          </w:r>
          <w:ins w:id="49" w:author="Raul García Fernández" w:date="2017-07-03T19:34:00Z">
            <w:r>
              <w:rPr>
                <w:noProof/>
                <w:webHidden/>
              </w:rPr>
              <w:t>13</w:t>
            </w:r>
            <w:r>
              <w:rPr>
                <w:noProof/>
                <w:webHidden/>
              </w:rPr>
              <w:fldChar w:fldCharType="end"/>
            </w:r>
            <w:r w:rsidRPr="001F3B79">
              <w:rPr>
                <w:rStyle w:val="Hipervnculo"/>
                <w:noProof/>
              </w:rPr>
              <w:fldChar w:fldCharType="end"/>
            </w:r>
          </w:ins>
        </w:p>
        <w:p w14:paraId="3A6FBA5F" w14:textId="218D5B75" w:rsidR="00FC7EA0" w:rsidRDefault="00FC7EA0">
          <w:pPr>
            <w:pStyle w:val="TDC2"/>
            <w:tabs>
              <w:tab w:val="left" w:pos="880"/>
              <w:tab w:val="right" w:leader="dot" w:pos="9061"/>
            </w:tabs>
            <w:rPr>
              <w:ins w:id="50" w:author="Raul García Fernández" w:date="2017-07-03T19:34:00Z"/>
              <w:rFonts w:asciiTheme="minorHAnsi" w:eastAsiaTheme="minorEastAsia" w:hAnsiTheme="minorHAnsi" w:cstheme="minorBidi"/>
              <w:noProof/>
              <w:sz w:val="22"/>
              <w:lang w:eastAsia="es-ES"/>
            </w:rPr>
          </w:pPr>
          <w:ins w:id="51"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"_Toc486873814"</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3.2.</w:t>
            </w:r>
            <w:r>
              <w:rPr>
                <w:rFonts w:asciiTheme="minorHAnsi" w:eastAsiaTheme="minorEastAsia" w:hAnsiTheme="minorHAnsi" w:cstheme="minorBidi"/>
                <w:noProof/>
                <w:sz w:val="22"/>
                <w:lang w:eastAsia="es-ES"/>
              </w:rPr>
              <w:tab/>
            </w:r>
            <w:r w:rsidRPr="001F3B79">
              <w:rPr>
                <w:rStyle w:val="Hipervnculo"/>
                <w:noProof/>
                <w:lang w:val="es-ES_tradnl"/>
              </w:rPr>
              <w:t>Instalación de base de datos:</w:t>
            </w:r>
            <w:r>
              <w:rPr>
                <w:noProof/>
                <w:webHidden/>
              </w:rPr>
              <w:tab/>
            </w:r>
            <w:r>
              <w:rPr>
                <w:noProof/>
                <w:webHidden/>
              </w:rPr>
              <w:fldChar w:fldCharType="begin"/>
            </w:r>
            <w:r>
              <w:rPr>
                <w:noProof/>
                <w:webHidden/>
              </w:rPr>
              <w:instrText xml:space="preserve"> PAGEREF _Toc486873814 \h </w:instrText>
            </w:r>
          </w:ins>
          <w:r>
            <w:rPr>
              <w:noProof/>
              <w:webHidden/>
            </w:rPr>
          </w:r>
          <w:r>
            <w:rPr>
              <w:noProof/>
              <w:webHidden/>
            </w:rPr>
            <w:fldChar w:fldCharType="separate"/>
          </w:r>
          <w:ins w:id="52" w:author="Raul García Fernández" w:date="2017-07-03T19:34:00Z">
            <w:r>
              <w:rPr>
                <w:noProof/>
                <w:webHidden/>
              </w:rPr>
              <w:t>18</w:t>
            </w:r>
            <w:r>
              <w:rPr>
                <w:noProof/>
                <w:webHidden/>
              </w:rPr>
              <w:fldChar w:fldCharType="end"/>
            </w:r>
            <w:r w:rsidRPr="001F3B79">
              <w:rPr>
                <w:rStyle w:val="Hipervnculo"/>
                <w:noProof/>
              </w:rPr>
              <w:fldChar w:fldCharType="end"/>
            </w:r>
          </w:ins>
        </w:p>
        <w:p w14:paraId="6B4D8F66" w14:textId="511EB475" w:rsidR="00FC7EA0" w:rsidRDefault="00FC7EA0">
          <w:pPr>
            <w:pStyle w:val="TDC3"/>
            <w:tabs>
              <w:tab w:val="left" w:pos="1320"/>
              <w:tab w:val="right" w:leader="dot" w:pos="9061"/>
            </w:tabs>
            <w:rPr>
              <w:ins w:id="53" w:author="Raul García Fernández" w:date="2017-07-03T19:34:00Z"/>
              <w:rFonts w:asciiTheme="minorHAnsi" w:eastAsiaTheme="minorEastAsia" w:hAnsiTheme="minorHAnsi" w:cstheme="minorBidi"/>
              <w:noProof/>
              <w:sz w:val="22"/>
              <w:lang w:eastAsia="es-ES"/>
            </w:rPr>
          </w:pPr>
          <w:ins w:id="54"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"_Toc486873815"</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3.2.1.</w:t>
            </w:r>
            <w:r>
              <w:rPr>
                <w:rFonts w:asciiTheme="minorHAnsi" w:eastAsiaTheme="minorEastAsia" w:hAnsiTheme="minorHAnsi" w:cstheme="minorBidi"/>
                <w:noProof/>
                <w:sz w:val="22"/>
                <w:lang w:eastAsia="es-ES"/>
              </w:rPr>
              <w:tab/>
            </w:r>
            <w:r w:rsidRPr="001F3B79">
              <w:rPr>
                <w:rStyle w:val="Hipervnculo"/>
                <w:noProof/>
                <w:lang w:val="es-ES_tradnl"/>
              </w:rPr>
              <w:t>Generación de estado inicial:</w:t>
            </w:r>
            <w:r>
              <w:rPr>
                <w:noProof/>
                <w:webHidden/>
              </w:rPr>
              <w:tab/>
            </w:r>
            <w:r>
              <w:rPr>
                <w:noProof/>
                <w:webHidden/>
              </w:rPr>
              <w:fldChar w:fldCharType="begin"/>
            </w:r>
            <w:r>
              <w:rPr>
                <w:noProof/>
                <w:webHidden/>
              </w:rPr>
              <w:instrText xml:space="preserve"> PAGEREF _Toc486873815 \h </w:instrText>
            </w:r>
          </w:ins>
          <w:r>
            <w:rPr>
              <w:noProof/>
              <w:webHidden/>
            </w:rPr>
          </w:r>
          <w:r>
            <w:rPr>
              <w:noProof/>
              <w:webHidden/>
            </w:rPr>
            <w:fldChar w:fldCharType="separate"/>
          </w:r>
          <w:ins w:id="55" w:author="Raul García Fernández" w:date="2017-07-03T19:34:00Z">
            <w:r>
              <w:rPr>
                <w:noProof/>
                <w:webHidden/>
              </w:rPr>
              <w:t>19</w:t>
            </w:r>
            <w:r>
              <w:rPr>
                <w:noProof/>
                <w:webHidden/>
              </w:rPr>
              <w:fldChar w:fldCharType="end"/>
            </w:r>
            <w:r w:rsidRPr="001F3B79">
              <w:rPr>
                <w:rStyle w:val="Hipervnculo"/>
                <w:noProof/>
              </w:rPr>
              <w:fldChar w:fldCharType="end"/>
            </w:r>
          </w:ins>
        </w:p>
        <w:p w14:paraId="1983216F" w14:textId="73DB6C72" w:rsidR="00FC7EA0" w:rsidRDefault="00FC7EA0">
          <w:pPr>
            <w:pStyle w:val="TDC2"/>
            <w:tabs>
              <w:tab w:val="left" w:pos="880"/>
              <w:tab w:val="right" w:leader="dot" w:pos="9061"/>
            </w:tabs>
            <w:rPr>
              <w:ins w:id="56" w:author="Raul García Fernández" w:date="2017-07-03T19:34:00Z"/>
              <w:rFonts w:asciiTheme="minorHAnsi" w:eastAsiaTheme="minorEastAsia" w:hAnsiTheme="minorHAnsi" w:cstheme="minorBidi"/>
              <w:noProof/>
              <w:sz w:val="22"/>
              <w:lang w:eastAsia="es-ES"/>
            </w:rPr>
          </w:pPr>
          <w:ins w:id="57"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"_Toc486873816"</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3.3.</w:t>
            </w:r>
            <w:r>
              <w:rPr>
                <w:rFonts w:asciiTheme="minorHAnsi" w:eastAsiaTheme="minorEastAsia" w:hAnsiTheme="minorHAnsi" w:cstheme="minorBidi"/>
                <w:noProof/>
                <w:sz w:val="22"/>
                <w:lang w:eastAsia="es-ES"/>
              </w:rPr>
              <w:tab/>
            </w:r>
            <w:r w:rsidRPr="001F3B79">
              <w:rPr>
                <w:rStyle w:val="Hipervnculo"/>
                <w:noProof/>
                <w:lang w:val="es-ES_tradnl"/>
              </w:rPr>
              <w:t>Ejecución del repositorio:</w:t>
            </w:r>
            <w:r>
              <w:rPr>
                <w:noProof/>
                <w:webHidden/>
              </w:rPr>
              <w:tab/>
            </w:r>
            <w:r>
              <w:rPr>
                <w:noProof/>
                <w:webHidden/>
              </w:rPr>
              <w:fldChar w:fldCharType="begin"/>
            </w:r>
            <w:r>
              <w:rPr>
                <w:noProof/>
                <w:webHidden/>
              </w:rPr>
              <w:instrText xml:space="preserve"> PAGEREF _Toc486873816 \h </w:instrText>
            </w:r>
          </w:ins>
          <w:r>
            <w:rPr>
              <w:noProof/>
              <w:webHidden/>
            </w:rPr>
          </w:r>
          <w:r>
            <w:rPr>
              <w:noProof/>
              <w:webHidden/>
            </w:rPr>
            <w:fldChar w:fldCharType="separate"/>
          </w:r>
          <w:ins w:id="58" w:author="Raul García Fernández" w:date="2017-07-03T19:34:00Z">
            <w:r>
              <w:rPr>
                <w:noProof/>
                <w:webHidden/>
              </w:rPr>
              <w:t>21</w:t>
            </w:r>
            <w:r>
              <w:rPr>
                <w:noProof/>
                <w:webHidden/>
              </w:rPr>
              <w:fldChar w:fldCharType="end"/>
            </w:r>
            <w:r w:rsidRPr="001F3B79">
              <w:rPr>
                <w:rStyle w:val="Hipervnculo"/>
                <w:noProof/>
              </w:rPr>
              <w:fldChar w:fldCharType="end"/>
            </w:r>
          </w:ins>
        </w:p>
        <w:p w14:paraId="56A67005" w14:textId="547350D6" w:rsidR="00FC7EA0" w:rsidRDefault="00FC7EA0">
          <w:pPr>
            <w:pStyle w:val="TDC1"/>
            <w:tabs>
              <w:tab w:val="left" w:pos="440"/>
              <w:tab w:val="right" w:leader="dot" w:pos="9061"/>
            </w:tabs>
            <w:rPr>
              <w:ins w:id="59" w:author="Raul García Fernández" w:date="2017-07-03T19:34:00Z"/>
              <w:rFonts w:asciiTheme="minorHAnsi" w:eastAsiaTheme="minorEastAsia" w:hAnsiTheme="minorHAnsi" w:cstheme="minorBidi"/>
              <w:noProof/>
              <w:sz w:val="22"/>
              <w:lang w:eastAsia="es-ES"/>
            </w:rPr>
          </w:pPr>
          <w:ins w:id="60"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"_Toc486873817"</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4.</w:t>
            </w:r>
            <w:r>
              <w:rPr>
                <w:rFonts w:asciiTheme="minorHAnsi" w:eastAsiaTheme="minorEastAsia" w:hAnsiTheme="minorHAnsi" w:cstheme="minorBidi"/>
                <w:noProof/>
                <w:sz w:val="22"/>
                <w:lang w:eastAsia="es-ES"/>
              </w:rPr>
              <w:tab/>
            </w:r>
            <w:r w:rsidRPr="001F3B79">
              <w:rPr>
                <w:rStyle w:val="Hipervnculo"/>
                <w:noProof/>
                <w:lang w:val="es-ES_tradnl"/>
              </w:rPr>
              <w:t>Instalación del servicio web:</w:t>
            </w:r>
            <w:r>
              <w:rPr>
                <w:noProof/>
                <w:webHidden/>
              </w:rPr>
              <w:tab/>
            </w:r>
            <w:r>
              <w:rPr>
                <w:noProof/>
                <w:webHidden/>
              </w:rPr>
              <w:fldChar w:fldCharType="begin"/>
            </w:r>
            <w:r>
              <w:rPr>
                <w:noProof/>
                <w:webHidden/>
              </w:rPr>
              <w:instrText xml:space="preserve"> PAGEREF _Toc486873817 \h </w:instrText>
            </w:r>
          </w:ins>
          <w:r>
            <w:rPr>
              <w:noProof/>
              <w:webHidden/>
            </w:rPr>
          </w:r>
          <w:r>
            <w:rPr>
              <w:noProof/>
              <w:webHidden/>
            </w:rPr>
            <w:fldChar w:fldCharType="separate"/>
          </w:r>
          <w:ins w:id="61" w:author="Raul García Fernández" w:date="2017-07-03T19:34:00Z">
            <w:r>
              <w:rPr>
                <w:noProof/>
                <w:webHidden/>
              </w:rPr>
              <w:t>22</w:t>
            </w:r>
            <w:r>
              <w:rPr>
                <w:noProof/>
                <w:webHidden/>
              </w:rPr>
              <w:fldChar w:fldCharType="end"/>
            </w:r>
            <w:r w:rsidRPr="001F3B79">
              <w:rPr>
                <w:rStyle w:val="Hipervnculo"/>
                <w:noProof/>
              </w:rPr>
              <w:fldChar w:fldCharType="end"/>
            </w:r>
          </w:ins>
        </w:p>
        <w:p w14:paraId="4A2461B5" w14:textId="1240A5DA" w:rsidR="00FC7EA0" w:rsidRDefault="00FC7EA0">
          <w:pPr>
            <w:pStyle w:val="TDC2"/>
            <w:tabs>
              <w:tab w:val="left" w:pos="880"/>
              <w:tab w:val="right" w:leader="dot" w:pos="9061"/>
            </w:tabs>
            <w:rPr>
              <w:ins w:id="62" w:author="Raul García Fernández" w:date="2017-07-03T19:34:00Z"/>
              <w:rFonts w:asciiTheme="minorHAnsi" w:eastAsiaTheme="minorEastAsia" w:hAnsiTheme="minorHAnsi" w:cstheme="minorBidi"/>
              <w:noProof/>
              <w:sz w:val="22"/>
              <w:lang w:eastAsia="es-ES"/>
            </w:rPr>
          </w:pPr>
          <w:ins w:id="63"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"_Toc486873818"</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4.1.</w:t>
            </w:r>
            <w:r>
              <w:rPr>
                <w:rFonts w:asciiTheme="minorHAnsi" w:eastAsiaTheme="minorEastAsia" w:hAnsiTheme="minorHAnsi" w:cstheme="minorBidi"/>
                <w:noProof/>
                <w:sz w:val="22"/>
                <w:lang w:eastAsia="es-ES"/>
              </w:rPr>
              <w:tab/>
            </w:r>
            <w:r w:rsidRPr="001F3B79">
              <w:rPr>
                <w:rStyle w:val="Hipervnculo"/>
                <w:noProof/>
                <w:lang w:val="es-ES_tradnl"/>
              </w:rPr>
              <w:t>Instalación de Node.js:</w:t>
            </w:r>
            <w:r>
              <w:rPr>
                <w:noProof/>
                <w:webHidden/>
              </w:rPr>
              <w:tab/>
            </w:r>
            <w:r>
              <w:rPr>
                <w:noProof/>
                <w:webHidden/>
              </w:rPr>
              <w:fldChar w:fldCharType="begin"/>
            </w:r>
            <w:r>
              <w:rPr>
                <w:noProof/>
                <w:webHidden/>
              </w:rPr>
              <w:instrText xml:space="preserve"> PAGEREF _Toc486873818 \h </w:instrText>
            </w:r>
          </w:ins>
          <w:r>
            <w:rPr>
              <w:noProof/>
              <w:webHidden/>
            </w:rPr>
          </w:r>
          <w:r>
            <w:rPr>
              <w:noProof/>
              <w:webHidden/>
            </w:rPr>
            <w:fldChar w:fldCharType="separate"/>
          </w:r>
          <w:ins w:id="64" w:author="Raul García Fernández" w:date="2017-07-03T19:34:00Z">
            <w:r>
              <w:rPr>
                <w:noProof/>
                <w:webHidden/>
              </w:rPr>
              <w:t>22</w:t>
            </w:r>
            <w:r>
              <w:rPr>
                <w:noProof/>
                <w:webHidden/>
              </w:rPr>
              <w:fldChar w:fldCharType="end"/>
            </w:r>
            <w:r w:rsidRPr="001F3B79">
              <w:rPr>
                <w:rStyle w:val="Hipervnculo"/>
                <w:noProof/>
              </w:rPr>
              <w:fldChar w:fldCharType="end"/>
            </w:r>
          </w:ins>
        </w:p>
        <w:p w14:paraId="70C53A30" w14:textId="0D220088" w:rsidR="00FC7EA0" w:rsidRDefault="00FC7EA0">
          <w:pPr>
            <w:pStyle w:val="TDC2"/>
            <w:tabs>
              <w:tab w:val="left" w:pos="880"/>
              <w:tab w:val="right" w:leader="dot" w:pos="9061"/>
            </w:tabs>
            <w:rPr>
              <w:ins w:id="65" w:author="Raul García Fernández" w:date="2017-07-03T19:34:00Z"/>
              <w:rFonts w:asciiTheme="minorHAnsi" w:eastAsiaTheme="minorEastAsia" w:hAnsiTheme="minorHAnsi" w:cstheme="minorBidi"/>
              <w:noProof/>
              <w:sz w:val="22"/>
              <w:lang w:eastAsia="es-ES"/>
            </w:rPr>
          </w:pPr>
          <w:ins w:id="66"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"_Toc486873819"</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1.1.</w:t>
            </w:r>
            <w:r>
              <w:rPr>
                <w:rFonts w:asciiTheme="minorHAnsi" w:eastAsiaTheme="minorEastAsia" w:hAnsiTheme="minorHAnsi" w:cstheme="minorBidi"/>
                <w:noProof/>
                <w:sz w:val="22"/>
                <w:lang w:eastAsia="es-ES"/>
              </w:rPr>
              <w:tab/>
            </w:r>
            <w:r w:rsidRPr="001F3B79">
              <w:rPr>
                <w:rStyle w:val="Hipervnculo"/>
                <w:noProof/>
                <w:lang w:val="es-ES_tradnl"/>
              </w:rPr>
              <w:t>Arranque servidor web:</w:t>
            </w:r>
            <w:r>
              <w:rPr>
                <w:noProof/>
                <w:webHidden/>
              </w:rPr>
              <w:tab/>
            </w:r>
            <w:r>
              <w:rPr>
                <w:noProof/>
                <w:webHidden/>
              </w:rPr>
              <w:fldChar w:fldCharType="begin"/>
            </w:r>
            <w:r>
              <w:rPr>
                <w:noProof/>
                <w:webHidden/>
              </w:rPr>
              <w:instrText xml:space="preserve"> PAGEREF _Toc486873819 \h </w:instrText>
            </w:r>
          </w:ins>
          <w:r>
            <w:rPr>
              <w:noProof/>
              <w:webHidden/>
            </w:rPr>
          </w:r>
          <w:r>
            <w:rPr>
              <w:noProof/>
              <w:webHidden/>
            </w:rPr>
            <w:fldChar w:fldCharType="separate"/>
          </w:r>
          <w:ins w:id="67" w:author="Raul García Fernández" w:date="2017-07-03T19:34:00Z">
            <w:r>
              <w:rPr>
                <w:noProof/>
                <w:webHidden/>
              </w:rPr>
              <w:t>22</w:t>
            </w:r>
            <w:r>
              <w:rPr>
                <w:noProof/>
                <w:webHidden/>
              </w:rPr>
              <w:fldChar w:fldCharType="end"/>
            </w:r>
            <w:r w:rsidRPr="001F3B79">
              <w:rPr>
                <w:rStyle w:val="Hipervnculo"/>
                <w:noProof/>
              </w:rPr>
              <w:fldChar w:fldCharType="end"/>
            </w:r>
          </w:ins>
        </w:p>
        <w:p w14:paraId="595630AF" w14:textId="7CCAC7FB" w:rsidR="00FC7EA0" w:rsidRDefault="00FC7EA0">
          <w:pPr>
            <w:pStyle w:val="TDC1"/>
            <w:tabs>
              <w:tab w:val="left" w:pos="440"/>
              <w:tab w:val="right" w:leader="dot" w:pos="9061"/>
            </w:tabs>
            <w:rPr>
              <w:ins w:id="68" w:author="Raul García Fernández" w:date="2017-07-03T19:34:00Z"/>
              <w:rFonts w:asciiTheme="minorHAnsi" w:eastAsiaTheme="minorEastAsia" w:hAnsiTheme="minorHAnsi" w:cstheme="minorBidi"/>
              <w:noProof/>
              <w:sz w:val="22"/>
              <w:lang w:eastAsia="es-ES"/>
            </w:rPr>
          </w:pPr>
          <w:ins w:id="69"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"_Toc486873820"</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2.</w:t>
            </w:r>
            <w:r>
              <w:rPr>
                <w:rFonts w:asciiTheme="minorHAnsi" w:eastAsiaTheme="minorEastAsia" w:hAnsiTheme="minorHAnsi" w:cstheme="minorBidi"/>
                <w:noProof/>
                <w:sz w:val="22"/>
                <w:lang w:eastAsia="es-ES"/>
              </w:rPr>
              <w:tab/>
            </w:r>
            <w:r w:rsidRPr="001F3B79">
              <w:rPr>
                <w:rStyle w:val="Hipervnculo"/>
                <w:noProof/>
                <w:lang w:val="es-ES_tradnl"/>
              </w:rPr>
              <w:t>Arranque rápido en Ubuntu server:</w:t>
            </w:r>
            <w:r>
              <w:rPr>
                <w:noProof/>
                <w:webHidden/>
              </w:rPr>
              <w:tab/>
            </w:r>
            <w:r>
              <w:rPr>
                <w:noProof/>
                <w:webHidden/>
              </w:rPr>
              <w:fldChar w:fldCharType="begin"/>
            </w:r>
            <w:r>
              <w:rPr>
                <w:noProof/>
                <w:webHidden/>
              </w:rPr>
              <w:instrText xml:space="preserve"> PAGEREF _Toc486873820 \h </w:instrText>
            </w:r>
          </w:ins>
          <w:r>
            <w:rPr>
              <w:noProof/>
              <w:webHidden/>
            </w:rPr>
          </w:r>
          <w:r>
            <w:rPr>
              <w:noProof/>
              <w:webHidden/>
            </w:rPr>
            <w:fldChar w:fldCharType="separate"/>
          </w:r>
          <w:ins w:id="70" w:author="Raul García Fernández" w:date="2017-07-03T19:34:00Z">
            <w:r>
              <w:rPr>
                <w:noProof/>
                <w:webHidden/>
              </w:rPr>
              <w:t>24</w:t>
            </w:r>
            <w:r>
              <w:rPr>
                <w:noProof/>
                <w:webHidden/>
              </w:rPr>
              <w:fldChar w:fldCharType="end"/>
            </w:r>
            <w:r w:rsidRPr="001F3B79">
              <w:rPr>
                <w:rStyle w:val="Hipervnculo"/>
                <w:noProof/>
              </w:rPr>
              <w:fldChar w:fldCharType="end"/>
            </w:r>
          </w:ins>
        </w:p>
        <w:p w14:paraId="5A967D1E" w14:textId="6F4E4FBD" w:rsidR="00FC7EA0" w:rsidRDefault="00FC7EA0">
          <w:pPr>
            <w:pStyle w:val="TDC2"/>
            <w:tabs>
              <w:tab w:val="left" w:pos="880"/>
              <w:tab w:val="right" w:leader="dot" w:pos="9061"/>
            </w:tabs>
            <w:rPr>
              <w:ins w:id="71" w:author="Raul García Fernández" w:date="2017-07-03T19:34:00Z"/>
              <w:rFonts w:asciiTheme="minorHAnsi" w:eastAsiaTheme="minorEastAsia" w:hAnsiTheme="minorHAnsi" w:cstheme="minorBidi"/>
              <w:noProof/>
              <w:sz w:val="22"/>
              <w:lang w:eastAsia="es-ES"/>
            </w:rPr>
          </w:pPr>
          <w:ins w:id="72"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"_Toc486873821"</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2.1.</w:t>
            </w:r>
            <w:r>
              <w:rPr>
                <w:rFonts w:asciiTheme="minorHAnsi" w:eastAsiaTheme="minorEastAsia" w:hAnsiTheme="minorHAnsi" w:cstheme="minorBidi"/>
                <w:noProof/>
                <w:sz w:val="22"/>
                <w:lang w:eastAsia="es-ES"/>
              </w:rPr>
              <w:tab/>
            </w:r>
            <w:r w:rsidRPr="001F3B79">
              <w:rPr>
                <w:rStyle w:val="Hipervnculo"/>
                <w:noProof/>
                <w:lang w:val="es-ES_tradnl"/>
              </w:rPr>
              <w:t>Instrucciones de arranque:</w:t>
            </w:r>
            <w:r>
              <w:rPr>
                <w:noProof/>
                <w:webHidden/>
              </w:rPr>
              <w:tab/>
            </w:r>
            <w:r>
              <w:rPr>
                <w:noProof/>
                <w:webHidden/>
              </w:rPr>
              <w:fldChar w:fldCharType="begin"/>
            </w:r>
            <w:r>
              <w:rPr>
                <w:noProof/>
                <w:webHidden/>
              </w:rPr>
              <w:instrText xml:space="preserve"> PAGEREF _Toc486873821 \h </w:instrText>
            </w:r>
          </w:ins>
          <w:r>
            <w:rPr>
              <w:noProof/>
              <w:webHidden/>
            </w:rPr>
          </w:r>
          <w:r>
            <w:rPr>
              <w:noProof/>
              <w:webHidden/>
            </w:rPr>
            <w:fldChar w:fldCharType="separate"/>
          </w:r>
          <w:ins w:id="73" w:author="Raul García Fernández" w:date="2017-07-03T19:34:00Z">
            <w:r>
              <w:rPr>
                <w:noProof/>
                <w:webHidden/>
              </w:rPr>
              <w:t>24</w:t>
            </w:r>
            <w:r>
              <w:rPr>
                <w:noProof/>
                <w:webHidden/>
              </w:rPr>
              <w:fldChar w:fldCharType="end"/>
            </w:r>
            <w:r w:rsidRPr="001F3B79">
              <w:rPr>
                <w:rStyle w:val="Hipervnculo"/>
                <w:noProof/>
              </w:rPr>
              <w:fldChar w:fldCharType="end"/>
            </w:r>
          </w:ins>
        </w:p>
        <w:p w14:paraId="5A4AD60B" w14:textId="0C0D8AC2" w:rsidR="00FC7EA0" w:rsidRDefault="00FC7EA0">
          <w:pPr>
            <w:pStyle w:val="TDC2"/>
            <w:tabs>
              <w:tab w:val="left" w:pos="880"/>
              <w:tab w:val="right" w:leader="dot" w:pos="9061"/>
            </w:tabs>
            <w:rPr>
              <w:ins w:id="74" w:author="Raul García Fernández" w:date="2017-07-03T19:34:00Z"/>
              <w:rFonts w:asciiTheme="minorHAnsi" w:eastAsiaTheme="minorEastAsia" w:hAnsiTheme="minorHAnsi" w:cstheme="minorBidi"/>
              <w:noProof/>
              <w:sz w:val="22"/>
              <w:lang w:eastAsia="es-ES"/>
            </w:rPr>
          </w:pPr>
          <w:ins w:id="75"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"_Toc486873822"</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2.2.</w:t>
            </w:r>
            <w:r>
              <w:rPr>
                <w:rFonts w:asciiTheme="minorHAnsi" w:eastAsiaTheme="minorEastAsia" w:hAnsiTheme="minorHAnsi" w:cstheme="minorBidi"/>
                <w:noProof/>
                <w:sz w:val="22"/>
                <w:lang w:eastAsia="es-ES"/>
              </w:rPr>
              <w:tab/>
            </w:r>
            <w:r w:rsidRPr="001F3B79">
              <w:rPr>
                <w:rStyle w:val="Hipervnculo"/>
                <w:noProof/>
                <w:lang w:val="es-ES_tradnl"/>
              </w:rPr>
              <w:t>Listado de programas:</w:t>
            </w:r>
            <w:r>
              <w:rPr>
                <w:noProof/>
                <w:webHidden/>
              </w:rPr>
              <w:tab/>
            </w:r>
            <w:r>
              <w:rPr>
                <w:noProof/>
                <w:webHidden/>
              </w:rPr>
              <w:fldChar w:fldCharType="begin"/>
            </w:r>
            <w:r>
              <w:rPr>
                <w:noProof/>
                <w:webHidden/>
              </w:rPr>
              <w:instrText xml:space="preserve"> PAGEREF _Toc486873822 \h </w:instrText>
            </w:r>
          </w:ins>
          <w:r>
            <w:rPr>
              <w:noProof/>
              <w:webHidden/>
            </w:rPr>
          </w:r>
          <w:r>
            <w:rPr>
              <w:noProof/>
              <w:webHidden/>
            </w:rPr>
            <w:fldChar w:fldCharType="separate"/>
          </w:r>
          <w:ins w:id="76" w:author="Raul García Fernández" w:date="2017-07-03T19:34:00Z">
            <w:r>
              <w:rPr>
                <w:noProof/>
                <w:webHidden/>
              </w:rPr>
              <w:t>24</w:t>
            </w:r>
            <w:r>
              <w:rPr>
                <w:noProof/>
                <w:webHidden/>
              </w:rPr>
              <w:fldChar w:fldCharType="end"/>
            </w:r>
            <w:r w:rsidRPr="001F3B79">
              <w:rPr>
                <w:rStyle w:val="Hipervnculo"/>
                <w:noProof/>
              </w:rPr>
              <w:fldChar w:fldCharType="end"/>
            </w:r>
          </w:ins>
        </w:p>
        <w:p w14:paraId="04023E4A" w14:textId="47AC4F4C" w:rsidR="00FC7EA0" w:rsidRDefault="00FC7EA0">
          <w:pPr>
            <w:pStyle w:val="TDC1"/>
            <w:tabs>
              <w:tab w:val="left" w:pos="440"/>
              <w:tab w:val="right" w:leader="dot" w:pos="9061"/>
            </w:tabs>
            <w:rPr>
              <w:ins w:id="77" w:author="Raul García Fernández" w:date="2017-07-03T19:34:00Z"/>
              <w:rFonts w:asciiTheme="minorHAnsi" w:eastAsiaTheme="minorEastAsia" w:hAnsiTheme="minorHAnsi" w:cstheme="minorBidi"/>
              <w:noProof/>
              <w:sz w:val="22"/>
              <w:lang w:eastAsia="es-ES"/>
            </w:rPr>
          </w:pPr>
          <w:ins w:id="78"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"_Toc486873823"</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3.</w:t>
            </w:r>
            <w:r>
              <w:rPr>
                <w:rFonts w:asciiTheme="minorHAnsi" w:eastAsiaTheme="minorEastAsia" w:hAnsiTheme="minorHAnsi" w:cstheme="minorBidi"/>
                <w:noProof/>
                <w:sz w:val="22"/>
                <w:lang w:eastAsia="es-ES"/>
              </w:rPr>
              <w:tab/>
            </w:r>
            <w:r w:rsidRPr="001F3B79">
              <w:rPr>
                <w:rStyle w:val="Hipervnculo"/>
                <w:noProof/>
                <w:lang w:val="es-ES_tradnl"/>
              </w:rPr>
              <w:t>Manual de creación de proyectos:</w:t>
            </w:r>
            <w:r>
              <w:rPr>
                <w:noProof/>
                <w:webHidden/>
              </w:rPr>
              <w:tab/>
            </w:r>
            <w:r>
              <w:rPr>
                <w:noProof/>
                <w:webHidden/>
              </w:rPr>
              <w:fldChar w:fldCharType="begin"/>
            </w:r>
            <w:r>
              <w:rPr>
                <w:noProof/>
                <w:webHidden/>
              </w:rPr>
              <w:instrText xml:space="preserve"> PAGEREF _Toc486873823 \h </w:instrText>
            </w:r>
          </w:ins>
          <w:r>
            <w:rPr>
              <w:noProof/>
              <w:webHidden/>
            </w:rPr>
          </w:r>
          <w:r>
            <w:rPr>
              <w:noProof/>
              <w:webHidden/>
            </w:rPr>
            <w:fldChar w:fldCharType="separate"/>
          </w:r>
          <w:ins w:id="79" w:author="Raul García Fernández" w:date="2017-07-03T19:34:00Z">
            <w:r>
              <w:rPr>
                <w:noProof/>
                <w:webHidden/>
              </w:rPr>
              <w:t>25</w:t>
            </w:r>
            <w:r>
              <w:rPr>
                <w:noProof/>
                <w:webHidden/>
              </w:rPr>
              <w:fldChar w:fldCharType="end"/>
            </w:r>
            <w:r w:rsidRPr="001F3B79">
              <w:rPr>
                <w:rStyle w:val="Hipervnculo"/>
                <w:noProof/>
              </w:rPr>
              <w:fldChar w:fldCharType="end"/>
            </w:r>
          </w:ins>
        </w:p>
        <w:p w14:paraId="651C4BA3" w14:textId="31A39991" w:rsidR="00FC7EA0" w:rsidRDefault="00FC7EA0">
          <w:pPr>
            <w:pStyle w:val="TDC1"/>
            <w:tabs>
              <w:tab w:val="left" w:pos="440"/>
              <w:tab w:val="right" w:leader="dot" w:pos="9061"/>
            </w:tabs>
            <w:rPr>
              <w:ins w:id="80" w:author="Raul García Fernández" w:date="2017-07-03T19:34:00Z"/>
              <w:rFonts w:asciiTheme="minorHAnsi" w:eastAsiaTheme="minorEastAsia" w:hAnsiTheme="minorHAnsi" w:cstheme="minorBidi"/>
              <w:noProof/>
              <w:sz w:val="22"/>
              <w:lang w:eastAsia="es-ES"/>
            </w:rPr>
          </w:pPr>
          <w:ins w:id="81"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"_Toc486873824"</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4.</w:t>
            </w:r>
            <w:r>
              <w:rPr>
                <w:rFonts w:asciiTheme="minorHAnsi" w:eastAsiaTheme="minorEastAsia" w:hAnsiTheme="minorHAnsi" w:cstheme="minorBidi"/>
                <w:noProof/>
                <w:sz w:val="22"/>
                <w:lang w:eastAsia="es-ES"/>
              </w:rPr>
              <w:tab/>
            </w:r>
            <w:r w:rsidRPr="001F3B79">
              <w:rPr>
                <w:rStyle w:val="Hipervnculo"/>
                <w:noProof/>
                <w:lang w:val="es-ES_tradnl"/>
              </w:rPr>
              <w:t>Manual de utilización del repositorio:</w:t>
            </w:r>
            <w:r>
              <w:rPr>
                <w:noProof/>
                <w:webHidden/>
              </w:rPr>
              <w:tab/>
            </w:r>
            <w:r>
              <w:rPr>
                <w:noProof/>
                <w:webHidden/>
              </w:rPr>
              <w:fldChar w:fldCharType="begin"/>
            </w:r>
            <w:r>
              <w:rPr>
                <w:noProof/>
                <w:webHidden/>
              </w:rPr>
              <w:instrText xml:space="preserve"> PAGEREF _Toc486873824 \h </w:instrText>
            </w:r>
          </w:ins>
          <w:r>
            <w:rPr>
              <w:noProof/>
              <w:webHidden/>
            </w:rPr>
          </w:r>
          <w:r>
            <w:rPr>
              <w:noProof/>
              <w:webHidden/>
            </w:rPr>
            <w:fldChar w:fldCharType="separate"/>
          </w:r>
          <w:ins w:id="82" w:author="Raul García Fernández" w:date="2017-07-03T19:34:00Z">
            <w:r>
              <w:rPr>
                <w:noProof/>
                <w:webHidden/>
              </w:rPr>
              <w:t>26</w:t>
            </w:r>
            <w:r>
              <w:rPr>
                <w:noProof/>
                <w:webHidden/>
              </w:rPr>
              <w:fldChar w:fldCharType="end"/>
            </w:r>
            <w:r w:rsidRPr="001F3B79">
              <w:rPr>
                <w:rStyle w:val="Hipervnculo"/>
                <w:noProof/>
              </w:rPr>
              <w:fldChar w:fldCharType="end"/>
            </w:r>
          </w:ins>
        </w:p>
        <w:p w14:paraId="098E933F" w14:textId="08E9B341" w:rsidR="00FC7EA0" w:rsidRDefault="00FC7EA0">
          <w:pPr>
            <w:pStyle w:val="TDC2"/>
            <w:tabs>
              <w:tab w:val="left" w:pos="880"/>
              <w:tab w:val="right" w:leader="dot" w:pos="9061"/>
            </w:tabs>
            <w:rPr>
              <w:ins w:id="83" w:author="Raul García Fernández" w:date="2017-07-03T19:34:00Z"/>
              <w:rFonts w:asciiTheme="minorHAnsi" w:eastAsiaTheme="minorEastAsia" w:hAnsiTheme="minorHAnsi" w:cstheme="minorBidi"/>
              <w:noProof/>
              <w:sz w:val="22"/>
              <w:lang w:eastAsia="es-ES"/>
            </w:rPr>
          </w:pPr>
          <w:ins w:id="84"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"_Toc486873825"</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4.1.</w:t>
            </w:r>
            <w:r>
              <w:rPr>
                <w:rFonts w:asciiTheme="minorHAnsi" w:eastAsiaTheme="minorEastAsia" w:hAnsiTheme="minorHAnsi" w:cstheme="minorBidi"/>
                <w:noProof/>
                <w:sz w:val="22"/>
                <w:lang w:eastAsia="es-ES"/>
              </w:rPr>
              <w:tab/>
            </w:r>
            <w:r w:rsidRPr="001F3B79">
              <w:rPr>
                <w:rStyle w:val="Hipervnculo"/>
                <w:noProof/>
                <w:lang w:val="es-ES_tradnl"/>
              </w:rPr>
              <w:t>Iteración habitual:</w:t>
            </w:r>
            <w:r>
              <w:rPr>
                <w:noProof/>
                <w:webHidden/>
              </w:rPr>
              <w:tab/>
            </w:r>
            <w:r>
              <w:rPr>
                <w:noProof/>
                <w:webHidden/>
              </w:rPr>
              <w:fldChar w:fldCharType="begin"/>
            </w:r>
            <w:r>
              <w:rPr>
                <w:noProof/>
                <w:webHidden/>
              </w:rPr>
              <w:instrText xml:space="preserve"> PAGEREF _Toc486873825 \h </w:instrText>
            </w:r>
          </w:ins>
          <w:r>
            <w:rPr>
              <w:noProof/>
              <w:webHidden/>
            </w:rPr>
          </w:r>
          <w:r>
            <w:rPr>
              <w:noProof/>
              <w:webHidden/>
            </w:rPr>
            <w:fldChar w:fldCharType="separate"/>
          </w:r>
          <w:ins w:id="85" w:author="Raul García Fernández" w:date="2017-07-03T19:34:00Z">
            <w:r>
              <w:rPr>
                <w:noProof/>
                <w:webHidden/>
              </w:rPr>
              <w:t>26</w:t>
            </w:r>
            <w:r>
              <w:rPr>
                <w:noProof/>
                <w:webHidden/>
              </w:rPr>
              <w:fldChar w:fldCharType="end"/>
            </w:r>
            <w:r w:rsidRPr="001F3B79">
              <w:rPr>
                <w:rStyle w:val="Hipervnculo"/>
                <w:noProof/>
              </w:rPr>
              <w:fldChar w:fldCharType="end"/>
            </w:r>
          </w:ins>
        </w:p>
        <w:p w14:paraId="3DB381FF" w14:textId="571DE440" w:rsidR="00FC7EA0" w:rsidRDefault="00FC7EA0">
          <w:pPr>
            <w:pStyle w:val="TDC2"/>
            <w:tabs>
              <w:tab w:val="left" w:pos="880"/>
              <w:tab w:val="right" w:leader="dot" w:pos="9061"/>
            </w:tabs>
            <w:rPr>
              <w:ins w:id="86" w:author="Raul García Fernández" w:date="2017-07-03T19:34:00Z"/>
              <w:rFonts w:asciiTheme="minorHAnsi" w:eastAsiaTheme="minorEastAsia" w:hAnsiTheme="minorHAnsi" w:cstheme="minorBidi"/>
              <w:noProof/>
              <w:sz w:val="22"/>
              <w:lang w:eastAsia="es-ES"/>
            </w:rPr>
          </w:pPr>
          <w:ins w:id="87"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"_Toc486874162"</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4.2.</w:t>
            </w:r>
            <w:r>
              <w:rPr>
                <w:rFonts w:asciiTheme="minorHAnsi" w:eastAsiaTheme="minorEastAsia" w:hAnsiTheme="minorHAnsi" w:cstheme="minorBidi"/>
                <w:noProof/>
                <w:sz w:val="22"/>
                <w:lang w:eastAsia="es-ES"/>
              </w:rPr>
              <w:tab/>
            </w:r>
            <w:r w:rsidRPr="001F3B79">
              <w:rPr>
                <w:rStyle w:val="Hipervnculo"/>
                <w:noProof/>
                <w:lang w:val="es-ES_tradnl"/>
              </w:rPr>
              <w:t>UniApi (JS):</w:t>
            </w:r>
            <w:r>
              <w:rPr>
                <w:noProof/>
                <w:webHidden/>
              </w:rPr>
              <w:tab/>
            </w:r>
            <w:r>
              <w:rPr>
                <w:noProof/>
                <w:webHidden/>
              </w:rPr>
              <w:fldChar w:fldCharType="begin"/>
            </w:r>
            <w:r>
              <w:rPr>
                <w:noProof/>
                <w:webHidden/>
              </w:rPr>
              <w:instrText xml:space="preserve"> PAGEREF _Toc486874162 \h </w:instrText>
            </w:r>
          </w:ins>
          <w:r>
            <w:rPr>
              <w:noProof/>
              <w:webHidden/>
            </w:rPr>
          </w:r>
          <w:r>
            <w:rPr>
              <w:noProof/>
              <w:webHidden/>
            </w:rPr>
            <w:fldChar w:fldCharType="separate"/>
          </w:r>
          <w:ins w:id="88" w:author="Raul García Fernández" w:date="2017-07-03T19:34:00Z">
            <w:r>
              <w:rPr>
                <w:noProof/>
                <w:webHidden/>
              </w:rPr>
              <w:t>26</w:t>
            </w:r>
            <w:r>
              <w:rPr>
                <w:noProof/>
                <w:webHidden/>
              </w:rPr>
              <w:fldChar w:fldCharType="end"/>
            </w:r>
            <w:r w:rsidRPr="001F3B79">
              <w:rPr>
                <w:rStyle w:val="Hipervnculo"/>
                <w:noProof/>
              </w:rPr>
              <w:fldChar w:fldCharType="end"/>
            </w:r>
          </w:ins>
        </w:p>
        <w:p w14:paraId="2A8EF0A0" w14:textId="03F1DC4C" w:rsidR="00FC7EA0" w:rsidRDefault="00FC7EA0">
          <w:pPr>
            <w:pStyle w:val="TDC1"/>
            <w:tabs>
              <w:tab w:val="left" w:pos="440"/>
              <w:tab w:val="right" w:leader="dot" w:pos="9061"/>
            </w:tabs>
            <w:rPr>
              <w:ins w:id="89" w:author="Raul García Fernández" w:date="2017-07-03T19:34:00Z"/>
              <w:rFonts w:asciiTheme="minorHAnsi" w:eastAsiaTheme="minorEastAsia" w:hAnsiTheme="minorHAnsi" w:cstheme="minorBidi"/>
              <w:noProof/>
              <w:sz w:val="22"/>
              <w:lang w:eastAsia="es-ES"/>
            </w:rPr>
          </w:pPr>
          <w:ins w:id="90"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"_Toc486874163"</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w:t>
            </w:r>
            <w:r>
              <w:rPr>
                <w:rFonts w:asciiTheme="minorHAnsi" w:eastAsiaTheme="minorEastAsia" w:hAnsiTheme="minorHAnsi" w:cstheme="minorBidi"/>
                <w:noProof/>
                <w:sz w:val="22"/>
                <w:lang w:eastAsia="es-ES"/>
              </w:rPr>
              <w:tab/>
            </w:r>
            <w:r w:rsidRPr="001F3B79">
              <w:rPr>
                <w:rStyle w:val="Hipervnculo"/>
                <w:noProof/>
                <w:lang w:val="es-ES_tradnl"/>
              </w:rPr>
              <w:t>Manual de utilización de la aplicación web:</w:t>
            </w:r>
            <w:r>
              <w:rPr>
                <w:noProof/>
                <w:webHidden/>
              </w:rPr>
              <w:tab/>
            </w:r>
            <w:r>
              <w:rPr>
                <w:noProof/>
                <w:webHidden/>
              </w:rPr>
              <w:fldChar w:fldCharType="begin"/>
            </w:r>
            <w:r>
              <w:rPr>
                <w:noProof/>
                <w:webHidden/>
              </w:rPr>
              <w:instrText xml:space="preserve"> PAGEREF _Toc486874163 \h </w:instrText>
            </w:r>
          </w:ins>
          <w:r>
            <w:rPr>
              <w:noProof/>
              <w:webHidden/>
            </w:rPr>
          </w:r>
          <w:r>
            <w:rPr>
              <w:noProof/>
              <w:webHidden/>
            </w:rPr>
            <w:fldChar w:fldCharType="separate"/>
          </w:r>
          <w:ins w:id="91" w:author="Raul García Fernández" w:date="2017-07-03T19:34:00Z">
            <w:r>
              <w:rPr>
                <w:noProof/>
                <w:webHidden/>
              </w:rPr>
              <w:t>28</w:t>
            </w:r>
            <w:r>
              <w:rPr>
                <w:noProof/>
                <w:webHidden/>
              </w:rPr>
              <w:fldChar w:fldCharType="end"/>
            </w:r>
            <w:r w:rsidRPr="001F3B79">
              <w:rPr>
                <w:rStyle w:val="Hipervnculo"/>
                <w:noProof/>
              </w:rPr>
              <w:fldChar w:fldCharType="end"/>
            </w:r>
          </w:ins>
        </w:p>
        <w:p w14:paraId="48B1ED8F" w14:textId="233CC15C" w:rsidR="00FC7EA0" w:rsidRDefault="00FC7EA0">
          <w:pPr>
            <w:pStyle w:val="TDC2"/>
            <w:tabs>
              <w:tab w:val="left" w:pos="880"/>
              <w:tab w:val="right" w:leader="dot" w:pos="9061"/>
            </w:tabs>
            <w:rPr>
              <w:ins w:id="92" w:author="Raul García Fernández" w:date="2017-07-03T19:34:00Z"/>
              <w:rFonts w:asciiTheme="minorHAnsi" w:eastAsiaTheme="minorEastAsia" w:hAnsiTheme="minorHAnsi" w:cstheme="minorBidi"/>
              <w:noProof/>
              <w:sz w:val="22"/>
              <w:lang w:eastAsia="es-ES"/>
            </w:rPr>
          </w:pPr>
          <w:ins w:id="93"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"_Toc486874164"</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5.1.</w:t>
            </w:r>
            <w:r>
              <w:rPr>
                <w:rFonts w:asciiTheme="minorHAnsi" w:eastAsiaTheme="minorEastAsia" w:hAnsiTheme="minorHAnsi" w:cstheme="minorBidi"/>
                <w:noProof/>
                <w:sz w:val="22"/>
                <w:lang w:eastAsia="es-ES"/>
              </w:rPr>
              <w:tab/>
            </w:r>
            <w:r w:rsidRPr="001F3B79">
              <w:rPr>
                <w:rStyle w:val="Hipervnculo"/>
                <w:noProof/>
                <w:lang w:val="es-ES_tradnl"/>
              </w:rPr>
              <w:t>Autenticarse y crear una cuenta:</w:t>
            </w:r>
            <w:r>
              <w:rPr>
                <w:noProof/>
                <w:webHidden/>
              </w:rPr>
              <w:tab/>
            </w:r>
            <w:r>
              <w:rPr>
                <w:noProof/>
                <w:webHidden/>
              </w:rPr>
              <w:fldChar w:fldCharType="begin"/>
            </w:r>
            <w:r>
              <w:rPr>
                <w:noProof/>
                <w:webHidden/>
              </w:rPr>
              <w:instrText xml:space="preserve"> PAGEREF _Toc486874164 \h </w:instrText>
            </w:r>
          </w:ins>
          <w:r>
            <w:rPr>
              <w:noProof/>
              <w:webHidden/>
            </w:rPr>
          </w:r>
          <w:r>
            <w:rPr>
              <w:noProof/>
              <w:webHidden/>
            </w:rPr>
            <w:fldChar w:fldCharType="separate"/>
          </w:r>
          <w:ins w:id="94" w:author="Raul García Fernández" w:date="2017-07-03T19:34:00Z">
            <w:r>
              <w:rPr>
                <w:noProof/>
                <w:webHidden/>
              </w:rPr>
              <w:t>28</w:t>
            </w:r>
            <w:r>
              <w:rPr>
                <w:noProof/>
                <w:webHidden/>
              </w:rPr>
              <w:fldChar w:fldCharType="end"/>
            </w:r>
            <w:r w:rsidRPr="001F3B79">
              <w:rPr>
                <w:rStyle w:val="Hipervnculo"/>
                <w:noProof/>
              </w:rPr>
              <w:fldChar w:fldCharType="end"/>
            </w:r>
          </w:ins>
        </w:p>
        <w:p w14:paraId="6CF37311" w14:textId="09AE1D33" w:rsidR="00FC7EA0" w:rsidRDefault="00FC7EA0">
          <w:pPr>
            <w:pStyle w:val="TDC2"/>
            <w:tabs>
              <w:tab w:val="left" w:pos="880"/>
              <w:tab w:val="right" w:leader="dot" w:pos="9061"/>
            </w:tabs>
            <w:rPr>
              <w:ins w:id="95" w:author="Raul García Fernández" w:date="2017-07-03T19:34:00Z"/>
              <w:rFonts w:asciiTheme="minorHAnsi" w:eastAsiaTheme="minorEastAsia" w:hAnsiTheme="minorHAnsi" w:cstheme="minorBidi"/>
              <w:noProof/>
              <w:sz w:val="22"/>
              <w:lang w:eastAsia="es-ES"/>
            </w:rPr>
          </w:pPr>
          <w:ins w:id="96"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"_Toc486874165"</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5.2.</w:t>
            </w:r>
            <w:r>
              <w:rPr>
                <w:rFonts w:asciiTheme="minorHAnsi" w:eastAsiaTheme="minorEastAsia" w:hAnsiTheme="minorHAnsi" w:cstheme="minorBidi"/>
                <w:noProof/>
                <w:sz w:val="22"/>
                <w:lang w:eastAsia="es-ES"/>
              </w:rPr>
              <w:tab/>
            </w:r>
            <w:r w:rsidRPr="001F3B79">
              <w:rPr>
                <w:rStyle w:val="Hipervnculo"/>
                <w:noProof/>
                <w:lang w:val="es-ES_tradnl"/>
              </w:rPr>
              <w:t>Navegar por los grupos:</w:t>
            </w:r>
            <w:r>
              <w:rPr>
                <w:noProof/>
                <w:webHidden/>
              </w:rPr>
              <w:tab/>
            </w:r>
            <w:r>
              <w:rPr>
                <w:noProof/>
                <w:webHidden/>
              </w:rPr>
              <w:fldChar w:fldCharType="begin"/>
            </w:r>
            <w:r>
              <w:rPr>
                <w:noProof/>
                <w:webHidden/>
              </w:rPr>
              <w:instrText xml:space="preserve"> PAGEREF _Toc486874165 \h </w:instrText>
            </w:r>
          </w:ins>
          <w:r>
            <w:rPr>
              <w:noProof/>
              <w:webHidden/>
            </w:rPr>
          </w:r>
          <w:r>
            <w:rPr>
              <w:noProof/>
              <w:webHidden/>
            </w:rPr>
            <w:fldChar w:fldCharType="separate"/>
          </w:r>
          <w:ins w:id="97" w:author="Raul García Fernández" w:date="2017-07-03T19:34:00Z">
            <w:r>
              <w:rPr>
                <w:noProof/>
                <w:webHidden/>
              </w:rPr>
              <w:t>30</w:t>
            </w:r>
            <w:r>
              <w:rPr>
                <w:noProof/>
                <w:webHidden/>
              </w:rPr>
              <w:fldChar w:fldCharType="end"/>
            </w:r>
            <w:r w:rsidRPr="001F3B79">
              <w:rPr>
                <w:rStyle w:val="Hipervnculo"/>
                <w:noProof/>
              </w:rPr>
              <w:fldChar w:fldCharType="end"/>
            </w:r>
          </w:ins>
        </w:p>
        <w:p w14:paraId="52925780" w14:textId="6D0ED473" w:rsidR="00FC7EA0" w:rsidRDefault="00FC7EA0">
          <w:pPr>
            <w:pStyle w:val="TDC2"/>
            <w:tabs>
              <w:tab w:val="left" w:pos="880"/>
              <w:tab w:val="right" w:leader="dot" w:pos="9061"/>
            </w:tabs>
            <w:rPr>
              <w:ins w:id="98" w:author="Raul García Fernández" w:date="2017-07-03T19:34:00Z"/>
              <w:rFonts w:asciiTheme="minorHAnsi" w:eastAsiaTheme="minorEastAsia" w:hAnsiTheme="minorHAnsi" w:cstheme="minorBidi"/>
              <w:noProof/>
              <w:sz w:val="22"/>
              <w:lang w:eastAsia="es-ES"/>
            </w:rPr>
          </w:pPr>
          <w:ins w:id="99" w:author="Raul García Fernández" w:date="2017-07-03T19:34:00Z">
            <w:r w:rsidRPr="001F3B79">
              <w:rPr>
                <w:rStyle w:val="Hipervnculo"/>
                <w:noProof/>
              </w:rPr>
              <w:lastRenderedPageBreak/>
              <w:fldChar w:fldCharType="begin"/>
            </w:r>
            <w:r w:rsidRPr="001F3B79">
              <w:rPr>
                <w:rStyle w:val="Hipervnculo"/>
                <w:noProof/>
              </w:rPr>
              <w:instrText xml:space="preserve"> </w:instrText>
            </w:r>
            <w:r>
              <w:rPr>
                <w:noProof/>
              </w:rPr>
              <w:instrText>HYPERLINK \l "_Toc486874166"</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5.3.</w:t>
            </w:r>
            <w:r>
              <w:rPr>
                <w:rFonts w:asciiTheme="minorHAnsi" w:eastAsiaTheme="minorEastAsia" w:hAnsiTheme="minorHAnsi" w:cstheme="minorBidi"/>
                <w:noProof/>
                <w:sz w:val="22"/>
                <w:lang w:eastAsia="es-ES"/>
              </w:rPr>
              <w:tab/>
            </w:r>
            <w:r w:rsidRPr="001F3B79">
              <w:rPr>
                <w:rStyle w:val="Hipervnculo"/>
                <w:noProof/>
                <w:lang w:val="es-ES_tradnl"/>
              </w:rPr>
              <w:t>Crear un grupo:</w:t>
            </w:r>
            <w:r>
              <w:rPr>
                <w:noProof/>
                <w:webHidden/>
              </w:rPr>
              <w:tab/>
            </w:r>
            <w:r>
              <w:rPr>
                <w:noProof/>
                <w:webHidden/>
              </w:rPr>
              <w:fldChar w:fldCharType="begin"/>
            </w:r>
            <w:r>
              <w:rPr>
                <w:noProof/>
                <w:webHidden/>
              </w:rPr>
              <w:instrText xml:space="preserve"> PAGEREF _Toc486874166 \h </w:instrText>
            </w:r>
          </w:ins>
          <w:r>
            <w:rPr>
              <w:noProof/>
              <w:webHidden/>
            </w:rPr>
          </w:r>
          <w:r>
            <w:rPr>
              <w:noProof/>
              <w:webHidden/>
            </w:rPr>
            <w:fldChar w:fldCharType="separate"/>
          </w:r>
          <w:ins w:id="100" w:author="Raul García Fernández" w:date="2017-07-03T19:34:00Z">
            <w:r>
              <w:rPr>
                <w:noProof/>
                <w:webHidden/>
              </w:rPr>
              <w:t>31</w:t>
            </w:r>
            <w:r>
              <w:rPr>
                <w:noProof/>
                <w:webHidden/>
              </w:rPr>
              <w:fldChar w:fldCharType="end"/>
            </w:r>
            <w:r w:rsidRPr="001F3B79">
              <w:rPr>
                <w:rStyle w:val="Hipervnculo"/>
                <w:noProof/>
              </w:rPr>
              <w:fldChar w:fldCharType="end"/>
            </w:r>
          </w:ins>
        </w:p>
        <w:p w14:paraId="53339AF2" w14:textId="25500DED" w:rsidR="00FC7EA0" w:rsidRDefault="00FC7EA0">
          <w:pPr>
            <w:pStyle w:val="TDC2"/>
            <w:tabs>
              <w:tab w:val="left" w:pos="880"/>
              <w:tab w:val="right" w:leader="dot" w:pos="9061"/>
            </w:tabs>
            <w:rPr>
              <w:ins w:id="101" w:author="Raul García Fernández" w:date="2017-07-03T19:34:00Z"/>
              <w:rFonts w:asciiTheme="minorHAnsi" w:eastAsiaTheme="minorEastAsia" w:hAnsiTheme="minorHAnsi" w:cstheme="minorBidi"/>
              <w:noProof/>
              <w:sz w:val="22"/>
              <w:lang w:eastAsia="es-ES"/>
            </w:rPr>
          </w:pPr>
          <w:ins w:id="102"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"_Toc486874167"</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5.4.</w:t>
            </w:r>
            <w:r>
              <w:rPr>
                <w:rFonts w:asciiTheme="minorHAnsi" w:eastAsiaTheme="minorEastAsia" w:hAnsiTheme="minorHAnsi" w:cstheme="minorBidi"/>
                <w:noProof/>
                <w:sz w:val="22"/>
                <w:lang w:eastAsia="es-ES"/>
              </w:rPr>
              <w:tab/>
            </w:r>
            <w:r w:rsidRPr="001F3B79">
              <w:rPr>
                <w:rStyle w:val="Hipervnculo"/>
                <w:noProof/>
                <w:lang w:val="es-ES_tradnl"/>
              </w:rPr>
              <w:t>Crear un proyecto:</w:t>
            </w:r>
            <w:r>
              <w:rPr>
                <w:noProof/>
                <w:webHidden/>
              </w:rPr>
              <w:tab/>
            </w:r>
            <w:r>
              <w:rPr>
                <w:noProof/>
                <w:webHidden/>
              </w:rPr>
              <w:fldChar w:fldCharType="begin"/>
            </w:r>
            <w:r>
              <w:rPr>
                <w:noProof/>
                <w:webHidden/>
              </w:rPr>
              <w:instrText xml:space="preserve"> PAGEREF _Toc486874167 \h </w:instrText>
            </w:r>
          </w:ins>
          <w:r>
            <w:rPr>
              <w:noProof/>
              <w:webHidden/>
            </w:rPr>
          </w:r>
          <w:r>
            <w:rPr>
              <w:noProof/>
              <w:webHidden/>
            </w:rPr>
            <w:fldChar w:fldCharType="separate"/>
          </w:r>
          <w:ins w:id="103" w:author="Raul García Fernández" w:date="2017-07-03T19:34:00Z">
            <w:r>
              <w:rPr>
                <w:noProof/>
                <w:webHidden/>
              </w:rPr>
              <w:t>33</w:t>
            </w:r>
            <w:r>
              <w:rPr>
                <w:noProof/>
                <w:webHidden/>
              </w:rPr>
              <w:fldChar w:fldCharType="end"/>
            </w:r>
            <w:r w:rsidRPr="001F3B79">
              <w:rPr>
                <w:rStyle w:val="Hipervnculo"/>
                <w:noProof/>
              </w:rPr>
              <w:fldChar w:fldCharType="end"/>
            </w:r>
          </w:ins>
        </w:p>
        <w:p w14:paraId="7DCC20C2" w14:textId="50E5AFD4" w:rsidR="00FC7EA0" w:rsidRDefault="00FC7EA0">
          <w:pPr>
            <w:pStyle w:val="TDC2"/>
            <w:tabs>
              <w:tab w:val="left" w:pos="880"/>
              <w:tab w:val="right" w:leader="dot" w:pos="9061"/>
            </w:tabs>
            <w:rPr>
              <w:ins w:id="104" w:author="Raul García Fernández" w:date="2017-07-03T19:34:00Z"/>
              <w:rFonts w:asciiTheme="minorHAnsi" w:eastAsiaTheme="minorEastAsia" w:hAnsiTheme="minorHAnsi" w:cstheme="minorBidi"/>
              <w:noProof/>
              <w:sz w:val="22"/>
              <w:lang w:eastAsia="es-ES"/>
            </w:rPr>
          </w:pPr>
          <w:ins w:id="105"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"_Toc486874168"</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5.5.</w:t>
            </w:r>
            <w:r>
              <w:rPr>
                <w:rFonts w:asciiTheme="minorHAnsi" w:eastAsiaTheme="minorEastAsia" w:hAnsiTheme="minorHAnsi" w:cstheme="minorBidi"/>
                <w:noProof/>
                <w:sz w:val="22"/>
                <w:lang w:eastAsia="es-ES"/>
              </w:rPr>
              <w:tab/>
            </w:r>
            <w:r w:rsidRPr="001F3B79">
              <w:rPr>
                <w:rStyle w:val="Hipervnculo"/>
                <w:noProof/>
                <w:lang w:val="es-ES_tradnl"/>
              </w:rPr>
              <w:t>Crear una ejecución:</w:t>
            </w:r>
            <w:r>
              <w:rPr>
                <w:noProof/>
                <w:webHidden/>
              </w:rPr>
              <w:tab/>
            </w:r>
            <w:r>
              <w:rPr>
                <w:noProof/>
                <w:webHidden/>
              </w:rPr>
              <w:fldChar w:fldCharType="begin"/>
            </w:r>
            <w:r>
              <w:rPr>
                <w:noProof/>
                <w:webHidden/>
              </w:rPr>
              <w:instrText xml:space="preserve"> PAGEREF _Toc486874168 \h </w:instrText>
            </w:r>
          </w:ins>
          <w:r>
            <w:rPr>
              <w:noProof/>
              <w:webHidden/>
            </w:rPr>
          </w:r>
          <w:r>
            <w:rPr>
              <w:noProof/>
              <w:webHidden/>
            </w:rPr>
            <w:fldChar w:fldCharType="separate"/>
          </w:r>
          <w:ins w:id="106" w:author="Raul García Fernández" w:date="2017-07-03T19:34:00Z">
            <w:r>
              <w:rPr>
                <w:noProof/>
                <w:webHidden/>
              </w:rPr>
              <w:t>35</w:t>
            </w:r>
            <w:r>
              <w:rPr>
                <w:noProof/>
                <w:webHidden/>
              </w:rPr>
              <w:fldChar w:fldCharType="end"/>
            </w:r>
            <w:r w:rsidRPr="001F3B79">
              <w:rPr>
                <w:rStyle w:val="Hipervnculo"/>
                <w:noProof/>
              </w:rPr>
              <w:fldChar w:fldCharType="end"/>
            </w:r>
          </w:ins>
        </w:p>
        <w:p w14:paraId="1B11B36E" w14:textId="2AD803D1" w:rsidR="00FC7EA0" w:rsidRDefault="00FC7EA0">
          <w:pPr>
            <w:pStyle w:val="TDC2"/>
            <w:tabs>
              <w:tab w:val="left" w:pos="880"/>
              <w:tab w:val="right" w:leader="dot" w:pos="9061"/>
            </w:tabs>
            <w:rPr>
              <w:ins w:id="107" w:author="Raul García Fernández" w:date="2017-07-03T19:34:00Z"/>
              <w:rFonts w:asciiTheme="minorHAnsi" w:eastAsiaTheme="minorEastAsia" w:hAnsiTheme="minorHAnsi" w:cstheme="minorBidi"/>
              <w:noProof/>
              <w:sz w:val="22"/>
              <w:lang w:eastAsia="es-ES"/>
            </w:rPr>
          </w:pPr>
          <w:ins w:id="108"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"_Toc486874169"</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5.6.</w:t>
            </w:r>
            <w:r>
              <w:rPr>
                <w:rFonts w:asciiTheme="minorHAnsi" w:eastAsiaTheme="minorEastAsia" w:hAnsiTheme="minorHAnsi" w:cstheme="minorBidi"/>
                <w:noProof/>
                <w:sz w:val="22"/>
                <w:lang w:eastAsia="es-ES"/>
              </w:rPr>
              <w:tab/>
            </w:r>
            <w:r w:rsidRPr="001F3B79">
              <w:rPr>
                <w:rStyle w:val="Hipervnculo"/>
                <w:noProof/>
                <w:lang w:val="es-ES_tradnl"/>
              </w:rPr>
              <w:t>Gestionar un proyecto propio:</w:t>
            </w:r>
            <w:r>
              <w:rPr>
                <w:noProof/>
                <w:webHidden/>
              </w:rPr>
              <w:tab/>
            </w:r>
            <w:r>
              <w:rPr>
                <w:noProof/>
                <w:webHidden/>
              </w:rPr>
              <w:fldChar w:fldCharType="begin"/>
            </w:r>
            <w:r>
              <w:rPr>
                <w:noProof/>
                <w:webHidden/>
              </w:rPr>
              <w:instrText xml:space="preserve"> PAGEREF _Toc486874169 \h </w:instrText>
            </w:r>
          </w:ins>
          <w:r>
            <w:rPr>
              <w:noProof/>
              <w:webHidden/>
            </w:rPr>
          </w:r>
          <w:r>
            <w:rPr>
              <w:noProof/>
              <w:webHidden/>
            </w:rPr>
            <w:fldChar w:fldCharType="separate"/>
          </w:r>
          <w:ins w:id="109" w:author="Raul García Fernández" w:date="2017-07-03T19:34:00Z">
            <w:r>
              <w:rPr>
                <w:noProof/>
                <w:webHidden/>
              </w:rPr>
              <w:t>36</w:t>
            </w:r>
            <w:r>
              <w:rPr>
                <w:noProof/>
                <w:webHidden/>
              </w:rPr>
              <w:fldChar w:fldCharType="end"/>
            </w:r>
            <w:r w:rsidRPr="001F3B79">
              <w:rPr>
                <w:rStyle w:val="Hipervnculo"/>
                <w:noProof/>
              </w:rPr>
              <w:fldChar w:fldCharType="end"/>
            </w:r>
          </w:ins>
        </w:p>
        <w:p w14:paraId="111D4DAB" w14:textId="3B7D41CA" w:rsidR="00FC7EA0" w:rsidRDefault="00FC7EA0">
          <w:pPr>
            <w:pStyle w:val="TDC2"/>
            <w:tabs>
              <w:tab w:val="left" w:pos="880"/>
              <w:tab w:val="right" w:leader="dot" w:pos="9061"/>
            </w:tabs>
            <w:rPr>
              <w:ins w:id="110" w:author="Raul García Fernández" w:date="2017-07-03T19:34:00Z"/>
              <w:rFonts w:asciiTheme="minorHAnsi" w:eastAsiaTheme="minorEastAsia" w:hAnsiTheme="minorHAnsi" w:cstheme="minorBidi"/>
              <w:noProof/>
              <w:sz w:val="22"/>
              <w:lang w:eastAsia="es-ES"/>
            </w:rPr>
          </w:pPr>
          <w:ins w:id="111"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"_Toc486874170"</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5.7.</w:t>
            </w:r>
            <w:r>
              <w:rPr>
                <w:rFonts w:asciiTheme="minorHAnsi" w:eastAsiaTheme="minorEastAsia" w:hAnsiTheme="minorHAnsi" w:cstheme="minorBidi"/>
                <w:noProof/>
                <w:sz w:val="22"/>
                <w:lang w:eastAsia="es-ES"/>
              </w:rPr>
              <w:tab/>
            </w:r>
            <w:r w:rsidRPr="001F3B79">
              <w:rPr>
                <w:rStyle w:val="Hipervnculo"/>
                <w:noProof/>
                <w:lang w:val="es-ES_tradnl"/>
              </w:rPr>
              <w:t>Gestionar un grupo propio:</w:t>
            </w:r>
            <w:r>
              <w:rPr>
                <w:noProof/>
                <w:webHidden/>
              </w:rPr>
              <w:tab/>
            </w:r>
            <w:r>
              <w:rPr>
                <w:noProof/>
                <w:webHidden/>
              </w:rPr>
              <w:fldChar w:fldCharType="begin"/>
            </w:r>
            <w:r>
              <w:rPr>
                <w:noProof/>
                <w:webHidden/>
              </w:rPr>
              <w:instrText xml:space="preserve"> PAGEREF _Toc486874170 \h </w:instrText>
            </w:r>
          </w:ins>
          <w:r>
            <w:rPr>
              <w:noProof/>
              <w:webHidden/>
            </w:rPr>
          </w:r>
          <w:r>
            <w:rPr>
              <w:noProof/>
              <w:webHidden/>
            </w:rPr>
            <w:fldChar w:fldCharType="separate"/>
          </w:r>
          <w:ins w:id="112" w:author="Raul García Fernández" w:date="2017-07-03T19:34:00Z">
            <w:r>
              <w:rPr>
                <w:noProof/>
                <w:webHidden/>
              </w:rPr>
              <w:t>38</w:t>
            </w:r>
            <w:r>
              <w:rPr>
                <w:noProof/>
                <w:webHidden/>
              </w:rPr>
              <w:fldChar w:fldCharType="end"/>
            </w:r>
            <w:r w:rsidRPr="001F3B79">
              <w:rPr>
                <w:rStyle w:val="Hipervnculo"/>
                <w:noProof/>
              </w:rPr>
              <w:fldChar w:fldCharType="end"/>
            </w:r>
          </w:ins>
        </w:p>
        <w:p w14:paraId="2C395045" w14:textId="647FB805" w:rsidR="00FC7EA0" w:rsidRDefault="00FC7EA0">
          <w:pPr>
            <w:pStyle w:val="TDC2"/>
            <w:tabs>
              <w:tab w:val="left" w:pos="880"/>
              <w:tab w:val="right" w:leader="dot" w:pos="9061"/>
            </w:tabs>
            <w:rPr>
              <w:ins w:id="113" w:author="Raul García Fernández" w:date="2017-07-03T19:34:00Z"/>
              <w:rFonts w:asciiTheme="minorHAnsi" w:eastAsiaTheme="minorEastAsia" w:hAnsiTheme="minorHAnsi" w:cstheme="minorBidi"/>
              <w:noProof/>
              <w:sz w:val="22"/>
              <w:lang w:eastAsia="es-ES"/>
            </w:rPr>
          </w:pPr>
          <w:ins w:id="114"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"_Toc486874171"</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5.8.</w:t>
            </w:r>
            <w:r>
              <w:rPr>
                <w:rFonts w:asciiTheme="minorHAnsi" w:eastAsiaTheme="minorEastAsia" w:hAnsiTheme="minorHAnsi" w:cstheme="minorBidi"/>
                <w:noProof/>
                <w:sz w:val="22"/>
                <w:lang w:eastAsia="es-ES"/>
              </w:rPr>
              <w:tab/>
            </w:r>
            <w:r w:rsidRPr="001F3B79">
              <w:rPr>
                <w:rStyle w:val="Hipervnculo"/>
                <w:noProof/>
                <w:lang w:val="es-ES_tradnl"/>
              </w:rPr>
              <w:t>Información básica:</w:t>
            </w:r>
            <w:r>
              <w:rPr>
                <w:noProof/>
                <w:webHidden/>
              </w:rPr>
              <w:tab/>
            </w:r>
            <w:r>
              <w:rPr>
                <w:noProof/>
                <w:webHidden/>
              </w:rPr>
              <w:fldChar w:fldCharType="begin"/>
            </w:r>
            <w:r>
              <w:rPr>
                <w:noProof/>
                <w:webHidden/>
              </w:rPr>
              <w:instrText xml:space="preserve"> PAGEREF _Toc486874171 \h </w:instrText>
            </w:r>
          </w:ins>
          <w:r>
            <w:rPr>
              <w:noProof/>
              <w:webHidden/>
            </w:rPr>
          </w:r>
          <w:r>
            <w:rPr>
              <w:noProof/>
              <w:webHidden/>
            </w:rPr>
            <w:fldChar w:fldCharType="separate"/>
          </w:r>
          <w:ins w:id="115" w:author="Raul García Fernández" w:date="2017-07-03T19:34:00Z">
            <w:r>
              <w:rPr>
                <w:noProof/>
                <w:webHidden/>
              </w:rPr>
              <w:t>39</w:t>
            </w:r>
            <w:r>
              <w:rPr>
                <w:noProof/>
                <w:webHidden/>
              </w:rPr>
              <w:fldChar w:fldCharType="end"/>
            </w:r>
            <w:r w:rsidRPr="001F3B79">
              <w:rPr>
                <w:rStyle w:val="Hipervnculo"/>
                <w:noProof/>
              </w:rPr>
              <w:fldChar w:fldCharType="end"/>
            </w:r>
          </w:ins>
        </w:p>
        <w:p w14:paraId="2DC934EB" w14:textId="3D5C12D0" w:rsidR="00FC7EA0" w:rsidRDefault="00FC7EA0">
          <w:pPr>
            <w:pStyle w:val="TDC2"/>
            <w:tabs>
              <w:tab w:val="left" w:pos="880"/>
              <w:tab w:val="right" w:leader="dot" w:pos="9061"/>
            </w:tabs>
            <w:rPr>
              <w:ins w:id="116" w:author="Raul García Fernández" w:date="2017-07-03T19:34:00Z"/>
              <w:rFonts w:asciiTheme="minorHAnsi" w:eastAsiaTheme="minorEastAsia" w:hAnsiTheme="minorHAnsi" w:cstheme="minorBidi"/>
              <w:noProof/>
              <w:sz w:val="22"/>
              <w:lang w:eastAsia="es-ES"/>
            </w:rPr>
          </w:pPr>
          <w:ins w:id="117"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"_Toc486874172"</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5.9.</w:t>
            </w:r>
            <w:r>
              <w:rPr>
                <w:rFonts w:asciiTheme="minorHAnsi" w:eastAsiaTheme="minorEastAsia" w:hAnsiTheme="minorHAnsi" w:cstheme="minorBidi"/>
                <w:noProof/>
                <w:sz w:val="22"/>
                <w:lang w:eastAsia="es-ES"/>
              </w:rPr>
              <w:tab/>
            </w:r>
            <w:r w:rsidRPr="001F3B79">
              <w:rPr>
                <w:rStyle w:val="Hipervnculo"/>
                <w:noProof/>
                <w:lang w:val="es-ES_tradnl"/>
              </w:rPr>
              <w:t>Miembros:</w:t>
            </w:r>
            <w:r>
              <w:rPr>
                <w:noProof/>
                <w:webHidden/>
              </w:rPr>
              <w:tab/>
            </w:r>
            <w:r>
              <w:rPr>
                <w:noProof/>
                <w:webHidden/>
              </w:rPr>
              <w:fldChar w:fldCharType="begin"/>
            </w:r>
            <w:r>
              <w:rPr>
                <w:noProof/>
                <w:webHidden/>
              </w:rPr>
              <w:instrText xml:space="preserve"> PAGEREF _Toc486874172 \h </w:instrText>
            </w:r>
          </w:ins>
          <w:r>
            <w:rPr>
              <w:noProof/>
              <w:webHidden/>
            </w:rPr>
          </w:r>
          <w:r>
            <w:rPr>
              <w:noProof/>
              <w:webHidden/>
            </w:rPr>
            <w:fldChar w:fldCharType="separate"/>
          </w:r>
          <w:ins w:id="118" w:author="Raul García Fernández" w:date="2017-07-03T19:34:00Z">
            <w:r>
              <w:rPr>
                <w:noProof/>
                <w:webHidden/>
              </w:rPr>
              <w:t>40</w:t>
            </w:r>
            <w:r>
              <w:rPr>
                <w:noProof/>
                <w:webHidden/>
              </w:rPr>
              <w:fldChar w:fldCharType="end"/>
            </w:r>
            <w:r w:rsidRPr="001F3B79">
              <w:rPr>
                <w:rStyle w:val="Hipervnculo"/>
                <w:noProof/>
              </w:rPr>
              <w:fldChar w:fldCharType="end"/>
            </w:r>
          </w:ins>
        </w:p>
        <w:p w14:paraId="1AFFEAA6" w14:textId="778E3CA0" w:rsidR="00FC7EA0" w:rsidRDefault="00FC7EA0">
          <w:pPr>
            <w:pStyle w:val="TDC3"/>
            <w:tabs>
              <w:tab w:val="left" w:pos="1320"/>
              <w:tab w:val="right" w:leader="dot" w:pos="9061"/>
            </w:tabs>
            <w:rPr>
              <w:ins w:id="119" w:author="Raul García Fernández" w:date="2017-07-03T19:34:00Z"/>
              <w:rFonts w:asciiTheme="minorHAnsi" w:eastAsiaTheme="minorEastAsia" w:hAnsiTheme="minorHAnsi" w:cstheme="minorBidi"/>
              <w:noProof/>
              <w:sz w:val="22"/>
              <w:lang w:eastAsia="es-ES"/>
            </w:rPr>
          </w:pPr>
          <w:ins w:id="120"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"_Toc486874173"</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5.9.1.</w:t>
            </w:r>
            <w:r>
              <w:rPr>
                <w:rFonts w:asciiTheme="minorHAnsi" w:eastAsiaTheme="minorEastAsia" w:hAnsiTheme="minorHAnsi" w:cstheme="minorBidi"/>
                <w:noProof/>
                <w:sz w:val="22"/>
                <w:lang w:eastAsia="es-ES"/>
              </w:rPr>
              <w:tab/>
            </w:r>
            <w:r w:rsidRPr="001F3B79">
              <w:rPr>
                <w:rStyle w:val="Hipervnculo"/>
                <w:noProof/>
                <w:lang w:val="es-ES_tradnl"/>
              </w:rPr>
              <w:t>Subgrupos:</w:t>
            </w:r>
            <w:r>
              <w:rPr>
                <w:noProof/>
                <w:webHidden/>
              </w:rPr>
              <w:tab/>
            </w:r>
            <w:r>
              <w:rPr>
                <w:noProof/>
                <w:webHidden/>
              </w:rPr>
              <w:fldChar w:fldCharType="begin"/>
            </w:r>
            <w:r>
              <w:rPr>
                <w:noProof/>
                <w:webHidden/>
              </w:rPr>
              <w:instrText xml:space="preserve"> PAGEREF _Toc486874173 \h </w:instrText>
            </w:r>
          </w:ins>
          <w:r>
            <w:rPr>
              <w:noProof/>
              <w:webHidden/>
            </w:rPr>
          </w:r>
          <w:r>
            <w:rPr>
              <w:noProof/>
              <w:webHidden/>
            </w:rPr>
            <w:fldChar w:fldCharType="separate"/>
          </w:r>
          <w:ins w:id="121" w:author="Raul García Fernández" w:date="2017-07-03T19:34:00Z">
            <w:r>
              <w:rPr>
                <w:noProof/>
                <w:webHidden/>
              </w:rPr>
              <w:t>40</w:t>
            </w:r>
            <w:r>
              <w:rPr>
                <w:noProof/>
                <w:webHidden/>
              </w:rPr>
              <w:fldChar w:fldCharType="end"/>
            </w:r>
            <w:r w:rsidRPr="001F3B79">
              <w:rPr>
                <w:rStyle w:val="Hipervnculo"/>
                <w:noProof/>
              </w:rPr>
              <w:fldChar w:fldCharType="end"/>
            </w:r>
          </w:ins>
        </w:p>
        <w:p w14:paraId="66D99C86" w14:textId="0B53A4F2" w:rsidR="00FC7EA0" w:rsidRDefault="00FC7EA0">
          <w:pPr>
            <w:pStyle w:val="TDC3"/>
            <w:tabs>
              <w:tab w:val="left" w:pos="1320"/>
              <w:tab w:val="right" w:leader="dot" w:pos="9061"/>
            </w:tabs>
            <w:rPr>
              <w:ins w:id="122" w:author="Raul García Fernández" w:date="2017-07-03T19:34:00Z"/>
              <w:rFonts w:asciiTheme="minorHAnsi" w:eastAsiaTheme="minorEastAsia" w:hAnsiTheme="minorHAnsi" w:cstheme="minorBidi"/>
              <w:noProof/>
              <w:sz w:val="22"/>
              <w:lang w:eastAsia="es-ES"/>
            </w:rPr>
          </w:pPr>
          <w:ins w:id="123"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"_Toc486874174"</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5.9.2.</w:t>
            </w:r>
            <w:r>
              <w:rPr>
                <w:rFonts w:asciiTheme="minorHAnsi" w:eastAsiaTheme="minorEastAsia" w:hAnsiTheme="minorHAnsi" w:cstheme="minorBidi"/>
                <w:noProof/>
                <w:sz w:val="22"/>
                <w:lang w:eastAsia="es-ES"/>
              </w:rPr>
              <w:tab/>
            </w:r>
            <w:r w:rsidRPr="001F3B79">
              <w:rPr>
                <w:rStyle w:val="Hipervnculo"/>
                <w:noProof/>
                <w:lang w:val="es-ES_tradnl"/>
              </w:rPr>
              <w:t>Permisos:</w:t>
            </w:r>
            <w:r>
              <w:rPr>
                <w:noProof/>
                <w:webHidden/>
              </w:rPr>
              <w:tab/>
            </w:r>
            <w:r>
              <w:rPr>
                <w:noProof/>
                <w:webHidden/>
              </w:rPr>
              <w:fldChar w:fldCharType="begin"/>
            </w:r>
            <w:r>
              <w:rPr>
                <w:noProof/>
                <w:webHidden/>
              </w:rPr>
              <w:instrText xml:space="preserve"> PAGEREF _Toc486874174 \h </w:instrText>
            </w:r>
          </w:ins>
          <w:r>
            <w:rPr>
              <w:noProof/>
              <w:webHidden/>
            </w:rPr>
          </w:r>
          <w:r>
            <w:rPr>
              <w:noProof/>
              <w:webHidden/>
            </w:rPr>
            <w:fldChar w:fldCharType="separate"/>
          </w:r>
          <w:ins w:id="124" w:author="Raul García Fernández" w:date="2017-07-03T19:34:00Z">
            <w:r>
              <w:rPr>
                <w:noProof/>
                <w:webHidden/>
              </w:rPr>
              <w:t>40</w:t>
            </w:r>
            <w:r>
              <w:rPr>
                <w:noProof/>
                <w:webHidden/>
              </w:rPr>
              <w:fldChar w:fldCharType="end"/>
            </w:r>
            <w:r w:rsidRPr="001F3B79">
              <w:rPr>
                <w:rStyle w:val="Hipervnculo"/>
                <w:noProof/>
              </w:rPr>
              <w:fldChar w:fldCharType="end"/>
            </w:r>
          </w:ins>
        </w:p>
        <w:p w14:paraId="45569FB0" w14:textId="7C28E16E" w:rsidR="00FC7EA0" w:rsidRDefault="00FC7EA0">
          <w:pPr>
            <w:pStyle w:val="TDC3"/>
            <w:tabs>
              <w:tab w:val="left" w:pos="1320"/>
              <w:tab w:val="right" w:leader="dot" w:pos="9061"/>
            </w:tabs>
            <w:rPr>
              <w:ins w:id="125" w:author="Raul García Fernández" w:date="2017-07-03T19:34:00Z"/>
              <w:rFonts w:asciiTheme="minorHAnsi" w:eastAsiaTheme="minorEastAsia" w:hAnsiTheme="minorHAnsi" w:cstheme="minorBidi"/>
              <w:noProof/>
              <w:sz w:val="22"/>
              <w:lang w:eastAsia="es-ES"/>
            </w:rPr>
          </w:pPr>
          <w:ins w:id="126" w:author="Raul García Fernández" w:date="2017-07-03T19:34:00Z">
            <w:r w:rsidRPr="001F3B79">
              <w:rPr>
                <w:rStyle w:val="Hipervnculo"/>
                <w:noProof/>
              </w:rPr>
              <w:fldChar w:fldCharType="begin"/>
            </w:r>
            <w:r w:rsidRPr="001F3B79">
              <w:rPr>
                <w:rStyle w:val="Hipervnculo"/>
                <w:noProof/>
              </w:rPr>
              <w:instrText xml:space="preserve"> </w:instrText>
            </w:r>
            <w:r>
              <w:rPr>
                <w:noProof/>
              </w:rPr>
              <w:instrText>HYPERLINK \l "_Toc486874175"</w:instrText>
            </w:r>
            <w:r w:rsidRPr="001F3B79">
              <w:rPr>
                <w:rStyle w:val="Hipervnculo"/>
                <w:noProof/>
              </w:rPr>
              <w:instrText xml:space="preserve"> </w:instrText>
            </w:r>
            <w:r w:rsidRPr="001F3B79">
              <w:rPr>
                <w:rStyle w:val="Hipervnculo"/>
                <w:noProof/>
              </w:rPr>
              <w:fldChar w:fldCharType="separate"/>
            </w:r>
            <w:r w:rsidRPr="001F3B79">
              <w:rPr>
                <w:rStyle w:val="Hipervnculo"/>
                <w:noProof/>
                <w:lang w:val="es-ES_tradnl"/>
              </w:rPr>
              <w:t>5.9.3.</w:t>
            </w:r>
            <w:r>
              <w:rPr>
                <w:rFonts w:asciiTheme="minorHAnsi" w:eastAsiaTheme="minorEastAsia" w:hAnsiTheme="minorHAnsi" w:cstheme="minorBidi"/>
                <w:noProof/>
                <w:sz w:val="22"/>
                <w:lang w:eastAsia="es-ES"/>
              </w:rPr>
              <w:tab/>
            </w:r>
            <w:r w:rsidRPr="001F3B79">
              <w:rPr>
                <w:rStyle w:val="Hipervnculo"/>
                <w:noProof/>
                <w:lang w:val="es-ES_tradnl"/>
              </w:rPr>
              <w:t>Gestionar una ejecución propia:</w:t>
            </w:r>
            <w:r>
              <w:rPr>
                <w:noProof/>
                <w:webHidden/>
              </w:rPr>
              <w:tab/>
            </w:r>
            <w:r>
              <w:rPr>
                <w:noProof/>
                <w:webHidden/>
              </w:rPr>
              <w:fldChar w:fldCharType="begin"/>
            </w:r>
            <w:r>
              <w:rPr>
                <w:noProof/>
                <w:webHidden/>
              </w:rPr>
              <w:instrText xml:space="preserve"> PAGEREF _Toc486874175 \h </w:instrText>
            </w:r>
          </w:ins>
          <w:r>
            <w:rPr>
              <w:noProof/>
              <w:webHidden/>
            </w:rPr>
          </w:r>
          <w:r>
            <w:rPr>
              <w:noProof/>
              <w:webHidden/>
            </w:rPr>
            <w:fldChar w:fldCharType="separate"/>
          </w:r>
          <w:ins w:id="127" w:author="Raul García Fernández" w:date="2017-07-03T19:34:00Z">
            <w:r>
              <w:rPr>
                <w:noProof/>
                <w:webHidden/>
              </w:rPr>
              <w:t>40</w:t>
            </w:r>
            <w:r>
              <w:rPr>
                <w:noProof/>
                <w:webHidden/>
              </w:rPr>
              <w:fldChar w:fldCharType="end"/>
            </w:r>
            <w:r w:rsidRPr="001F3B79">
              <w:rPr>
                <w:rStyle w:val="Hipervnculo"/>
                <w:noProof/>
              </w:rPr>
              <w:fldChar w:fldCharType="end"/>
            </w:r>
          </w:ins>
        </w:p>
        <w:p w14:paraId="7C5AE653" w14:textId="35D3FCEE" w:rsidR="004B053F" w:rsidDel="00FC7EA0" w:rsidRDefault="004B053F" w:rsidP="004B053F">
          <w:pPr>
            <w:pStyle w:val="TDC1"/>
            <w:tabs>
              <w:tab w:val="right" w:leader="dot" w:pos="9061"/>
            </w:tabs>
            <w:rPr>
              <w:del w:id="128" w:author="Raul García Fernández" w:date="2017-07-03T19:34:00Z"/>
              <w:rFonts w:asciiTheme="minorHAnsi" w:eastAsiaTheme="minorEastAsia" w:hAnsiTheme="minorHAnsi" w:cstheme="minorBidi"/>
              <w:noProof/>
              <w:sz w:val="22"/>
              <w:lang w:eastAsia="es-ES"/>
            </w:rPr>
          </w:pPr>
          <w:del w:id="129" w:author="Raul García Fernández" w:date="2017-07-03T19:34:00Z">
            <w:r w:rsidRPr="00FC7EA0" w:rsidDel="00FC7EA0">
              <w:rPr>
                <w:rPrChange w:id="130" w:author="Raul García Fernández" w:date="2017-07-03T19:34:00Z">
                  <w:rPr>
                    <w:rStyle w:val="Hipervnculo"/>
                    <w:noProof/>
                  </w:rPr>
                </w:rPrChange>
              </w:rPr>
              <w:delText>Contenido</w:delText>
            </w:r>
            <w:r w:rsidDel="00FC7EA0">
              <w:rPr>
                <w:noProof/>
                <w:webHidden/>
              </w:rPr>
              <w:tab/>
              <w:delText>1</w:delText>
            </w:r>
          </w:del>
        </w:p>
        <w:p w14:paraId="4642FA29" w14:textId="2F992192" w:rsidR="004B053F" w:rsidDel="00FC7EA0" w:rsidRDefault="004B053F" w:rsidP="004B053F">
          <w:pPr>
            <w:pStyle w:val="TDC1"/>
            <w:tabs>
              <w:tab w:val="right" w:leader="dot" w:pos="9061"/>
            </w:tabs>
            <w:rPr>
              <w:del w:id="131" w:author="Raul García Fernández" w:date="2017-07-03T19:34:00Z"/>
              <w:rFonts w:asciiTheme="minorHAnsi" w:eastAsiaTheme="minorEastAsia" w:hAnsiTheme="minorHAnsi" w:cstheme="minorBidi"/>
              <w:noProof/>
              <w:sz w:val="22"/>
              <w:lang w:eastAsia="es-ES"/>
            </w:rPr>
          </w:pPr>
          <w:del w:id="132" w:author="Raul García Fernández" w:date="2017-07-03T19:34:00Z">
            <w:r w:rsidRPr="00FC7EA0" w:rsidDel="00FC7EA0">
              <w:rPr>
                <w:rPrChange w:id="133" w:author="Raul García Fernández" w:date="2017-07-03T19:34:00Z">
                  <w:rPr>
                    <w:rStyle w:val="Hipervnculo"/>
                    <w:noProof/>
                  </w:rPr>
                </w:rPrChange>
              </w:rPr>
              <w:delText>Ilustraciones</w:delText>
            </w:r>
            <w:r w:rsidDel="00FC7EA0">
              <w:rPr>
                <w:noProof/>
                <w:webHidden/>
              </w:rPr>
              <w:tab/>
              <w:delText>3</w:delText>
            </w:r>
          </w:del>
        </w:p>
        <w:p w14:paraId="1283C20D" w14:textId="461C9FF8" w:rsidR="004B053F" w:rsidDel="00FC7EA0" w:rsidRDefault="004B053F" w:rsidP="004B053F">
          <w:pPr>
            <w:pStyle w:val="TDC1"/>
            <w:tabs>
              <w:tab w:val="right" w:leader="dot" w:pos="9061"/>
            </w:tabs>
            <w:rPr>
              <w:del w:id="134" w:author="Raul García Fernández" w:date="2017-07-03T19:34:00Z"/>
              <w:rFonts w:asciiTheme="minorHAnsi" w:eastAsiaTheme="minorEastAsia" w:hAnsiTheme="minorHAnsi" w:cstheme="minorBidi"/>
              <w:noProof/>
              <w:sz w:val="22"/>
              <w:lang w:eastAsia="es-ES"/>
            </w:rPr>
          </w:pPr>
          <w:del w:id="135" w:author="Raul García Fernández" w:date="2017-07-03T19:34:00Z">
            <w:r w:rsidRPr="00FC7EA0" w:rsidDel="00FC7EA0">
              <w:rPr>
                <w:rPrChange w:id="136" w:author="Raul García Fernández" w:date="2017-07-03T19:34:00Z">
                  <w:rPr>
                    <w:rStyle w:val="Hipervnculo"/>
                    <w:noProof/>
                  </w:rPr>
                </w:rPrChange>
              </w:rPr>
              <w:delText>Tablas</w:delText>
            </w:r>
            <w:r w:rsidDel="00FC7EA0">
              <w:rPr>
                <w:noProof/>
                <w:webHidden/>
              </w:rPr>
              <w:tab/>
              <w:delText>5</w:delText>
            </w:r>
          </w:del>
        </w:p>
        <w:p w14:paraId="63B82751" w14:textId="07DF69D8" w:rsidR="004B053F" w:rsidDel="00FC7EA0" w:rsidRDefault="004B053F" w:rsidP="004B053F">
          <w:pPr>
            <w:pStyle w:val="TDC1"/>
            <w:tabs>
              <w:tab w:val="left" w:pos="440"/>
              <w:tab w:val="right" w:leader="dot" w:pos="9061"/>
            </w:tabs>
            <w:rPr>
              <w:del w:id="137" w:author="Raul García Fernández" w:date="2017-07-03T19:34:00Z"/>
              <w:rFonts w:asciiTheme="minorHAnsi" w:eastAsiaTheme="minorEastAsia" w:hAnsiTheme="minorHAnsi" w:cstheme="minorBidi"/>
              <w:noProof/>
              <w:sz w:val="22"/>
              <w:lang w:eastAsia="es-ES"/>
            </w:rPr>
          </w:pPr>
          <w:del w:id="138" w:author="Raul García Fernández" w:date="2017-07-03T19:34:00Z">
            <w:r w:rsidRPr="00FC7EA0" w:rsidDel="00FC7EA0">
              <w:rPr>
                <w:rPrChange w:id="139" w:author="Raul García Fernández" w:date="2017-07-03T19:34:00Z">
                  <w:rPr>
                    <w:rStyle w:val="Hipervnculo"/>
                    <w:noProof/>
                    <w:lang w:val="es-ES_tradnl"/>
                  </w:rPr>
                </w:rPrChange>
              </w:rPr>
              <w:delText>1.</w:delText>
            </w:r>
            <w:r w:rsidDel="00FC7EA0">
              <w:rPr>
                <w:rFonts w:asciiTheme="minorHAnsi" w:eastAsiaTheme="minorEastAsia" w:hAnsiTheme="minorHAnsi" w:cstheme="minorBidi"/>
                <w:noProof/>
                <w:sz w:val="22"/>
                <w:lang w:eastAsia="es-ES"/>
              </w:rPr>
              <w:tab/>
            </w:r>
            <w:r w:rsidRPr="00FC7EA0" w:rsidDel="00FC7EA0">
              <w:rPr>
                <w:rPrChange w:id="140" w:author="Raul García Fernández" w:date="2017-07-03T19:34:00Z">
                  <w:rPr>
                    <w:rStyle w:val="Hipervnculo"/>
                    <w:noProof/>
                    <w:lang w:val="es-ES_tradnl"/>
                  </w:rPr>
                </w:rPrChange>
              </w:rPr>
              <w:delText>Introducción:</w:delText>
            </w:r>
            <w:r w:rsidDel="00FC7EA0">
              <w:rPr>
                <w:noProof/>
                <w:webHidden/>
              </w:rPr>
              <w:tab/>
              <w:delText>6</w:delText>
            </w:r>
          </w:del>
        </w:p>
        <w:p w14:paraId="2AC929EA" w14:textId="132C5907" w:rsidR="004B053F" w:rsidDel="00FC7EA0" w:rsidRDefault="004B053F" w:rsidP="004B053F">
          <w:pPr>
            <w:pStyle w:val="TDC1"/>
            <w:tabs>
              <w:tab w:val="left" w:pos="440"/>
              <w:tab w:val="right" w:leader="dot" w:pos="9061"/>
            </w:tabs>
            <w:rPr>
              <w:del w:id="141" w:author="Raul García Fernández" w:date="2017-07-03T19:34:00Z"/>
              <w:rFonts w:asciiTheme="minorHAnsi" w:eastAsiaTheme="minorEastAsia" w:hAnsiTheme="minorHAnsi" w:cstheme="minorBidi"/>
              <w:noProof/>
              <w:sz w:val="22"/>
              <w:lang w:eastAsia="es-ES"/>
            </w:rPr>
          </w:pPr>
          <w:del w:id="142" w:author="Raul García Fernández" w:date="2017-07-03T19:34:00Z">
            <w:r w:rsidRPr="00FC7EA0" w:rsidDel="00FC7EA0">
              <w:rPr>
                <w:rPrChange w:id="143" w:author="Raul García Fernández" w:date="2017-07-03T19:34:00Z">
                  <w:rPr>
                    <w:rStyle w:val="Hipervnculo"/>
                    <w:noProof/>
                    <w:lang w:val="es-ES_tradnl"/>
                  </w:rPr>
                </w:rPrChange>
              </w:rPr>
              <w:delText>2.</w:delText>
            </w:r>
            <w:r w:rsidDel="00FC7EA0">
              <w:rPr>
                <w:rFonts w:asciiTheme="minorHAnsi" w:eastAsiaTheme="minorEastAsia" w:hAnsiTheme="minorHAnsi" w:cstheme="minorBidi"/>
                <w:noProof/>
                <w:sz w:val="22"/>
                <w:lang w:eastAsia="es-ES"/>
              </w:rPr>
              <w:tab/>
            </w:r>
            <w:r w:rsidRPr="00FC7EA0" w:rsidDel="00FC7EA0">
              <w:rPr>
                <w:rPrChange w:id="144" w:author="Raul García Fernández" w:date="2017-07-03T19:34:00Z">
                  <w:rPr>
                    <w:rStyle w:val="Hipervnculo"/>
                    <w:noProof/>
                    <w:lang w:val="es-ES_tradnl"/>
                  </w:rPr>
                </w:rPrChange>
              </w:rPr>
              <w:delText>Obtención del código:</w:delText>
            </w:r>
            <w:r w:rsidDel="00FC7EA0">
              <w:rPr>
                <w:noProof/>
                <w:webHidden/>
              </w:rPr>
              <w:tab/>
              <w:delText>7</w:delText>
            </w:r>
          </w:del>
        </w:p>
        <w:p w14:paraId="0259C789" w14:textId="30742721" w:rsidR="004B053F" w:rsidDel="00FC7EA0" w:rsidRDefault="004B053F" w:rsidP="004B053F">
          <w:pPr>
            <w:pStyle w:val="TDC1"/>
            <w:tabs>
              <w:tab w:val="left" w:pos="440"/>
              <w:tab w:val="right" w:leader="dot" w:pos="9061"/>
            </w:tabs>
            <w:rPr>
              <w:del w:id="145" w:author="Raul García Fernández" w:date="2017-07-03T19:34:00Z"/>
              <w:rFonts w:asciiTheme="minorHAnsi" w:eastAsiaTheme="minorEastAsia" w:hAnsiTheme="minorHAnsi" w:cstheme="minorBidi"/>
              <w:noProof/>
              <w:sz w:val="22"/>
              <w:lang w:eastAsia="es-ES"/>
            </w:rPr>
          </w:pPr>
          <w:del w:id="146" w:author="Raul García Fernández" w:date="2017-07-03T19:34:00Z">
            <w:r w:rsidRPr="00FC7EA0" w:rsidDel="00FC7EA0">
              <w:rPr>
                <w:rPrChange w:id="147" w:author="Raul García Fernández" w:date="2017-07-03T19:34:00Z">
                  <w:rPr>
                    <w:rStyle w:val="Hipervnculo"/>
                    <w:noProof/>
                    <w:lang w:val="es-ES_tradnl"/>
                  </w:rPr>
                </w:rPrChange>
              </w:rPr>
              <w:delText>3.</w:delText>
            </w:r>
            <w:r w:rsidDel="00FC7EA0">
              <w:rPr>
                <w:rFonts w:asciiTheme="minorHAnsi" w:eastAsiaTheme="minorEastAsia" w:hAnsiTheme="minorHAnsi" w:cstheme="minorBidi"/>
                <w:noProof/>
                <w:sz w:val="22"/>
                <w:lang w:eastAsia="es-ES"/>
              </w:rPr>
              <w:tab/>
            </w:r>
            <w:r w:rsidRPr="00FC7EA0" w:rsidDel="00FC7EA0">
              <w:rPr>
                <w:rPrChange w:id="148" w:author="Raul García Fernández" w:date="2017-07-03T19:34:00Z">
                  <w:rPr>
                    <w:rStyle w:val="Hipervnculo"/>
                    <w:noProof/>
                    <w:lang w:val="es-ES_tradnl"/>
                  </w:rPr>
                </w:rPrChange>
              </w:rPr>
              <w:delText>Instalación del repositorio:</w:delText>
            </w:r>
            <w:r w:rsidDel="00FC7EA0">
              <w:rPr>
                <w:noProof/>
                <w:webHidden/>
              </w:rPr>
              <w:tab/>
              <w:delText>9</w:delText>
            </w:r>
          </w:del>
        </w:p>
        <w:p w14:paraId="494877DC" w14:textId="4A2F47BE" w:rsidR="004B053F" w:rsidDel="00FC7EA0" w:rsidRDefault="004B053F" w:rsidP="004B053F">
          <w:pPr>
            <w:pStyle w:val="TDC2"/>
            <w:tabs>
              <w:tab w:val="left" w:pos="880"/>
              <w:tab w:val="right" w:leader="dot" w:pos="9061"/>
            </w:tabs>
            <w:rPr>
              <w:del w:id="149" w:author="Raul García Fernández" w:date="2017-07-03T19:34:00Z"/>
              <w:rFonts w:asciiTheme="minorHAnsi" w:eastAsiaTheme="minorEastAsia" w:hAnsiTheme="minorHAnsi" w:cstheme="minorBidi"/>
              <w:noProof/>
              <w:sz w:val="22"/>
              <w:lang w:eastAsia="es-ES"/>
            </w:rPr>
          </w:pPr>
          <w:del w:id="150" w:author="Raul García Fernández" w:date="2017-07-03T19:34:00Z">
            <w:r w:rsidRPr="00FC7EA0" w:rsidDel="00FC7EA0">
              <w:rPr>
                <w:rPrChange w:id="151" w:author="Raul García Fernández" w:date="2017-07-03T19:34:00Z">
                  <w:rPr>
                    <w:rStyle w:val="Hipervnculo"/>
                    <w:noProof/>
                  </w:rPr>
                </w:rPrChange>
              </w:rPr>
              <w:delText>3.1.</w:delText>
            </w:r>
            <w:r w:rsidDel="00FC7EA0">
              <w:rPr>
                <w:rFonts w:asciiTheme="minorHAnsi" w:eastAsiaTheme="minorEastAsia" w:hAnsiTheme="minorHAnsi" w:cstheme="minorBidi"/>
                <w:noProof/>
                <w:sz w:val="22"/>
                <w:lang w:eastAsia="es-ES"/>
              </w:rPr>
              <w:tab/>
            </w:r>
            <w:r w:rsidRPr="00FC7EA0" w:rsidDel="00FC7EA0">
              <w:rPr>
                <w:rPrChange w:id="152" w:author="Raul García Fernández" w:date="2017-07-03T19:34:00Z">
                  <w:rPr>
                    <w:rStyle w:val="Hipervnculo"/>
                    <w:noProof/>
                  </w:rPr>
                </w:rPrChange>
              </w:rPr>
              <w:delText>Generaciones ejecutables:</w:delText>
            </w:r>
            <w:r w:rsidDel="00FC7EA0">
              <w:rPr>
                <w:noProof/>
                <w:webHidden/>
              </w:rPr>
              <w:tab/>
              <w:delText>9</w:delText>
            </w:r>
          </w:del>
        </w:p>
        <w:p w14:paraId="7C2B0963" w14:textId="51805012" w:rsidR="004B053F" w:rsidDel="00FC7EA0" w:rsidRDefault="004B053F" w:rsidP="004B053F">
          <w:pPr>
            <w:pStyle w:val="TDC3"/>
            <w:tabs>
              <w:tab w:val="left" w:pos="1320"/>
              <w:tab w:val="right" w:leader="dot" w:pos="9061"/>
            </w:tabs>
            <w:rPr>
              <w:del w:id="153" w:author="Raul García Fernández" w:date="2017-07-03T19:34:00Z"/>
              <w:rFonts w:asciiTheme="minorHAnsi" w:eastAsiaTheme="minorEastAsia" w:hAnsiTheme="minorHAnsi" w:cstheme="minorBidi"/>
              <w:noProof/>
              <w:sz w:val="22"/>
              <w:lang w:eastAsia="es-ES"/>
            </w:rPr>
          </w:pPr>
          <w:del w:id="154" w:author="Raul García Fernández" w:date="2017-07-03T19:34:00Z">
            <w:r w:rsidRPr="00FC7EA0" w:rsidDel="00FC7EA0">
              <w:rPr>
                <w:rPrChange w:id="155" w:author="Raul García Fernández" w:date="2017-07-03T19:34:00Z">
                  <w:rPr>
                    <w:rStyle w:val="Hipervnculo"/>
                    <w:noProof/>
                    <w:lang w:val="es-ES_tradnl"/>
                  </w:rPr>
                </w:rPrChange>
              </w:rPr>
              <w:delText>3.1.1.</w:delText>
            </w:r>
            <w:r w:rsidDel="00FC7EA0">
              <w:rPr>
                <w:rFonts w:asciiTheme="minorHAnsi" w:eastAsiaTheme="minorEastAsia" w:hAnsiTheme="minorHAnsi" w:cstheme="minorBidi"/>
                <w:noProof/>
                <w:sz w:val="22"/>
                <w:lang w:eastAsia="es-ES"/>
              </w:rPr>
              <w:tab/>
            </w:r>
            <w:r w:rsidRPr="00FC7EA0" w:rsidDel="00FC7EA0">
              <w:rPr>
                <w:rPrChange w:id="156" w:author="Raul García Fernández" w:date="2017-07-03T19:34:00Z">
                  <w:rPr>
                    <w:rStyle w:val="Hipervnculo"/>
                    <w:noProof/>
                    <w:lang w:val="es-ES_tradnl"/>
                  </w:rPr>
                </w:rPrChange>
              </w:rPr>
              <w:delText>Eclipse: Conversión Maven</w:delText>
            </w:r>
            <w:r w:rsidDel="00FC7EA0">
              <w:rPr>
                <w:noProof/>
                <w:webHidden/>
              </w:rPr>
              <w:tab/>
              <w:delText>9</w:delText>
            </w:r>
          </w:del>
        </w:p>
        <w:p w14:paraId="1A142356" w14:textId="4E15B261" w:rsidR="004B053F" w:rsidDel="00FC7EA0" w:rsidRDefault="004B053F" w:rsidP="004B053F">
          <w:pPr>
            <w:pStyle w:val="TDC3"/>
            <w:tabs>
              <w:tab w:val="left" w:pos="1320"/>
              <w:tab w:val="right" w:leader="dot" w:pos="9061"/>
            </w:tabs>
            <w:rPr>
              <w:del w:id="157" w:author="Raul García Fernández" w:date="2017-07-03T19:34:00Z"/>
              <w:rFonts w:asciiTheme="minorHAnsi" w:eastAsiaTheme="minorEastAsia" w:hAnsiTheme="minorHAnsi" w:cstheme="minorBidi"/>
              <w:noProof/>
              <w:sz w:val="22"/>
              <w:lang w:eastAsia="es-ES"/>
            </w:rPr>
          </w:pPr>
          <w:del w:id="158" w:author="Raul García Fernández" w:date="2017-07-03T19:34:00Z">
            <w:r w:rsidRPr="00FC7EA0" w:rsidDel="00FC7EA0">
              <w:rPr>
                <w:rPrChange w:id="159" w:author="Raul García Fernández" w:date="2017-07-03T19:34:00Z">
                  <w:rPr>
                    <w:rStyle w:val="Hipervnculo"/>
                    <w:noProof/>
                    <w:lang w:val="es-ES_tradnl"/>
                  </w:rPr>
                </w:rPrChange>
              </w:rPr>
              <w:delText>3.1.2.</w:delText>
            </w:r>
            <w:r w:rsidDel="00FC7EA0">
              <w:rPr>
                <w:rFonts w:asciiTheme="minorHAnsi" w:eastAsiaTheme="minorEastAsia" w:hAnsiTheme="minorHAnsi" w:cstheme="minorBidi"/>
                <w:noProof/>
                <w:sz w:val="22"/>
                <w:lang w:eastAsia="es-ES"/>
              </w:rPr>
              <w:tab/>
            </w:r>
            <w:r w:rsidRPr="00FC7EA0" w:rsidDel="00FC7EA0">
              <w:rPr>
                <w:rPrChange w:id="160" w:author="Raul García Fernández" w:date="2017-07-03T19:34:00Z">
                  <w:rPr>
                    <w:rStyle w:val="Hipervnculo"/>
                    <w:noProof/>
                    <w:lang w:val="es-ES_tradnl"/>
                  </w:rPr>
                </w:rPrChange>
              </w:rPr>
              <w:delText>Eclipse: Incluir e Ejecutar</w:delText>
            </w:r>
            <w:r w:rsidDel="00FC7EA0">
              <w:rPr>
                <w:noProof/>
                <w:webHidden/>
              </w:rPr>
              <w:tab/>
              <w:delText>12</w:delText>
            </w:r>
          </w:del>
        </w:p>
        <w:p w14:paraId="119C6433" w14:textId="074D7414" w:rsidR="004B053F" w:rsidDel="00FC7EA0" w:rsidRDefault="004B053F" w:rsidP="004B053F">
          <w:pPr>
            <w:pStyle w:val="TDC2"/>
            <w:tabs>
              <w:tab w:val="left" w:pos="880"/>
              <w:tab w:val="right" w:leader="dot" w:pos="9061"/>
            </w:tabs>
            <w:rPr>
              <w:del w:id="161" w:author="Raul García Fernández" w:date="2017-07-03T19:34:00Z"/>
              <w:rFonts w:asciiTheme="minorHAnsi" w:eastAsiaTheme="minorEastAsia" w:hAnsiTheme="minorHAnsi" w:cstheme="minorBidi"/>
              <w:noProof/>
              <w:sz w:val="22"/>
              <w:lang w:eastAsia="es-ES"/>
            </w:rPr>
          </w:pPr>
          <w:del w:id="162" w:author="Raul García Fernández" w:date="2017-07-03T19:34:00Z">
            <w:r w:rsidRPr="00FC7EA0" w:rsidDel="00FC7EA0">
              <w:rPr>
                <w:rPrChange w:id="163" w:author="Raul García Fernández" w:date="2017-07-03T19:34:00Z">
                  <w:rPr>
                    <w:rStyle w:val="Hipervnculo"/>
                    <w:noProof/>
                    <w:lang w:val="es-ES_tradnl"/>
                  </w:rPr>
                </w:rPrChange>
              </w:rPr>
              <w:delText>3.2.</w:delText>
            </w:r>
            <w:r w:rsidDel="00FC7EA0">
              <w:rPr>
                <w:rFonts w:asciiTheme="minorHAnsi" w:eastAsiaTheme="minorEastAsia" w:hAnsiTheme="minorHAnsi" w:cstheme="minorBidi"/>
                <w:noProof/>
                <w:sz w:val="22"/>
                <w:lang w:eastAsia="es-ES"/>
              </w:rPr>
              <w:tab/>
            </w:r>
            <w:r w:rsidRPr="00FC7EA0" w:rsidDel="00FC7EA0">
              <w:rPr>
                <w:rPrChange w:id="164" w:author="Raul García Fernández" w:date="2017-07-03T19:34:00Z">
                  <w:rPr>
                    <w:rStyle w:val="Hipervnculo"/>
                    <w:noProof/>
                    <w:lang w:val="es-ES_tradnl"/>
                  </w:rPr>
                </w:rPrChange>
              </w:rPr>
              <w:delText>Instalación de base de datos:</w:delText>
            </w:r>
            <w:r w:rsidDel="00FC7EA0">
              <w:rPr>
                <w:noProof/>
                <w:webHidden/>
              </w:rPr>
              <w:tab/>
              <w:delText>17</w:delText>
            </w:r>
          </w:del>
        </w:p>
        <w:p w14:paraId="37BCB6B8" w14:textId="5A0EC3F6" w:rsidR="004B053F" w:rsidDel="00FC7EA0" w:rsidRDefault="004B053F" w:rsidP="004B053F">
          <w:pPr>
            <w:pStyle w:val="TDC3"/>
            <w:tabs>
              <w:tab w:val="left" w:pos="1320"/>
              <w:tab w:val="right" w:leader="dot" w:pos="9061"/>
            </w:tabs>
            <w:rPr>
              <w:del w:id="165" w:author="Raul García Fernández" w:date="2017-07-03T19:34:00Z"/>
              <w:rFonts w:asciiTheme="minorHAnsi" w:eastAsiaTheme="minorEastAsia" w:hAnsiTheme="minorHAnsi" w:cstheme="minorBidi"/>
              <w:noProof/>
              <w:sz w:val="22"/>
              <w:lang w:eastAsia="es-ES"/>
            </w:rPr>
          </w:pPr>
          <w:del w:id="166" w:author="Raul García Fernández" w:date="2017-07-03T19:34:00Z">
            <w:r w:rsidRPr="00FC7EA0" w:rsidDel="00FC7EA0">
              <w:rPr>
                <w:rPrChange w:id="167" w:author="Raul García Fernández" w:date="2017-07-03T19:34:00Z">
                  <w:rPr>
                    <w:rStyle w:val="Hipervnculo"/>
                    <w:noProof/>
                    <w:lang w:val="es-ES_tradnl"/>
                  </w:rPr>
                </w:rPrChange>
              </w:rPr>
              <w:delText>3.2.1.</w:delText>
            </w:r>
            <w:r w:rsidDel="00FC7EA0">
              <w:rPr>
                <w:rFonts w:asciiTheme="minorHAnsi" w:eastAsiaTheme="minorEastAsia" w:hAnsiTheme="minorHAnsi" w:cstheme="minorBidi"/>
                <w:noProof/>
                <w:sz w:val="22"/>
                <w:lang w:eastAsia="es-ES"/>
              </w:rPr>
              <w:tab/>
            </w:r>
            <w:r w:rsidRPr="00FC7EA0" w:rsidDel="00FC7EA0">
              <w:rPr>
                <w:rPrChange w:id="168" w:author="Raul García Fernández" w:date="2017-07-03T19:34:00Z">
                  <w:rPr>
                    <w:rStyle w:val="Hipervnculo"/>
                    <w:noProof/>
                    <w:lang w:val="es-ES_tradnl"/>
                  </w:rPr>
                </w:rPrChange>
              </w:rPr>
              <w:delText>Generación de estado inicial:</w:delText>
            </w:r>
            <w:r w:rsidDel="00FC7EA0">
              <w:rPr>
                <w:noProof/>
                <w:webHidden/>
              </w:rPr>
              <w:tab/>
              <w:delText>18</w:delText>
            </w:r>
          </w:del>
        </w:p>
        <w:p w14:paraId="5DBA818A" w14:textId="05DD2508" w:rsidR="004B053F" w:rsidDel="00FC7EA0" w:rsidRDefault="004B053F" w:rsidP="004B053F">
          <w:pPr>
            <w:pStyle w:val="TDC2"/>
            <w:tabs>
              <w:tab w:val="left" w:pos="880"/>
              <w:tab w:val="right" w:leader="dot" w:pos="9061"/>
            </w:tabs>
            <w:rPr>
              <w:del w:id="169" w:author="Raul García Fernández" w:date="2017-07-03T19:34:00Z"/>
              <w:rFonts w:asciiTheme="minorHAnsi" w:eastAsiaTheme="minorEastAsia" w:hAnsiTheme="minorHAnsi" w:cstheme="minorBidi"/>
              <w:noProof/>
              <w:sz w:val="22"/>
              <w:lang w:eastAsia="es-ES"/>
            </w:rPr>
          </w:pPr>
          <w:del w:id="170" w:author="Raul García Fernández" w:date="2017-07-03T19:34:00Z">
            <w:r w:rsidRPr="00FC7EA0" w:rsidDel="00FC7EA0">
              <w:rPr>
                <w:rPrChange w:id="171" w:author="Raul García Fernández" w:date="2017-07-03T19:34:00Z">
                  <w:rPr>
                    <w:rStyle w:val="Hipervnculo"/>
                    <w:noProof/>
                    <w:lang w:val="es-ES_tradnl"/>
                  </w:rPr>
                </w:rPrChange>
              </w:rPr>
              <w:delText>3.3.</w:delText>
            </w:r>
            <w:r w:rsidDel="00FC7EA0">
              <w:rPr>
                <w:rFonts w:asciiTheme="minorHAnsi" w:eastAsiaTheme="minorEastAsia" w:hAnsiTheme="minorHAnsi" w:cstheme="minorBidi"/>
                <w:noProof/>
                <w:sz w:val="22"/>
                <w:lang w:eastAsia="es-ES"/>
              </w:rPr>
              <w:tab/>
            </w:r>
            <w:r w:rsidRPr="00FC7EA0" w:rsidDel="00FC7EA0">
              <w:rPr>
                <w:rPrChange w:id="172" w:author="Raul García Fernández" w:date="2017-07-03T19:34:00Z">
                  <w:rPr>
                    <w:rStyle w:val="Hipervnculo"/>
                    <w:noProof/>
                    <w:lang w:val="es-ES_tradnl"/>
                  </w:rPr>
                </w:rPrChange>
              </w:rPr>
              <w:delText>Ejecución del repositorio:</w:delText>
            </w:r>
            <w:r w:rsidDel="00FC7EA0">
              <w:rPr>
                <w:noProof/>
                <w:webHidden/>
              </w:rPr>
              <w:tab/>
              <w:delText>20</w:delText>
            </w:r>
          </w:del>
        </w:p>
        <w:p w14:paraId="57087D06" w14:textId="35DB7089" w:rsidR="004B053F" w:rsidDel="00FC7EA0" w:rsidRDefault="004B053F" w:rsidP="004B053F">
          <w:pPr>
            <w:pStyle w:val="TDC1"/>
            <w:tabs>
              <w:tab w:val="left" w:pos="440"/>
              <w:tab w:val="right" w:leader="dot" w:pos="9061"/>
            </w:tabs>
            <w:rPr>
              <w:del w:id="173" w:author="Raul García Fernández" w:date="2017-07-03T19:34:00Z"/>
              <w:rFonts w:asciiTheme="minorHAnsi" w:eastAsiaTheme="minorEastAsia" w:hAnsiTheme="minorHAnsi" w:cstheme="minorBidi"/>
              <w:noProof/>
              <w:sz w:val="22"/>
              <w:lang w:eastAsia="es-ES"/>
            </w:rPr>
          </w:pPr>
          <w:del w:id="174" w:author="Raul García Fernández" w:date="2017-07-03T19:34:00Z">
            <w:r w:rsidRPr="00FC7EA0" w:rsidDel="00FC7EA0">
              <w:rPr>
                <w:rPrChange w:id="175" w:author="Raul García Fernández" w:date="2017-07-03T19:34:00Z">
                  <w:rPr>
                    <w:rStyle w:val="Hipervnculo"/>
                    <w:noProof/>
                    <w:lang w:val="es-ES_tradnl"/>
                  </w:rPr>
                </w:rPrChange>
              </w:rPr>
              <w:delText>4.</w:delText>
            </w:r>
            <w:r w:rsidDel="00FC7EA0">
              <w:rPr>
                <w:rFonts w:asciiTheme="minorHAnsi" w:eastAsiaTheme="minorEastAsia" w:hAnsiTheme="minorHAnsi" w:cstheme="minorBidi"/>
                <w:noProof/>
                <w:sz w:val="22"/>
                <w:lang w:eastAsia="es-ES"/>
              </w:rPr>
              <w:tab/>
            </w:r>
            <w:r w:rsidRPr="00FC7EA0" w:rsidDel="00FC7EA0">
              <w:rPr>
                <w:rPrChange w:id="176" w:author="Raul García Fernández" w:date="2017-07-03T19:34:00Z">
                  <w:rPr>
                    <w:rStyle w:val="Hipervnculo"/>
                    <w:noProof/>
                    <w:lang w:val="es-ES_tradnl"/>
                  </w:rPr>
                </w:rPrChange>
              </w:rPr>
              <w:delText>Instalación del servicio web:</w:delText>
            </w:r>
            <w:r w:rsidDel="00FC7EA0">
              <w:rPr>
                <w:noProof/>
                <w:webHidden/>
              </w:rPr>
              <w:tab/>
              <w:delText>21</w:delText>
            </w:r>
          </w:del>
        </w:p>
        <w:p w14:paraId="7BB12C9D" w14:textId="0525685B" w:rsidR="004B053F" w:rsidDel="00FC7EA0" w:rsidRDefault="004B053F" w:rsidP="004B053F">
          <w:pPr>
            <w:pStyle w:val="TDC2"/>
            <w:tabs>
              <w:tab w:val="left" w:pos="880"/>
              <w:tab w:val="right" w:leader="dot" w:pos="9061"/>
            </w:tabs>
            <w:rPr>
              <w:del w:id="177" w:author="Raul García Fernández" w:date="2017-07-03T19:34:00Z"/>
              <w:rFonts w:asciiTheme="minorHAnsi" w:eastAsiaTheme="minorEastAsia" w:hAnsiTheme="minorHAnsi" w:cstheme="minorBidi"/>
              <w:noProof/>
              <w:sz w:val="22"/>
              <w:lang w:eastAsia="es-ES"/>
            </w:rPr>
          </w:pPr>
          <w:del w:id="178" w:author="Raul García Fernández" w:date="2017-07-03T19:34:00Z">
            <w:r w:rsidRPr="00FC7EA0" w:rsidDel="00FC7EA0">
              <w:rPr>
                <w:rPrChange w:id="179" w:author="Raul García Fernández" w:date="2017-07-03T19:34:00Z">
                  <w:rPr>
                    <w:rStyle w:val="Hipervnculo"/>
                    <w:noProof/>
                    <w:lang w:val="es-ES_tradnl"/>
                  </w:rPr>
                </w:rPrChange>
              </w:rPr>
              <w:delText>4.1.</w:delText>
            </w:r>
            <w:r w:rsidDel="00FC7EA0">
              <w:rPr>
                <w:rFonts w:asciiTheme="minorHAnsi" w:eastAsiaTheme="minorEastAsia" w:hAnsiTheme="minorHAnsi" w:cstheme="minorBidi"/>
                <w:noProof/>
                <w:sz w:val="22"/>
                <w:lang w:eastAsia="es-ES"/>
              </w:rPr>
              <w:tab/>
            </w:r>
            <w:r w:rsidRPr="00FC7EA0" w:rsidDel="00FC7EA0">
              <w:rPr>
                <w:rPrChange w:id="180" w:author="Raul García Fernández" w:date="2017-07-03T19:34:00Z">
                  <w:rPr>
                    <w:rStyle w:val="Hipervnculo"/>
                    <w:noProof/>
                    <w:lang w:val="es-ES_tradnl"/>
                  </w:rPr>
                </w:rPrChange>
              </w:rPr>
              <w:delText>Instalación de Node.js:</w:delText>
            </w:r>
            <w:r w:rsidDel="00FC7EA0">
              <w:rPr>
                <w:noProof/>
                <w:webHidden/>
              </w:rPr>
              <w:tab/>
              <w:delText>21</w:delText>
            </w:r>
          </w:del>
        </w:p>
        <w:p w14:paraId="57097048" w14:textId="722D33C3" w:rsidR="004B053F" w:rsidDel="00FC7EA0" w:rsidRDefault="004B053F" w:rsidP="004B053F">
          <w:pPr>
            <w:pStyle w:val="TDC2"/>
            <w:tabs>
              <w:tab w:val="left" w:pos="880"/>
              <w:tab w:val="right" w:leader="dot" w:pos="9061"/>
            </w:tabs>
            <w:rPr>
              <w:del w:id="181" w:author="Raul García Fernández" w:date="2017-07-03T19:34:00Z"/>
              <w:rFonts w:asciiTheme="minorHAnsi" w:eastAsiaTheme="minorEastAsia" w:hAnsiTheme="minorHAnsi" w:cstheme="minorBidi"/>
              <w:noProof/>
              <w:sz w:val="22"/>
              <w:lang w:eastAsia="es-ES"/>
            </w:rPr>
          </w:pPr>
          <w:del w:id="182" w:author="Raul García Fernández" w:date="2017-07-03T19:34:00Z">
            <w:r w:rsidRPr="00FC7EA0" w:rsidDel="00FC7EA0">
              <w:rPr>
                <w:rPrChange w:id="183" w:author="Raul García Fernández" w:date="2017-07-03T19:34:00Z">
                  <w:rPr>
                    <w:rStyle w:val="Hipervnculo"/>
                    <w:noProof/>
                    <w:lang w:val="es-ES_tradnl"/>
                  </w:rPr>
                </w:rPrChange>
              </w:rPr>
              <w:delText>1.1.</w:delText>
            </w:r>
            <w:r w:rsidDel="00FC7EA0">
              <w:rPr>
                <w:rFonts w:asciiTheme="minorHAnsi" w:eastAsiaTheme="minorEastAsia" w:hAnsiTheme="minorHAnsi" w:cstheme="minorBidi"/>
                <w:noProof/>
                <w:sz w:val="22"/>
                <w:lang w:eastAsia="es-ES"/>
              </w:rPr>
              <w:tab/>
            </w:r>
            <w:r w:rsidRPr="00FC7EA0" w:rsidDel="00FC7EA0">
              <w:rPr>
                <w:rPrChange w:id="184" w:author="Raul García Fernández" w:date="2017-07-03T19:34:00Z">
                  <w:rPr>
                    <w:rStyle w:val="Hipervnculo"/>
                    <w:noProof/>
                    <w:lang w:val="es-ES_tradnl"/>
                  </w:rPr>
                </w:rPrChange>
              </w:rPr>
              <w:delText>Arranque servidor web:</w:delText>
            </w:r>
            <w:r w:rsidDel="00FC7EA0">
              <w:rPr>
                <w:noProof/>
                <w:webHidden/>
              </w:rPr>
              <w:tab/>
              <w:delText>21</w:delText>
            </w:r>
          </w:del>
        </w:p>
        <w:p w14:paraId="20254DB4" w14:textId="3318E9A4" w:rsidR="004B053F" w:rsidDel="00FC7EA0" w:rsidRDefault="004B053F" w:rsidP="004B053F">
          <w:pPr>
            <w:pStyle w:val="TDC1"/>
            <w:tabs>
              <w:tab w:val="left" w:pos="440"/>
              <w:tab w:val="right" w:leader="dot" w:pos="9061"/>
            </w:tabs>
            <w:rPr>
              <w:del w:id="185" w:author="Raul García Fernández" w:date="2017-07-03T19:34:00Z"/>
              <w:rFonts w:asciiTheme="minorHAnsi" w:eastAsiaTheme="minorEastAsia" w:hAnsiTheme="minorHAnsi" w:cstheme="minorBidi"/>
              <w:noProof/>
              <w:sz w:val="22"/>
              <w:lang w:eastAsia="es-ES"/>
            </w:rPr>
          </w:pPr>
          <w:del w:id="186" w:author="Raul García Fernández" w:date="2017-07-03T19:34:00Z">
            <w:r w:rsidRPr="00FC7EA0" w:rsidDel="00FC7EA0">
              <w:rPr>
                <w:rPrChange w:id="187" w:author="Raul García Fernández" w:date="2017-07-03T19:34:00Z">
                  <w:rPr>
                    <w:rStyle w:val="Hipervnculo"/>
                    <w:noProof/>
                    <w:lang w:val="es-ES_tradnl"/>
                  </w:rPr>
                </w:rPrChange>
              </w:rPr>
              <w:delText>2.</w:delText>
            </w:r>
            <w:r w:rsidDel="00FC7EA0">
              <w:rPr>
                <w:rFonts w:asciiTheme="minorHAnsi" w:eastAsiaTheme="minorEastAsia" w:hAnsiTheme="minorHAnsi" w:cstheme="minorBidi"/>
                <w:noProof/>
                <w:sz w:val="22"/>
                <w:lang w:eastAsia="es-ES"/>
              </w:rPr>
              <w:tab/>
            </w:r>
            <w:r w:rsidRPr="00FC7EA0" w:rsidDel="00FC7EA0">
              <w:rPr>
                <w:rPrChange w:id="188" w:author="Raul García Fernández" w:date="2017-07-03T19:34:00Z">
                  <w:rPr>
                    <w:rStyle w:val="Hipervnculo"/>
                    <w:noProof/>
                    <w:lang w:val="es-ES_tradnl"/>
                  </w:rPr>
                </w:rPrChange>
              </w:rPr>
              <w:delText>Arranque rápido en Ubuntu server:</w:delText>
            </w:r>
            <w:r w:rsidDel="00FC7EA0">
              <w:rPr>
                <w:noProof/>
                <w:webHidden/>
              </w:rPr>
              <w:tab/>
              <w:delText>23</w:delText>
            </w:r>
          </w:del>
        </w:p>
        <w:p w14:paraId="5222BA2C" w14:textId="3E55845B" w:rsidR="004B053F" w:rsidDel="00FC7EA0" w:rsidRDefault="004B053F" w:rsidP="004B053F">
          <w:pPr>
            <w:pStyle w:val="TDC2"/>
            <w:tabs>
              <w:tab w:val="left" w:pos="880"/>
              <w:tab w:val="right" w:leader="dot" w:pos="9061"/>
            </w:tabs>
            <w:rPr>
              <w:del w:id="189" w:author="Raul García Fernández" w:date="2017-07-03T19:34:00Z"/>
              <w:rFonts w:asciiTheme="minorHAnsi" w:eastAsiaTheme="minorEastAsia" w:hAnsiTheme="minorHAnsi" w:cstheme="minorBidi"/>
              <w:noProof/>
              <w:sz w:val="22"/>
              <w:lang w:eastAsia="es-ES"/>
            </w:rPr>
          </w:pPr>
          <w:del w:id="190" w:author="Raul García Fernández" w:date="2017-07-03T19:34:00Z">
            <w:r w:rsidRPr="00FC7EA0" w:rsidDel="00FC7EA0">
              <w:rPr>
                <w:rPrChange w:id="191" w:author="Raul García Fernández" w:date="2017-07-03T19:34:00Z">
                  <w:rPr>
                    <w:rStyle w:val="Hipervnculo"/>
                    <w:noProof/>
                    <w:lang w:val="es-ES_tradnl"/>
                  </w:rPr>
                </w:rPrChange>
              </w:rPr>
              <w:delText>2.1.</w:delText>
            </w:r>
            <w:r w:rsidDel="00FC7EA0">
              <w:rPr>
                <w:rFonts w:asciiTheme="minorHAnsi" w:eastAsiaTheme="minorEastAsia" w:hAnsiTheme="minorHAnsi" w:cstheme="minorBidi"/>
                <w:noProof/>
                <w:sz w:val="22"/>
                <w:lang w:eastAsia="es-ES"/>
              </w:rPr>
              <w:tab/>
            </w:r>
            <w:r w:rsidRPr="00FC7EA0" w:rsidDel="00FC7EA0">
              <w:rPr>
                <w:rPrChange w:id="192" w:author="Raul García Fernández" w:date="2017-07-03T19:34:00Z">
                  <w:rPr>
                    <w:rStyle w:val="Hipervnculo"/>
                    <w:noProof/>
                    <w:lang w:val="es-ES_tradnl"/>
                  </w:rPr>
                </w:rPrChange>
              </w:rPr>
              <w:delText>Instrucciones de arranque:</w:delText>
            </w:r>
            <w:r w:rsidDel="00FC7EA0">
              <w:rPr>
                <w:noProof/>
                <w:webHidden/>
              </w:rPr>
              <w:tab/>
              <w:delText>23</w:delText>
            </w:r>
          </w:del>
        </w:p>
        <w:p w14:paraId="194D0447" w14:textId="51226C49" w:rsidR="004B053F" w:rsidDel="00FC7EA0" w:rsidRDefault="004B053F" w:rsidP="004B053F">
          <w:pPr>
            <w:pStyle w:val="TDC2"/>
            <w:tabs>
              <w:tab w:val="left" w:pos="880"/>
              <w:tab w:val="right" w:leader="dot" w:pos="9061"/>
            </w:tabs>
            <w:rPr>
              <w:del w:id="193" w:author="Raul García Fernández" w:date="2017-07-03T19:34:00Z"/>
              <w:rFonts w:asciiTheme="minorHAnsi" w:eastAsiaTheme="minorEastAsia" w:hAnsiTheme="minorHAnsi" w:cstheme="minorBidi"/>
              <w:noProof/>
              <w:sz w:val="22"/>
              <w:lang w:eastAsia="es-ES"/>
            </w:rPr>
          </w:pPr>
          <w:del w:id="194" w:author="Raul García Fernández" w:date="2017-07-03T19:34:00Z">
            <w:r w:rsidRPr="00FC7EA0" w:rsidDel="00FC7EA0">
              <w:rPr>
                <w:rPrChange w:id="195" w:author="Raul García Fernández" w:date="2017-07-03T19:34:00Z">
                  <w:rPr>
                    <w:rStyle w:val="Hipervnculo"/>
                    <w:noProof/>
                    <w:lang w:val="es-ES_tradnl"/>
                  </w:rPr>
                </w:rPrChange>
              </w:rPr>
              <w:delText>2.2.</w:delText>
            </w:r>
            <w:r w:rsidDel="00FC7EA0">
              <w:rPr>
                <w:rFonts w:asciiTheme="minorHAnsi" w:eastAsiaTheme="minorEastAsia" w:hAnsiTheme="minorHAnsi" w:cstheme="minorBidi"/>
                <w:noProof/>
                <w:sz w:val="22"/>
                <w:lang w:eastAsia="es-ES"/>
              </w:rPr>
              <w:tab/>
            </w:r>
            <w:r w:rsidRPr="00FC7EA0" w:rsidDel="00FC7EA0">
              <w:rPr>
                <w:rPrChange w:id="196" w:author="Raul García Fernández" w:date="2017-07-03T19:34:00Z">
                  <w:rPr>
                    <w:rStyle w:val="Hipervnculo"/>
                    <w:noProof/>
                    <w:lang w:val="es-ES_tradnl"/>
                  </w:rPr>
                </w:rPrChange>
              </w:rPr>
              <w:delText>Listado de programas:</w:delText>
            </w:r>
            <w:r w:rsidDel="00FC7EA0">
              <w:rPr>
                <w:noProof/>
                <w:webHidden/>
              </w:rPr>
              <w:tab/>
              <w:delText>23</w:delText>
            </w:r>
          </w:del>
        </w:p>
        <w:p w14:paraId="3AA9C68D" w14:textId="03D62195" w:rsidR="004B053F" w:rsidDel="00FC7EA0" w:rsidRDefault="004B053F" w:rsidP="004B053F">
          <w:pPr>
            <w:pStyle w:val="TDC1"/>
            <w:tabs>
              <w:tab w:val="left" w:pos="440"/>
              <w:tab w:val="right" w:leader="dot" w:pos="9061"/>
            </w:tabs>
            <w:rPr>
              <w:del w:id="197" w:author="Raul García Fernández" w:date="2017-07-03T19:34:00Z"/>
              <w:rFonts w:asciiTheme="minorHAnsi" w:eastAsiaTheme="minorEastAsia" w:hAnsiTheme="minorHAnsi" w:cstheme="minorBidi"/>
              <w:noProof/>
              <w:sz w:val="22"/>
              <w:lang w:eastAsia="es-ES"/>
            </w:rPr>
          </w:pPr>
          <w:del w:id="198" w:author="Raul García Fernández" w:date="2017-07-03T19:34:00Z">
            <w:r w:rsidRPr="00FC7EA0" w:rsidDel="00FC7EA0">
              <w:rPr>
                <w:rPrChange w:id="199" w:author="Raul García Fernández" w:date="2017-07-03T19:34:00Z">
                  <w:rPr>
                    <w:rStyle w:val="Hipervnculo"/>
                    <w:noProof/>
                    <w:lang w:val="es-ES_tradnl"/>
                  </w:rPr>
                </w:rPrChange>
              </w:rPr>
              <w:delText>3.</w:delText>
            </w:r>
            <w:r w:rsidDel="00FC7EA0">
              <w:rPr>
                <w:rFonts w:asciiTheme="minorHAnsi" w:eastAsiaTheme="minorEastAsia" w:hAnsiTheme="minorHAnsi" w:cstheme="minorBidi"/>
                <w:noProof/>
                <w:sz w:val="22"/>
                <w:lang w:eastAsia="es-ES"/>
              </w:rPr>
              <w:tab/>
            </w:r>
            <w:r w:rsidRPr="00FC7EA0" w:rsidDel="00FC7EA0">
              <w:rPr>
                <w:rPrChange w:id="200" w:author="Raul García Fernández" w:date="2017-07-03T19:34:00Z">
                  <w:rPr>
                    <w:rStyle w:val="Hipervnculo"/>
                    <w:noProof/>
                    <w:lang w:val="es-ES_tradnl"/>
                  </w:rPr>
                </w:rPrChange>
              </w:rPr>
              <w:delText>Manual de creación de proyectos:</w:delText>
            </w:r>
            <w:r w:rsidDel="00FC7EA0">
              <w:rPr>
                <w:noProof/>
                <w:webHidden/>
              </w:rPr>
              <w:tab/>
              <w:delText>24</w:delText>
            </w:r>
          </w:del>
        </w:p>
        <w:p w14:paraId="1E32CFE3" w14:textId="3D67543A" w:rsidR="004B053F" w:rsidDel="00FC7EA0" w:rsidRDefault="004B053F" w:rsidP="004B053F">
          <w:pPr>
            <w:pStyle w:val="TDC1"/>
            <w:tabs>
              <w:tab w:val="left" w:pos="440"/>
              <w:tab w:val="right" w:leader="dot" w:pos="9061"/>
            </w:tabs>
            <w:rPr>
              <w:del w:id="201" w:author="Raul García Fernández" w:date="2017-07-03T19:34:00Z"/>
              <w:rFonts w:asciiTheme="minorHAnsi" w:eastAsiaTheme="minorEastAsia" w:hAnsiTheme="minorHAnsi" w:cstheme="minorBidi"/>
              <w:noProof/>
              <w:sz w:val="22"/>
              <w:lang w:eastAsia="es-ES"/>
            </w:rPr>
          </w:pPr>
          <w:del w:id="202" w:author="Raul García Fernández" w:date="2017-07-03T19:34:00Z">
            <w:r w:rsidRPr="00FC7EA0" w:rsidDel="00FC7EA0">
              <w:rPr>
                <w:rPrChange w:id="203" w:author="Raul García Fernández" w:date="2017-07-03T19:34:00Z">
                  <w:rPr>
                    <w:rStyle w:val="Hipervnculo"/>
                    <w:noProof/>
                    <w:lang w:val="es-ES_tradnl"/>
                  </w:rPr>
                </w:rPrChange>
              </w:rPr>
              <w:delText>4.</w:delText>
            </w:r>
            <w:r w:rsidDel="00FC7EA0">
              <w:rPr>
                <w:rFonts w:asciiTheme="minorHAnsi" w:eastAsiaTheme="minorEastAsia" w:hAnsiTheme="minorHAnsi" w:cstheme="minorBidi"/>
                <w:noProof/>
                <w:sz w:val="22"/>
                <w:lang w:eastAsia="es-ES"/>
              </w:rPr>
              <w:tab/>
            </w:r>
            <w:r w:rsidRPr="00FC7EA0" w:rsidDel="00FC7EA0">
              <w:rPr>
                <w:rPrChange w:id="204" w:author="Raul García Fernández" w:date="2017-07-03T19:34:00Z">
                  <w:rPr>
                    <w:rStyle w:val="Hipervnculo"/>
                    <w:noProof/>
                    <w:lang w:val="es-ES_tradnl"/>
                  </w:rPr>
                </w:rPrChange>
              </w:rPr>
              <w:delText>Manual de utilización del repositorio:</w:delText>
            </w:r>
            <w:r w:rsidDel="00FC7EA0">
              <w:rPr>
                <w:noProof/>
                <w:webHidden/>
              </w:rPr>
              <w:tab/>
              <w:delText>25</w:delText>
            </w:r>
          </w:del>
        </w:p>
        <w:p w14:paraId="1E5E07F1" w14:textId="4EB711D8" w:rsidR="004B053F" w:rsidDel="00FC7EA0" w:rsidRDefault="004B053F" w:rsidP="004B053F">
          <w:pPr>
            <w:pStyle w:val="TDC2"/>
            <w:tabs>
              <w:tab w:val="left" w:pos="880"/>
              <w:tab w:val="right" w:leader="dot" w:pos="9061"/>
            </w:tabs>
            <w:rPr>
              <w:del w:id="205" w:author="Raul García Fernández" w:date="2017-07-03T19:34:00Z"/>
              <w:rFonts w:asciiTheme="minorHAnsi" w:eastAsiaTheme="minorEastAsia" w:hAnsiTheme="minorHAnsi" w:cstheme="minorBidi"/>
              <w:noProof/>
              <w:sz w:val="22"/>
              <w:lang w:eastAsia="es-ES"/>
            </w:rPr>
          </w:pPr>
          <w:del w:id="206" w:author="Raul García Fernández" w:date="2017-07-03T19:34:00Z">
            <w:r w:rsidRPr="00FC7EA0" w:rsidDel="00FC7EA0">
              <w:rPr>
                <w:rPrChange w:id="207" w:author="Raul García Fernández" w:date="2017-07-03T19:34:00Z">
                  <w:rPr>
                    <w:rStyle w:val="Hipervnculo"/>
                    <w:noProof/>
                    <w:lang w:val="es-ES_tradnl"/>
                  </w:rPr>
                </w:rPrChange>
              </w:rPr>
              <w:delText>4.1.</w:delText>
            </w:r>
            <w:r w:rsidDel="00FC7EA0">
              <w:rPr>
                <w:rFonts w:asciiTheme="minorHAnsi" w:eastAsiaTheme="minorEastAsia" w:hAnsiTheme="minorHAnsi" w:cstheme="minorBidi"/>
                <w:noProof/>
                <w:sz w:val="22"/>
                <w:lang w:eastAsia="es-ES"/>
              </w:rPr>
              <w:tab/>
            </w:r>
            <w:r w:rsidRPr="00FC7EA0" w:rsidDel="00FC7EA0">
              <w:rPr>
                <w:rPrChange w:id="208" w:author="Raul García Fernández" w:date="2017-07-03T19:34:00Z">
                  <w:rPr>
                    <w:rStyle w:val="Hipervnculo"/>
                    <w:noProof/>
                    <w:lang w:val="es-ES_tradnl"/>
                  </w:rPr>
                </w:rPrChange>
              </w:rPr>
              <w:delText>Iteración habitual:</w:delText>
            </w:r>
            <w:r w:rsidDel="00FC7EA0">
              <w:rPr>
                <w:noProof/>
                <w:webHidden/>
              </w:rPr>
              <w:tab/>
              <w:delText>25</w:delText>
            </w:r>
          </w:del>
        </w:p>
        <w:p w14:paraId="18635F2D" w14:textId="2F01F3AD" w:rsidR="004B053F" w:rsidDel="00FC7EA0" w:rsidRDefault="004B053F" w:rsidP="004B053F">
          <w:pPr>
            <w:pStyle w:val="TDC2"/>
            <w:tabs>
              <w:tab w:val="left" w:pos="880"/>
              <w:tab w:val="right" w:leader="dot" w:pos="9061"/>
            </w:tabs>
            <w:rPr>
              <w:del w:id="209" w:author="Raul García Fernández" w:date="2017-07-03T19:34:00Z"/>
              <w:rFonts w:asciiTheme="minorHAnsi" w:eastAsiaTheme="minorEastAsia" w:hAnsiTheme="minorHAnsi" w:cstheme="minorBidi"/>
              <w:noProof/>
              <w:sz w:val="22"/>
              <w:lang w:eastAsia="es-ES"/>
            </w:rPr>
          </w:pPr>
          <w:del w:id="210" w:author="Raul García Fernández" w:date="2017-07-03T19:34:00Z">
            <w:r w:rsidRPr="00FC7EA0" w:rsidDel="00FC7EA0">
              <w:rPr>
                <w:rPrChange w:id="211" w:author="Raul García Fernández" w:date="2017-07-03T19:34:00Z">
                  <w:rPr>
                    <w:rStyle w:val="Hipervnculo"/>
                    <w:noProof/>
                    <w:lang w:val="es-ES_tradnl"/>
                  </w:rPr>
                </w:rPrChange>
              </w:rPr>
              <w:delText>4.2.</w:delText>
            </w:r>
            <w:r w:rsidDel="00FC7EA0">
              <w:rPr>
                <w:rFonts w:asciiTheme="minorHAnsi" w:eastAsiaTheme="minorEastAsia" w:hAnsiTheme="minorHAnsi" w:cstheme="minorBidi"/>
                <w:noProof/>
                <w:sz w:val="22"/>
                <w:lang w:eastAsia="es-ES"/>
              </w:rPr>
              <w:tab/>
            </w:r>
            <w:r w:rsidRPr="00FC7EA0" w:rsidDel="00FC7EA0">
              <w:rPr>
                <w:rPrChange w:id="212" w:author="Raul García Fernández" w:date="2017-07-03T19:34:00Z">
                  <w:rPr>
                    <w:rStyle w:val="Hipervnculo"/>
                    <w:noProof/>
                    <w:lang w:val="es-ES_tradnl"/>
                  </w:rPr>
                </w:rPrChange>
              </w:rPr>
              <w:delText>Protocolo de comunicación:</w:delText>
            </w:r>
            <w:r w:rsidDel="00FC7EA0">
              <w:rPr>
                <w:noProof/>
                <w:webHidden/>
              </w:rPr>
              <w:tab/>
              <w:delText>25</w:delText>
            </w:r>
          </w:del>
        </w:p>
        <w:p w14:paraId="374704C9" w14:textId="4EB45F20" w:rsidR="004B053F" w:rsidDel="00FC7EA0" w:rsidRDefault="004B053F" w:rsidP="004B053F">
          <w:pPr>
            <w:pStyle w:val="TDC3"/>
            <w:tabs>
              <w:tab w:val="left" w:pos="1320"/>
              <w:tab w:val="right" w:leader="dot" w:pos="9061"/>
            </w:tabs>
            <w:rPr>
              <w:del w:id="213" w:author="Raul García Fernández" w:date="2017-07-03T19:34:00Z"/>
              <w:rFonts w:asciiTheme="minorHAnsi" w:eastAsiaTheme="minorEastAsia" w:hAnsiTheme="minorHAnsi" w:cstheme="minorBidi"/>
              <w:noProof/>
              <w:sz w:val="22"/>
              <w:lang w:eastAsia="es-ES"/>
            </w:rPr>
          </w:pPr>
          <w:del w:id="214" w:author="Raul García Fernández" w:date="2017-07-03T19:34:00Z">
            <w:r w:rsidRPr="00FC7EA0" w:rsidDel="00FC7EA0">
              <w:rPr>
                <w:rPrChange w:id="215" w:author="Raul García Fernández" w:date="2017-07-03T19:34:00Z">
                  <w:rPr>
                    <w:rStyle w:val="Hipervnculo"/>
                    <w:noProof/>
                    <w:lang w:val="es-ES_tradnl"/>
                  </w:rPr>
                </w:rPrChange>
              </w:rPr>
              <w:delText>4.2.1.</w:delText>
            </w:r>
            <w:r w:rsidDel="00FC7EA0">
              <w:rPr>
                <w:rFonts w:asciiTheme="minorHAnsi" w:eastAsiaTheme="minorEastAsia" w:hAnsiTheme="minorHAnsi" w:cstheme="minorBidi"/>
                <w:noProof/>
                <w:sz w:val="22"/>
                <w:lang w:eastAsia="es-ES"/>
              </w:rPr>
              <w:tab/>
            </w:r>
            <w:r w:rsidRPr="00FC7EA0" w:rsidDel="00FC7EA0">
              <w:rPr>
                <w:rPrChange w:id="216" w:author="Raul García Fernández" w:date="2017-07-03T19:34:00Z">
                  <w:rPr>
                    <w:rStyle w:val="Hipervnculo"/>
                    <w:noProof/>
                    <w:lang w:val="es-ES_tradnl"/>
                  </w:rPr>
                </w:rPrChange>
              </w:rPr>
              <w:delText>Autenticación:</w:delText>
            </w:r>
            <w:r w:rsidDel="00FC7EA0">
              <w:rPr>
                <w:noProof/>
                <w:webHidden/>
              </w:rPr>
              <w:tab/>
              <w:delText>26</w:delText>
            </w:r>
          </w:del>
        </w:p>
        <w:p w14:paraId="3A8F58C7" w14:textId="741F13DD" w:rsidR="004B053F" w:rsidDel="00FC7EA0" w:rsidRDefault="004B053F" w:rsidP="004B053F">
          <w:pPr>
            <w:pStyle w:val="TDC3"/>
            <w:tabs>
              <w:tab w:val="left" w:pos="1320"/>
              <w:tab w:val="right" w:leader="dot" w:pos="9061"/>
            </w:tabs>
            <w:rPr>
              <w:del w:id="217" w:author="Raul García Fernández" w:date="2017-07-03T19:34:00Z"/>
              <w:rFonts w:asciiTheme="minorHAnsi" w:eastAsiaTheme="minorEastAsia" w:hAnsiTheme="minorHAnsi" w:cstheme="minorBidi"/>
              <w:noProof/>
              <w:sz w:val="22"/>
              <w:lang w:eastAsia="es-ES"/>
            </w:rPr>
          </w:pPr>
          <w:del w:id="218" w:author="Raul García Fernández" w:date="2017-07-03T19:34:00Z">
            <w:r w:rsidRPr="00FC7EA0" w:rsidDel="00FC7EA0">
              <w:rPr>
                <w:rPrChange w:id="219" w:author="Raul García Fernández" w:date="2017-07-03T19:34:00Z">
                  <w:rPr>
                    <w:rStyle w:val="Hipervnculo"/>
                    <w:noProof/>
                    <w:lang w:val="es-ES_tradnl"/>
                  </w:rPr>
                </w:rPrChange>
              </w:rPr>
              <w:delText>4.2.2.</w:delText>
            </w:r>
            <w:r w:rsidDel="00FC7EA0">
              <w:rPr>
                <w:rFonts w:asciiTheme="minorHAnsi" w:eastAsiaTheme="minorEastAsia" w:hAnsiTheme="minorHAnsi" w:cstheme="minorBidi"/>
                <w:noProof/>
                <w:sz w:val="22"/>
                <w:lang w:eastAsia="es-ES"/>
              </w:rPr>
              <w:tab/>
            </w:r>
            <w:r w:rsidRPr="00FC7EA0" w:rsidDel="00FC7EA0">
              <w:rPr>
                <w:rPrChange w:id="220" w:author="Raul García Fernández" w:date="2017-07-03T19:34:00Z">
                  <w:rPr>
                    <w:rStyle w:val="Hipervnculo"/>
                    <w:noProof/>
                    <w:lang w:val="es-ES_tradnl"/>
                  </w:rPr>
                </w:rPrChange>
              </w:rPr>
              <w:delText>Grupos:</w:delText>
            </w:r>
            <w:r w:rsidDel="00FC7EA0">
              <w:rPr>
                <w:noProof/>
                <w:webHidden/>
              </w:rPr>
              <w:tab/>
              <w:delText>26</w:delText>
            </w:r>
          </w:del>
        </w:p>
        <w:p w14:paraId="284DA841" w14:textId="4ED8AF58" w:rsidR="004B053F" w:rsidDel="00FC7EA0" w:rsidRDefault="004B053F" w:rsidP="004B053F">
          <w:pPr>
            <w:pStyle w:val="TDC3"/>
            <w:tabs>
              <w:tab w:val="left" w:pos="1320"/>
              <w:tab w:val="right" w:leader="dot" w:pos="9061"/>
            </w:tabs>
            <w:rPr>
              <w:del w:id="221" w:author="Raul García Fernández" w:date="2017-07-03T19:34:00Z"/>
              <w:rFonts w:asciiTheme="minorHAnsi" w:eastAsiaTheme="minorEastAsia" w:hAnsiTheme="minorHAnsi" w:cstheme="minorBidi"/>
              <w:noProof/>
              <w:sz w:val="22"/>
              <w:lang w:eastAsia="es-ES"/>
            </w:rPr>
          </w:pPr>
          <w:del w:id="222" w:author="Raul García Fernández" w:date="2017-07-03T19:34:00Z">
            <w:r w:rsidRPr="00FC7EA0" w:rsidDel="00FC7EA0">
              <w:rPr>
                <w:rPrChange w:id="223" w:author="Raul García Fernández" w:date="2017-07-03T19:34:00Z">
                  <w:rPr>
                    <w:rStyle w:val="Hipervnculo"/>
                    <w:noProof/>
                    <w:lang w:val="es-ES_tradnl"/>
                  </w:rPr>
                </w:rPrChange>
              </w:rPr>
              <w:delText>4.2.3.</w:delText>
            </w:r>
            <w:r w:rsidDel="00FC7EA0">
              <w:rPr>
                <w:rFonts w:asciiTheme="minorHAnsi" w:eastAsiaTheme="minorEastAsia" w:hAnsiTheme="minorHAnsi" w:cstheme="minorBidi"/>
                <w:noProof/>
                <w:sz w:val="22"/>
                <w:lang w:eastAsia="es-ES"/>
              </w:rPr>
              <w:tab/>
            </w:r>
            <w:r w:rsidRPr="00FC7EA0" w:rsidDel="00FC7EA0">
              <w:rPr>
                <w:rPrChange w:id="224" w:author="Raul García Fernández" w:date="2017-07-03T19:34:00Z">
                  <w:rPr>
                    <w:rStyle w:val="Hipervnculo"/>
                    <w:noProof/>
                    <w:lang w:val="es-ES_tradnl"/>
                  </w:rPr>
                </w:rPrChange>
              </w:rPr>
              <w:delText>Proyectos:</w:delText>
            </w:r>
            <w:r w:rsidDel="00FC7EA0">
              <w:rPr>
                <w:noProof/>
                <w:webHidden/>
              </w:rPr>
              <w:tab/>
              <w:delText>28</w:delText>
            </w:r>
          </w:del>
        </w:p>
        <w:p w14:paraId="463C96E9" w14:textId="0125AA28" w:rsidR="004B053F" w:rsidDel="00FC7EA0" w:rsidRDefault="004B053F" w:rsidP="004B053F">
          <w:pPr>
            <w:pStyle w:val="TDC3"/>
            <w:tabs>
              <w:tab w:val="left" w:pos="1320"/>
              <w:tab w:val="right" w:leader="dot" w:pos="9061"/>
            </w:tabs>
            <w:rPr>
              <w:del w:id="225" w:author="Raul García Fernández" w:date="2017-07-03T19:34:00Z"/>
              <w:rFonts w:asciiTheme="minorHAnsi" w:eastAsiaTheme="minorEastAsia" w:hAnsiTheme="minorHAnsi" w:cstheme="minorBidi"/>
              <w:noProof/>
              <w:sz w:val="22"/>
              <w:lang w:eastAsia="es-ES"/>
            </w:rPr>
          </w:pPr>
          <w:del w:id="226" w:author="Raul García Fernández" w:date="2017-07-03T19:34:00Z">
            <w:r w:rsidRPr="00FC7EA0" w:rsidDel="00FC7EA0">
              <w:rPr>
                <w:rPrChange w:id="227" w:author="Raul García Fernández" w:date="2017-07-03T19:34:00Z">
                  <w:rPr>
                    <w:rStyle w:val="Hipervnculo"/>
                    <w:noProof/>
                    <w:lang w:val="es-ES_tradnl"/>
                  </w:rPr>
                </w:rPrChange>
              </w:rPr>
              <w:delText>4.2.4.</w:delText>
            </w:r>
            <w:r w:rsidDel="00FC7EA0">
              <w:rPr>
                <w:rFonts w:asciiTheme="minorHAnsi" w:eastAsiaTheme="minorEastAsia" w:hAnsiTheme="minorHAnsi" w:cstheme="minorBidi"/>
                <w:noProof/>
                <w:sz w:val="22"/>
                <w:lang w:eastAsia="es-ES"/>
              </w:rPr>
              <w:tab/>
            </w:r>
            <w:r w:rsidRPr="00FC7EA0" w:rsidDel="00FC7EA0">
              <w:rPr>
                <w:rPrChange w:id="228" w:author="Raul García Fernández" w:date="2017-07-03T19:34:00Z">
                  <w:rPr>
                    <w:rStyle w:val="Hipervnculo"/>
                    <w:noProof/>
                    <w:lang w:val="es-ES_tradnl"/>
                  </w:rPr>
                </w:rPrChange>
              </w:rPr>
              <w:delText>Ejecuciones:</w:delText>
            </w:r>
            <w:r w:rsidDel="00FC7EA0">
              <w:rPr>
                <w:noProof/>
                <w:webHidden/>
              </w:rPr>
              <w:tab/>
              <w:delText>29</w:delText>
            </w:r>
          </w:del>
        </w:p>
        <w:p w14:paraId="1D76458F" w14:textId="634CFCCF" w:rsidR="004B053F" w:rsidDel="00FC7EA0" w:rsidRDefault="004B053F" w:rsidP="004B053F">
          <w:pPr>
            <w:pStyle w:val="TDC3"/>
            <w:tabs>
              <w:tab w:val="left" w:pos="1320"/>
              <w:tab w:val="right" w:leader="dot" w:pos="9061"/>
            </w:tabs>
            <w:rPr>
              <w:del w:id="229" w:author="Raul García Fernández" w:date="2017-07-03T19:34:00Z"/>
              <w:rFonts w:asciiTheme="minorHAnsi" w:eastAsiaTheme="minorEastAsia" w:hAnsiTheme="minorHAnsi" w:cstheme="minorBidi"/>
              <w:noProof/>
              <w:sz w:val="22"/>
              <w:lang w:eastAsia="es-ES"/>
            </w:rPr>
          </w:pPr>
          <w:del w:id="230" w:author="Raul García Fernández" w:date="2017-07-03T19:34:00Z">
            <w:r w:rsidRPr="00FC7EA0" w:rsidDel="00FC7EA0">
              <w:rPr>
                <w:rPrChange w:id="231" w:author="Raul García Fernández" w:date="2017-07-03T19:34:00Z">
                  <w:rPr>
                    <w:rStyle w:val="Hipervnculo"/>
                    <w:noProof/>
                    <w:lang w:val="es-ES_tradnl"/>
                  </w:rPr>
                </w:rPrChange>
              </w:rPr>
              <w:delText>4.2.5.</w:delText>
            </w:r>
            <w:r w:rsidDel="00FC7EA0">
              <w:rPr>
                <w:rFonts w:asciiTheme="minorHAnsi" w:eastAsiaTheme="minorEastAsia" w:hAnsiTheme="minorHAnsi" w:cstheme="minorBidi"/>
                <w:noProof/>
                <w:sz w:val="22"/>
                <w:lang w:eastAsia="es-ES"/>
              </w:rPr>
              <w:tab/>
            </w:r>
            <w:r w:rsidRPr="00FC7EA0" w:rsidDel="00FC7EA0">
              <w:rPr>
                <w:rPrChange w:id="232" w:author="Raul García Fernández" w:date="2017-07-03T19:34:00Z">
                  <w:rPr>
                    <w:rStyle w:val="Hipervnculo"/>
                    <w:noProof/>
                    <w:lang w:val="es-ES_tradnl"/>
                  </w:rPr>
                </w:rPrChange>
              </w:rPr>
              <w:delText>Administración:</w:delText>
            </w:r>
            <w:r w:rsidDel="00FC7EA0">
              <w:rPr>
                <w:noProof/>
                <w:webHidden/>
              </w:rPr>
              <w:tab/>
              <w:delText>30</w:delText>
            </w:r>
          </w:del>
        </w:p>
        <w:p w14:paraId="5D573B6A" w14:textId="44EC26FD" w:rsidR="004B053F" w:rsidDel="00FC7EA0" w:rsidRDefault="004B053F" w:rsidP="004B053F">
          <w:pPr>
            <w:pStyle w:val="TDC3"/>
            <w:tabs>
              <w:tab w:val="left" w:pos="1320"/>
              <w:tab w:val="right" w:leader="dot" w:pos="9061"/>
            </w:tabs>
            <w:rPr>
              <w:del w:id="233" w:author="Raul García Fernández" w:date="2017-07-03T19:34:00Z"/>
              <w:rFonts w:asciiTheme="minorHAnsi" w:eastAsiaTheme="minorEastAsia" w:hAnsiTheme="minorHAnsi" w:cstheme="minorBidi"/>
              <w:noProof/>
              <w:sz w:val="22"/>
              <w:lang w:eastAsia="es-ES"/>
            </w:rPr>
          </w:pPr>
          <w:del w:id="234" w:author="Raul García Fernández" w:date="2017-07-03T19:34:00Z">
            <w:r w:rsidRPr="00FC7EA0" w:rsidDel="00FC7EA0">
              <w:rPr>
                <w:rPrChange w:id="235" w:author="Raul García Fernández" w:date="2017-07-03T19:34:00Z">
                  <w:rPr>
                    <w:rStyle w:val="Hipervnculo"/>
                    <w:noProof/>
                    <w:lang w:val="es-ES_tradnl"/>
                  </w:rPr>
                </w:rPrChange>
              </w:rPr>
              <w:delText>4.2.6.</w:delText>
            </w:r>
            <w:r w:rsidDel="00FC7EA0">
              <w:rPr>
                <w:rFonts w:asciiTheme="minorHAnsi" w:eastAsiaTheme="minorEastAsia" w:hAnsiTheme="minorHAnsi" w:cstheme="minorBidi"/>
                <w:noProof/>
                <w:sz w:val="22"/>
                <w:lang w:eastAsia="es-ES"/>
              </w:rPr>
              <w:tab/>
            </w:r>
            <w:r w:rsidRPr="00FC7EA0" w:rsidDel="00FC7EA0">
              <w:rPr>
                <w:rPrChange w:id="236" w:author="Raul García Fernández" w:date="2017-07-03T19:34:00Z">
                  <w:rPr>
                    <w:rStyle w:val="Hipervnculo"/>
                    <w:noProof/>
                    <w:lang w:val="es-ES_tradnl"/>
                  </w:rPr>
                </w:rPrChange>
              </w:rPr>
              <w:delText>Navegación:</w:delText>
            </w:r>
            <w:r w:rsidDel="00FC7EA0">
              <w:rPr>
                <w:noProof/>
                <w:webHidden/>
              </w:rPr>
              <w:tab/>
              <w:delText>31</w:delText>
            </w:r>
          </w:del>
        </w:p>
        <w:p w14:paraId="768F41BF" w14:textId="1DC75014" w:rsidR="004B053F" w:rsidDel="00FC7EA0" w:rsidRDefault="004B053F" w:rsidP="004B053F">
          <w:pPr>
            <w:pStyle w:val="TDC2"/>
            <w:tabs>
              <w:tab w:val="left" w:pos="880"/>
              <w:tab w:val="right" w:leader="dot" w:pos="9061"/>
            </w:tabs>
            <w:rPr>
              <w:del w:id="237" w:author="Raul García Fernández" w:date="2017-07-03T19:34:00Z"/>
              <w:rFonts w:asciiTheme="minorHAnsi" w:eastAsiaTheme="minorEastAsia" w:hAnsiTheme="minorHAnsi" w:cstheme="minorBidi"/>
              <w:noProof/>
              <w:sz w:val="22"/>
              <w:lang w:eastAsia="es-ES"/>
            </w:rPr>
          </w:pPr>
          <w:del w:id="238" w:author="Raul García Fernández" w:date="2017-07-03T19:34:00Z">
            <w:r w:rsidRPr="00FC7EA0" w:rsidDel="00FC7EA0">
              <w:rPr>
                <w:rPrChange w:id="239" w:author="Raul García Fernández" w:date="2017-07-03T19:34:00Z">
                  <w:rPr>
                    <w:rStyle w:val="Hipervnculo"/>
                    <w:noProof/>
                    <w:lang w:val="es-ES_tradnl"/>
                  </w:rPr>
                </w:rPrChange>
              </w:rPr>
              <w:delText>4.3.</w:delText>
            </w:r>
            <w:r w:rsidDel="00FC7EA0">
              <w:rPr>
                <w:rFonts w:asciiTheme="minorHAnsi" w:eastAsiaTheme="minorEastAsia" w:hAnsiTheme="minorHAnsi" w:cstheme="minorBidi"/>
                <w:noProof/>
                <w:sz w:val="22"/>
                <w:lang w:eastAsia="es-ES"/>
              </w:rPr>
              <w:tab/>
            </w:r>
            <w:r w:rsidRPr="00FC7EA0" w:rsidDel="00FC7EA0">
              <w:rPr>
                <w:rPrChange w:id="240" w:author="Raul García Fernández" w:date="2017-07-03T19:34:00Z">
                  <w:rPr>
                    <w:rStyle w:val="Hipervnculo"/>
                    <w:noProof/>
                    <w:lang w:val="es-ES_tradnl"/>
                  </w:rPr>
                </w:rPrChange>
              </w:rPr>
              <w:delText>UniApi (JS):</w:delText>
            </w:r>
            <w:r w:rsidDel="00FC7EA0">
              <w:rPr>
                <w:noProof/>
                <w:webHidden/>
              </w:rPr>
              <w:tab/>
              <w:delText>32</w:delText>
            </w:r>
          </w:del>
        </w:p>
        <w:p w14:paraId="70DA4055" w14:textId="345909EB" w:rsidR="004B053F" w:rsidDel="00FC7EA0" w:rsidRDefault="004B053F" w:rsidP="004B053F">
          <w:pPr>
            <w:pStyle w:val="TDC1"/>
            <w:tabs>
              <w:tab w:val="left" w:pos="440"/>
              <w:tab w:val="right" w:leader="dot" w:pos="9061"/>
            </w:tabs>
            <w:rPr>
              <w:del w:id="241" w:author="Raul García Fernández" w:date="2017-07-03T19:34:00Z"/>
              <w:rFonts w:asciiTheme="minorHAnsi" w:eastAsiaTheme="minorEastAsia" w:hAnsiTheme="minorHAnsi" w:cstheme="minorBidi"/>
              <w:noProof/>
              <w:sz w:val="22"/>
              <w:lang w:eastAsia="es-ES"/>
            </w:rPr>
          </w:pPr>
          <w:del w:id="242" w:author="Raul García Fernández" w:date="2017-07-03T19:34:00Z">
            <w:r w:rsidRPr="00FC7EA0" w:rsidDel="00FC7EA0">
              <w:rPr>
                <w:rPrChange w:id="243" w:author="Raul García Fernández" w:date="2017-07-03T19:34:00Z">
                  <w:rPr>
                    <w:rStyle w:val="Hipervnculo"/>
                    <w:noProof/>
                    <w:lang w:val="es-ES_tradnl"/>
                  </w:rPr>
                </w:rPrChange>
              </w:rPr>
              <w:delText>5.</w:delText>
            </w:r>
            <w:r w:rsidDel="00FC7EA0">
              <w:rPr>
                <w:rFonts w:asciiTheme="minorHAnsi" w:eastAsiaTheme="minorEastAsia" w:hAnsiTheme="minorHAnsi" w:cstheme="minorBidi"/>
                <w:noProof/>
                <w:sz w:val="22"/>
                <w:lang w:eastAsia="es-ES"/>
              </w:rPr>
              <w:tab/>
            </w:r>
            <w:r w:rsidRPr="00FC7EA0" w:rsidDel="00FC7EA0">
              <w:rPr>
                <w:rPrChange w:id="244" w:author="Raul García Fernández" w:date="2017-07-03T19:34:00Z">
                  <w:rPr>
                    <w:rStyle w:val="Hipervnculo"/>
                    <w:noProof/>
                    <w:lang w:val="es-ES_tradnl"/>
                  </w:rPr>
                </w:rPrChange>
              </w:rPr>
              <w:delText>Manual de utilización de la aplicación web:</w:delText>
            </w:r>
            <w:r w:rsidDel="00FC7EA0">
              <w:rPr>
                <w:noProof/>
                <w:webHidden/>
              </w:rPr>
              <w:tab/>
              <w:delText>33</w:delText>
            </w:r>
          </w:del>
        </w:p>
        <w:p w14:paraId="7FE2F822" w14:textId="253FE441" w:rsidR="004B053F" w:rsidDel="00FC7EA0" w:rsidRDefault="004B053F" w:rsidP="004B053F">
          <w:pPr>
            <w:pStyle w:val="TDC2"/>
            <w:tabs>
              <w:tab w:val="left" w:pos="880"/>
              <w:tab w:val="right" w:leader="dot" w:pos="9061"/>
            </w:tabs>
            <w:rPr>
              <w:del w:id="245" w:author="Raul García Fernández" w:date="2017-07-03T19:34:00Z"/>
              <w:rFonts w:asciiTheme="minorHAnsi" w:eastAsiaTheme="minorEastAsia" w:hAnsiTheme="minorHAnsi" w:cstheme="minorBidi"/>
              <w:noProof/>
              <w:sz w:val="22"/>
              <w:lang w:eastAsia="es-ES"/>
            </w:rPr>
          </w:pPr>
          <w:del w:id="246" w:author="Raul García Fernández" w:date="2017-07-03T19:34:00Z">
            <w:r w:rsidRPr="00FC7EA0" w:rsidDel="00FC7EA0">
              <w:rPr>
                <w:rPrChange w:id="247" w:author="Raul García Fernández" w:date="2017-07-03T19:34:00Z">
                  <w:rPr>
                    <w:rStyle w:val="Hipervnculo"/>
                    <w:noProof/>
                    <w:lang w:val="es-ES_tradnl"/>
                  </w:rPr>
                </w:rPrChange>
              </w:rPr>
              <w:delText>5.1.</w:delText>
            </w:r>
            <w:r w:rsidDel="00FC7EA0">
              <w:rPr>
                <w:rFonts w:asciiTheme="minorHAnsi" w:eastAsiaTheme="minorEastAsia" w:hAnsiTheme="minorHAnsi" w:cstheme="minorBidi"/>
                <w:noProof/>
                <w:sz w:val="22"/>
                <w:lang w:eastAsia="es-ES"/>
              </w:rPr>
              <w:tab/>
            </w:r>
            <w:r w:rsidRPr="00FC7EA0" w:rsidDel="00FC7EA0">
              <w:rPr>
                <w:rPrChange w:id="248" w:author="Raul García Fernández" w:date="2017-07-03T19:34:00Z">
                  <w:rPr>
                    <w:rStyle w:val="Hipervnculo"/>
                    <w:noProof/>
                    <w:lang w:val="es-ES_tradnl"/>
                  </w:rPr>
                </w:rPrChange>
              </w:rPr>
              <w:delText>Autenticarse y crear una cuenta:</w:delText>
            </w:r>
            <w:r w:rsidDel="00FC7EA0">
              <w:rPr>
                <w:noProof/>
                <w:webHidden/>
              </w:rPr>
              <w:tab/>
              <w:delText>33</w:delText>
            </w:r>
          </w:del>
        </w:p>
        <w:p w14:paraId="415628E9" w14:textId="4FD5E774" w:rsidR="004B053F" w:rsidDel="00FC7EA0" w:rsidRDefault="004B053F" w:rsidP="004B053F">
          <w:pPr>
            <w:pStyle w:val="TDC2"/>
            <w:tabs>
              <w:tab w:val="left" w:pos="880"/>
              <w:tab w:val="right" w:leader="dot" w:pos="9061"/>
            </w:tabs>
            <w:rPr>
              <w:del w:id="249" w:author="Raul García Fernández" w:date="2017-07-03T19:34:00Z"/>
              <w:rFonts w:asciiTheme="minorHAnsi" w:eastAsiaTheme="minorEastAsia" w:hAnsiTheme="minorHAnsi" w:cstheme="minorBidi"/>
              <w:noProof/>
              <w:sz w:val="22"/>
              <w:lang w:eastAsia="es-ES"/>
            </w:rPr>
          </w:pPr>
          <w:del w:id="250" w:author="Raul García Fernández" w:date="2017-07-03T19:34:00Z">
            <w:r w:rsidRPr="00FC7EA0" w:rsidDel="00FC7EA0">
              <w:rPr>
                <w:rPrChange w:id="251" w:author="Raul García Fernández" w:date="2017-07-03T19:34:00Z">
                  <w:rPr>
                    <w:rStyle w:val="Hipervnculo"/>
                    <w:noProof/>
                    <w:lang w:val="es-ES_tradnl"/>
                  </w:rPr>
                </w:rPrChange>
              </w:rPr>
              <w:delText>5.2.</w:delText>
            </w:r>
            <w:r w:rsidDel="00FC7EA0">
              <w:rPr>
                <w:rFonts w:asciiTheme="minorHAnsi" w:eastAsiaTheme="minorEastAsia" w:hAnsiTheme="minorHAnsi" w:cstheme="minorBidi"/>
                <w:noProof/>
                <w:sz w:val="22"/>
                <w:lang w:eastAsia="es-ES"/>
              </w:rPr>
              <w:tab/>
            </w:r>
            <w:r w:rsidRPr="00FC7EA0" w:rsidDel="00FC7EA0">
              <w:rPr>
                <w:rPrChange w:id="252" w:author="Raul García Fernández" w:date="2017-07-03T19:34:00Z">
                  <w:rPr>
                    <w:rStyle w:val="Hipervnculo"/>
                    <w:noProof/>
                    <w:lang w:val="es-ES_tradnl"/>
                  </w:rPr>
                </w:rPrChange>
              </w:rPr>
              <w:delText>Navegar por los grupos:</w:delText>
            </w:r>
            <w:r w:rsidDel="00FC7EA0">
              <w:rPr>
                <w:noProof/>
                <w:webHidden/>
              </w:rPr>
              <w:tab/>
              <w:delText>35</w:delText>
            </w:r>
          </w:del>
        </w:p>
        <w:p w14:paraId="216C5687" w14:textId="374F5095" w:rsidR="004B053F" w:rsidDel="00FC7EA0" w:rsidRDefault="004B053F" w:rsidP="004B053F">
          <w:pPr>
            <w:pStyle w:val="TDC2"/>
            <w:tabs>
              <w:tab w:val="left" w:pos="880"/>
              <w:tab w:val="right" w:leader="dot" w:pos="9061"/>
            </w:tabs>
            <w:rPr>
              <w:del w:id="253" w:author="Raul García Fernández" w:date="2017-07-03T19:34:00Z"/>
              <w:rFonts w:asciiTheme="minorHAnsi" w:eastAsiaTheme="minorEastAsia" w:hAnsiTheme="minorHAnsi" w:cstheme="minorBidi"/>
              <w:noProof/>
              <w:sz w:val="22"/>
              <w:lang w:eastAsia="es-ES"/>
            </w:rPr>
          </w:pPr>
          <w:del w:id="254" w:author="Raul García Fernández" w:date="2017-07-03T19:34:00Z">
            <w:r w:rsidRPr="00FC7EA0" w:rsidDel="00FC7EA0">
              <w:rPr>
                <w:rPrChange w:id="255" w:author="Raul García Fernández" w:date="2017-07-03T19:34:00Z">
                  <w:rPr>
                    <w:rStyle w:val="Hipervnculo"/>
                    <w:noProof/>
                    <w:lang w:val="es-ES_tradnl"/>
                  </w:rPr>
                </w:rPrChange>
              </w:rPr>
              <w:delText>5.3.</w:delText>
            </w:r>
            <w:r w:rsidDel="00FC7EA0">
              <w:rPr>
                <w:rFonts w:asciiTheme="minorHAnsi" w:eastAsiaTheme="minorEastAsia" w:hAnsiTheme="minorHAnsi" w:cstheme="minorBidi"/>
                <w:noProof/>
                <w:sz w:val="22"/>
                <w:lang w:eastAsia="es-ES"/>
              </w:rPr>
              <w:tab/>
            </w:r>
            <w:r w:rsidRPr="00FC7EA0" w:rsidDel="00FC7EA0">
              <w:rPr>
                <w:rPrChange w:id="256" w:author="Raul García Fernández" w:date="2017-07-03T19:34:00Z">
                  <w:rPr>
                    <w:rStyle w:val="Hipervnculo"/>
                    <w:noProof/>
                    <w:lang w:val="es-ES_tradnl"/>
                  </w:rPr>
                </w:rPrChange>
              </w:rPr>
              <w:delText>Crear un grupo:</w:delText>
            </w:r>
            <w:r w:rsidDel="00FC7EA0">
              <w:rPr>
                <w:noProof/>
                <w:webHidden/>
              </w:rPr>
              <w:tab/>
              <w:delText>36</w:delText>
            </w:r>
          </w:del>
        </w:p>
        <w:p w14:paraId="54403163" w14:textId="4A0F417B" w:rsidR="004B053F" w:rsidDel="00FC7EA0" w:rsidRDefault="004B053F" w:rsidP="004B053F">
          <w:pPr>
            <w:pStyle w:val="TDC2"/>
            <w:tabs>
              <w:tab w:val="left" w:pos="880"/>
              <w:tab w:val="right" w:leader="dot" w:pos="9061"/>
            </w:tabs>
            <w:rPr>
              <w:del w:id="257" w:author="Raul García Fernández" w:date="2017-07-03T19:34:00Z"/>
              <w:rFonts w:asciiTheme="minorHAnsi" w:eastAsiaTheme="minorEastAsia" w:hAnsiTheme="minorHAnsi" w:cstheme="minorBidi"/>
              <w:noProof/>
              <w:sz w:val="22"/>
              <w:lang w:eastAsia="es-ES"/>
            </w:rPr>
          </w:pPr>
          <w:del w:id="258" w:author="Raul García Fernández" w:date="2017-07-03T19:34:00Z">
            <w:r w:rsidRPr="00FC7EA0" w:rsidDel="00FC7EA0">
              <w:rPr>
                <w:rPrChange w:id="259" w:author="Raul García Fernández" w:date="2017-07-03T19:34:00Z">
                  <w:rPr>
                    <w:rStyle w:val="Hipervnculo"/>
                    <w:noProof/>
                    <w:lang w:val="es-ES_tradnl"/>
                  </w:rPr>
                </w:rPrChange>
              </w:rPr>
              <w:delText>5.4.</w:delText>
            </w:r>
            <w:r w:rsidDel="00FC7EA0">
              <w:rPr>
                <w:rFonts w:asciiTheme="minorHAnsi" w:eastAsiaTheme="minorEastAsia" w:hAnsiTheme="minorHAnsi" w:cstheme="minorBidi"/>
                <w:noProof/>
                <w:sz w:val="22"/>
                <w:lang w:eastAsia="es-ES"/>
              </w:rPr>
              <w:tab/>
            </w:r>
            <w:r w:rsidRPr="00FC7EA0" w:rsidDel="00FC7EA0">
              <w:rPr>
                <w:rPrChange w:id="260" w:author="Raul García Fernández" w:date="2017-07-03T19:34:00Z">
                  <w:rPr>
                    <w:rStyle w:val="Hipervnculo"/>
                    <w:noProof/>
                    <w:lang w:val="es-ES_tradnl"/>
                  </w:rPr>
                </w:rPrChange>
              </w:rPr>
              <w:delText>Crear un proyecto:</w:delText>
            </w:r>
            <w:r w:rsidDel="00FC7EA0">
              <w:rPr>
                <w:noProof/>
                <w:webHidden/>
              </w:rPr>
              <w:tab/>
              <w:delText>38</w:delText>
            </w:r>
          </w:del>
        </w:p>
        <w:p w14:paraId="3DB39395" w14:textId="2336C578" w:rsidR="004B053F" w:rsidDel="00FC7EA0" w:rsidRDefault="004B053F" w:rsidP="004B053F">
          <w:pPr>
            <w:pStyle w:val="TDC2"/>
            <w:tabs>
              <w:tab w:val="left" w:pos="880"/>
              <w:tab w:val="right" w:leader="dot" w:pos="9061"/>
            </w:tabs>
            <w:rPr>
              <w:del w:id="261" w:author="Raul García Fernández" w:date="2017-07-03T19:34:00Z"/>
              <w:rFonts w:asciiTheme="minorHAnsi" w:eastAsiaTheme="minorEastAsia" w:hAnsiTheme="minorHAnsi" w:cstheme="minorBidi"/>
              <w:noProof/>
              <w:sz w:val="22"/>
              <w:lang w:eastAsia="es-ES"/>
            </w:rPr>
          </w:pPr>
          <w:del w:id="262" w:author="Raul García Fernández" w:date="2017-07-03T19:34:00Z">
            <w:r w:rsidRPr="00FC7EA0" w:rsidDel="00FC7EA0">
              <w:rPr>
                <w:rPrChange w:id="263" w:author="Raul García Fernández" w:date="2017-07-03T19:34:00Z">
                  <w:rPr>
                    <w:rStyle w:val="Hipervnculo"/>
                    <w:noProof/>
                    <w:lang w:val="es-ES_tradnl"/>
                  </w:rPr>
                </w:rPrChange>
              </w:rPr>
              <w:delText>5.5.</w:delText>
            </w:r>
            <w:r w:rsidDel="00FC7EA0">
              <w:rPr>
                <w:rFonts w:asciiTheme="minorHAnsi" w:eastAsiaTheme="minorEastAsia" w:hAnsiTheme="minorHAnsi" w:cstheme="minorBidi"/>
                <w:noProof/>
                <w:sz w:val="22"/>
                <w:lang w:eastAsia="es-ES"/>
              </w:rPr>
              <w:tab/>
            </w:r>
            <w:r w:rsidRPr="00FC7EA0" w:rsidDel="00FC7EA0">
              <w:rPr>
                <w:rPrChange w:id="264" w:author="Raul García Fernández" w:date="2017-07-03T19:34:00Z">
                  <w:rPr>
                    <w:rStyle w:val="Hipervnculo"/>
                    <w:noProof/>
                    <w:lang w:val="es-ES_tradnl"/>
                  </w:rPr>
                </w:rPrChange>
              </w:rPr>
              <w:delText>Crear una ejecución:</w:delText>
            </w:r>
            <w:r w:rsidDel="00FC7EA0">
              <w:rPr>
                <w:noProof/>
                <w:webHidden/>
              </w:rPr>
              <w:tab/>
              <w:delText>40</w:delText>
            </w:r>
          </w:del>
        </w:p>
        <w:p w14:paraId="2D319532" w14:textId="2A9C2838" w:rsidR="004B053F" w:rsidDel="00FC7EA0" w:rsidRDefault="004B053F" w:rsidP="004B053F">
          <w:pPr>
            <w:pStyle w:val="TDC2"/>
            <w:tabs>
              <w:tab w:val="left" w:pos="880"/>
              <w:tab w:val="right" w:leader="dot" w:pos="9061"/>
            </w:tabs>
            <w:rPr>
              <w:del w:id="265" w:author="Raul García Fernández" w:date="2017-07-03T19:34:00Z"/>
              <w:rFonts w:asciiTheme="minorHAnsi" w:eastAsiaTheme="minorEastAsia" w:hAnsiTheme="minorHAnsi" w:cstheme="minorBidi"/>
              <w:noProof/>
              <w:sz w:val="22"/>
              <w:lang w:eastAsia="es-ES"/>
            </w:rPr>
          </w:pPr>
          <w:del w:id="266" w:author="Raul García Fernández" w:date="2017-07-03T19:34:00Z">
            <w:r w:rsidRPr="00FC7EA0" w:rsidDel="00FC7EA0">
              <w:rPr>
                <w:rPrChange w:id="267" w:author="Raul García Fernández" w:date="2017-07-03T19:34:00Z">
                  <w:rPr>
                    <w:rStyle w:val="Hipervnculo"/>
                    <w:noProof/>
                    <w:lang w:val="es-ES_tradnl"/>
                  </w:rPr>
                </w:rPrChange>
              </w:rPr>
              <w:delText>5.6.</w:delText>
            </w:r>
            <w:r w:rsidDel="00FC7EA0">
              <w:rPr>
                <w:rFonts w:asciiTheme="minorHAnsi" w:eastAsiaTheme="minorEastAsia" w:hAnsiTheme="minorHAnsi" w:cstheme="minorBidi"/>
                <w:noProof/>
                <w:sz w:val="22"/>
                <w:lang w:eastAsia="es-ES"/>
              </w:rPr>
              <w:tab/>
            </w:r>
            <w:r w:rsidRPr="00FC7EA0" w:rsidDel="00FC7EA0">
              <w:rPr>
                <w:rPrChange w:id="268" w:author="Raul García Fernández" w:date="2017-07-03T19:34:00Z">
                  <w:rPr>
                    <w:rStyle w:val="Hipervnculo"/>
                    <w:noProof/>
                    <w:lang w:val="es-ES_tradnl"/>
                  </w:rPr>
                </w:rPrChange>
              </w:rPr>
              <w:delText>Gestionar un proyecto propio:</w:delText>
            </w:r>
            <w:r w:rsidDel="00FC7EA0">
              <w:rPr>
                <w:noProof/>
                <w:webHidden/>
              </w:rPr>
              <w:tab/>
              <w:delText>41</w:delText>
            </w:r>
          </w:del>
        </w:p>
        <w:p w14:paraId="62355F60" w14:textId="463EF0B7" w:rsidR="004B053F" w:rsidDel="00FC7EA0" w:rsidRDefault="004B053F" w:rsidP="004B053F">
          <w:pPr>
            <w:pStyle w:val="TDC2"/>
            <w:tabs>
              <w:tab w:val="left" w:pos="880"/>
              <w:tab w:val="right" w:leader="dot" w:pos="9061"/>
            </w:tabs>
            <w:rPr>
              <w:del w:id="269" w:author="Raul García Fernández" w:date="2017-07-03T19:34:00Z"/>
              <w:rFonts w:asciiTheme="minorHAnsi" w:eastAsiaTheme="minorEastAsia" w:hAnsiTheme="minorHAnsi" w:cstheme="minorBidi"/>
              <w:noProof/>
              <w:sz w:val="22"/>
              <w:lang w:eastAsia="es-ES"/>
            </w:rPr>
          </w:pPr>
          <w:del w:id="270" w:author="Raul García Fernández" w:date="2017-07-03T19:34:00Z">
            <w:r w:rsidRPr="00FC7EA0" w:rsidDel="00FC7EA0">
              <w:rPr>
                <w:rPrChange w:id="271" w:author="Raul García Fernández" w:date="2017-07-03T19:34:00Z">
                  <w:rPr>
                    <w:rStyle w:val="Hipervnculo"/>
                    <w:noProof/>
                    <w:lang w:val="es-ES_tradnl"/>
                  </w:rPr>
                </w:rPrChange>
              </w:rPr>
              <w:delText>5.7.</w:delText>
            </w:r>
            <w:r w:rsidDel="00FC7EA0">
              <w:rPr>
                <w:rFonts w:asciiTheme="minorHAnsi" w:eastAsiaTheme="minorEastAsia" w:hAnsiTheme="minorHAnsi" w:cstheme="minorBidi"/>
                <w:noProof/>
                <w:sz w:val="22"/>
                <w:lang w:eastAsia="es-ES"/>
              </w:rPr>
              <w:tab/>
            </w:r>
            <w:r w:rsidRPr="00FC7EA0" w:rsidDel="00FC7EA0">
              <w:rPr>
                <w:rPrChange w:id="272" w:author="Raul García Fernández" w:date="2017-07-03T19:34:00Z">
                  <w:rPr>
                    <w:rStyle w:val="Hipervnculo"/>
                    <w:noProof/>
                    <w:lang w:val="es-ES_tradnl"/>
                  </w:rPr>
                </w:rPrChange>
              </w:rPr>
              <w:delText>Gestionar un grupo propio:</w:delText>
            </w:r>
            <w:r w:rsidDel="00FC7EA0">
              <w:rPr>
                <w:noProof/>
                <w:webHidden/>
              </w:rPr>
              <w:tab/>
              <w:delText>43</w:delText>
            </w:r>
          </w:del>
        </w:p>
        <w:p w14:paraId="3498D944" w14:textId="698669CE" w:rsidR="004B053F" w:rsidDel="00FC7EA0" w:rsidRDefault="004B053F" w:rsidP="004B053F">
          <w:pPr>
            <w:pStyle w:val="TDC2"/>
            <w:tabs>
              <w:tab w:val="left" w:pos="880"/>
              <w:tab w:val="right" w:leader="dot" w:pos="9061"/>
            </w:tabs>
            <w:rPr>
              <w:del w:id="273" w:author="Raul García Fernández" w:date="2017-07-03T19:34:00Z"/>
              <w:rFonts w:asciiTheme="minorHAnsi" w:eastAsiaTheme="minorEastAsia" w:hAnsiTheme="minorHAnsi" w:cstheme="minorBidi"/>
              <w:noProof/>
              <w:sz w:val="22"/>
              <w:lang w:eastAsia="es-ES"/>
            </w:rPr>
          </w:pPr>
          <w:del w:id="274" w:author="Raul García Fernández" w:date="2017-07-03T19:34:00Z">
            <w:r w:rsidRPr="00FC7EA0" w:rsidDel="00FC7EA0">
              <w:rPr>
                <w:rPrChange w:id="275" w:author="Raul García Fernández" w:date="2017-07-03T19:34:00Z">
                  <w:rPr>
                    <w:rStyle w:val="Hipervnculo"/>
                    <w:noProof/>
                    <w:lang w:val="es-ES_tradnl"/>
                  </w:rPr>
                </w:rPrChange>
              </w:rPr>
              <w:delText>5.8.</w:delText>
            </w:r>
            <w:r w:rsidDel="00FC7EA0">
              <w:rPr>
                <w:rFonts w:asciiTheme="minorHAnsi" w:eastAsiaTheme="minorEastAsia" w:hAnsiTheme="minorHAnsi" w:cstheme="minorBidi"/>
                <w:noProof/>
                <w:sz w:val="22"/>
                <w:lang w:eastAsia="es-ES"/>
              </w:rPr>
              <w:tab/>
            </w:r>
            <w:r w:rsidRPr="00FC7EA0" w:rsidDel="00FC7EA0">
              <w:rPr>
                <w:rPrChange w:id="276" w:author="Raul García Fernández" w:date="2017-07-03T19:34:00Z">
                  <w:rPr>
                    <w:rStyle w:val="Hipervnculo"/>
                    <w:noProof/>
                    <w:lang w:val="es-ES_tradnl"/>
                  </w:rPr>
                </w:rPrChange>
              </w:rPr>
              <w:delText>Información básica:</w:delText>
            </w:r>
            <w:r w:rsidDel="00FC7EA0">
              <w:rPr>
                <w:noProof/>
                <w:webHidden/>
              </w:rPr>
              <w:tab/>
              <w:delText>44</w:delText>
            </w:r>
          </w:del>
        </w:p>
        <w:p w14:paraId="66D3D50D" w14:textId="56023FE2" w:rsidR="004B053F" w:rsidDel="00FC7EA0" w:rsidRDefault="004B053F" w:rsidP="004B053F">
          <w:pPr>
            <w:pStyle w:val="TDC2"/>
            <w:tabs>
              <w:tab w:val="left" w:pos="880"/>
              <w:tab w:val="right" w:leader="dot" w:pos="9061"/>
            </w:tabs>
            <w:rPr>
              <w:del w:id="277" w:author="Raul García Fernández" w:date="2017-07-03T19:34:00Z"/>
              <w:rFonts w:asciiTheme="minorHAnsi" w:eastAsiaTheme="minorEastAsia" w:hAnsiTheme="minorHAnsi" w:cstheme="minorBidi"/>
              <w:noProof/>
              <w:sz w:val="22"/>
              <w:lang w:eastAsia="es-ES"/>
            </w:rPr>
          </w:pPr>
          <w:del w:id="278" w:author="Raul García Fernández" w:date="2017-07-03T19:34:00Z">
            <w:r w:rsidRPr="00FC7EA0" w:rsidDel="00FC7EA0">
              <w:rPr>
                <w:rPrChange w:id="279" w:author="Raul García Fernández" w:date="2017-07-03T19:34:00Z">
                  <w:rPr>
                    <w:rStyle w:val="Hipervnculo"/>
                    <w:noProof/>
                    <w:lang w:val="es-ES_tradnl"/>
                  </w:rPr>
                </w:rPrChange>
              </w:rPr>
              <w:delText>5.9.</w:delText>
            </w:r>
            <w:r w:rsidDel="00FC7EA0">
              <w:rPr>
                <w:rFonts w:asciiTheme="minorHAnsi" w:eastAsiaTheme="minorEastAsia" w:hAnsiTheme="minorHAnsi" w:cstheme="minorBidi"/>
                <w:noProof/>
                <w:sz w:val="22"/>
                <w:lang w:eastAsia="es-ES"/>
              </w:rPr>
              <w:tab/>
            </w:r>
            <w:r w:rsidRPr="00FC7EA0" w:rsidDel="00FC7EA0">
              <w:rPr>
                <w:rPrChange w:id="280" w:author="Raul García Fernández" w:date="2017-07-03T19:34:00Z">
                  <w:rPr>
                    <w:rStyle w:val="Hipervnculo"/>
                    <w:noProof/>
                    <w:lang w:val="es-ES_tradnl"/>
                  </w:rPr>
                </w:rPrChange>
              </w:rPr>
              <w:delText>Miembros:</w:delText>
            </w:r>
            <w:r w:rsidDel="00FC7EA0">
              <w:rPr>
                <w:noProof/>
                <w:webHidden/>
              </w:rPr>
              <w:tab/>
              <w:delText>45</w:delText>
            </w:r>
          </w:del>
        </w:p>
        <w:p w14:paraId="67A13B45" w14:textId="2D4E1C4D" w:rsidR="004B053F" w:rsidDel="00FC7EA0" w:rsidRDefault="004B053F" w:rsidP="004B053F">
          <w:pPr>
            <w:pStyle w:val="TDC3"/>
            <w:tabs>
              <w:tab w:val="left" w:pos="1320"/>
              <w:tab w:val="right" w:leader="dot" w:pos="9061"/>
            </w:tabs>
            <w:rPr>
              <w:del w:id="281" w:author="Raul García Fernández" w:date="2017-07-03T19:34:00Z"/>
              <w:rFonts w:asciiTheme="minorHAnsi" w:eastAsiaTheme="minorEastAsia" w:hAnsiTheme="minorHAnsi" w:cstheme="minorBidi"/>
              <w:noProof/>
              <w:sz w:val="22"/>
              <w:lang w:eastAsia="es-ES"/>
            </w:rPr>
          </w:pPr>
          <w:del w:id="282" w:author="Raul García Fernández" w:date="2017-07-03T19:34:00Z">
            <w:r w:rsidRPr="00FC7EA0" w:rsidDel="00FC7EA0">
              <w:rPr>
                <w:rPrChange w:id="283" w:author="Raul García Fernández" w:date="2017-07-03T19:34:00Z">
                  <w:rPr>
                    <w:rStyle w:val="Hipervnculo"/>
                    <w:noProof/>
                    <w:lang w:val="es-ES_tradnl"/>
                  </w:rPr>
                </w:rPrChange>
              </w:rPr>
              <w:delText>5.9.1.</w:delText>
            </w:r>
            <w:r w:rsidDel="00FC7EA0">
              <w:rPr>
                <w:rFonts w:asciiTheme="minorHAnsi" w:eastAsiaTheme="minorEastAsia" w:hAnsiTheme="minorHAnsi" w:cstheme="minorBidi"/>
                <w:noProof/>
                <w:sz w:val="22"/>
                <w:lang w:eastAsia="es-ES"/>
              </w:rPr>
              <w:tab/>
            </w:r>
            <w:r w:rsidRPr="00FC7EA0" w:rsidDel="00FC7EA0">
              <w:rPr>
                <w:rPrChange w:id="284" w:author="Raul García Fernández" w:date="2017-07-03T19:34:00Z">
                  <w:rPr>
                    <w:rStyle w:val="Hipervnculo"/>
                    <w:noProof/>
                    <w:lang w:val="es-ES_tradnl"/>
                  </w:rPr>
                </w:rPrChange>
              </w:rPr>
              <w:delText>Subgrupos:</w:delText>
            </w:r>
            <w:r w:rsidDel="00FC7EA0">
              <w:rPr>
                <w:noProof/>
                <w:webHidden/>
              </w:rPr>
              <w:tab/>
              <w:delText>45</w:delText>
            </w:r>
          </w:del>
        </w:p>
        <w:p w14:paraId="2F6BC752" w14:textId="5CD37239" w:rsidR="004B053F" w:rsidDel="00FC7EA0" w:rsidRDefault="004B053F" w:rsidP="004B053F">
          <w:pPr>
            <w:pStyle w:val="TDC3"/>
            <w:tabs>
              <w:tab w:val="left" w:pos="1320"/>
              <w:tab w:val="right" w:leader="dot" w:pos="9061"/>
            </w:tabs>
            <w:rPr>
              <w:del w:id="285" w:author="Raul García Fernández" w:date="2017-07-03T19:34:00Z"/>
              <w:rFonts w:asciiTheme="minorHAnsi" w:eastAsiaTheme="minorEastAsia" w:hAnsiTheme="minorHAnsi" w:cstheme="minorBidi"/>
              <w:noProof/>
              <w:sz w:val="22"/>
              <w:lang w:eastAsia="es-ES"/>
            </w:rPr>
          </w:pPr>
          <w:del w:id="286" w:author="Raul García Fernández" w:date="2017-07-03T19:34:00Z">
            <w:r w:rsidRPr="00FC7EA0" w:rsidDel="00FC7EA0">
              <w:rPr>
                <w:rPrChange w:id="287" w:author="Raul García Fernández" w:date="2017-07-03T19:34:00Z">
                  <w:rPr>
                    <w:rStyle w:val="Hipervnculo"/>
                    <w:noProof/>
                    <w:lang w:val="es-ES_tradnl"/>
                  </w:rPr>
                </w:rPrChange>
              </w:rPr>
              <w:delText>5.9.2.</w:delText>
            </w:r>
            <w:r w:rsidDel="00FC7EA0">
              <w:rPr>
                <w:rFonts w:asciiTheme="minorHAnsi" w:eastAsiaTheme="minorEastAsia" w:hAnsiTheme="minorHAnsi" w:cstheme="minorBidi"/>
                <w:noProof/>
                <w:sz w:val="22"/>
                <w:lang w:eastAsia="es-ES"/>
              </w:rPr>
              <w:tab/>
            </w:r>
            <w:r w:rsidRPr="00FC7EA0" w:rsidDel="00FC7EA0">
              <w:rPr>
                <w:rPrChange w:id="288" w:author="Raul García Fernández" w:date="2017-07-03T19:34:00Z">
                  <w:rPr>
                    <w:rStyle w:val="Hipervnculo"/>
                    <w:noProof/>
                    <w:lang w:val="es-ES_tradnl"/>
                  </w:rPr>
                </w:rPrChange>
              </w:rPr>
              <w:delText>Permisos:</w:delText>
            </w:r>
            <w:r w:rsidDel="00FC7EA0">
              <w:rPr>
                <w:noProof/>
                <w:webHidden/>
              </w:rPr>
              <w:tab/>
              <w:delText>45</w:delText>
            </w:r>
          </w:del>
        </w:p>
        <w:p w14:paraId="54CA54ED" w14:textId="228EAF41" w:rsidR="004B053F" w:rsidDel="00FC7EA0" w:rsidRDefault="004B053F" w:rsidP="004B053F">
          <w:pPr>
            <w:pStyle w:val="TDC3"/>
            <w:tabs>
              <w:tab w:val="left" w:pos="1320"/>
              <w:tab w:val="right" w:leader="dot" w:pos="9061"/>
            </w:tabs>
            <w:rPr>
              <w:del w:id="289" w:author="Raul García Fernández" w:date="2017-07-03T19:34:00Z"/>
              <w:rFonts w:asciiTheme="minorHAnsi" w:eastAsiaTheme="minorEastAsia" w:hAnsiTheme="minorHAnsi" w:cstheme="minorBidi"/>
              <w:noProof/>
              <w:sz w:val="22"/>
              <w:lang w:eastAsia="es-ES"/>
            </w:rPr>
          </w:pPr>
          <w:del w:id="290" w:author="Raul García Fernández" w:date="2017-07-03T19:34:00Z">
            <w:r w:rsidRPr="00FC7EA0" w:rsidDel="00FC7EA0">
              <w:rPr>
                <w:rPrChange w:id="291" w:author="Raul García Fernández" w:date="2017-07-03T19:34:00Z">
                  <w:rPr>
                    <w:rStyle w:val="Hipervnculo"/>
                    <w:noProof/>
                    <w:lang w:val="es-ES_tradnl"/>
                  </w:rPr>
                </w:rPrChange>
              </w:rPr>
              <w:delText>5.9.3.</w:delText>
            </w:r>
            <w:r w:rsidDel="00FC7EA0">
              <w:rPr>
                <w:rFonts w:asciiTheme="minorHAnsi" w:eastAsiaTheme="minorEastAsia" w:hAnsiTheme="minorHAnsi" w:cstheme="minorBidi"/>
                <w:noProof/>
                <w:sz w:val="22"/>
                <w:lang w:eastAsia="es-ES"/>
              </w:rPr>
              <w:tab/>
            </w:r>
            <w:r w:rsidRPr="00FC7EA0" w:rsidDel="00FC7EA0">
              <w:rPr>
                <w:rPrChange w:id="292" w:author="Raul García Fernández" w:date="2017-07-03T19:34:00Z">
                  <w:rPr>
                    <w:rStyle w:val="Hipervnculo"/>
                    <w:noProof/>
                    <w:lang w:val="es-ES_tradnl"/>
                  </w:rPr>
                </w:rPrChange>
              </w:rPr>
              <w:delText>Gestionar una ejecución propia:</w:delText>
            </w:r>
            <w:r w:rsidDel="00FC7EA0">
              <w:rPr>
                <w:noProof/>
                <w:webHidden/>
              </w:rPr>
              <w:tab/>
              <w:delText>45</w:delText>
            </w:r>
          </w:del>
        </w:p>
        <w:p w14:paraId="7128F484" w14:textId="77777777" w:rsidR="004B053F" w:rsidRDefault="004B053F" w:rsidP="004B053F">
          <w:pPr>
            <w:rPr>
              <w:b/>
              <w:bCs/>
            </w:rPr>
          </w:pPr>
          <w:r>
            <w:rPr>
              <w:b/>
              <w:bCs/>
            </w:rPr>
            <w:fldChar w:fldCharType="end"/>
          </w:r>
        </w:p>
        <w:p w14:paraId="4B3965C9" w14:textId="77777777" w:rsidR="004B053F" w:rsidRDefault="004B053F" w:rsidP="004B053F">
          <w:r>
            <w:br w:type="page"/>
          </w:r>
        </w:p>
        <w:p w14:paraId="7402B758" w14:textId="77777777" w:rsidR="004B053F" w:rsidRDefault="004B053F" w:rsidP="004B053F">
          <w:pPr>
            <w:pStyle w:val="Ttulo1"/>
          </w:pPr>
          <w:bookmarkStart w:id="293" w:name="_Toc486873806"/>
          <w:r>
            <w:lastRenderedPageBreak/>
            <w:t>Ilustraciones</w:t>
          </w:r>
          <w:bookmarkEnd w:id="293"/>
        </w:p>
        <w:p w14:paraId="27409751" w14:textId="77777777" w:rsidR="004B053F" w:rsidRDefault="004B053F" w:rsidP="004B053F">
          <w:pPr>
            <w:pStyle w:val="Tabladeilustraciones"/>
            <w:tabs>
              <w:tab w:val="right" w:leader="dot" w:pos="9061"/>
            </w:tabs>
            <w:rPr>
              <w:rFonts w:asciiTheme="minorHAnsi" w:eastAsiaTheme="minorEastAsia" w:hAnsiTheme="minorHAnsi" w:cstheme="minorBidi"/>
              <w:noProof/>
              <w:sz w:val="22"/>
              <w:lang w:eastAsia="es-ES"/>
            </w:rPr>
          </w:pPr>
          <w:r>
            <w:fldChar w:fldCharType="begin"/>
          </w:r>
          <w:r>
            <w:instrText xml:space="preserve"> TOC \h \z \c "Ilustración" </w:instrText>
          </w:r>
          <w:r>
            <w:fldChar w:fldCharType="separate"/>
          </w:r>
          <w:hyperlink w:anchor="_Toc481606987" w:history="1">
            <w:r w:rsidRPr="00546835">
              <w:rPr>
                <w:rStyle w:val="Hipervnculo"/>
                <w:noProof/>
              </w:rPr>
              <w:t>Ilustración 2</w:t>
            </w:r>
            <w:r w:rsidRPr="00546835">
              <w:rPr>
                <w:rStyle w:val="Hipervnculo"/>
                <w:noProof/>
              </w:rPr>
              <w:noBreakHyphen/>
              <w:t>1 Página del repositorio</w:t>
            </w:r>
            <w:r>
              <w:rPr>
                <w:noProof/>
                <w:webHidden/>
              </w:rPr>
              <w:tab/>
            </w:r>
            <w:r>
              <w:rPr>
                <w:noProof/>
                <w:webHidden/>
              </w:rPr>
              <w:fldChar w:fldCharType="begin"/>
            </w:r>
            <w:r>
              <w:rPr>
                <w:noProof/>
                <w:webHidden/>
              </w:rPr>
              <w:instrText xml:space="preserve"> PAGEREF _Toc481606987 \h </w:instrText>
            </w:r>
            <w:r>
              <w:rPr>
                <w:noProof/>
                <w:webHidden/>
              </w:rPr>
            </w:r>
            <w:r>
              <w:rPr>
                <w:noProof/>
                <w:webHidden/>
              </w:rPr>
              <w:fldChar w:fldCharType="separate"/>
            </w:r>
            <w:r>
              <w:rPr>
                <w:noProof/>
                <w:webHidden/>
              </w:rPr>
              <w:t>6</w:t>
            </w:r>
            <w:r>
              <w:rPr>
                <w:noProof/>
                <w:webHidden/>
              </w:rPr>
              <w:fldChar w:fldCharType="end"/>
            </w:r>
          </w:hyperlink>
        </w:p>
        <w:p w14:paraId="73F9CB13"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88" w:history="1">
            <w:r w:rsidR="004B053F" w:rsidRPr="00546835">
              <w:rPr>
                <w:rStyle w:val="Hipervnculo"/>
                <w:noProof/>
              </w:rPr>
              <w:t>Ilustración 2</w:t>
            </w:r>
            <w:r w:rsidR="004B053F" w:rsidRPr="00546835">
              <w:rPr>
                <w:rStyle w:val="Hipervnculo"/>
                <w:noProof/>
              </w:rPr>
              <w:noBreakHyphen/>
              <w:t>2. Botón de descarga GIT</w:t>
            </w:r>
            <w:r w:rsidR="004B053F">
              <w:rPr>
                <w:noProof/>
                <w:webHidden/>
              </w:rPr>
              <w:tab/>
            </w:r>
            <w:r w:rsidR="004B053F">
              <w:rPr>
                <w:noProof/>
                <w:webHidden/>
              </w:rPr>
              <w:fldChar w:fldCharType="begin"/>
            </w:r>
            <w:r w:rsidR="004B053F">
              <w:rPr>
                <w:noProof/>
                <w:webHidden/>
              </w:rPr>
              <w:instrText xml:space="preserve"> PAGEREF _Toc481606988 \h </w:instrText>
            </w:r>
            <w:r w:rsidR="004B053F">
              <w:rPr>
                <w:noProof/>
                <w:webHidden/>
              </w:rPr>
            </w:r>
            <w:r w:rsidR="004B053F">
              <w:rPr>
                <w:noProof/>
                <w:webHidden/>
              </w:rPr>
              <w:fldChar w:fldCharType="separate"/>
            </w:r>
            <w:r w:rsidR="004B053F">
              <w:rPr>
                <w:noProof/>
                <w:webHidden/>
              </w:rPr>
              <w:t>7</w:t>
            </w:r>
            <w:r w:rsidR="004B053F">
              <w:rPr>
                <w:noProof/>
                <w:webHidden/>
              </w:rPr>
              <w:fldChar w:fldCharType="end"/>
            </w:r>
          </w:hyperlink>
        </w:p>
        <w:p w14:paraId="50F09123"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89" w:history="1">
            <w:r w:rsidR="004B053F" w:rsidRPr="00546835">
              <w:rPr>
                <w:rStyle w:val="Hipervnculo"/>
                <w:noProof/>
              </w:rPr>
              <w:t>Ilustración 3</w:t>
            </w:r>
            <w:r w:rsidR="004B053F" w:rsidRPr="00546835">
              <w:rPr>
                <w:rStyle w:val="Hipervnculo"/>
                <w:noProof/>
              </w:rPr>
              <w:noBreakHyphen/>
              <w:t>1. Seleccion import eclipse</w:t>
            </w:r>
            <w:r w:rsidR="004B053F">
              <w:rPr>
                <w:noProof/>
                <w:webHidden/>
              </w:rPr>
              <w:tab/>
            </w:r>
            <w:r w:rsidR="004B053F">
              <w:rPr>
                <w:noProof/>
                <w:webHidden/>
              </w:rPr>
              <w:fldChar w:fldCharType="begin"/>
            </w:r>
            <w:r w:rsidR="004B053F">
              <w:rPr>
                <w:noProof/>
                <w:webHidden/>
              </w:rPr>
              <w:instrText xml:space="preserve"> PAGEREF _Toc481606989 \h </w:instrText>
            </w:r>
            <w:r w:rsidR="004B053F">
              <w:rPr>
                <w:noProof/>
                <w:webHidden/>
              </w:rPr>
            </w:r>
            <w:r w:rsidR="004B053F">
              <w:rPr>
                <w:noProof/>
                <w:webHidden/>
              </w:rPr>
              <w:fldChar w:fldCharType="separate"/>
            </w:r>
            <w:r w:rsidR="004B053F">
              <w:rPr>
                <w:noProof/>
                <w:webHidden/>
              </w:rPr>
              <w:t>9</w:t>
            </w:r>
            <w:r w:rsidR="004B053F">
              <w:rPr>
                <w:noProof/>
                <w:webHidden/>
              </w:rPr>
              <w:fldChar w:fldCharType="end"/>
            </w:r>
          </w:hyperlink>
        </w:p>
        <w:p w14:paraId="37FCC1A9"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0" w:history="1">
            <w:r w:rsidR="004B053F" w:rsidRPr="00546835">
              <w:rPr>
                <w:rStyle w:val="Hipervnculo"/>
                <w:noProof/>
              </w:rPr>
              <w:t>Ilustración 3</w:t>
            </w:r>
            <w:r w:rsidR="004B053F" w:rsidRPr="00546835">
              <w:rPr>
                <w:rStyle w:val="Hipervnculo"/>
                <w:noProof/>
              </w:rPr>
              <w:noBreakHyphen/>
              <w:t>2. Multiples opciones de import</w:t>
            </w:r>
            <w:r w:rsidR="004B053F">
              <w:rPr>
                <w:noProof/>
                <w:webHidden/>
              </w:rPr>
              <w:tab/>
            </w:r>
            <w:r w:rsidR="004B053F">
              <w:rPr>
                <w:noProof/>
                <w:webHidden/>
              </w:rPr>
              <w:fldChar w:fldCharType="begin"/>
            </w:r>
            <w:r w:rsidR="004B053F">
              <w:rPr>
                <w:noProof/>
                <w:webHidden/>
              </w:rPr>
              <w:instrText xml:space="preserve"> PAGEREF _Toc481606990 \h </w:instrText>
            </w:r>
            <w:r w:rsidR="004B053F">
              <w:rPr>
                <w:noProof/>
                <w:webHidden/>
              </w:rPr>
            </w:r>
            <w:r w:rsidR="004B053F">
              <w:rPr>
                <w:noProof/>
                <w:webHidden/>
              </w:rPr>
              <w:fldChar w:fldCharType="separate"/>
            </w:r>
            <w:r w:rsidR="004B053F">
              <w:rPr>
                <w:noProof/>
                <w:webHidden/>
              </w:rPr>
              <w:t>9</w:t>
            </w:r>
            <w:r w:rsidR="004B053F">
              <w:rPr>
                <w:noProof/>
                <w:webHidden/>
              </w:rPr>
              <w:fldChar w:fldCharType="end"/>
            </w:r>
          </w:hyperlink>
        </w:p>
        <w:p w14:paraId="769E30FB"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1" w:history="1">
            <w:r w:rsidR="004B053F" w:rsidRPr="00546835">
              <w:rPr>
                <w:rStyle w:val="Hipervnculo"/>
                <w:noProof/>
              </w:rPr>
              <w:t>Ilustración 3</w:t>
            </w:r>
            <w:r w:rsidR="004B053F" w:rsidRPr="00546835">
              <w:rPr>
                <w:rStyle w:val="Hipervnculo"/>
                <w:noProof/>
              </w:rPr>
              <w:noBreakHyphen/>
              <w:t>3. Import projects final</w:t>
            </w:r>
            <w:r w:rsidR="004B053F">
              <w:rPr>
                <w:noProof/>
                <w:webHidden/>
              </w:rPr>
              <w:tab/>
            </w:r>
            <w:r w:rsidR="004B053F">
              <w:rPr>
                <w:noProof/>
                <w:webHidden/>
              </w:rPr>
              <w:fldChar w:fldCharType="begin"/>
            </w:r>
            <w:r w:rsidR="004B053F">
              <w:rPr>
                <w:noProof/>
                <w:webHidden/>
              </w:rPr>
              <w:instrText xml:space="preserve"> PAGEREF _Toc481606991 \h </w:instrText>
            </w:r>
            <w:r w:rsidR="004B053F">
              <w:rPr>
                <w:noProof/>
                <w:webHidden/>
              </w:rPr>
            </w:r>
            <w:r w:rsidR="004B053F">
              <w:rPr>
                <w:noProof/>
                <w:webHidden/>
              </w:rPr>
              <w:fldChar w:fldCharType="separate"/>
            </w:r>
            <w:r w:rsidR="004B053F">
              <w:rPr>
                <w:noProof/>
                <w:webHidden/>
              </w:rPr>
              <w:t>10</w:t>
            </w:r>
            <w:r w:rsidR="004B053F">
              <w:rPr>
                <w:noProof/>
                <w:webHidden/>
              </w:rPr>
              <w:fldChar w:fldCharType="end"/>
            </w:r>
          </w:hyperlink>
        </w:p>
        <w:p w14:paraId="2DC9FD0E"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2" w:history="1">
            <w:r w:rsidR="004B053F" w:rsidRPr="00546835">
              <w:rPr>
                <w:rStyle w:val="Hipervnculo"/>
                <w:noProof/>
              </w:rPr>
              <w:t>Ilustración 3</w:t>
            </w:r>
            <w:r w:rsidR="004B053F" w:rsidRPr="00546835">
              <w:rPr>
                <w:rStyle w:val="Hipervnculo"/>
                <w:noProof/>
              </w:rPr>
              <w:noBreakHyphen/>
              <w:t>4. Convert project maven</w:t>
            </w:r>
            <w:r w:rsidR="004B053F">
              <w:rPr>
                <w:noProof/>
                <w:webHidden/>
              </w:rPr>
              <w:tab/>
            </w:r>
            <w:r w:rsidR="004B053F">
              <w:rPr>
                <w:noProof/>
                <w:webHidden/>
              </w:rPr>
              <w:fldChar w:fldCharType="begin"/>
            </w:r>
            <w:r w:rsidR="004B053F">
              <w:rPr>
                <w:noProof/>
                <w:webHidden/>
              </w:rPr>
              <w:instrText xml:space="preserve"> PAGEREF _Toc481606992 \h </w:instrText>
            </w:r>
            <w:r w:rsidR="004B053F">
              <w:rPr>
                <w:noProof/>
                <w:webHidden/>
              </w:rPr>
            </w:r>
            <w:r w:rsidR="004B053F">
              <w:rPr>
                <w:noProof/>
                <w:webHidden/>
              </w:rPr>
              <w:fldChar w:fldCharType="separate"/>
            </w:r>
            <w:r w:rsidR="004B053F">
              <w:rPr>
                <w:noProof/>
                <w:webHidden/>
              </w:rPr>
              <w:t>11</w:t>
            </w:r>
            <w:r w:rsidR="004B053F">
              <w:rPr>
                <w:noProof/>
                <w:webHidden/>
              </w:rPr>
              <w:fldChar w:fldCharType="end"/>
            </w:r>
          </w:hyperlink>
        </w:p>
        <w:p w14:paraId="38FDBCE8"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3" w:history="1">
            <w:r w:rsidR="004B053F" w:rsidRPr="00546835">
              <w:rPr>
                <w:rStyle w:val="Hipervnculo"/>
                <w:noProof/>
              </w:rPr>
              <w:t>Ilustración 3</w:t>
            </w:r>
            <w:r w:rsidR="004B053F" w:rsidRPr="00546835">
              <w:rPr>
                <w:rStyle w:val="Hipervnculo"/>
                <w:noProof/>
              </w:rPr>
              <w:noBreakHyphen/>
              <w:t>5. Maven run as...</w:t>
            </w:r>
            <w:r w:rsidR="004B053F">
              <w:rPr>
                <w:noProof/>
                <w:webHidden/>
              </w:rPr>
              <w:tab/>
            </w:r>
            <w:r w:rsidR="004B053F">
              <w:rPr>
                <w:noProof/>
                <w:webHidden/>
              </w:rPr>
              <w:fldChar w:fldCharType="begin"/>
            </w:r>
            <w:r w:rsidR="004B053F">
              <w:rPr>
                <w:noProof/>
                <w:webHidden/>
              </w:rPr>
              <w:instrText xml:space="preserve"> PAGEREF _Toc481606993 \h </w:instrText>
            </w:r>
            <w:r w:rsidR="004B053F">
              <w:rPr>
                <w:noProof/>
                <w:webHidden/>
              </w:rPr>
            </w:r>
            <w:r w:rsidR="004B053F">
              <w:rPr>
                <w:noProof/>
                <w:webHidden/>
              </w:rPr>
              <w:fldChar w:fldCharType="separate"/>
            </w:r>
            <w:r w:rsidR="004B053F">
              <w:rPr>
                <w:noProof/>
                <w:webHidden/>
              </w:rPr>
              <w:t>12</w:t>
            </w:r>
            <w:r w:rsidR="004B053F">
              <w:rPr>
                <w:noProof/>
                <w:webHidden/>
              </w:rPr>
              <w:fldChar w:fldCharType="end"/>
            </w:r>
          </w:hyperlink>
        </w:p>
        <w:p w14:paraId="7944DA4F"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4" w:history="1">
            <w:r w:rsidR="004B053F" w:rsidRPr="00546835">
              <w:rPr>
                <w:rStyle w:val="Hipervnculo"/>
                <w:noProof/>
              </w:rPr>
              <w:t>Ilustración 3</w:t>
            </w:r>
            <w:r w:rsidR="004B053F" w:rsidRPr="00546835">
              <w:rPr>
                <w:rStyle w:val="Hipervnculo"/>
                <w:noProof/>
              </w:rPr>
              <w:noBreakHyphen/>
              <w:t>6. Opciones maven</w:t>
            </w:r>
            <w:r w:rsidR="004B053F">
              <w:rPr>
                <w:noProof/>
                <w:webHidden/>
              </w:rPr>
              <w:tab/>
            </w:r>
            <w:r w:rsidR="004B053F">
              <w:rPr>
                <w:noProof/>
                <w:webHidden/>
              </w:rPr>
              <w:fldChar w:fldCharType="begin"/>
            </w:r>
            <w:r w:rsidR="004B053F">
              <w:rPr>
                <w:noProof/>
                <w:webHidden/>
              </w:rPr>
              <w:instrText xml:space="preserve"> PAGEREF _Toc481606994 \h </w:instrText>
            </w:r>
            <w:r w:rsidR="004B053F">
              <w:rPr>
                <w:noProof/>
                <w:webHidden/>
              </w:rPr>
            </w:r>
            <w:r w:rsidR="004B053F">
              <w:rPr>
                <w:noProof/>
                <w:webHidden/>
              </w:rPr>
              <w:fldChar w:fldCharType="separate"/>
            </w:r>
            <w:r w:rsidR="004B053F">
              <w:rPr>
                <w:noProof/>
                <w:webHidden/>
              </w:rPr>
              <w:t>12</w:t>
            </w:r>
            <w:r w:rsidR="004B053F">
              <w:rPr>
                <w:noProof/>
                <w:webHidden/>
              </w:rPr>
              <w:fldChar w:fldCharType="end"/>
            </w:r>
          </w:hyperlink>
        </w:p>
        <w:p w14:paraId="6177F438"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5" w:history="1">
            <w:r w:rsidR="004B053F" w:rsidRPr="00546835">
              <w:rPr>
                <w:rStyle w:val="Hipervnculo"/>
                <w:noProof/>
              </w:rPr>
              <w:t>Ilustración 3</w:t>
            </w:r>
            <w:r w:rsidR="004B053F" w:rsidRPr="00546835">
              <w:rPr>
                <w:rStyle w:val="Hipervnculo"/>
                <w:noProof/>
              </w:rPr>
              <w:noBreakHyphen/>
              <w:t>7. Carpeta target</w:t>
            </w:r>
            <w:r w:rsidR="004B053F">
              <w:rPr>
                <w:noProof/>
                <w:webHidden/>
              </w:rPr>
              <w:tab/>
            </w:r>
            <w:r w:rsidR="004B053F">
              <w:rPr>
                <w:noProof/>
                <w:webHidden/>
              </w:rPr>
              <w:fldChar w:fldCharType="begin"/>
            </w:r>
            <w:r w:rsidR="004B053F">
              <w:rPr>
                <w:noProof/>
                <w:webHidden/>
              </w:rPr>
              <w:instrText xml:space="preserve"> PAGEREF _Toc481606995 \h </w:instrText>
            </w:r>
            <w:r w:rsidR="004B053F">
              <w:rPr>
                <w:noProof/>
                <w:webHidden/>
              </w:rPr>
            </w:r>
            <w:r w:rsidR="004B053F">
              <w:rPr>
                <w:noProof/>
                <w:webHidden/>
              </w:rPr>
              <w:fldChar w:fldCharType="separate"/>
            </w:r>
            <w:r w:rsidR="004B053F">
              <w:rPr>
                <w:noProof/>
                <w:webHidden/>
              </w:rPr>
              <w:t>13</w:t>
            </w:r>
            <w:r w:rsidR="004B053F">
              <w:rPr>
                <w:noProof/>
                <w:webHidden/>
              </w:rPr>
              <w:fldChar w:fldCharType="end"/>
            </w:r>
          </w:hyperlink>
        </w:p>
        <w:p w14:paraId="51E0FB5C"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6" w:history="1">
            <w:r w:rsidR="004B053F" w:rsidRPr="00546835">
              <w:rPr>
                <w:rStyle w:val="Hipervnculo"/>
                <w:noProof/>
              </w:rPr>
              <w:t>Ilustración 3</w:t>
            </w:r>
            <w:r w:rsidR="004B053F" w:rsidRPr="00546835">
              <w:rPr>
                <w:rStyle w:val="Hipervnculo"/>
                <w:noProof/>
              </w:rPr>
              <w:noBreakHyphen/>
              <w:t>8. Estado final externalJar del proyecto REST</w:t>
            </w:r>
            <w:r w:rsidR="004B053F">
              <w:rPr>
                <w:noProof/>
                <w:webHidden/>
              </w:rPr>
              <w:tab/>
            </w:r>
            <w:r w:rsidR="004B053F">
              <w:rPr>
                <w:noProof/>
                <w:webHidden/>
              </w:rPr>
              <w:fldChar w:fldCharType="begin"/>
            </w:r>
            <w:r w:rsidR="004B053F">
              <w:rPr>
                <w:noProof/>
                <w:webHidden/>
              </w:rPr>
              <w:instrText xml:space="preserve"> PAGEREF _Toc481606996 \h </w:instrText>
            </w:r>
            <w:r w:rsidR="004B053F">
              <w:rPr>
                <w:noProof/>
                <w:webHidden/>
              </w:rPr>
            </w:r>
            <w:r w:rsidR="004B053F">
              <w:rPr>
                <w:noProof/>
                <w:webHidden/>
              </w:rPr>
              <w:fldChar w:fldCharType="separate"/>
            </w:r>
            <w:r w:rsidR="004B053F">
              <w:rPr>
                <w:noProof/>
                <w:webHidden/>
              </w:rPr>
              <w:t>14</w:t>
            </w:r>
            <w:r w:rsidR="004B053F">
              <w:rPr>
                <w:noProof/>
                <w:webHidden/>
              </w:rPr>
              <w:fldChar w:fldCharType="end"/>
            </w:r>
          </w:hyperlink>
        </w:p>
        <w:p w14:paraId="3F17CB4B"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7" w:history="1">
            <w:r w:rsidR="004B053F" w:rsidRPr="00546835">
              <w:rPr>
                <w:rStyle w:val="Hipervnculo"/>
                <w:noProof/>
              </w:rPr>
              <w:t>Ilustración 3</w:t>
            </w:r>
            <w:r w:rsidR="004B053F" w:rsidRPr="00546835">
              <w:rPr>
                <w:rStyle w:val="Hipervnculo"/>
                <w:noProof/>
              </w:rPr>
              <w:noBreakHyphen/>
              <w:t>9. Comprobación JDK</w:t>
            </w:r>
            <w:r w:rsidR="004B053F">
              <w:rPr>
                <w:noProof/>
                <w:webHidden/>
              </w:rPr>
              <w:tab/>
            </w:r>
            <w:r w:rsidR="004B053F">
              <w:rPr>
                <w:noProof/>
                <w:webHidden/>
              </w:rPr>
              <w:fldChar w:fldCharType="begin"/>
            </w:r>
            <w:r w:rsidR="004B053F">
              <w:rPr>
                <w:noProof/>
                <w:webHidden/>
              </w:rPr>
              <w:instrText xml:space="preserve"> PAGEREF _Toc481606997 \h </w:instrText>
            </w:r>
            <w:r w:rsidR="004B053F">
              <w:rPr>
                <w:noProof/>
                <w:webHidden/>
              </w:rPr>
            </w:r>
            <w:r w:rsidR="004B053F">
              <w:rPr>
                <w:noProof/>
                <w:webHidden/>
              </w:rPr>
              <w:fldChar w:fldCharType="separate"/>
            </w:r>
            <w:r w:rsidR="004B053F">
              <w:rPr>
                <w:noProof/>
                <w:webHidden/>
              </w:rPr>
              <w:t>15</w:t>
            </w:r>
            <w:r w:rsidR="004B053F">
              <w:rPr>
                <w:noProof/>
                <w:webHidden/>
              </w:rPr>
              <w:fldChar w:fldCharType="end"/>
            </w:r>
          </w:hyperlink>
        </w:p>
        <w:p w14:paraId="0EDED20B"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8" w:history="1">
            <w:r w:rsidR="004B053F" w:rsidRPr="00546835">
              <w:rPr>
                <w:rStyle w:val="Hipervnculo"/>
                <w:noProof/>
              </w:rPr>
              <w:t>Ilustración 3</w:t>
            </w:r>
            <w:r w:rsidR="004B053F" w:rsidRPr="00546835">
              <w:rPr>
                <w:rStyle w:val="Hipervnculo"/>
                <w:noProof/>
              </w:rPr>
              <w:noBreakHyphen/>
              <w:t>10. Comprobación JavaSE</w:t>
            </w:r>
            <w:r w:rsidR="004B053F">
              <w:rPr>
                <w:noProof/>
                <w:webHidden/>
              </w:rPr>
              <w:tab/>
            </w:r>
            <w:r w:rsidR="004B053F">
              <w:rPr>
                <w:noProof/>
                <w:webHidden/>
              </w:rPr>
              <w:fldChar w:fldCharType="begin"/>
            </w:r>
            <w:r w:rsidR="004B053F">
              <w:rPr>
                <w:noProof/>
                <w:webHidden/>
              </w:rPr>
              <w:instrText xml:space="preserve"> PAGEREF _Toc481606998 \h </w:instrText>
            </w:r>
            <w:r w:rsidR="004B053F">
              <w:rPr>
                <w:noProof/>
                <w:webHidden/>
              </w:rPr>
            </w:r>
            <w:r w:rsidR="004B053F">
              <w:rPr>
                <w:noProof/>
                <w:webHidden/>
              </w:rPr>
              <w:fldChar w:fldCharType="separate"/>
            </w:r>
            <w:r w:rsidR="004B053F">
              <w:rPr>
                <w:noProof/>
                <w:webHidden/>
              </w:rPr>
              <w:t>15</w:t>
            </w:r>
            <w:r w:rsidR="004B053F">
              <w:rPr>
                <w:noProof/>
                <w:webHidden/>
              </w:rPr>
              <w:fldChar w:fldCharType="end"/>
            </w:r>
          </w:hyperlink>
        </w:p>
        <w:p w14:paraId="152CA2A7"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6999" w:history="1">
            <w:r w:rsidR="004B053F" w:rsidRPr="00546835">
              <w:rPr>
                <w:rStyle w:val="Hipervnculo"/>
                <w:noProof/>
              </w:rPr>
              <w:t>Ilustración 3</w:t>
            </w:r>
            <w:r w:rsidR="004B053F" w:rsidRPr="00546835">
              <w:rPr>
                <w:rStyle w:val="Hipervnculo"/>
                <w:noProof/>
              </w:rPr>
              <w:noBreakHyphen/>
              <w:t>11. Ventana neo4j</w:t>
            </w:r>
            <w:r w:rsidR="004B053F">
              <w:rPr>
                <w:noProof/>
                <w:webHidden/>
              </w:rPr>
              <w:tab/>
            </w:r>
            <w:r w:rsidR="004B053F">
              <w:rPr>
                <w:noProof/>
                <w:webHidden/>
              </w:rPr>
              <w:fldChar w:fldCharType="begin"/>
            </w:r>
            <w:r w:rsidR="004B053F">
              <w:rPr>
                <w:noProof/>
                <w:webHidden/>
              </w:rPr>
              <w:instrText xml:space="preserve"> PAGEREF _Toc481606999 \h </w:instrText>
            </w:r>
            <w:r w:rsidR="004B053F">
              <w:rPr>
                <w:noProof/>
                <w:webHidden/>
              </w:rPr>
            </w:r>
            <w:r w:rsidR="004B053F">
              <w:rPr>
                <w:noProof/>
                <w:webHidden/>
              </w:rPr>
              <w:fldChar w:fldCharType="separate"/>
            </w:r>
            <w:r w:rsidR="004B053F">
              <w:rPr>
                <w:noProof/>
                <w:webHidden/>
              </w:rPr>
              <w:t>16</w:t>
            </w:r>
            <w:r w:rsidR="004B053F">
              <w:rPr>
                <w:noProof/>
                <w:webHidden/>
              </w:rPr>
              <w:fldChar w:fldCharType="end"/>
            </w:r>
          </w:hyperlink>
        </w:p>
        <w:p w14:paraId="6C688C0D"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00" w:history="1">
            <w:r w:rsidR="004B053F" w:rsidRPr="00546835">
              <w:rPr>
                <w:rStyle w:val="Hipervnculo"/>
                <w:noProof/>
              </w:rPr>
              <w:t>Ilustración 3</w:t>
            </w:r>
            <w:r w:rsidR="004B053F" w:rsidRPr="00546835">
              <w:rPr>
                <w:rStyle w:val="Hipervnculo"/>
                <w:noProof/>
              </w:rPr>
              <w:noBreakHyphen/>
              <w:t>12. Ventana neo4j Iniciada</w:t>
            </w:r>
            <w:r w:rsidR="004B053F">
              <w:rPr>
                <w:noProof/>
                <w:webHidden/>
              </w:rPr>
              <w:tab/>
            </w:r>
            <w:r w:rsidR="004B053F">
              <w:rPr>
                <w:noProof/>
                <w:webHidden/>
              </w:rPr>
              <w:fldChar w:fldCharType="begin"/>
            </w:r>
            <w:r w:rsidR="004B053F">
              <w:rPr>
                <w:noProof/>
                <w:webHidden/>
              </w:rPr>
              <w:instrText xml:space="preserve"> PAGEREF _Toc481607000 \h </w:instrText>
            </w:r>
            <w:r w:rsidR="004B053F">
              <w:rPr>
                <w:noProof/>
                <w:webHidden/>
              </w:rPr>
            </w:r>
            <w:r w:rsidR="004B053F">
              <w:rPr>
                <w:noProof/>
                <w:webHidden/>
              </w:rPr>
              <w:fldChar w:fldCharType="separate"/>
            </w:r>
            <w:r w:rsidR="004B053F">
              <w:rPr>
                <w:noProof/>
                <w:webHidden/>
              </w:rPr>
              <w:t>17</w:t>
            </w:r>
            <w:r w:rsidR="004B053F">
              <w:rPr>
                <w:noProof/>
                <w:webHidden/>
              </w:rPr>
              <w:fldChar w:fldCharType="end"/>
            </w:r>
          </w:hyperlink>
        </w:p>
        <w:p w14:paraId="01D1AF16"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01" w:history="1">
            <w:r w:rsidR="004B053F" w:rsidRPr="00546835">
              <w:rPr>
                <w:rStyle w:val="Hipervnculo"/>
                <w:noProof/>
              </w:rPr>
              <w:t>Ilustración 4</w:t>
            </w:r>
            <w:r w:rsidR="004B053F" w:rsidRPr="00546835">
              <w:rPr>
                <w:rStyle w:val="Hipervnculo"/>
                <w:noProof/>
              </w:rPr>
              <w:noBreakHyphen/>
              <w:t>1. Jerarquía de uniapi (prompt)</w:t>
            </w:r>
            <w:r w:rsidR="004B053F">
              <w:rPr>
                <w:noProof/>
                <w:webHidden/>
              </w:rPr>
              <w:tab/>
            </w:r>
            <w:r w:rsidR="004B053F">
              <w:rPr>
                <w:noProof/>
                <w:webHidden/>
              </w:rPr>
              <w:fldChar w:fldCharType="begin"/>
            </w:r>
            <w:r w:rsidR="004B053F">
              <w:rPr>
                <w:noProof/>
                <w:webHidden/>
              </w:rPr>
              <w:instrText xml:space="preserve"> PAGEREF _Toc481607001 \h </w:instrText>
            </w:r>
            <w:r w:rsidR="004B053F">
              <w:rPr>
                <w:noProof/>
                <w:webHidden/>
              </w:rPr>
            </w:r>
            <w:r w:rsidR="004B053F">
              <w:rPr>
                <w:noProof/>
                <w:webHidden/>
              </w:rPr>
              <w:fldChar w:fldCharType="separate"/>
            </w:r>
            <w:r w:rsidR="004B053F">
              <w:rPr>
                <w:noProof/>
                <w:webHidden/>
              </w:rPr>
              <w:t>21</w:t>
            </w:r>
            <w:r w:rsidR="004B053F">
              <w:rPr>
                <w:noProof/>
                <w:webHidden/>
              </w:rPr>
              <w:fldChar w:fldCharType="end"/>
            </w:r>
          </w:hyperlink>
        </w:p>
        <w:p w14:paraId="643682E2"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02" w:history="1">
            <w:r w:rsidR="004B053F" w:rsidRPr="00546835">
              <w:rPr>
                <w:rStyle w:val="Hipervnculo"/>
                <w:noProof/>
              </w:rPr>
              <w:t>Ilustración 4</w:t>
            </w:r>
            <w:r w:rsidR="004B053F" w:rsidRPr="00546835">
              <w:rPr>
                <w:rStyle w:val="Hipervnculo"/>
                <w:noProof/>
              </w:rPr>
              <w:noBreakHyphen/>
              <w:t>2. Ejecución del servidor web</w:t>
            </w:r>
            <w:r w:rsidR="004B053F">
              <w:rPr>
                <w:noProof/>
                <w:webHidden/>
              </w:rPr>
              <w:tab/>
            </w:r>
            <w:r w:rsidR="004B053F">
              <w:rPr>
                <w:noProof/>
                <w:webHidden/>
              </w:rPr>
              <w:fldChar w:fldCharType="begin"/>
            </w:r>
            <w:r w:rsidR="004B053F">
              <w:rPr>
                <w:noProof/>
                <w:webHidden/>
              </w:rPr>
              <w:instrText xml:space="preserve"> PAGEREF _Toc481607002 \h </w:instrText>
            </w:r>
            <w:r w:rsidR="004B053F">
              <w:rPr>
                <w:noProof/>
                <w:webHidden/>
              </w:rPr>
            </w:r>
            <w:r w:rsidR="004B053F">
              <w:rPr>
                <w:noProof/>
                <w:webHidden/>
              </w:rPr>
              <w:fldChar w:fldCharType="separate"/>
            </w:r>
            <w:r w:rsidR="004B053F">
              <w:rPr>
                <w:noProof/>
                <w:webHidden/>
              </w:rPr>
              <w:t>21</w:t>
            </w:r>
            <w:r w:rsidR="004B053F">
              <w:rPr>
                <w:noProof/>
                <w:webHidden/>
              </w:rPr>
              <w:fldChar w:fldCharType="end"/>
            </w:r>
          </w:hyperlink>
        </w:p>
        <w:p w14:paraId="1A47F22C"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9" w:anchor="_Toc481607003" w:history="1">
            <w:r w:rsidR="004B053F" w:rsidRPr="00546835">
              <w:rPr>
                <w:rStyle w:val="Hipervnculo"/>
                <w:noProof/>
              </w:rPr>
              <w:t>Ilustración 5</w:t>
            </w:r>
            <w:r w:rsidR="004B053F" w:rsidRPr="00546835">
              <w:rPr>
                <w:rStyle w:val="Hipervnculo"/>
                <w:noProof/>
              </w:rPr>
              <w:noBreakHyphen/>
              <w:t>1 Ventana Loggin</w:t>
            </w:r>
            <w:r w:rsidR="004B053F">
              <w:rPr>
                <w:noProof/>
                <w:webHidden/>
              </w:rPr>
              <w:tab/>
            </w:r>
            <w:r w:rsidR="004B053F">
              <w:rPr>
                <w:noProof/>
                <w:webHidden/>
              </w:rPr>
              <w:fldChar w:fldCharType="begin"/>
            </w:r>
            <w:r w:rsidR="004B053F">
              <w:rPr>
                <w:noProof/>
                <w:webHidden/>
              </w:rPr>
              <w:instrText xml:space="preserve"> PAGEREF _Toc481607003 \h </w:instrText>
            </w:r>
            <w:r w:rsidR="004B053F">
              <w:rPr>
                <w:noProof/>
                <w:webHidden/>
              </w:rPr>
            </w:r>
            <w:r w:rsidR="004B053F">
              <w:rPr>
                <w:noProof/>
                <w:webHidden/>
              </w:rPr>
              <w:fldChar w:fldCharType="separate"/>
            </w:r>
            <w:r w:rsidR="004B053F">
              <w:rPr>
                <w:noProof/>
                <w:webHidden/>
              </w:rPr>
              <w:t>33</w:t>
            </w:r>
            <w:r w:rsidR="004B053F">
              <w:rPr>
                <w:noProof/>
                <w:webHidden/>
              </w:rPr>
              <w:fldChar w:fldCharType="end"/>
            </w:r>
          </w:hyperlink>
        </w:p>
        <w:p w14:paraId="552232D6"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0" w:anchor="_Toc481607004" w:history="1">
            <w:r w:rsidR="004B053F" w:rsidRPr="00546835">
              <w:rPr>
                <w:rStyle w:val="Hipervnculo"/>
                <w:noProof/>
              </w:rPr>
              <w:t>Ilustración 5</w:t>
            </w:r>
            <w:r w:rsidR="004B053F" w:rsidRPr="00546835">
              <w:rPr>
                <w:rStyle w:val="Hipervnculo"/>
                <w:noProof/>
              </w:rPr>
              <w:noBreakHyphen/>
              <w:t>2 Página Principal</w:t>
            </w:r>
            <w:r w:rsidR="004B053F">
              <w:rPr>
                <w:noProof/>
                <w:webHidden/>
              </w:rPr>
              <w:tab/>
            </w:r>
            <w:r w:rsidR="004B053F">
              <w:rPr>
                <w:noProof/>
                <w:webHidden/>
              </w:rPr>
              <w:fldChar w:fldCharType="begin"/>
            </w:r>
            <w:r w:rsidR="004B053F">
              <w:rPr>
                <w:noProof/>
                <w:webHidden/>
              </w:rPr>
              <w:instrText xml:space="preserve"> PAGEREF _Toc481607004 \h </w:instrText>
            </w:r>
            <w:r w:rsidR="004B053F">
              <w:rPr>
                <w:noProof/>
                <w:webHidden/>
              </w:rPr>
            </w:r>
            <w:r w:rsidR="004B053F">
              <w:rPr>
                <w:noProof/>
                <w:webHidden/>
              </w:rPr>
              <w:fldChar w:fldCharType="separate"/>
            </w:r>
            <w:r w:rsidR="004B053F">
              <w:rPr>
                <w:noProof/>
                <w:webHidden/>
              </w:rPr>
              <w:t>34</w:t>
            </w:r>
            <w:r w:rsidR="004B053F">
              <w:rPr>
                <w:noProof/>
                <w:webHidden/>
              </w:rPr>
              <w:fldChar w:fldCharType="end"/>
            </w:r>
          </w:hyperlink>
        </w:p>
        <w:p w14:paraId="1C052611"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05" w:history="1">
            <w:r w:rsidR="004B053F" w:rsidRPr="00546835">
              <w:rPr>
                <w:rStyle w:val="Hipervnculo"/>
                <w:noProof/>
              </w:rPr>
              <w:t>Ilustración 5</w:t>
            </w:r>
            <w:r w:rsidR="004B053F" w:rsidRPr="00546835">
              <w:rPr>
                <w:rStyle w:val="Hipervnculo"/>
                <w:noProof/>
              </w:rPr>
              <w:noBreakHyphen/>
              <w:t>3 Botón sign up</w:t>
            </w:r>
            <w:r w:rsidR="004B053F">
              <w:rPr>
                <w:noProof/>
                <w:webHidden/>
              </w:rPr>
              <w:tab/>
            </w:r>
            <w:r w:rsidR="004B053F">
              <w:rPr>
                <w:noProof/>
                <w:webHidden/>
              </w:rPr>
              <w:fldChar w:fldCharType="begin"/>
            </w:r>
            <w:r w:rsidR="004B053F">
              <w:rPr>
                <w:noProof/>
                <w:webHidden/>
              </w:rPr>
              <w:instrText xml:space="preserve"> PAGEREF _Toc481607005 \h </w:instrText>
            </w:r>
            <w:r w:rsidR="004B053F">
              <w:rPr>
                <w:noProof/>
                <w:webHidden/>
              </w:rPr>
            </w:r>
            <w:r w:rsidR="004B053F">
              <w:rPr>
                <w:noProof/>
                <w:webHidden/>
              </w:rPr>
              <w:fldChar w:fldCharType="separate"/>
            </w:r>
            <w:r w:rsidR="004B053F">
              <w:rPr>
                <w:noProof/>
                <w:webHidden/>
              </w:rPr>
              <w:t>34</w:t>
            </w:r>
            <w:r w:rsidR="004B053F">
              <w:rPr>
                <w:noProof/>
                <w:webHidden/>
              </w:rPr>
              <w:fldChar w:fldCharType="end"/>
            </w:r>
          </w:hyperlink>
        </w:p>
        <w:p w14:paraId="0C922A5A"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06" w:history="1">
            <w:r w:rsidR="004B053F" w:rsidRPr="00546835">
              <w:rPr>
                <w:rStyle w:val="Hipervnculo"/>
                <w:noProof/>
              </w:rPr>
              <w:t>Ilustración 5</w:t>
            </w:r>
            <w:r w:rsidR="004B053F" w:rsidRPr="00546835">
              <w:rPr>
                <w:rStyle w:val="Hipervnculo"/>
                <w:noProof/>
              </w:rPr>
              <w:noBreakHyphen/>
              <w:t>4 Ventana nuevo usuario</w:t>
            </w:r>
            <w:r w:rsidR="004B053F">
              <w:rPr>
                <w:noProof/>
                <w:webHidden/>
              </w:rPr>
              <w:tab/>
            </w:r>
            <w:r w:rsidR="004B053F">
              <w:rPr>
                <w:noProof/>
                <w:webHidden/>
              </w:rPr>
              <w:fldChar w:fldCharType="begin"/>
            </w:r>
            <w:r w:rsidR="004B053F">
              <w:rPr>
                <w:noProof/>
                <w:webHidden/>
              </w:rPr>
              <w:instrText xml:space="preserve"> PAGEREF _Toc481607006 \h </w:instrText>
            </w:r>
            <w:r w:rsidR="004B053F">
              <w:rPr>
                <w:noProof/>
                <w:webHidden/>
              </w:rPr>
            </w:r>
            <w:r w:rsidR="004B053F">
              <w:rPr>
                <w:noProof/>
                <w:webHidden/>
              </w:rPr>
              <w:fldChar w:fldCharType="separate"/>
            </w:r>
            <w:r w:rsidR="004B053F">
              <w:rPr>
                <w:noProof/>
                <w:webHidden/>
              </w:rPr>
              <w:t>35</w:t>
            </w:r>
            <w:r w:rsidR="004B053F">
              <w:rPr>
                <w:noProof/>
                <w:webHidden/>
              </w:rPr>
              <w:fldChar w:fldCharType="end"/>
            </w:r>
          </w:hyperlink>
        </w:p>
        <w:p w14:paraId="5E6F7FCE"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1" w:anchor="_Toc481607007" w:history="1">
            <w:r w:rsidR="004B053F" w:rsidRPr="00546835">
              <w:rPr>
                <w:rStyle w:val="Hipervnculo"/>
                <w:noProof/>
              </w:rPr>
              <w:t>Ilustración 5</w:t>
            </w:r>
            <w:r w:rsidR="004B053F" w:rsidRPr="00546835">
              <w:rPr>
                <w:rStyle w:val="Hipervnculo"/>
                <w:noProof/>
              </w:rPr>
              <w:noBreakHyphen/>
              <w:t>5 Menú Navegación</w:t>
            </w:r>
            <w:r w:rsidR="004B053F">
              <w:rPr>
                <w:noProof/>
                <w:webHidden/>
              </w:rPr>
              <w:tab/>
            </w:r>
            <w:r w:rsidR="004B053F">
              <w:rPr>
                <w:noProof/>
                <w:webHidden/>
              </w:rPr>
              <w:fldChar w:fldCharType="begin"/>
            </w:r>
            <w:r w:rsidR="004B053F">
              <w:rPr>
                <w:noProof/>
                <w:webHidden/>
              </w:rPr>
              <w:instrText xml:space="preserve"> PAGEREF _Toc481607007 \h </w:instrText>
            </w:r>
            <w:r w:rsidR="004B053F">
              <w:rPr>
                <w:noProof/>
                <w:webHidden/>
              </w:rPr>
            </w:r>
            <w:r w:rsidR="004B053F">
              <w:rPr>
                <w:noProof/>
                <w:webHidden/>
              </w:rPr>
              <w:fldChar w:fldCharType="separate"/>
            </w:r>
            <w:r w:rsidR="004B053F">
              <w:rPr>
                <w:noProof/>
                <w:webHidden/>
              </w:rPr>
              <w:t>35</w:t>
            </w:r>
            <w:r w:rsidR="004B053F">
              <w:rPr>
                <w:noProof/>
                <w:webHidden/>
              </w:rPr>
              <w:fldChar w:fldCharType="end"/>
            </w:r>
          </w:hyperlink>
        </w:p>
        <w:p w14:paraId="7686FC1E"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2" w:anchor="_Toc481607008" w:history="1">
            <w:r w:rsidR="004B053F" w:rsidRPr="00546835">
              <w:rPr>
                <w:rStyle w:val="Hipervnculo"/>
                <w:noProof/>
              </w:rPr>
              <w:t>Ilustración 5</w:t>
            </w:r>
            <w:r w:rsidR="004B053F" w:rsidRPr="00546835">
              <w:rPr>
                <w:rStyle w:val="Hipervnculo"/>
                <w:noProof/>
              </w:rPr>
              <w:noBreakHyphen/>
              <w:t>6 Nuevo grupo</w:t>
            </w:r>
            <w:r w:rsidR="004B053F">
              <w:rPr>
                <w:noProof/>
                <w:webHidden/>
              </w:rPr>
              <w:tab/>
            </w:r>
            <w:r w:rsidR="004B053F">
              <w:rPr>
                <w:noProof/>
                <w:webHidden/>
              </w:rPr>
              <w:fldChar w:fldCharType="begin"/>
            </w:r>
            <w:r w:rsidR="004B053F">
              <w:rPr>
                <w:noProof/>
                <w:webHidden/>
              </w:rPr>
              <w:instrText xml:space="preserve"> PAGEREF _Toc481607008 \h </w:instrText>
            </w:r>
            <w:r w:rsidR="004B053F">
              <w:rPr>
                <w:noProof/>
                <w:webHidden/>
              </w:rPr>
            </w:r>
            <w:r w:rsidR="004B053F">
              <w:rPr>
                <w:noProof/>
                <w:webHidden/>
              </w:rPr>
              <w:fldChar w:fldCharType="separate"/>
            </w:r>
            <w:r w:rsidR="004B053F">
              <w:rPr>
                <w:noProof/>
                <w:webHidden/>
              </w:rPr>
              <w:t>37</w:t>
            </w:r>
            <w:r w:rsidR="004B053F">
              <w:rPr>
                <w:noProof/>
                <w:webHidden/>
              </w:rPr>
              <w:fldChar w:fldCharType="end"/>
            </w:r>
          </w:hyperlink>
        </w:p>
        <w:p w14:paraId="3382F586"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09" w:history="1">
            <w:r w:rsidR="004B053F" w:rsidRPr="00546835">
              <w:rPr>
                <w:rStyle w:val="Hipervnculo"/>
                <w:noProof/>
              </w:rPr>
              <w:t>Ilustración 5</w:t>
            </w:r>
            <w:r w:rsidR="004B053F" w:rsidRPr="00546835">
              <w:rPr>
                <w:rStyle w:val="Hipervnculo"/>
                <w:noProof/>
              </w:rPr>
              <w:noBreakHyphen/>
              <w:t>7 Nuevo grupo: Tipo grupo</w:t>
            </w:r>
            <w:r w:rsidR="004B053F">
              <w:rPr>
                <w:noProof/>
                <w:webHidden/>
              </w:rPr>
              <w:tab/>
            </w:r>
            <w:r w:rsidR="004B053F">
              <w:rPr>
                <w:noProof/>
                <w:webHidden/>
              </w:rPr>
              <w:fldChar w:fldCharType="begin"/>
            </w:r>
            <w:r w:rsidR="004B053F">
              <w:rPr>
                <w:noProof/>
                <w:webHidden/>
              </w:rPr>
              <w:instrText xml:space="preserve"> PAGEREF _Toc481607009 \h </w:instrText>
            </w:r>
            <w:r w:rsidR="004B053F">
              <w:rPr>
                <w:noProof/>
                <w:webHidden/>
              </w:rPr>
            </w:r>
            <w:r w:rsidR="004B053F">
              <w:rPr>
                <w:noProof/>
                <w:webHidden/>
              </w:rPr>
              <w:fldChar w:fldCharType="separate"/>
            </w:r>
            <w:r w:rsidR="004B053F">
              <w:rPr>
                <w:noProof/>
                <w:webHidden/>
              </w:rPr>
              <w:t>37</w:t>
            </w:r>
            <w:r w:rsidR="004B053F">
              <w:rPr>
                <w:noProof/>
                <w:webHidden/>
              </w:rPr>
              <w:fldChar w:fldCharType="end"/>
            </w:r>
          </w:hyperlink>
        </w:p>
        <w:p w14:paraId="4211DB70"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10" w:history="1">
            <w:r w:rsidR="004B053F" w:rsidRPr="00546835">
              <w:rPr>
                <w:rStyle w:val="Hipervnculo"/>
                <w:noProof/>
              </w:rPr>
              <w:t>Ilustración 5</w:t>
            </w:r>
            <w:r w:rsidR="004B053F" w:rsidRPr="00546835">
              <w:rPr>
                <w:rStyle w:val="Hipervnculo"/>
                <w:noProof/>
              </w:rPr>
              <w:noBreakHyphen/>
              <w:t>8 Nuevo grupo: Permisos</w:t>
            </w:r>
            <w:r w:rsidR="004B053F">
              <w:rPr>
                <w:noProof/>
                <w:webHidden/>
              </w:rPr>
              <w:tab/>
            </w:r>
            <w:r w:rsidR="004B053F">
              <w:rPr>
                <w:noProof/>
                <w:webHidden/>
              </w:rPr>
              <w:fldChar w:fldCharType="begin"/>
            </w:r>
            <w:r w:rsidR="004B053F">
              <w:rPr>
                <w:noProof/>
                <w:webHidden/>
              </w:rPr>
              <w:instrText xml:space="preserve"> PAGEREF _Toc481607010 \h </w:instrText>
            </w:r>
            <w:r w:rsidR="004B053F">
              <w:rPr>
                <w:noProof/>
                <w:webHidden/>
              </w:rPr>
            </w:r>
            <w:r w:rsidR="004B053F">
              <w:rPr>
                <w:noProof/>
                <w:webHidden/>
              </w:rPr>
              <w:fldChar w:fldCharType="separate"/>
            </w:r>
            <w:r w:rsidR="004B053F">
              <w:rPr>
                <w:noProof/>
                <w:webHidden/>
              </w:rPr>
              <w:t>38</w:t>
            </w:r>
            <w:r w:rsidR="004B053F">
              <w:rPr>
                <w:noProof/>
                <w:webHidden/>
              </w:rPr>
              <w:fldChar w:fldCharType="end"/>
            </w:r>
          </w:hyperlink>
        </w:p>
        <w:p w14:paraId="421C35A6"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11" w:history="1">
            <w:r w:rsidR="004B053F" w:rsidRPr="00546835">
              <w:rPr>
                <w:rStyle w:val="Hipervnculo"/>
                <w:noProof/>
              </w:rPr>
              <w:t>Ilustración 5</w:t>
            </w:r>
            <w:r w:rsidR="004B053F" w:rsidRPr="00546835">
              <w:rPr>
                <w:rStyle w:val="Hipervnculo"/>
                <w:noProof/>
              </w:rPr>
              <w:noBreakHyphen/>
              <w:t>9 Nuevo proyecto: Integración o creación</w:t>
            </w:r>
            <w:r w:rsidR="004B053F">
              <w:rPr>
                <w:noProof/>
                <w:webHidden/>
              </w:rPr>
              <w:tab/>
            </w:r>
            <w:r w:rsidR="004B053F">
              <w:rPr>
                <w:noProof/>
                <w:webHidden/>
              </w:rPr>
              <w:fldChar w:fldCharType="begin"/>
            </w:r>
            <w:r w:rsidR="004B053F">
              <w:rPr>
                <w:noProof/>
                <w:webHidden/>
              </w:rPr>
              <w:instrText xml:space="preserve"> PAGEREF _Toc481607011 \h </w:instrText>
            </w:r>
            <w:r w:rsidR="004B053F">
              <w:rPr>
                <w:noProof/>
                <w:webHidden/>
              </w:rPr>
            </w:r>
            <w:r w:rsidR="004B053F">
              <w:rPr>
                <w:noProof/>
                <w:webHidden/>
              </w:rPr>
              <w:fldChar w:fldCharType="separate"/>
            </w:r>
            <w:r w:rsidR="004B053F">
              <w:rPr>
                <w:noProof/>
                <w:webHidden/>
              </w:rPr>
              <w:t>38</w:t>
            </w:r>
            <w:r w:rsidR="004B053F">
              <w:rPr>
                <w:noProof/>
                <w:webHidden/>
              </w:rPr>
              <w:fldChar w:fldCharType="end"/>
            </w:r>
          </w:hyperlink>
        </w:p>
        <w:p w14:paraId="4F42F29A"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12" w:history="1">
            <w:r w:rsidR="004B053F" w:rsidRPr="00546835">
              <w:rPr>
                <w:rStyle w:val="Hipervnculo"/>
                <w:noProof/>
              </w:rPr>
              <w:t>Ilustración 5</w:t>
            </w:r>
            <w:r w:rsidR="004B053F" w:rsidRPr="00546835">
              <w:rPr>
                <w:rStyle w:val="Hipervnculo"/>
                <w:noProof/>
              </w:rPr>
              <w:noBreakHyphen/>
              <w:t>10 Nuevo proyecto: principal</w:t>
            </w:r>
            <w:r w:rsidR="004B053F">
              <w:rPr>
                <w:noProof/>
                <w:webHidden/>
              </w:rPr>
              <w:tab/>
            </w:r>
            <w:r w:rsidR="004B053F">
              <w:rPr>
                <w:noProof/>
                <w:webHidden/>
              </w:rPr>
              <w:fldChar w:fldCharType="begin"/>
            </w:r>
            <w:r w:rsidR="004B053F">
              <w:rPr>
                <w:noProof/>
                <w:webHidden/>
              </w:rPr>
              <w:instrText xml:space="preserve"> PAGEREF _Toc481607012 \h </w:instrText>
            </w:r>
            <w:r w:rsidR="004B053F">
              <w:rPr>
                <w:noProof/>
                <w:webHidden/>
              </w:rPr>
            </w:r>
            <w:r w:rsidR="004B053F">
              <w:rPr>
                <w:noProof/>
                <w:webHidden/>
              </w:rPr>
              <w:fldChar w:fldCharType="separate"/>
            </w:r>
            <w:r w:rsidR="004B053F">
              <w:rPr>
                <w:noProof/>
                <w:webHidden/>
              </w:rPr>
              <w:t>39</w:t>
            </w:r>
            <w:r w:rsidR="004B053F">
              <w:rPr>
                <w:noProof/>
                <w:webHidden/>
              </w:rPr>
              <w:fldChar w:fldCharType="end"/>
            </w:r>
          </w:hyperlink>
        </w:p>
        <w:p w14:paraId="5661DADB"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3" w:anchor="_Toc481607013" w:history="1">
            <w:r w:rsidR="004B053F" w:rsidRPr="00546835">
              <w:rPr>
                <w:rStyle w:val="Hipervnculo"/>
                <w:noProof/>
              </w:rPr>
              <w:t>Ilustración 5</w:t>
            </w:r>
            <w:r w:rsidR="004B053F" w:rsidRPr="00546835">
              <w:rPr>
                <w:rStyle w:val="Hipervnculo"/>
                <w:noProof/>
              </w:rPr>
              <w:noBreakHyphen/>
              <w:t>11 Nuevo grupo: tipo de proyecto</w:t>
            </w:r>
            <w:r w:rsidR="004B053F">
              <w:rPr>
                <w:noProof/>
                <w:webHidden/>
              </w:rPr>
              <w:tab/>
            </w:r>
            <w:r w:rsidR="004B053F">
              <w:rPr>
                <w:noProof/>
                <w:webHidden/>
              </w:rPr>
              <w:fldChar w:fldCharType="begin"/>
            </w:r>
            <w:r w:rsidR="004B053F">
              <w:rPr>
                <w:noProof/>
                <w:webHidden/>
              </w:rPr>
              <w:instrText xml:space="preserve"> PAGEREF _Toc481607013 \h </w:instrText>
            </w:r>
            <w:r w:rsidR="004B053F">
              <w:rPr>
                <w:noProof/>
                <w:webHidden/>
              </w:rPr>
            </w:r>
            <w:r w:rsidR="004B053F">
              <w:rPr>
                <w:noProof/>
                <w:webHidden/>
              </w:rPr>
              <w:fldChar w:fldCharType="separate"/>
            </w:r>
            <w:r w:rsidR="004B053F">
              <w:rPr>
                <w:noProof/>
                <w:webHidden/>
              </w:rPr>
              <w:t>40</w:t>
            </w:r>
            <w:r w:rsidR="004B053F">
              <w:rPr>
                <w:noProof/>
                <w:webHidden/>
              </w:rPr>
              <w:fldChar w:fldCharType="end"/>
            </w:r>
          </w:hyperlink>
        </w:p>
        <w:p w14:paraId="0315E665"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14" w:history="1">
            <w:r w:rsidR="004B053F" w:rsidRPr="00546835">
              <w:rPr>
                <w:rStyle w:val="Hipervnculo"/>
                <w:noProof/>
              </w:rPr>
              <w:t>Ilustración 5</w:t>
            </w:r>
            <w:r w:rsidR="004B053F" w:rsidRPr="00546835">
              <w:rPr>
                <w:rStyle w:val="Hipervnculo"/>
                <w:noProof/>
              </w:rPr>
              <w:noBreakHyphen/>
              <w:t>12 Nuevo grupo: Entradas por defecto</w:t>
            </w:r>
            <w:r w:rsidR="004B053F">
              <w:rPr>
                <w:noProof/>
                <w:webHidden/>
              </w:rPr>
              <w:tab/>
            </w:r>
            <w:r w:rsidR="004B053F">
              <w:rPr>
                <w:noProof/>
                <w:webHidden/>
              </w:rPr>
              <w:fldChar w:fldCharType="begin"/>
            </w:r>
            <w:r w:rsidR="004B053F">
              <w:rPr>
                <w:noProof/>
                <w:webHidden/>
              </w:rPr>
              <w:instrText xml:space="preserve"> PAGEREF _Toc481607014 \h </w:instrText>
            </w:r>
            <w:r w:rsidR="004B053F">
              <w:rPr>
                <w:noProof/>
                <w:webHidden/>
              </w:rPr>
            </w:r>
            <w:r w:rsidR="004B053F">
              <w:rPr>
                <w:noProof/>
                <w:webHidden/>
              </w:rPr>
              <w:fldChar w:fldCharType="separate"/>
            </w:r>
            <w:r w:rsidR="004B053F">
              <w:rPr>
                <w:noProof/>
                <w:webHidden/>
              </w:rPr>
              <w:t>40</w:t>
            </w:r>
            <w:r w:rsidR="004B053F">
              <w:rPr>
                <w:noProof/>
                <w:webHidden/>
              </w:rPr>
              <w:fldChar w:fldCharType="end"/>
            </w:r>
          </w:hyperlink>
        </w:p>
        <w:p w14:paraId="7A345434"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4" w:anchor="_Toc481607015" w:history="1">
            <w:r w:rsidR="004B053F" w:rsidRPr="00546835">
              <w:rPr>
                <w:rStyle w:val="Hipervnculo"/>
                <w:noProof/>
              </w:rPr>
              <w:t>Ilustración 5</w:t>
            </w:r>
            <w:r w:rsidR="004B053F" w:rsidRPr="00546835">
              <w:rPr>
                <w:rStyle w:val="Hipervnculo"/>
                <w:noProof/>
              </w:rPr>
              <w:noBreakHyphen/>
              <w:t>13 Nueva ejecución</w:t>
            </w:r>
            <w:r w:rsidR="004B053F">
              <w:rPr>
                <w:noProof/>
                <w:webHidden/>
              </w:rPr>
              <w:tab/>
            </w:r>
            <w:r w:rsidR="004B053F">
              <w:rPr>
                <w:noProof/>
                <w:webHidden/>
              </w:rPr>
              <w:fldChar w:fldCharType="begin"/>
            </w:r>
            <w:r w:rsidR="004B053F">
              <w:rPr>
                <w:noProof/>
                <w:webHidden/>
              </w:rPr>
              <w:instrText xml:space="preserve"> PAGEREF _Toc481607015 \h </w:instrText>
            </w:r>
            <w:r w:rsidR="004B053F">
              <w:rPr>
                <w:noProof/>
                <w:webHidden/>
              </w:rPr>
            </w:r>
            <w:r w:rsidR="004B053F">
              <w:rPr>
                <w:noProof/>
                <w:webHidden/>
              </w:rPr>
              <w:fldChar w:fldCharType="separate"/>
            </w:r>
            <w:r w:rsidR="004B053F">
              <w:rPr>
                <w:noProof/>
                <w:webHidden/>
              </w:rPr>
              <w:t>41</w:t>
            </w:r>
            <w:r w:rsidR="004B053F">
              <w:rPr>
                <w:noProof/>
                <w:webHidden/>
              </w:rPr>
              <w:fldChar w:fldCharType="end"/>
            </w:r>
          </w:hyperlink>
        </w:p>
        <w:p w14:paraId="448F52D7"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5" w:anchor="_Toc481607016" w:history="1">
            <w:r w:rsidR="004B053F" w:rsidRPr="00546835">
              <w:rPr>
                <w:rStyle w:val="Hipervnculo"/>
                <w:noProof/>
              </w:rPr>
              <w:t>Ilustración 5</w:t>
            </w:r>
            <w:r w:rsidR="004B053F" w:rsidRPr="00546835">
              <w:rPr>
                <w:rStyle w:val="Hipervnculo"/>
                <w:noProof/>
              </w:rPr>
              <w:noBreakHyphen/>
              <w:t>14 Proyectos</w:t>
            </w:r>
            <w:r w:rsidR="004B053F">
              <w:rPr>
                <w:noProof/>
                <w:webHidden/>
              </w:rPr>
              <w:tab/>
            </w:r>
            <w:r w:rsidR="004B053F">
              <w:rPr>
                <w:noProof/>
                <w:webHidden/>
              </w:rPr>
              <w:fldChar w:fldCharType="begin"/>
            </w:r>
            <w:r w:rsidR="004B053F">
              <w:rPr>
                <w:noProof/>
                <w:webHidden/>
              </w:rPr>
              <w:instrText xml:space="preserve"> PAGEREF _Toc481607016 \h </w:instrText>
            </w:r>
            <w:r w:rsidR="004B053F">
              <w:rPr>
                <w:noProof/>
                <w:webHidden/>
              </w:rPr>
            </w:r>
            <w:r w:rsidR="004B053F">
              <w:rPr>
                <w:noProof/>
                <w:webHidden/>
              </w:rPr>
              <w:fldChar w:fldCharType="separate"/>
            </w:r>
            <w:r w:rsidR="004B053F">
              <w:rPr>
                <w:noProof/>
                <w:webHidden/>
              </w:rPr>
              <w:t>42</w:t>
            </w:r>
            <w:r w:rsidR="004B053F">
              <w:rPr>
                <w:noProof/>
                <w:webHidden/>
              </w:rPr>
              <w:fldChar w:fldCharType="end"/>
            </w:r>
          </w:hyperlink>
        </w:p>
        <w:p w14:paraId="4969EDED"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6" w:anchor="_Toc481607017" w:history="1">
            <w:r w:rsidR="004B053F" w:rsidRPr="00546835">
              <w:rPr>
                <w:rStyle w:val="Hipervnculo"/>
                <w:noProof/>
              </w:rPr>
              <w:t>Ilustración 5</w:t>
            </w:r>
            <w:r w:rsidR="004B053F" w:rsidRPr="00546835">
              <w:rPr>
                <w:rStyle w:val="Hipervnculo"/>
                <w:noProof/>
              </w:rPr>
              <w:noBreakHyphen/>
              <w:t>15 Gestión proyecto</w:t>
            </w:r>
            <w:r w:rsidR="004B053F">
              <w:rPr>
                <w:noProof/>
                <w:webHidden/>
              </w:rPr>
              <w:tab/>
            </w:r>
            <w:r w:rsidR="004B053F">
              <w:rPr>
                <w:noProof/>
                <w:webHidden/>
              </w:rPr>
              <w:fldChar w:fldCharType="begin"/>
            </w:r>
            <w:r w:rsidR="004B053F">
              <w:rPr>
                <w:noProof/>
                <w:webHidden/>
              </w:rPr>
              <w:instrText xml:space="preserve"> PAGEREF _Toc481607017 \h </w:instrText>
            </w:r>
            <w:r w:rsidR="004B053F">
              <w:rPr>
                <w:noProof/>
                <w:webHidden/>
              </w:rPr>
            </w:r>
            <w:r w:rsidR="004B053F">
              <w:rPr>
                <w:noProof/>
                <w:webHidden/>
              </w:rPr>
              <w:fldChar w:fldCharType="separate"/>
            </w:r>
            <w:r w:rsidR="004B053F">
              <w:rPr>
                <w:noProof/>
                <w:webHidden/>
              </w:rPr>
              <w:t>42</w:t>
            </w:r>
            <w:r w:rsidR="004B053F">
              <w:rPr>
                <w:noProof/>
                <w:webHidden/>
              </w:rPr>
              <w:fldChar w:fldCharType="end"/>
            </w:r>
          </w:hyperlink>
        </w:p>
        <w:p w14:paraId="7FD9858B"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7" w:anchor="_Toc481607018" w:history="1">
            <w:r w:rsidR="004B053F" w:rsidRPr="00546835">
              <w:rPr>
                <w:rStyle w:val="Hipervnculo"/>
                <w:noProof/>
              </w:rPr>
              <w:t>Ilustración 5</w:t>
            </w:r>
            <w:r w:rsidR="004B053F" w:rsidRPr="00546835">
              <w:rPr>
                <w:rStyle w:val="Hipervnculo"/>
                <w:noProof/>
              </w:rPr>
              <w:noBreakHyphen/>
              <w:t>16 Mis Grupos</w:t>
            </w:r>
            <w:r w:rsidR="004B053F">
              <w:rPr>
                <w:noProof/>
                <w:webHidden/>
              </w:rPr>
              <w:tab/>
            </w:r>
            <w:r w:rsidR="004B053F">
              <w:rPr>
                <w:noProof/>
                <w:webHidden/>
              </w:rPr>
              <w:fldChar w:fldCharType="begin"/>
            </w:r>
            <w:r w:rsidR="004B053F">
              <w:rPr>
                <w:noProof/>
                <w:webHidden/>
              </w:rPr>
              <w:instrText xml:space="preserve"> PAGEREF _Toc481607018 \h </w:instrText>
            </w:r>
            <w:r w:rsidR="004B053F">
              <w:rPr>
                <w:noProof/>
                <w:webHidden/>
              </w:rPr>
            </w:r>
            <w:r w:rsidR="004B053F">
              <w:rPr>
                <w:noProof/>
                <w:webHidden/>
              </w:rPr>
              <w:fldChar w:fldCharType="separate"/>
            </w:r>
            <w:r w:rsidR="004B053F">
              <w:rPr>
                <w:noProof/>
                <w:webHidden/>
              </w:rPr>
              <w:t>43</w:t>
            </w:r>
            <w:r w:rsidR="004B053F">
              <w:rPr>
                <w:noProof/>
                <w:webHidden/>
              </w:rPr>
              <w:fldChar w:fldCharType="end"/>
            </w:r>
          </w:hyperlink>
        </w:p>
        <w:p w14:paraId="56E52DA4"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8" w:anchor="_Toc481607019" w:history="1">
            <w:r w:rsidR="004B053F" w:rsidRPr="00546835">
              <w:rPr>
                <w:rStyle w:val="Hipervnculo"/>
                <w:noProof/>
              </w:rPr>
              <w:t>Ilustración 5</w:t>
            </w:r>
            <w:r w:rsidR="004B053F" w:rsidRPr="00546835">
              <w:rPr>
                <w:rStyle w:val="Hipervnculo"/>
                <w:noProof/>
              </w:rPr>
              <w:noBreakHyphen/>
              <w:t>17 Gestión grupo</w:t>
            </w:r>
            <w:r w:rsidR="004B053F">
              <w:rPr>
                <w:noProof/>
                <w:webHidden/>
              </w:rPr>
              <w:tab/>
            </w:r>
            <w:r w:rsidR="004B053F">
              <w:rPr>
                <w:noProof/>
                <w:webHidden/>
              </w:rPr>
              <w:fldChar w:fldCharType="begin"/>
            </w:r>
            <w:r w:rsidR="004B053F">
              <w:rPr>
                <w:noProof/>
                <w:webHidden/>
              </w:rPr>
              <w:instrText xml:space="preserve"> PAGEREF _Toc481607019 \h </w:instrText>
            </w:r>
            <w:r w:rsidR="004B053F">
              <w:rPr>
                <w:noProof/>
                <w:webHidden/>
              </w:rPr>
            </w:r>
            <w:r w:rsidR="004B053F">
              <w:rPr>
                <w:noProof/>
                <w:webHidden/>
              </w:rPr>
              <w:fldChar w:fldCharType="separate"/>
            </w:r>
            <w:r w:rsidR="004B053F">
              <w:rPr>
                <w:noProof/>
                <w:webHidden/>
              </w:rPr>
              <w:t>44</w:t>
            </w:r>
            <w:r w:rsidR="004B053F">
              <w:rPr>
                <w:noProof/>
                <w:webHidden/>
              </w:rPr>
              <w:fldChar w:fldCharType="end"/>
            </w:r>
          </w:hyperlink>
        </w:p>
        <w:p w14:paraId="3114C811"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r:id="rId19" w:anchor="_Toc481607020" w:history="1">
            <w:r w:rsidR="004B053F" w:rsidRPr="00546835">
              <w:rPr>
                <w:rStyle w:val="Hipervnculo"/>
                <w:noProof/>
              </w:rPr>
              <w:t>Ilustración 5</w:t>
            </w:r>
            <w:r w:rsidR="004B053F" w:rsidRPr="00546835">
              <w:rPr>
                <w:rStyle w:val="Hipervnculo"/>
                <w:noProof/>
              </w:rPr>
              <w:noBreakHyphen/>
              <w:t>18 Gestión de ejecución: En ejecución</w:t>
            </w:r>
            <w:r w:rsidR="004B053F">
              <w:rPr>
                <w:noProof/>
                <w:webHidden/>
              </w:rPr>
              <w:tab/>
            </w:r>
            <w:r w:rsidR="004B053F">
              <w:rPr>
                <w:noProof/>
                <w:webHidden/>
              </w:rPr>
              <w:fldChar w:fldCharType="begin"/>
            </w:r>
            <w:r w:rsidR="004B053F">
              <w:rPr>
                <w:noProof/>
                <w:webHidden/>
              </w:rPr>
              <w:instrText xml:space="preserve"> PAGEREF _Toc481607020 \h </w:instrText>
            </w:r>
            <w:r w:rsidR="004B053F">
              <w:rPr>
                <w:noProof/>
                <w:webHidden/>
              </w:rPr>
            </w:r>
            <w:r w:rsidR="004B053F">
              <w:rPr>
                <w:noProof/>
                <w:webHidden/>
              </w:rPr>
              <w:fldChar w:fldCharType="separate"/>
            </w:r>
            <w:r w:rsidR="004B053F">
              <w:rPr>
                <w:noProof/>
                <w:webHidden/>
              </w:rPr>
              <w:t>47</w:t>
            </w:r>
            <w:r w:rsidR="004B053F">
              <w:rPr>
                <w:noProof/>
                <w:webHidden/>
              </w:rPr>
              <w:fldChar w:fldCharType="end"/>
            </w:r>
          </w:hyperlink>
        </w:p>
        <w:p w14:paraId="054C05B4"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21" w:history="1">
            <w:r w:rsidR="004B053F" w:rsidRPr="00546835">
              <w:rPr>
                <w:rStyle w:val="Hipervnculo"/>
                <w:noProof/>
              </w:rPr>
              <w:t>Ilustración 5</w:t>
            </w:r>
            <w:r w:rsidR="004B053F" w:rsidRPr="00546835">
              <w:rPr>
                <w:rStyle w:val="Hipervnculo"/>
                <w:noProof/>
              </w:rPr>
              <w:noBreakHyphen/>
              <w:t>19 Gestión de ejecución: Finalizado</w:t>
            </w:r>
            <w:r w:rsidR="004B053F">
              <w:rPr>
                <w:noProof/>
                <w:webHidden/>
              </w:rPr>
              <w:tab/>
            </w:r>
            <w:r w:rsidR="004B053F">
              <w:rPr>
                <w:noProof/>
                <w:webHidden/>
              </w:rPr>
              <w:fldChar w:fldCharType="begin"/>
            </w:r>
            <w:r w:rsidR="004B053F">
              <w:rPr>
                <w:noProof/>
                <w:webHidden/>
              </w:rPr>
              <w:instrText xml:space="preserve"> PAGEREF _Toc481607021 \h </w:instrText>
            </w:r>
            <w:r w:rsidR="004B053F">
              <w:rPr>
                <w:noProof/>
                <w:webHidden/>
              </w:rPr>
            </w:r>
            <w:r w:rsidR="004B053F">
              <w:rPr>
                <w:noProof/>
                <w:webHidden/>
              </w:rPr>
              <w:fldChar w:fldCharType="separate"/>
            </w:r>
            <w:r w:rsidR="004B053F">
              <w:rPr>
                <w:noProof/>
                <w:webHidden/>
              </w:rPr>
              <w:t>47</w:t>
            </w:r>
            <w:r w:rsidR="004B053F">
              <w:rPr>
                <w:noProof/>
                <w:webHidden/>
              </w:rPr>
              <w:fldChar w:fldCharType="end"/>
            </w:r>
          </w:hyperlink>
        </w:p>
        <w:p w14:paraId="50836F7B" w14:textId="77777777" w:rsidR="004B053F" w:rsidRDefault="004B053F" w:rsidP="004B053F">
          <w:r>
            <w:fldChar w:fldCharType="end"/>
          </w:r>
        </w:p>
        <w:p w14:paraId="5D589826" w14:textId="77777777" w:rsidR="004B053F" w:rsidRDefault="004B053F" w:rsidP="004B053F">
          <w:r>
            <w:br w:type="page"/>
          </w:r>
        </w:p>
        <w:p w14:paraId="2AD1DB2C" w14:textId="77777777" w:rsidR="004B053F" w:rsidRDefault="004B053F" w:rsidP="004B053F"/>
        <w:p w14:paraId="4FD1FA01" w14:textId="77777777" w:rsidR="004B053F" w:rsidRDefault="004B053F" w:rsidP="004B053F">
          <w:pPr>
            <w:pStyle w:val="Ttulo1"/>
          </w:pPr>
          <w:bookmarkStart w:id="294" w:name="_Toc486873807"/>
          <w:r>
            <w:t>Tablas</w:t>
          </w:r>
          <w:bookmarkEnd w:id="294"/>
        </w:p>
        <w:p w14:paraId="4570DC18" w14:textId="77777777" w:rsidR="004B053F" w:rsidRDefault="004B053F" w:rsidP="004B053F">
          <w:pPr>
            <w:pStyle w:val="Tabladeilustraciones"/>
            <w:tabs>
              <w:tab w:val="right" w:leader="dot" w:pos="9061"/>
            </w:tabs>
            <w:rPr>
              <w:rFonts w:asciiTheme="minorHAnsi" w:eastAsiaTheme="minorEastAsia" w:hAnsiTheme="minorHAnsi" w:cstheme="minorBidi"/>
              <w:noProof/>
              <w:sz w:val="22"/>
              <w:lang w:eastAsia="es-ES"/>
            </w:rPr>
          </w:pPr>
          <w:r>
            <w:fldChar w:fldCharType="begin"/>
          </w:r>
          <w:r>
            <w:instrText xml:space="preserve"> TOC \h \z \c "Tabla" </w:instrText>
          </w:r>
          <w:r>
            <w:fldChar w:fldCharType="separate"/>
          </w:r>
          <w:hyperlink w:anchor="_Toc481607023" w:history="1">
            <w:r w:rsidRPr="006E36D1">
              <w:rPr>
                <w:rStyle w:val="Hipervnculo"/>
                <w:noProof/>
              </w:rPr>
              <w:t>Tabla 4</w:t>
            </w:r>
            <w:r w:rsidRPr="006E36D1">
              <w:rPr>
                <w:rStyle w:val="Hipervnculo"/>
                <w:noProof/>
              </w:rPr>
              <w:noBreakHyphen/>
              <w:t>1 Protocolo repositorio: Autenticación</w:t>
            </w:r>
            <w:r>
              <w:rPr>
                <w:noProof/>
                <w:webHidden/>
              </w:rPr>
              <w:tab/>
            </w:r>
            <w:r>
              <w:rPr>
                <w:noProof/>
                <w:webHidden/>
              </w:rPr>
              <w:fldChar w:fldCharType="begin"/>
            </w:r>
            <w:r>
              <w:rPr>
                <w:noProof/>
                <w:webHidden/>
              </w:rPr>
              <w:instrText xml:space="preserve"> PAGEREF _Toc481607023 \h </w:instrText>
            </w:r>
            <w:r>
              <w:rPr>
                <w:noProof/>
                <w:webHidden/>
              </w:rPr>
            </w:r>
            <w:r>
              <w:rPr>
                <w:noProof/>
                <w:webHidden/>
              </w:rPr>
              <w:fldChar w:fldCharType="separate"/>
            </w:r>
            <w:r>
              <w:rPr>
                <w:noProof/>
                <w:webHidden/>
              </w:rPr>
              <w:t>26</w:t>
            </w:r>
            <w:r>
              <w:rPr>
                <w:noProof/>
                <w:webHidden/>
              </w:rPr>
              <w:fldChar w:fldCharType="end"/>
            </w:r>
          </w:hyperlink>
        </w:p>
        <w:p w14:paraId="15B8557F"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24" w:history="1">
            <w:r w:rsidR="004B053F" w:rsidRPr="006E36D1">
              <w:rPr>
                <w:rStyle w:val="Hipervnculo"/>
                <w:noProof/>
              </w:rPr>
              <w:t>Tabla 4</w:t>
            </w:r>
            <w:r w:rsidR="004B053F" w:rsidRPr="006E36D1">
              <w:rPr>
                <w:rStyle w:val="Hipervnculo"/>
                <w:noProof/>
              </w:rPr>
              <w:noBreakHyphen/>
              <w:t>2.Protocolo repositorio: Grupo acciones básicas</w:t>
            </w:r>
            <w:r w:rsidR="004B053F">
              <w:rPr>
                <w:noProof/>
                <w:webHidden/>
              </w:rPr>
              <w:tab/>
            </w:r>
            <w:r w:rsidR="004B053F">
              <w:rPr>
                <w:noProof/>
                <w:webHidden/>
              </w:rPr>
              <w:fldChar w:fldCharType="begin"/>
            </w:r>
            <w:r w:rsidR="004B053F">
              <w:rPr>
                <w:noProof/>
                <w:webHidden/>
              </w:rPr>
              <w:instrText xml:space="preserve"> PAGEREF _Toc481607024 \h </w:instrText>
            </w:r>
            <w:r w:rsidR="004B053F">
              <w:rPr>
                <w:noProof/>
                <w:webHidden/>
              </w:rPr>
            </w:r>
            <w:r w:rsidR="004B053F">
              <w:rPr>
                <w:noProof/>
                <w:webHidden/>
              </w:rPr>
              <w:fldChar w:fldCharType="separate"/>
            </w:r>
            <w:r w:rsidR="004B053F">
              <w:rPr>
                <w:noProof/>
                <w:webHidden/>
              </w:rPr>
              <w:t>26</w:t>
            </w:r>
            <w:r w:rsidR="004B053F">
              <w:rPr>
                <w:noProof/>
                <w:webHidden/>
              </w:rPr>
              <w:fldChar w:fldCharType="end"/>
            </w:r>
          </w:hyperlink>
        </w:p>
        <w:p w14:paraId="5BB49545"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25" w:history="1">
            <w:r w:rsidR="004B053F" w:rsidRPr="006E36D1">
              <w:rPr>
                <w:rStyle w:val="Hipervnculo"/>
                <w:noProof/>
              </w:rPr>
              <w:t>Tabla 4</w:t>
            </w:r>
            <w:r w:rsidR="004B053F" w:rsidRPr="006E36D1">
              <w:rPr>
                <w:rStyle w:val="Hipervnculo"/>
                <w:noProof/>
              </w:rPr>
              <w:noBreakHyphen/>
              <w:t>3.Protocolo repositorio: Grupo miembros</w:t>
            </w:r>
            <w:r w:rsidR="004B053F">
              <w:rPr>
                <w:noProof/>
                <w:webHidden/>
              </w:rPr>
              <w:tab/>
            </w:r>
            <w:r w:rsidR="004B053F">
              <w:rPr>
                <w:noProof/>
                <w:webHidden/>
              </w:rPr>
              <w:fldChar w:fldCharType="begin"/>
            </w:r>
            <w:r w:rsidR="004B053F">
              <w:rPr>
                <w:noProof/>
                <w:webHidden/>
              </w:rPr>
              <w:instrText xml:space="preserve"> PAGEREF _Toc481607025 \h </w:instrText>
            </w:r>
            <w:r w:rsidR="004B053F">
              <w:rPr>
                <w:noProof/>
                <w:webHidden/>
              </w:rPr>
            </w:r>
            <w:r w:rsidR="004B053F">
              <w:rPr>
                <w:noProof/>
                <w:webHidden/>
              </w:rPr>
              <w:fldChar w:fldCharType="separate"/>
            </w:r>
            <w:r w:rsidR="004B053F">
              <w:rPr>
                <w:noProof/>
                <w:webHidden/>
              </w:rPr>
              <w:t>27</w:t>
            </w:r>
            <w:r w:rsidR="004B053F">
              <w:rPr>
                <w:noProof/>
                <w:webHidden/>
              </w:rPr>
              <w:fldChar w:fldCharType="end"/>
            </w:r>
          </w:hyperlink>
        </w:p>
        <w:p w14:paraId="39CF5162"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26" w:history="1">
            <w:r w:rsidR="004B053F" w:rsidRPr="006E36D1">
              <w:rPr>
                <w:rStyle w:val="Hipervnculo"/>
                <w:noProof/>
              </w:rPr>
              <w:t>Tabla 4</w:t>
            </w:r>
            <w:r w:rsidR="004B053F" w:rsidRPr="006E36D1">
              <w:rPr>
                <w:rStyle w:val="Hipervnculo"/>
                <w:noProof/>
              </w:rPr>
              <w:noBreakHyphen/>
              <w:t>4.Protocolo repositorio: Grupo subgrupos</w:t>
            </w:r>
            <w:r w:rsidR="004B053F">
              <w:rPr>
                <w:noProof/>
                <w:webHidden/>
              </w:rPr>
              <w:tab/>
            </w:r>
            <w:r w:rsidR="004B053F">
              <w:rPr>
                <w:noProof/>
                <w:webHidden/>
              </w:rPr>
              <w:fldChar w:fldCharType="begin"/>
            </w:r>
            <w:r w:rsidR="004B053F">
              <w:rPr>
                <w:noProof/>
                <w:webHidden/>
              </w:rPr>
              <w:instrText xml:space="preserve"> PAGEREF _Toc481607026 \h </w:instrText>
            </w:r>
            <w:r w:rsidR="004B053F">
              <w:rPr>
                <w:noProof/>
                <w:webHidden/>
              </w:rPr>
            </w:r>
            <w:r w:rsidR="004B053F">
              <w:rPr>
                <w:noProof/>
                <w:webHidden/>
              </w:rPr>
              <w:fldChar w:fldCharType="separate"/>
            </w:r>
            <w:r w:rsidR="004B053F">
              <w:rPr>
                <w:noProof/>
                <w:webHidden/>
              </w:rPr>
              <w:t>27</w:t>
            </w:r>
            <w:r w:rsidR="004B053F">
              <w:rPr>
                <w:noProof/>
                <w:webHidden/>
              </w:rPr>
              <w:fldChar w:fldCharType="end"/>
            </w:r>
          </w:hyperlink>
        </w:p>
        <w:p w14:paraId="6171E3DB"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27" w:history="1">
            <w:r w:rsidR="004B053F" w:rsidRPr="006E36D1">
              <w:rPr>
                <w:rStyle w:val="Hipervnculo"/>
                <w:noProof/>
              </w:rPr>
              <w:t>Tabla 4</w:t>
            </w:r>
            <w:r w:rsidR="004B053F" w:rsidRPr="006E36D1">
              <w:rPr>
                <w:rStyle w:val="Hipervnculo"/>
                <w:noProof/>
              </w:rPr>
              <w:noBreakHyphen/>
              <w:t>5.Protocolo repositorio: Grupo proyectos</w:t>
            </w:r>
            <w:r w:rsidR="004B053F">
              <w:rPr>
                <w:noProof/>
                <w:webHidden/>
              </w:rPr>
              <w:tab/>
            </w:r>
            <w:r w:rsidR="004B053F">
              <w:rPr>
                <w:noProof/>
                <w:webHidden/>
              </w:rPr>
              <w:fldChar w:fldCharType="begin"/>
            </w:r>
            <w:r w:rsidR="004B053F">
              <w:rPr>
                <w:noProof/>
                <w:webHidden/>
              </w:rPr>
              <w:instrText xml:space="preserve"> PAGEREF _Toc481607027 \h </w:instrText>
            </w:r>
            <w:r w:rsidR="004B053F">
              <w:rPr>
                <w:noProof/>
                <w:webHidden/>
              </w:rPr>
            </w:r>
            <w:r w:rsidR="004B053F">
              <w:rPr>
                <w:noProof/>
                <w:webHidden/>
              </w:rPr>
              <w:fldChar w:fldCharType="separate"/>
            </w:r>
            <w:r w:rsidR="004B053F">
              <w:rPr>
                <w:noProof/>
                <w:webHidden/>
              </w:rPr>
              <w:t>28</w:t>
            </w:r>
            <w:r w:rsidR="004B053F">
              <w:rPr>
                <w:noProof/>
                <w:webHidden/>
              </w:rPr>
              <w:fldChar w:fldCharType="end"/>
            </w:r>
          </w:hyperlink>
        </w:p>
        <w:p w14:paraId="693F3ECB"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28" w:history="1">
            <w:r w:rsidR="004B053F" w:rsidRPr="006E36D1">
              <w:rPr>
                <w:rStyle w:val="Hipervnculo"/>
                <w:noProof/>
              </w:rPr>
              <w:t>Tabla 4</w:t>
            </w:r>
            <w:r w:rsidR="004B053F" w:rsidRPr="006E36D1">
              <w:rPr>
                <w:rStyle w:val="Hipervnculo"/>
                <w:noProof/>
              </w:rPr>
              <w:noBreakHyphen/>
              <w:t>6 .Protocolo repositorio: Proyectos</w:t>
            </w:r>
            <w:r w:rsidR="004B053F">
              <w:rPr>
                <w:noProof/>
                <w:webHidden/>
              </w:rPr>
              <w:tab/>
            </w:r>
            <w:r w:rsidR="004B053F">
              <w:rPr>
                <w:noProof/>
                <w:webHidden/>
              </w:rPr>
              <w:fldChar w:fldCharType="begin"/>
            </w:r>
            <w:r w:rsidR="004B053F">
              <w:rPr>
                <w:noProof/>
                <w:webHidden/>
              </w:rPr>
              <w:instrText xml:space="preserve"> PAGEREF _Toc481607028 \h </w:instrText>
            </w:r>
            <w:r w:rsidR="004B053F">
              <w:rPr>
                <w:noProof/>
                <w:webHidden/>
              </w:rPr>
            </w:r>
            <w:r w:rsidR="004B053F">
              <w:rPr>
                <w:noProof/>
                <w:webHidden/>
              </w:rPr>
              <w:fldChar w:fldCharType="separate"/>
            </w:r>
            <w:r w:rsidR="004B053F">
              <w:rPr>
                <w:noProof/>
                <w:webHidden/>
              </w:rPr>
              <w:t>29</w:t>
            </w:r>
            <w:r w:rsidR="004B053F">
              <w:rPr>
                <w:noProof/>
                <w:webHidden/>
              </w:rPr>
              <w:fldChar w:fldCharType="end"/>
            </w:r>
          </w:hyperlink>
        </w:p>
        <w:p w14:paraId="3A58E3B6"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29" w:history="1">
            <w:r w:rsidR="004B053F" w:rsidRPr="006E36D1">
              <w:rPr>
                <w:rStyle w:val="Hipervnculo"/>
                <w:noProof/>
              </w:rPr>
              <w:t>Tabla 4</w:t>
            </w:r>
            <w:r w:rsidR="004B053F" w:rsidRPr="006E36D1">
              <w:rPr>
                <w:rStyle w:val="Hipervnculo"/>
                <w:noProof/>
              </w:rPr>
              <w:noBreakHyphen/>
              <w:t>7.Protocolo repositorio: Ejecuciones</w:t>
            </w:r>
            <w:r w:rsidR="004B053F">
              <w:rPr>
                <w:noProof/>
                <w:webHidden/>
              </w:rPr>
              <w:tab/>
            </w:r>
            <w:r w:rsidR="004B053F">
              <w:rPr>
                <w:noProof/>
                <w:webHidden/>
              </w:rPr>
              <w:fldChar w:fldCharType="begin"/>
            </w:r>
            <w:r w:rsidR="004B053F">
              <w:rPr>
                <w:noProof/>
                <w:webHidden/>
              </w:rPr>
              <w:instrText xml:space="preserve"> PAGEREF _Toc481607029 \h </w:instrText>
            </w:r>
            <w:r w:rsidR="004B053F">
              <w:rPr>
                <w:noProof/>
                <w:webHidden/>
              </w:rPr>
            </w:r>
            <w:r w:rsidR="004B053F">
              <w:rPr>
                <w:noProof/>
                <w:webHidden/>
              </w:rPr>
              <w:fldChar w:fldCharType="separate"/>
            </w:r>
            <w:r w:rsidR="004B053F">
              <w:rPr>
                <w:noProof/>
                <w:webHidden/>
              </w:rPr>
              <w:t>29</w:t>
            </w:r>
            <w:r w:rsidR="004B053F">
              <w:rPr>
                <w:noProof/>
                <w:webHidden/>
              </w:rPr>
              <w:fldChar w:fldCharType="end"/>
            </w:r>
          </w:hyperlink>
        </w:p>
        <w:p w14:paraId="7F24A184"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30" w:history="1">
            <w:r w:rsidR="004B053F" w:rsidRPr="006E36D1">
              <w:rPr>
                <w:rStyle w:val="Hipervnculo"/>
                <w:noProof/>
              </w:rPr>
              <w:t>Tabla 4</w:t>
            </w:r>
            <w:r w:rsidR="004B053F" w:rsidRPr="006E36D1">
              <w:rPr>
                <w:rStyle w:val="Hipervnculo"/>
                <w:noProof/>
              </w:rPr>
              <w:noBreakHyphen/>
              <w:t>8.Protocolo repositorio: Administración</w:t>
            </w:r>
            <w:r w:rsidR="004B053F">
              <w:rPr>
                <w:noProof/>
                <w:webHidden/>
              </w:rPr>
              <w:tab/>
            </w:r>
            <w:r w:rsidR="004B053F">
              <w:rPr>
                <w:noProof/>
                <w:webHidden/>
              </w:rPr>
              <w:fldChar w:fldCharType="begin"/>
            </w:r>
            <w:r w:rsidR="004B053F">
              <w:rPr>
                <w:noProof/>
                <w:webHidden/>
              </w:rPr>
              <w:instrText xml:space="preserve"> PAGEREF _Toc481607030 \h </w:instrText>
            </w:r>
            <w:r w:rsidR="004B053F">
              <w:rPr>
                <w:noProof/>
                <w:webHidden/>
              </w:rPr>
            </w:r>
            <w:r w:rsidR="004B053F">
              <w:rPr>
                <w:noProof/>
                <w:webHidden/>
              </w:rPr>
              <w:fldChar w:fldCharType="separate"/>
            </w:r>
            <w:r w:rsidR="004B053F">
              <w:rPr>
                <w:noProof/>
                <w:webHidden/>
              </w:rPr>
              <w:t>30</w:t>
            </w:r>
            <w:r w:rsidR="004B053F">
              <w:rPr>
                <w:noProof/>
                <w:webHidden/>
              </w:rPr>
              <w:fldChar w:fldCharType="end"/>
            </w:r>
          </w:hyperlink>
        </w:p>
        <w:p w14:paraId="3B555471"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31" w:history="1">
            <w:r w:rsidR="004B053F" w:rsidRPr="006E36D1">
              <w:rPr>
                <w:rStyle w:val="Hipervnculo"/>
                <w:noProof/>
              </w:rPr>
              <w:t>Tabla 4</w:t>
            </w:r>
            <w:r w:rsidR="004B053F" w:rsidRPr="006E36D1">
              <w:rPr>
                <w:rStyle w:val="Hipervnculo"/>
                <w:noProof/>
              </w:rPr>
              <w:noBreakHyphen/>
              <w:t>9.Protocolo repositorio: Navegación</w:t>
            </w:r>
            <w:r w:rsidR="004B053F">
              <w:rPr>
                <w:noProof/>
                <w:webHidden/>
              </w:rPr>
              <w:tab/>
            </w:r>
            <w:r w:rsidR="004B053F">
              <w:rPr>
                <w:noProof/>
                <w:webHidden/>
              </w:rPr>
              <w:fldChar w:fldCharType="begin"/>
            </w:r>
            <w:r w:rsidR="004B053F">
              <w:rPr>
                <w:noProof/>
                <w:webHidden/>
              </w:rPr>
              <w:instrText xml:space="preserve"> PAGEREF _Toc481607031 \h </w:instrText>
            </w:r>
            <w:r w:rsidR="004B053F">
              <w:rPr>
                <w:noProof/>
                <w:webHidden/>
              </w:rPr>
            </w:r>
            <w:r w:rsidR="004B053F">
              <w:rPr>
                <w:noProof/>
                <w:webHidden/>
              </w:rPr>
              <w:fldChar w:fldCharType="separate"/>
            </w:r>
            <w:r w:rsidR="004B053F">
              <w:rPr>
                <w:noProof/>
                <w:webHidden/>
              </w:rPr>
              <w:t>31</w:t>
            </w:r>
            <w:r w:rsidR="004B053F">
              <w:rPr>
                <w:noProof/>
                <w:webHidden/>
              </w:rPr>
              <w:fldChar w:fldCharType="end"/>
            </w:r>
          </w:hyperlink>
        </w:p>
        <w:p w14:paraId="539546E5" w14:textId="77777777" w:rsidR="004B053F" w:rsidRDefault="00307CCC" w:rsidP="004B053F">
          <w:pPr>
            <w:pStyle w:val="Tabladeilustraciones"/>
            <w:tabs>
              <w:tab w:val="right" w:leader="dot" w:pos="9061"/>
            </w:tabs>
            <w:rPr>
              <w:rFonts w:asciiTheme="minorHAnsi" w:eastAsiaTheme="minorEastAsia" w:hAnsiTheme="minorHAnsi" w:cstheme="minorBidi"/>
              <w:noProof/>
              <w:sz w:val="22"/>
              <w:lang w:eastAsia="es-ES"/>
            </w:rPr>
          </w:pPr>
          <w:hyperlink w:anchor="_Toc481607032" w:history="1">
            <w:r w:rsidR="004B053F" w:rsidRPr="006E36D1">
              <w:rPr>
                <w:rStyle w:val="Hipervnculo"/>
                <w:noProof/>
              </w:rPr>
              <w:t>Tabla 4</w:t>
            </w:r>
            <w:r w:rsidR="004B053F" w:rsidRPr="006E36D1">
              <w:rPr>
                <w:rStyle w:val="Hipervnculo"/>
                <w:noProof/>
              </w:rPr>
              <w:noBreakHyphen/>
              <w:t>10 UniApi.js: Nombre de funciones</w:t>
            </w:r>
            <w:r w:rsidR="004B053F">
              <w:rPr>
                <w:noProof/>
                <w:webHidden/>
              </w:rPr>
              <w:tab/>
            </w:r>
            <w:r w:rsidR="004B053F">
              <w:rPr>
                <w:noProof/>
                <w:webHidden/>
              </w:rPr>
              <w:fldChar w:fldCharType="begin"/>
            </w:r>
            <w:r w:rsidR="004B053F">
              <w:rPr>
                <w:noProof/>
                <w:webHidden/>
              </w:rPr>
              <w:instrText xml:space="preserve"> PAGEREF _Toc481607032 \h </w:instrText>
            </w:r>
            <w:r w:rsidR="004B053F">
              <w:rPr>
                <w:noProof/>
                <w:webHidden/>
              </w:rPr>
            </w:r>
            <w:r w:rsidR="004B053F">
              <w:rPr>
                <w:noProof/>
                <w:webHidden/>
              </w:rPr>
              <w:fldChar w:fldCharType="separate"/>
            </w:r>
            <w:r w:rsidR="004B053F">
              <w:rPr>
                <w:noProof/>
                <w:webHidden/>
              </w:rPr>
              <w:t>32</w:t>
            </w:r>
            <w:r w:rsidR="004B053F">
              <w:rPr>
                <w:noProof/>
                <w:webHidden/>
              </w:rPr>
              <w:fldChar w:fldCharType="end"/>
            </w:r>
          </w:hyperlink>
        </w:p>
        <w:p w14:paraId="20CDA2D9" w14:textId="77777777" w:rsidR="004B053F" w:rsidRPr="00B7574B" w:rsidRDefault="004B053F" w:rsidP="004B053F">
          <w:r>
            <w:fldChar w:fldCharType="end"/>
          </w:r>
        </w:p>
      </w:sdtContent>
    </w:sdt>
    <w:p w14:paraId="0BED28A4" w14:textId="77777777" w:rsidR="004B053F" w:rsidRDefault="004B053F" w:rsidP="004B053F">
      <w:pPr>
        <w:rPr>
          <w:rFonts w:eastAsia="Times New Roman"/>
          <w:b/>
          <w:sz w:val="56"/>
          <w:szCs w:val="56"/>
          <w:lang w:val="es-ES_tradnl" w:eastAsia="es-ES"/>
        </w:rPr>
      </w:pPr>
    </w:p>
    <w:p w14:paraId="243CCBD5" w14:textId="77777777" w:rsidR="004B053F" w:rsidRPr="00A9115D" w:rsidRDefault="004B053F" w:rsidP="004B053F">
      <w:pPr>
        <w:rPr>
          <w:rFonts w:eastAsia="Times New Roman"/>
          <w:b/>
          <w:sz w:val="56"/>
          <w:szCs w:val="56"/>
          <w:lang w:val="es-ES_tradnl" w:eastAsia="es-ES"/>
        </w:rPr>
      </w:pPr>
      <w:r>
        <w:rPr>
          <w:rFonts w:eastAsia="Times New Roman"/>
          <w:b/>
          <w:sz w:val="56"/>
          <w:szCs w:val="56"/>
          <w:lang w:val="es-ES_tradnl" w:eastAsia="es-ES"/>
        </w:rPr>
        <w:br w:type="page"/>
      </w:r>
    </w:p>
    <w:p w14:paraId="4B648352" w14:textId="77777777" w:rsidR="004B053F" w:rsidRDefault="004B053F" w:rsidP="004B053F">
      <w:pPr>
        <w:pStyle w:val="Ttulo1"/>
        <w:numPr>
          <w:ilvl w:val="0"/>
          <w:numId w:val="33"/>
        </w:numPr>
        <w:rPr>
          <w:b w:val="0"/>
          <w:lang w:val="es-ES_tradnl"/>
        </w:rPr>
      </w:pPr>
      <w:bookmarkStart w:id="295" w:name="_Toc486873808"/>
      <w:r>
        <w:rPr>
          <w:lang w:val="es-ES_tradnl"/>
        </w:rPr>
        <w:lastRenderedPageBreak/>
        <w:t>Introducción:</w:t>
      </w:r>
      <w:bookmarkEnd w:id="295"/>
    </w:p>
    <w:p w14:paraId="6A0EAB91" w14:textId="77777777" w:rsidR="004B053F" w:rsidRDefault="004B053F" w:rsidP="004B053F">
      <w:pPr>
        <w:rPr>
          <w:lang w:val="es-ES_tradnl"/>
        </w:rPr>
      </w:pPr>
    </w:p>
    <w:p w14:paraId="4FD8BE27" w14:textId="77777777" w:rsidR="004B053F" w:rsidRPr="00251049" w:rsidRDefault="004B053F" w:rsidP="004B053F">
      <w:pPr>
        <w:ind w:firstLine="360"/>
        <w:rPr>
          <w:lang w:val="es-ES_tradnl"/>
        </w:rPr>
      </w:pPr>
      <w:r w:rsidRPr="00251049">
        <w:rPr>
          <w:lang w:val="es-ES_tradnl"/>
        </w:rPr>
        <w:t xml:space="preserve">Este documento denominado “Manual del usuario”, es un documento de un conjunto de documentos cuya finalidad es el definir y diseñar una “Aplicación web que gestione un repositorio”. </w:t>
      </w:r>
    </w:p>
    <w:p w14:paraId="4903CE43" w14:textId="77777777" w:rsidR="004B053F" w:rsidRPr="00251049" w:rsidRDefault="004B053F" w:rsidP="004B053F">
      <w:pPr>
        <w:rPr>
          <w:szCs w:val="24"/>
          <w:lang w:val="es-ES_tradnl"/>
        </w:rPr>
      </w:pPr>
    </w:p>
    <w:p w14:paraId="320CAFFD" w14:textId="79A4DE51" w:rsidR="004B053F" w:rsidRPr="00251049" w:rsidRDefault="004B053F" w:rsidP="004B053F">
      <w:pPr>
        <w:rPr>
          <w:szCs w:val="24"/>
          <w:lang w:val="es-ES_tradnl"/>
        </w:rPr>
      </w:pPr>
      <w:r w:rsidRPr="00251049">
        <w:rPr>
          <w:szCs w:val="24"/>
          <w:lang w:val="es-ES_tradnl"/>
        </w:rPr>
        <w:t xml:space="preserve">Para poder describir mejor el problema </w:t>
      </w:r>
      <w:ins w:id="296" w:author="Raul García Fernández" w:date="2017-07-01T12:43:00Z">
        <w:r w:rsidR="00C7119E">
          <w:rPr>
            <w:szCs w:val="24"/>
            <w:lang w:val="es-ES_tradnl"/>
          </w:rPr>
          <w:t xml:space="preserve">se </w:t>
        </w:r>
      </w:ins>
      <w:commentRangeStart w:id="297"/>
      <w:r w:rsidRPr="00251049">
        <w:rPr>
          <w:szCs w:val="24"/>
          <w:lang w:val="es-ES_tradnl"/>
        </w:rPr>
        <w:t>deber</w:t>
      </w:r>
      <w:ins w:id="298" w:author="Raul García Fernández" w:date="2017-07-01T12:43:00Z">
        <w:r w:rsidR="00C7119E">
          <w:rPr>
            <w:szCs w:val="24"/>
            <w:lang w:val="es-ES_tradnl"/>
          </w:rPr>
          <w:t>á</w:t>
        </w:r>
      </w:ins>
      <w:del w:id="299" w:author="Raul García Fernández" w:date="2017-07-01T12:43:00Z">
        <w:r w:rsidRPr="00251049" w:rsidDel="00C7119E">
          <w:rPr>
            <w:szCs w:val="24"/>
            <w:lang w:val="es-ES_tradnl"/>
          </w:rPr>
          <w:delText>emos</w:delText>
        </w:r>
      </w:del>
      <w:r w:rsidRPr="00251049">
        <w:rPr>
          <w:szCs w:val="24"/>
          <w:lang w:val="es-ES_tradnl"/>
        </w:rPr>
        <w:t xml:space="preserve"> </w:t>
      </w:r>
      <w:commentRangeEnd w:id="297"/>
      <w:r w:rsidR="00380CA2">
        <w:rPr>
          <w:rStyle w:val="Refdecomentario"/>
        </w:rPr>
        <w:commentReference w:id="297"/>
      </w:r>
      <w:r w:rsidRPr="00251049">
        <w:rPr>
          <w:szCs w:val="24"/>
          <w:lang w:val="es-ES_tradnl"/>
        </w:rPr>
        <w:t xml:space="preserve">desarrollar el significado de lo que se va a definir, es decir, “Aplicación web que gestione un repositorio”. Un repositorio es según la Wikipedia: Un repositorio de software es un lugar de almacenamiento del cual pueden ser recuperados e instalados los paquetes de software en un ordenador.  </w:t>
      </w:r>
    </w:p>
    <w:p w14:paraId="2BC859F9" w14:textId="77777777" w:rsidR="004B053F" w:rsidRPr="00251049" w:rsidRDefault="004B053F" w:rsidP="004B053F">
      <w:pPr>
        <w:rPr>
          <w:szCs w:val="24"/>
          <w:lang w:val="es-ES_tradnl"/>
        </w:rPr>
      </w:pPr>
    </w:p>
    <w:p w14:paraId="40306FDC" w14:textId="77777777" w:rsidR="004B053F" w:rsidRPr="00251049" w:rsidRDefault="004B053F" w:rsidP="004B053F">
      <w:pPr>
        <w:rPr>
          <w:szCs w:val="24"/>
          <w:lang w:val="es-ES_tradnl"/>
        </w:rPr>
      </w:pPr>
      <w:r w:rsidRPr="00251049">
        <w:rPr>
          <w:szCs w:val="24"/>
          <w:lang w:val="es-ES_tradnl"/>
        </w:rPr>
        <w:t>Nuestro repositorio mantendrá un lugar de almacenamiento dentro del ordenador que lo instale, con el fin de contener diversos proyectos que albergarán programas de diversos lenguajes que podrán ser ejecutados. Nuestro repositorio devolverá no es programa almacenado, sino, la información de interactuar con él.</w:t>
      </w:r>
    </w:p>
    <w:p w14:paraId="1D4032ED" w14:textId="77777777" w:rsidR="004B053F" w:rsidRPr="00251049" w:rsidRDefault="004B053F" w:rsidP="004B053F">
      <w:pPr>
        <w:rPr>
          <w:szCs w:val="24"/>
          <w:lang w:val="es-ES_tradnl"/>
        </w:rPr>
      </w:pPr>
    </w:p>
    <w:p w14:paraId="42EE6612" w14:textId="77777777" w:rsidR="004B053F" w:rsidRPr="00251049" w:rsidRDefault="004B053F" w:rsidP="004B053F">
      <w:pPr>
        <w:rPr>
          <w:szCs w:val="24"/>
          <w:lang w:val="es-ES_tradnl"/>
        </w:rPr>
      </w:pPr>
      <w:r w:rsidRPr="00251049">
        <w:rPr>
          <w:szCs w:val="24"/>
          <w:lang w:val="es-ES_tradnl"/>
        </w:rP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14:paraId="4ECE8E50" w14:textId="77777777" w:rsidR="004B053F" w:rsidRPr="00251049" w:rsidRDefault="004B053F" w:rsidP="004B053F">
      <w:pPr>
        <w:rPr>
          <w:szCs w:val="24"/>
          <w:lang w:val="es-ES_tradnl"/>
        </w:rPr>
      </w:pPr>
    </w:p>
    <w:p w14:paraId="653681BB" w14:textId="77777777" w:rsidR="004B053F" w:rsidRPr="00251049" w:rsidRDefault="004B053F" w:rsidP="004B053F">
      <w:pPr>
        <w:rPr>
          <w:szCs w:val="24"/>
          <w:lang w:val="es-ES_tradnl"/>
        </w:rPr>
      </w:pPr>
      <w:r w:rsidRPr="00251049">
        <w:rPr>
          <w:szCs w:val="24"/>
          <w:lang w:val="es-ES_tradnl"/>
        </w:rPr>
        <w:t>El objetivo de este documento es el realizar un manual del usuario, para que todos los lectores e revisores de este articulo puedan utilizar el software a desarrollar. Para ello se listará un conjunto de instrucciones y descripciones del sistema que creemos que serán de utilidad para poder utilizar el sistema.</w:t>
      </w:r>
    </w:p>
    <w:p w14:paraId="771BC7A2" w14:textId="77777777" w:rsidR="004B053F" w:rsidRDefault="004B053F" w:rsidP="004B053F">
      <w:pPr>
        <w:spacing w:after="0" w:line="240" w:lineRule="auto"/>
        <w:rPr>
          <w:szCs w:val="24"/>
          <w:lang w:val="es-ES_tradnl"/>
        </w:rPr>
      </w:pPr>
      <w:r>
        <w:rPr>
          <w:szCs w:val="24"/>
          <w:lang w:val="es-ES_tradnl"/>
        </w:rPr>
        <w:br w:type="page"/>
      </w:r>
    </w:p>
    <w:p w14:paraId="7FC696D9" w14:textId="77777777" w:rsidR="004B053F" w:rsidRPr="00A86A96" w:rsidRDefault="004B053F" w:rsidP="004B053F">
      <w:pPr>
        <w:spacing w:after="0"/>
        <w:rPr>
          <w:szCs w:val="24"/>
          <w:lang w:val="es-ES_tradnl"/>
        </w:rPr>
      </w:pPr>
    </w:p>
    <w:p w14:paraId="0095EC8F" w14:textId="77777777" w:rsidR="004B053F" w:rsidRDefault="004B053F" w:rsidP="004B053F">
      <w:pPr>
        <w:pStyle w:val="Ttulo1"/>
        <w:numPr>
          <w:ilvl w:val="0"/>
          <w:numId w:val="33"/>
        </w:numPr>
        <w:rPr>
          <w:b w:val="0"/>
          <w:lang w:val="es-ES_tradnl"/>
        </w:rPr>
      </w:pPr>
      <w:bookmarkStart w:id="300" w:name="_Toc486873809"/>
      <w:r>
        <w:rPr>
          <w:lang w:val="es-ES_tradnl"/>
        </w:rPr>
        <w:t>Obtención del código:</w:t>
      </w:r>
      <w:bookmarkEnd w:id="300"/>
    </w:p>
    <w:p w14:paraId="12A0E8D1" w14:textId="77777777" w:rsidR="004B053F" w:rsidRDefault="004B053F" w:rsidP="004B053F">
      <w:pPr>
        <w:rPr>
          <w:lang w:val="es-ES_tradnl"/>
        </w:rPr>
      </w:pPr>
    </w:p>
    <w:p w14:paraId="42105C9D" w14:textId="77777777" w:rsidR="004B053F" w:rsidRPr="00251049" w:rsidRDefault="004B053F" w:rsidP="004B053F">
      <w:pPr>
        <w:rPr>
          <w:szCs w:val="24"/>
          <w:lang w:val="es-ES_tradnl"/>
        </w:rPr>
      </w:pPr>
      <w:r w:rsidRPr="00251049">
        <w:rPr>
          <w:szCs w:val="24"/>
          <w:lang w:val="es-ES_tradnl"/>
        </w:rPr>
        <w:t xml:space="preserve">Para poder obtener los códigos de los diversos programas usuraremos la plataforma de repositorios GIT conocida como </w:t>
      </w:r>
      <w:r w:rsidRPr="00251049">
        <w:rPr>
          <w:b/>
          <w:szCs w:val="24"/>
          <w:lang w:val="es-ES_tradnl"/>
        </w:rPr>
        <w:t>Github</w:t>
      </w:r>
      <w:r w:rsidRPr="00251049">
        <w:rPr>
          <w:szCs w:val="24"/>
          <w:lang w:val="es-ES_tradnl"/>
        </w:rPr>
        <w:t xml:space="preserve">. Github provee un repositorio permanente para nuestro programa con un seguidor de modificaciones muy notorio que facilitara a cualquier persona el </w:t>
      </w:r>
      <w:r>
        <w:rPr>
          <w:szCs w:val="24"/>
          <w:lang w:val="es-ES_tradnl"/>
        </w:rPr>
        <w:t>poder descargar</w:t>
      </w:r>
      <w:r w:rsidRPr="00251049">
        <w:rPr>
          <w:szCs w:val="24"/>
          <w:lang w:val="es-ES_tradnl"/>
        </w:rPr>
        <w:t xml:space="preserve"> versiones modificadas o mejoradas.</w:t>
      </w:r>
    </w:p>
    <w:p w14:paraId="08BDCB58" w14:textId="77777777" w:rsidR="004B053F" w:rsidRPr="00123C53" w:rsidRDefault="00307CCC" w:rsidP="004B053F">
      <w:pPr>
        <w:ind w:firstLine="360"/>
        <w:jc w:val="center"/>
        <w:rPr>
          <w:sz w:val="40"/>
          <w:szCs w:val="40"/>
          <w:lang w:val="es-ES_tradnl"/>
        </w:rPr>
      </w:pPr>
      <w:hyperlink r:id="rId22" w:history="1">
        <w:r w:rsidR="004B053F" w:rsidRPr="00123C53">
          <w:rPr>
            <w:rStyle w:val="Hipervnculo"/>
            <w:sz w:val="40"/>
            <w:szCs w:val="40"/>
            <w:lang w:val="es-ES_tradnl"/>
          </w:rPr>
          <w:t>https://github.com/RaulGF92/UniApi</w:t>
        </w:r>
      </w:hyperlink>
    </w:p>
    <w:p w14:paraId="742E91BC" w14:textId="77777777" w:rsidR="004B053F" w:rsidRPr="00251049" w:rsidRDefault="004B053F" w:rsidP="004B053F">
      <w:pPr>
        <w:rPr>
          <w:szCs w:val="24"/>
          <w:lang w:val="es-ES_tradnl"/>
        </w:rPr>
      </w:pPr>
      <w:r w:rsidRPr="00251049">
        <w:rPr>
          <w:szCs w:val="24"/>
          <w:lang w:val="es-ES_tradnl"/>
        </w:rPr>
        <w:t>La dirección previamente mostrada se referencia al espacio donde el repositorio se alberga, ahí se podrá ver todas las</w:t>
      </w:r>
      <w:r>
        <w:rPr>
          <w:szCs w:val="24"/>
          <w:lang w:val="es-ES_tradnl"/>
        </w:rPr>
        <w:t xml:space="preserve"> modificaciones, paso por paso </w:t>
      </w:r>
      <w:r w:rsidRPr="00251049">
        <w:rPr>
          <w:szCs w:val="24"/>
          <w:lang w:val="es-ES_tradnl"/>
        </w:rPr>
        <w:t>que el desarrollador a usado. Cualquier persona con conocimientos básico</w:t>
      </w:r>
      <w:r>
        <w:rPr>
          <w:szCs w:val="24"/>
          <w:lang w:val="es-ES_tradnl"/>
        </w:rPr>
        <w:t>s sobre GIT puede descargárselo, n</w:t>
      </w:r>
      <w:r w:rsidRPr="00251049">
        <w:rPr>
          <w:szCs w:val="24"/>
          <w:lang w:val="es-ES_tradnl"/>
        </w:rPr>
        <w:t>o obstante, mostraremos las dos formas de realizarlo:</w:t>
      </w:r>
    </w:p>
    <w:p w14:paraId="3999BDED" w14:textId="77777777" w:rsidR="004B053F" w:rsidRPr="00251049" w:rsidRDefault="004B053F" w:rsidP="004B053F">
      <w:pPr>
        <w:pStyle w:val="Prrafodelista"/>
        <w:numPr>
          <w:ilvl w:val="0"/>
          <w:numId w:val="31"/>
        </w:numPr>
        <w:rPr>
          <w:szCs w:val="24"/>
          <w:lang w:val="es-ES_tradnl"/>
        </w:rPr>
      </w:pPr>
      <w:r w:rsidRPr="00A9115D">
        <w:rPr>
          <w:b/>
          <w:szCs w:val="24"/>
          <w:lang w:val="es-ES_tradnl"/>
        </w:rPr>
        <w:t>Descargando a través de la página web</w:t>
      </w:r>
      <w:r w:rsidRPr="00251049">
        <w:rPr>
          <w:szCs w:val="24"/>
          <w:lang w:val="es-ES_tradnl"/>
        </w:rPr>
        <w:t>: En este caso el usuario deberá introducirse en la página indicada por el documento. Se le mostrara una página web como la indicada en la figura de a continuación. Ahí deberá pulsar en el botón “</w:t>
      </w:r>
      <w:r w:rsidRPr="00251049">
        <w:rPr>
          <w:i/>
          <w:szCs w:val="24"/>
          <w:lang w:val="es-ES_tradnl"/>
        </w:rPr>
        <w:t>Clone or download</w:t>
      </w:r>
      <w:r w:rsidRPr="00251049">
        <w:rPr>
          <w:szCs w:val="24"/>
          <w:lang w:val="es-ES_tradnl"/>
        </w:rPr>
        <w:t>”.</w:t>
      </w:r>
    </w:p>
    <w:p w14:paraId="5A1804D6" w14:textId="77777777" w:rsidR="004B053F" w:rsidRDefault="004B053F" w:rsidP="004B053F">
      <w:pPr>
        <w:pStyle w:val="Prrafodelista"/>
        <w:rPr>
          <w:lang w:val="es-ES_tradnl"/>
        </w:rPr>
      </w:pPr>
    </w:p>
    <w:p w14:paraId="667E7A7A" w14:textId="77777777" w:rsidR="004B053F" w:rsidRDefault="004B053F" w:rsidP="004B053F">
      <w:pPr>
        <w:pStyle w:val="Prrafodelista"/>
        <w:rPr>
          <w:lang w:val="es-ES_tradnl"/>
        </w:rPr>
      </w:pPr>
    </w:p>
    <w:p w14:paraId="1D2D9A60" w14:textId="77777777" w:rsidR="004B053F" w:rsidRDefault="004B053F" w:rsidP="004B053F">
      <w:pPr>
        <w:pStyle w:val="Prrafodelista"/>
        <w:keepNext/>
        <w:jc w:val="center"/>
      </w:pPr>
      <w:r>
        <w:rPr>
          <w:noProof/>
        </w:rPr>
        <w:drawing>
          <wp:inline distT="0" distB="0" distL="0" distR="0" wp14:anchorId="1182FDA4" wp14:editId="69493778">
            <wp:extent cx="5800506" cy="2733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CCAC0.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5808" cy="2769164"/>
                    </a:xfrm>
                    <a:prstGeom prst="rect">
                      <a:avLst/>
                    </a:prstGeom>
                  </pic:spPr>
                </pic:pic>
              </a:graphicData>
            </a:graphic>
          </wp:inline>
        </w:drawing>
      </w:r>
    </w:p>
    <w:p w14:paraId="7988189B" w14:textId="77777777" w:rsidR="004B053F" w:rsidRDefault="004B053F" w:rsidP="004B053F">
      <w:pPr>
        <w:pStyle w:val="Descripcin"/>
        <w:jc w:val="center"/>
      </w:pPr>
      <w:bookmarkStart w:id="301" w:name="_Toc481606952"/>
      <w:bookmarkStart w:id="302" w:name="_Toc481606987"/>
      <w:r>
        <w:t xml:space="preserve">Ilustración </w:t>
      </w:r>
      <w:fldSimple w:instr=" STYLEREF 1 \s ">
        <w:r>
          <w:rPr>
            <w:noProof/>
          </w:rPr>
          <w:t>2</w:t>
        </w:r>
      </w:fldSimple>
      <w:r>
        <w:noBreakHyphen/>
      </w:r>
      <w:fldSimple w:instr=" SEQ Ilustración \* ARABIC \s 1 ">
        <w:r>
          <w:rPr>
            <w:noProof/>
          </w:rPr>
          <w:t>1</w:t>
        </w:r>
      </w:fldSimple>
      <w:r>
        <w:t xml:space="preserve"> </w:t>
      </w:r>
      <w:r w:rsidRPr="00280637">
        <w:t>Página del repositorio</w:t>
      </w:r>
      <w:bookmarkEnd w:id="301"/>
      <w:bookmarkEnd w:id="302"/>
    </w:p>
    <w:p w14:paraId="7524FA4D" w14:textId="77777777" w:rsidR="004B053F" w:rsidRPr="00123C53" w:rsidRDefault="004B053F" w:rsidP="004B053F">
      <w:pPr>
        <w:pStyle w:val="Prrafodelista"/>
        <w:rPr>
          <w:lang w:val="es-ES_tradnl"/>
        </w:rPr>
      </w:pPr>
    </w:p>
    <w:p w14:paraId="26A34FE3" w14:textId="77777777" w:rsidR="004B053F" w:rsidRDefault="004B053F" w:rsidP="004B053F">
      <w:pPr>
        <w:keepNext/>
        <w:jc w:val="center"/>
      </w:pPr>
      <w:r>
        <w:rPr>
          <w:noProof/>
          <w:lang w:eastAsia="es-ES"/>
        </w:rPr>
        <w:drawing>
          <wp:inline distT="0" distB="0" distL="0" distR="0" wp14:anchorId="38E1EDF5" wp14:editId="4E72910B">
            <wp:extent cx="3695596" cy="2738351"/>
            <wp:effectExtent l="0" t="0" r="63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6580" cy="2746490"/>
                    </a:xfrm>
                    <a:prstGeom prst="rect">
                      <a:avLst/>
                    </a:prstGeom>
                    <a:noFill/>
                    <a:ln>
                      <a:noFill/>
                    </a:ln>
                  </pic:spPr>
                </pic:pic>
              </a:graphicData>
            </a:graphic>
          </wp:inline>
        </w:drawing>
      </w:r>
    </w:p>
    <w:p w14:paraId="623C914D" w14:textId="77777777" w:rsidR="004B053F" w:rsidRDefault="004B053F" w:rsidP="004B053F">
      <w:pPr>
        <w:pStyle w:val="Descripcin"/>
        <w:jc w:val="center"/>
      </w:pPr>
      <w:bookmarkStart w:id="303" w:name="_Toc480479758"/>
      <w:bookmarkStart w:id="304" w:name="_Toc481606953"/>
      <w:bookmarkStart w:id="305" w:name="_Toc481606988"/>
      <w:r>
        <w:t xml:space="preserve">Ilustración </w:t>
      </w:r>
      <w:fldSimple w:instr=" STYLEREF 1 \s ">
        <w:r>
          <w:rPr>
            <w:noProof/>
          </w:rPr>
          <w:t>2</w:t>
        </w:r>
      </w:fldSimple>
      <w:r>
        <w:noBreakHyphen/>
      </w:r>
      <w:fldSimple w:instr=" SEQ Ilustración \* ARABIC \s 1 ">
        <w:r>
          <w:rPr>
            <w:noProof/>
          </w:rPr>
          <w:t>2</w:t>
        </w:r>
      </w:fldSimple>
      <w:r>
        <w:t>. Botón de descarga GIT</w:t>
      </w:r>
      <w:bookmarkEnd w:id="303"/>
      <w:bookmarkEnd w:id="304"/>
      <w:bookmarkEnd w:id="305"/>
    </w:p>
    <w:p w14:paraId="489F2F02" w14:textId="77777777" w:rsidR="004B053F" w:rsidRPr="009074B1" w:rsidRDefault="004B053F" w:rsidP="004B053F"/>
    <w:p w14:paraId="1DDB391E" w14:textId="77777777" w:rsidR="004B053F" w:rsidRPr="00251049" w:rsidRDefault="004B053F" w:rsidP="004B053F">
      <w:pPr>
        <w:ind w:left="708"/>
        <w:rPr>
          <w:szCs w:val="24"/>
          <w:lang w:val="es-ES_tradnl"/>
        </w:rPr>
      </w:pPr>
      <w:r w:rsidRPr="00251049">
        <w:rPr>
          <w:szCs w:val="24"/>
          <w:lang w:val="es-ES_tradnl"/>
        </w:rPr>
        <w:t>Tras pulsar el botón de download Zip. Se descargará un archivo Zip donde se contendrá el proyecto UniApi. Es necesario descomprimirlo y depositarlo en el sistema de arc</w:t>
      </w:r>
      <w:r>
        <w:rPr>
          <w:szCs w:val="24"/>
          <w:lang w:val="es-ES_tradnl"/>
        </w:rPr>
        <w:t>hivos del servidor que albergará</w:t>
      </w:r>
      <w:r w:rsidRPr="00251049">
        <w:rPr>
          <w:szCs w:val="24"/>
          <w:lang w:val="es-ES_tradnl"/>
        </w:rPr>
        <w:t xml:space="preserve"> el servicio.</w:t>
      </w:r>
    </w:p>
    <w:p w14:paraId="7E2B021F" w14:textId="77777777" w:rsidR="004B053F" w:rsidRPr="00251049" w:rsidRDefault="004B053F" w:rsidP="004B053F">
      <w:pPr>
        <w:pStyle w:val="Prrafodelista"/>
        <w:numPr>
          <w:ilvl w:val="0"/>
          <w:numId w:val="31"/>
        </w:numPr>
        <w:rPr>
          <w:szCs w:val="24"/>
          <w:lang w:val="es-ES_tradnl"/>
        </w:rPr>
      </w:pPr>
      <w:r w:rsidRPr="00A9115D">
        <w:rPr>
          <w:b/>
          <w:szCs w:val="24"/>
          <w:lang w:val="es-ES_tradnl"/>
        </w:rPr>
        <w:t>Mediante consola de comandos GIT</w:t>
      </w:r>
      <w:r w:rsidRPr="00251049">
        <w:rPr>
          <w:szCs w:val="24"/>
          <w:lang w:val="es-ES_tradnl"/>
        </w:rPr>
        <w:t xml:space="preserve">: Para ello debemos conocer la dinámica del protocolo GIT y sus comportamientos. </w:t>
      </w:r>
      <w:r>
        <w:rPr>
          <w:szCs w:val="24"/>
          <w:lang w:val="es-ES_tradnl"/>
        </w:rPr>
        <w:t>Primero</w:t>
      </w:r>
      <w:r w:rsidRPr="00251049">
        <w:rPr>
          <w:szCs w:val="24"/>
          <w:lang w:val="es-ES_tradnl"/>
        </w:rPr>
        <w:t xml:space="preserve"> realizaremos un clonado del repositorio usando la URL que se nos indica posteriormente. Tras eso el protocolo se ocupará automáticamente de la descarga.</w:t>
      </w:r>
    </w:p>
    <w:p w14:paraId="52FD5160" w14:textId="77777777" w:rsidR="004B053F" w:rsidRDefault="004B053F" w:rsidP="004B053F">
      <w:pPr>
        <w:rPr>
          <w:rFonts w:eastAsia="Times New Roman"/>
          <w:b/>
          <w:sz w:val="56"/>
          <w:szCs w:val="56"/>
          <w:lang w:val="es-ES_tradnl" w:eastAsia="es-ES"/>
        </w:rPr>
      </w:pPr>
      <w:r>
        <w:rPr>
          <w:b/>
          <w:sz w:val="56"/>
          <w:szCs w:val="56"/>
          <w:lang w:val="es-ES_tradnl"/>
        </w:rPr>
        <w:br w:type="page"/>
      </w:r>
    </w:p>
    <w:p w14:paraId="5B27C24A" w14:textId="77777777" w:rsidR="004B053F" w:rsidRPr="00123C53" w:rsidRDefault="004B053F" w:rsidP="004B053F">
      <w:pPr>
        <w:pStyle w:val="Prrafodelista"/>
        <w:spacing w:after="0" w:line="240" w:lineRule="auto"/>
        <w:ind w:left="360"/>
        <w:rPr>
          <w:b/>
          <w:sz w:val="56"/>
          <w:szCs w:val="56"/>
          <w:lang w:val="es-ES_tradnl"/>
        </w:rPr>
      </w:pPr>
    </w:p>
    <w:p w14:paraId="1F5578BC" w14:textId="77777777" w:rsidR="004B053F" w:rsidRDefault="004B053F" w:rsidP="004B053F">
      <w:pPr>
        <w:pStyle w:val="Ttulo1"/>
        <w:numPr>
          <w:ilvl w:val="0"/>
          <w:numId w:val="33"/>
        </w:numPr>
        <w:rPr>
          <w:lang w:val="es-ES_tradnl"/>
        </w:rPr>
      </w:pPr>
      <w:bookmarkStart w:id="306" w:name="_Toc486873810"/>
      <w:r>
        <w:rPr>
          <w:lang w:val="es-ES_tradnl"/>
        </w:rPr>
        <w:t>Instalación del repositorio:</w:t>
      </w:r>
      <w:bookmarkEnd w:id="306"/>
    </w:p>
    <w:p w14:paraId="2D0594B2" w14:textId="77777777" w:rsidR="004B053F" w:rsidRPr="009074B1" w:rsidRDefault="004B053F" w:rsidP="004B053F">
      <w:pPr>
        <w:rPr>
          <w:lang w:val="es-ES_tradnl"/>
        </w:rPr>
      </w:pPr>
    </w:p>
    <w:p w14:paraId="4A2646AE" w14:textId="77777777" w:rsidR="004B053F" w:rsidRPr="00BD55BE" w:rsidRDefault="004B053F" w:rsidP="004B053F">
      <w:pPr>
        <w:ind w:firstLine="360"/>
        <w:rPr>
          <w:szCs w:val="24"/>
          <w:lang w:val="es-ES_tradnl"/>
        </w:rPr>
      </w:pPr>
      <w:r w:rsidRPr="00BD55BE">
        <w:rPr>
          <w:szCs w:val="24"/>
          <w:lang w:val="es-ES_tradnl"/>
        </w:rPr>
        <w:t>Para instalar el repositorio necesitaremos los datos del repositorio</w:t>
      </w:r>
      <w:r>
        <w:rPr>
          <w:szCs w:val="24"/>
          <w:lang w:val="es-ES_tradnl"/>
        </w:rPr>
        <w:t>,</w:t>
      </w:r>
      <w:r w:rsidRPr="00BD55BE">
        <w:rPr>
          <w:szCs w:val="24"/>
          <w:lang w:val="es-ES_tradnl"/>
        </w:rPr>
        <w:t xml:space="preserve"> además de un IDE denominado Eclipse. Usaremos este IDE por que gestiona Maven un gestor de paquetes Java de forma tra</w:t>
      </w:r>
      <w:r>
        <w:rPr>
          <w:szCs w:val="24"/>
          <w:lang w:val="es-ES_tradnl"/>
        </w:rPr>
        <w:t>nsparente para el desarrollador, a</w:t>
      </w:r>
      <w:r w:rsidRPr="00BD55BE">
        <w:rPr>
          <w:szCs w:val="24"/>
          <w:lang w:val="es-ES_tradnl"/>
        </w:rPr>
        <w:t>unque es posible el uso de maven usando el prompt del sistema operativo.</w:t>
      </w:r>
    </w:p>
    <w:p w14:paraId="39726F22" w14:textId="77777777" w:rsidR="004B053F" w:rsidRPr="00775C01" w:rsidRDefault="004B053F" w:rsidP="004B053F">
      <w:pPr>
        <w:pStyle w:val="Prrafodelista"/>
        <w:spacing w:after="0" w:line="240" w:lineRule="auto"/>
        <w:ind w:left="360" w:firstLine="348"/>
        <w:rPr>
          <w:szCs w:val="24"/>
          <w:lang w:val="es-ES_tradnl"/>
        </w:rPr>
      </w:pPr>
    </w:p>
    <w:p w14:paraId="761E30BB" w14:textId="77777777" w:rsidR="004B053F" w:rsidRPr="008575BD" w:rsidRDefault="004B053F" w:rsidP="004B053F">
      <w:pPr>
        <w:pStyle w:val="Ttulo2"/>
        <w:numPr>
          <w:ilvl w:val="1"/>
          <w:numId w:val="33"/>
        </w:numPr>
      </w:pPr>
      <w:bookmarkStart w:id="307" w:name="_Toc486873811"/>
      <w:r w:rsidRPr="009074B1">
        <w:t>Generaciones ejecutables:</w:t>
      </w:r>
      <w:bookmarkEnd w:id="307"/>
    </w:p>
    <w:p w14:paraId="7F407DC6" w14:textId="77777777" w:rsidR="004B053F" w:rsidRPr="00BD55BE" w:rsidRDefault="004B053F" w:rsidP="004B053F">
      <w:pPr>
        <w:ind w:firstLine="360"/>
        <w:rPr>
          <w:szCs w:val="24"/>
          <w:lang w:val="es-ES_tradnl"/>
        </w:rPr>
      </w:pPr>
      <w:r w:rsidRPr="00BD55BE">
        <w:rPr>
          <w:szCs w:val="24"/>
          <w:lang w:val="es-ES_tradnl"/>
        </w:rPr>
        <w:t>En esta parte realizaremo</w:t>
      </w:r>
      <w:r>
        <w:rPr>
          <w:szCs w:val="24"/>
          <w:lang w:val="es-ES_tradnl"/>
        </w:rPr>
        <w:t>s un ejecutable que se utilizará</w:t>
      </w:r>
      <w:r w:rsidRPr="00BD55BE">
        <w:rPr>
          <w:szCs w:val="24"/>
          <w:lang w:val="es-ES_tradnl"/>
        </w:rPr>
        <w:t xml:space="preserve"> para</w:t>
      </w:r>
      <w:r>
        <w:rPr>
          <w:szCs w:val="24"/>
          <w:lang w:val="es-ES_tradnl"/>
        </w:rPr>
        <w:t xml:space="preserve"> la ejecución</w:t>
      </w:r>
      <w:r w:rsidRPr="00BD55BE">
        <w:rPr>
          <w:szCs w:val="24"/>
          <w:lang w:val="es-ES_tradnl"/>
        </w:rPr>
        <w:t xml:space="preserve"> </w:t>
      </w:r>
      <w:r>
        <w:rPr>
          <w:szCs w:val="24"/>
          <w:lang w:val="es-ES_tradnl"/>
        </w:rPr>
        <w:t>d</w:t>
      </w:r>
      <w:r w:rsidRPr="00BD55BE">
        <w:rPr>
          <w:szCs w:val="24"/>
          <w:lang w:val="es-ES_tradnl"/>
        </w:rPr>
        <w:t>el repositorio a partir de todos l</w:t>
      </w:r>
      <w:r>
        <w:rPr>
          <w:szCs w:val="24"/>
          <w:lang w:val="es-ES_tradnl"/>
        </w:rPr>
        <w:t xml:space="preserve">os datos de la jerarquía UniApi. Hay ejecutables de prueba en la carpeta </w:t>
      </w:r>
      <w:r w:rsidRPr="00A9115D">
        <w:rPr>
          <w:b/>
          <w:szCs w:val="24"/>
          <w:lang w:val="es-ES_tradnl"/>
        </w:rPr>
        <w:t>/bin/</w:t>
      </w:r>
      <w:r>
        <w:rPr>
          <w:b/>
          <w:szCs w:val="24"/>
          <w:lang w:val="es-ES_tradnl"/>
        </w:rPr>
        <w:t xml:space="preserve">Linux </w:t>
      </w:r>
      <w:r w:rsidRPr="00C61A4D">
        <w:rPr>
          <w:szCs w:val="24"/>
          <w:lang w:val="es-ES_tradnl"/>
        </w:rPr>
        <w:t>a modo de ejemplo</w:t>
      </w:r>
      <w:r>
        <w:rPr>
          <w:szCs w:val="24"/>
          <w:lang w:val="es-ES_tradnl"/>
        </w:rPr>
        <w:t>.</w:t>
      </w:r>
    </w:p>
    <w:p w14:paraId="68262145" w14:textId="77777777" w:rsidR="004B053F" w:rsidRPr="00C45F0F" w:rsidRDefault="004B053F" w:rsidP="004B053F">
      <w:pPr>
        <w:spacing w:after="0" w:line="240" w:lineRule="auto"/>
        <w:ind w:left="360" w:firstLine="348"/>
        <w:rPr>
          <w:b/>
          <w:szCs w:val="24"/>
          <w:lang w:val="es-ES_tradnl"/>
        </w:rPr>
      </w:pPr>
    </w:p>
    <w:p w14:paraId="19D73626" w14:textId="77777777" w:rsidR="004B053F" w:rsidRPr="008575BD" w:rsidRDefault="004B053F" w:rsidP="004B053F">
      <w:pPr>
        <w:pStyle w:val="Ttulo3"/>
        <w:numPr>
          <w:ilvl w:val="2"/>
          <w:numId w:val="33"/>
        </w:numPr>
        <w:rPr>
          <w:lang w:val="es-ES_tradnl"/>
        </w:rPr>
      </w:pPr>
      <w:bookmarkStart w:id="308" w:name="_Toc486873812"/>
      <w:r>
        <w:rPr>
          <w:lang w:val="es-ES_tradnl"/>
        </w:rPr>
        <w:t>Eclipse: Conversión Maven</w:t>
      </w:r>
      <w:bookmarkEnd w:id="308"/>
    </w:p>
    <w:p w14:paraId="704520BA" w14:textId="77777777" w:rsidR="004B053F" w:rsidRPr="002336DF" w:rsidRDefault="004B053F" w:rsidP="004B053F">
      <w:pPr>
        <w:ind w:firstLine="708"/>
        <w:rPr>
          <w:szCs w:val="24"/>
          <w:lang w:val="es-ES_tradnl"/>
        </w:rPr>
      </w:pPr>
      <w:r w:rsidRPr="002336DF">
        <w:rPr>
          <w:szCs w:val="24"/>
          <w:lang w:val="es-ES_tradnl"/>
        </w:rPr>
        <w:t xml:space="preserve">Para empezar con la conversión </w:t>
      </w:r>
      <w:r>
        <w:rPr>
          <w:szCs w:val="24"/>
          <w:lang w:val="es-ES_tradnl"/>
        </w:rPr>
        <w:t>habrá que inicializar</w:t>
      </w:r>
      <w:r w:rsidRPr="002336DF">
        <w:rPr>
          <w:szCs w:val="24"/>
          <w:lang w:val="es-ES_tradnl"/>
        </w:rPr>
        <w:t xml:space="preserve"> el eclipse. </w:t>
      </w:r>
      <w:r>
        <w:rPr>
          <w:szCs w:val="24"/>
          <w:lang w:val="es-ES_tradnl"/>
        </w:rPr>
        <w:t>Se nos preguntará donde albergar el workspace y e</w:t>
      </w:r>
      <w:r w:rsidRPr="002336DF">
        <w:rPr>
          <w:szCs w:val="24"/>
          <w:lang w:val="es-ES_tradnl"/>
        </w:rPr>
        <w:t>s recomendable indicarl</w:t>
      </w:r>
      <w:r>
        <w:rPr>
          <w:szCs w:val="24"/>
          <w:lang w:val="es-ES_tradnl"/>
        </w:rPr>
        <w:t>e al eclipse que debe de ser en la jerarquía UniA</w:t>
      </w:r>
      <w:r w:rsidRPr="002336DF">
        <w:rPr>
          <w:szCs w:val="24"/>
          <w:lang w:val="es-ES_tradnl"/>
        </w:rPr>
        <w:t>pi. El ecl</w:t>
      </w:r>
      <w:r>
        <w:rPr>
          <w:szCs w:val="24"/>
          <w:lang w:val="es-ES_tradnl"/>
        </w:rPr>
        <w:t xml:space="preserve">ipse se empezará a cargar y </w:t>
      </w:r>
      <w:r w:rsidRPr="002336DF">
        <w:rPr>
          <w:szCs w:val="24"/>
          <w:lang w:val="es-ES_tradnl"/>
        </w:rPr>
        <w:t>proporcionará un espacio de trabajo vacío.</w:t>
      </w:r>
    </w:p>
    <w:p w14:paraId="27056001" w14:textId="77777777" w:rsidR="004B053F" w:rsidRPr="002336DF" w:rsidRDefault="004B053F" w:rsidP="004B053F">
      <w:pPr>
        <w:rPr>
          <w:szCs w:val="24"/>
          <w:lang w:val="es-ES_tradnl"/>
        </w:rPr>
      </w:pPr>
      <w:r>
        <w:rPr>
          <w:szCs w:val="24"/>
          <w:lang w:val="es-ES_tradnl"/>
        </w:rPr>
        <w:t>Después se entrará</w:t>
      </w:r>
      <w:r w:rsidRPr="002336DF">
        <w:rPr>
          <w:szCs w:val="24"/>
          <w:lang w:val="es-ES_tradnl"/>
        </w:rPr>
        <w:t xml:space="preserve"> en las opciones File y </w:t>
      </w:r>
      <w:r>
        <w:rPr>
          <w:szCs w:val="24"/>
          <w:lang w:val="es-ES_tradnl"/>
        </w:rPr>
        <w:t>se elegirá</w:t>
      </w:r>
      <w:r w:rsidRPr="002336DF">
        <w:rPr>
          <w:szCs w:val="24"/>
          <w:lang w:val="es-ES_tradnl"/>
        </w:rPr>
        <w:t xml:space="preserve"> la opción importar. Ahí </w:t>
      </w:r>
      <w:r>
        <w:rPr>
          <w:szCs w:val="24"/>
          <w:lang w:val="es-ES_tradnl"/>
        </w:rPr>
        <w:t>se</w:t>
      </w:r>
      <w:r w:rsidRPr="002336DF">
        <w:rPr>
          <w:szCs w:val="24"/>
          <w:lang w:val="es-ES_tradnl"/>
        </w:rPr>
        <w:t xml:space="preserve"> desplegar</w:t>
      </w:r>
      <w:r>
        <w:rPr>
          <w:szCs w:val="24"/>
          <w:lang w:val="es-ES_tradnl"/>
        </w:rPr>
        <w:t>á</w:t>
      </w:r>
      <w:r w:rsidRPr="002336DF">
        <w:rPr>
          <w:szCs w:val="24"/>
          <w:lang w:val="es-ES_tradnl"/>
        </w:rPr>
        <w:t xml:space="preserve"> un sinfín de opciones</w:t>
      </w:r>
      <w:r>
        <w:rPr>
          <w:szCs w:val="24"/>
          <w:lang w:val="es-ES_tradnl"/>
        </w:rPr>
        <w:t xml:space="preserve"> y</w:t>
      </w:r>
      <w:r w:rsidRPr="002336DF">
        <w:rPr>
          <w:szCs w:val="24"/>
          <w:lang w:val="es-ES_tradnl"/>
        </w:rPr>
        <w:t xml:space="preserve"> </w:t>
      </w:r>
      <w:r>
        <w:rPr>
          <w:szCs w:val="24"/>
          <w:lang w:val="es-ES_tradnl"/>
        </w:rPr>
        <w:t>se elegirá</w:t>
      </w:r>
      <w:r w:rsidRPr="002336DF">
        <w:rPr>
          <w:szCs w:val="24"/>
          <w:lang w:val="es-ES_tradnl"/>
        </w:rPr>
        <w:t xml:space="preserve"> la opción “</w:t>
      </w:r>
      <w:r w:rsidRPr="002336DF">
        <w:rPr>
          <w:b/>
          <w:szCs w:val="24"/>
          <w:lang w:val="es-ES_tradnl"/>
        </w:rPr>
        <w:t>Existing projects in the workspace</w:t>
      </w:r>
      <w:r w:rsidRPr="002336DF">
        <w:rPr>
          <w:szCs w:val="24"/>
          <w:lang w:val="es-ES_tradnl"/>
        </w:rPr>
        <w:t>”.</w:t>
      </w:r>
    </w:p>
    <w:p w14:paraId="1440D783" w14:textId="77777777" w:rsidR="004B053F" w:rsidRDefault="004B053F" w:rsidP="004B053F">
      <w:pPr>
        <w:keepNext/>
        <w:spacing w:after="0" w:line="240" w:lineRule="auto"/>
        <w:ind w:left="720" w:firstLine="504"/>
        <w:jc w:val="center"/>
      </w:pPr>
      <w:r>
        <w:rPr>
          <w:szCs w:val="24"/>
          <w:lang w:val="es-ES_tradnl"/>
        </w:rPr>
        <w:lastRenderedPageBreak/>
        <w:br/>
      </w:r>
      <w:r>
        <w:rPr>
          <w:noProof/>
          <w:szCs w:val="24"/>
          <w:lang w:eastAsia="es-ES"/>
        </w:rPr>
        <w:drawing>
          <wp:inline distT="0" distB="0" distL="0" distR="0" wp14:anchorId="1C331FF3" wp14:editId="705D75A8">
            <wp:extent cx="3060916" cy="340042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0912" cy="3478185"/>
                    </a:xfrm>
                    <a:prstGeom prst="rect">
                      <a:avLst/>
                    </a:prstGeom>
                    <a:noFill/>
                    <a:ln>
                      <a:noFill/>
                    </a:ln>
                  </pic:spPr>
                </pic:pic>
              </a:graphicData>
            </a:graphic>
          </wp:inline>
        </w:drawing>
      </w:r>
    </w:p>
    <w:p w14:paraId="16988B91" w14:textId="77777777" w:rsidR="004B053F" w:rsidRDefault="004B053F" w:rsidP="004B053F">
      <w:pPr>
        <w:pStyle w:val="Descripcin"/>
        <w:jc w:val="center"/>
      </w:pPr>
      <w:bookmarkStart w:id="309" w:name="_Toc480479759"/>
      <w:bookmarkStart w:id="310" w:name="_Toc481606954"/>
      <w:bookmarkStart w:id="311" w:name="_Toc481606989"/>
      <w:r>
        <w:t xml:space="preserve">Ilustración </w:t>
      </w:r>
      <w:fldSimple w:instr=" STYLEREF 1 \s ">
        <w:r>
          <w:rPr>
            <w:noProof/>
          </w:rPr>
          <w:t>3</w:t>
        </w:r>
      </w:fldSimple>
      <w:r>
        <w:noBreakHyphen/>
      </w:r>
      <w:fldSimple w:instr=" SEQ Ilustración \* ARABIC \s 1 ">
        <w:r>
          <w:rPr>
            <w:noProof/>
          </w:rPr>
          <w:t>1</w:t>
        </w:r>
      </w:fldSimple>
      <w:r>
        <w:t>. Seleccion import eclipse</w:t>
      </w:r>
      <w:bookmarkEnd w:id="309"/>
      <w:bookmarkEnd w:id="310"/>
      <w:bookmarkEnd w:id="311"/>
    </w:p>
    <w:p w14:paraId="752EFE62" w14:textId="77777777" w:rsidR="004B053F" w:rsidRDefault="004B053F" w:rsidP="004B053F"/>
    <w:p w14:paraId="26E1E519" w14:textId="77777777" w:rsidR="004B053F" w:rsidRDefault="004B053F" w:rsidP="004B053F"/>
    <w:p w14:paraId="431EAE59" w14:textId="77777777" w:rsidR="004B053F" w:rsidRDefault="004B053F" w:rsidP="004B053F">
      <w:pPr>
        <w:keepNext/>
        <w:jc w:val="center"/>
      </w:pPr>
      <w:r>
        <w:rPr>
          <w:noProof/>
          <w:lang w:eastAsia="es-ES"/>
        </w:rPr>
        <w:drawing>
          <wp:inline distT="0" distB="0" distL="0" distR="0" wp14:anchorId="4C7799B4" wp14:editId="235068FB">
            <wp:extent cx="3705225" cy="40977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C4BC0A.tmp"/>
                    <pic:cNvPicPr/>
                  </pic:nvPicPr>
                  <pic:blipFill>
                    <a:blip r:embed="rId26">
                      <a:extLst>
                        <a:ext uri="{28A0092B-C50C-407E-A947-70E740481C1C}">
                          <a14:useLocalDpi xmlns:a14="http://schemas.microsoft.com/office/drawing/2010/main" val="0"/>
                        </a:ext>
                      </a:extLst>
                    </a:blip>
                    <a:stretch>
                      <a:fillRect/>
                    </a:stretch>
                  </pic:blipFill>
                  <pic:spPr>
                    <a:xfrm>
                      <a:off x="0" y="0"/>
                      <a:ext cx="3714859" cy="4108419"/>
                    </a:xfrm>
                    <a:prstGeom prst="rect">
                      <a:avLst/>
                    </a:prstGeom>
                  </pic:spPr>
                </pic:pic>
              </a:graphicData>
            </a:graphic>
          </wp:inline>
        </w:drawing>
      </w:r>
    </w:p>
    <w:p w14:paraId="0B136400" w14:textId="77777777" w:rsidR="004B053F" w:rsidRDefault="004B053F" w:rsidP="004B053F">
      <w:pPr>
        <w:pStyle w:val="Descripcin"/>
        <w:jc w:val="center"/>
      </w:pPr>
      <w:bookmarkStart w:id="312" w:name="_Toc480479760"/>
      <w:bookmarkStart w:id="313" w:name="_Toc481606955"/>
      <w:bookmarkStart w:id="314" w:name="_Toc481606990"/>
      <w:r>
        <w:t xml:space="preserve">Ilustración </w:t>
      </w:r>
      <w:fldSimple w:instr=" STYLEREF 1 \s ">
        <w:r>
          <w:rPr>
            <w:noProof/>
          </w:rPr>
          <w:t>3</w:t>
        </w:r>
      </w:fldSimple>
      <w:r>
        <w:noBreakHyphen/>
      </w:r>
      <w:fldSimple w:instr=" SEQ Ilustración \* ARABIC \s 1 ">
        <w:r>
          <w:rPr>
            <w:noProof/>
          </w:rPr>
          <w:t>2</w:t>
        </w:r>
      </w:fldSimple>
      <w:r>
        <w:t>. Multiples opciones de import</w:t>
      </w:r>
      <w:bookmarkEnd w:id="312"/>
      <w:bookmarkEnd w:id="313"/>
      <w:bookmarkEnd w:id="314"/>
    </w:p>
    <w:p w14:paraId="01F01B69" w14:textId="77777777" w:rsidR="004B053F" w:rsidRDefault="004B053F" w:rsidP="004B053F">
      <w:pPr>
        <w:rPr>
          <w:szCs w:val="24"/>
        </w:rPr>
      </w:pPr>
      <w:r w:rsidRPr="002336DF">
        <w:rPr>
          <w:szCs w:val="24"/>
        </w:rPr>
        <w:lastRenderedPageBreak/>
        <w:t>Tras seleccionar la opción</w:t>
      </w:r>
      <w:r>
        <w:rPr>
          <w:szCs w:val="24"/>
        </w:rPr>
        <w:t xml:space="preserve"> se nos mostrará</w:t>
      </w:r>
      <w:r w:rsidRPr="002336DF">
        <w:rPr>
          <w:szCs w:val="24"/>
        </w:rPr>
        <w:t xml:space="preserve"> otra ventana donde deberemos seleccionar el </w:t>
      </w:r>
      <w:r>
        <w:rPr>
          <w:szCs w:val="24"/>
        </w:rPr>
        <w:t xml:space="preserve">check </w:t>
      </w:r>
      <w:r w:rsidRPr="002336DF">
        <w:rPr>
          <w:szCs w:val="24"/>
        </w:rPr>
        <w:t>box “</w:t>
      </w:r>
      <w:r w:rsidRPr="002336DF">
        <w:rPr>
          <w:b/>
          <w:szCs w:val="24"/>
        </w:rPr>
        <w:t>root</w:t>
      </w:r>
      <w:r w:rsidRPr="0022615B">
        <w:rPr>
          <w:b/>
          <w:szCs w:val="24"/>
          <w:lang w:val="es-ES_tradnl"/>
        </w:rPr>
        <w:t xml:space="preserve"> directive</w:t>
      </w:r>
      <w:r w:rsidRPr="002336DF">
        <w:rPr>
          <w:szCs w:val="24"/>
        </w:rPr>
        <w:t xml:space="preserve">”. </w:t>
      </w:r>
      <w:r>
        <w:rPr>
          <w:szCs w:val="24"/>
        </w:rPr>
        <w:t>Habrá que pulsar el botón “Browse”, tras eso, se desplegará</w:t>
      </w:r>
      <w:r w:rsidRPr="002336DF">
        <w:rPr>
          <w:szCs w:val="24"/>
        </w:rPr>
        <w:t xml:space="preserve"> una ventana que nos ayuda</w:t>
      </w:r>
      <w:r>
        <w:rPr>
          <w:szCs w:val="24"/>
        </w:rPr>
        <w:t>rá</w:t>
      </w:r>
      <w:r w:rsidRPr="002336DF">
        <w:rPr>
          <w:szCs w:val="24"/>
        </w:rPr>
        <w:t xml:space="preserve"> a navegar por la jerarquía</w:t>
      </w:r>
      <w:r>
        <w:rPr>
          <w:szCs w:val="24"/>
        </w:rPr>
        <w:t xml:space="preserve"> de archivos y se tendrá que seleccionar la carpeta u</w:t>
      </w:r>
      <w:r w:rsidRPr="002336DF">
        <w:rPr>
          <w:szCs w:val="24"/>
        </w:rPr>
        <w:t xml:space="preserve">niapi. </w:t>
      </w:r>
      <w:r>
        <w:rPr>
          <w:szCs w:val="24"/>
        </w:rPr>
        <w:t>Tras la selección, la ventana</w:t>
      </w:r>
      <w:r w:rsidRPr="002336DF">
        <w:rPr>
          <w:szCs w:val="24"/>
        </w:rPr>
        <w:t xml:space="preserve"> nos </w:t>
      </w:r>
      <w:r>
        <w:rPr>
          <w:szCs w:val="24"/>
        </w:rPr>
        <w:t>indicará la posibilidad de importar los tres proyectos de uniapi,</w:t>
      </w:r>
      <w:r w:rsidRPr="002336DF">
        <w:rPr>
          <w:szCs w:val="24"/>
        </w:rPr>
        <w:t xml:space="preserve"> </w:t>
      </w:r>
      <w:r>
        <w:rPr>
          <w:szCs w:val="24"/>
        </w:rPr>
        <w:t xml:space="preserve">habrá qué </w:t>
      </w:r>
      <w:r w:rsidRPr="002336DF">
        <w:rPr>
          <w:szCs w:val="24"/>
        </w:rPr>
        <w:t>seleccionar los tres y por ultimo dar</w:t>
      </w:r>
      <w:r>
        <w:rPr>
          <w:szCs w:val="24"/>
        </w:rPr>
        <w:t>le</w:t>
      </w:r>
      <w:r w:rsidRPr="002336DF">
        <w:rPr>
          <w:szCs w:val="24"/>
        </w:rPr>
        <w:t xml:space="preserve"> a finish.</w:t>
      </w:r>
    </w:p>
    <w:p w14:paraId="73584297" w14:textId="77777777" w:rsidR="004B053F" w:rsidRPr="002336DF" w:rsidRDefault="004B053F" w:rsidP="004B053F">
      <w:pPr>
        <w:rPr>
          <w:szCs w:val="24"/>
        </w:rPr>
      </w:pPr>
    </w:p>
    <w:p w14:paraId="1BFF8496" w14:textId="77777777" w:rsidR="004B053F" w:rsidRDefault="004B053F" w:rsidP="004B053F">
      <w:pPr>
        <w:keepNext/>
        <w:spacing w:after="0" w:line="240" w:lineRule="auto"/>
        <w:ind w:left="720" w:firstLine="504"/>
        <w:jc w:val="center"/>
      </w:pPr>
      <w:r>
        <w:rPr>
          <w:noProof/>
          <w:szCs w:val="24"/>
          <w:lang w:eastAsia="es-ES"/>
        </w:rPr>
        <w:drawing>
          <wp:inline distT="0" distB="0" distL="0" distR="0" wp14:anchorId="5ED82FD0" wp14:editId="26AF151B">
            <wp:extent cx="3857625" cy="426631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43DDA.tmp"/>
                    <pic:cNvPicPr/>
                  </pic:nvPicPr>
                  <pic:blipFill>
                    <a:blip r:embed="rId27">
                      <a:extLst>
                        <a:ext uri="{28A0092B-C50C-407E-A947-70E740481C1C}">
                          <a14:useLocalDpi xmlns:a14="http://schemas.microsoft.com/office/drawing/2010/main" val="0"/>
                        </a:ext>
                      </a:extLst>
                    </a:blip>
                    <a:stretch>
                      <a:fillRect/>
                    </a:stretch>
                  </pic:blipFill>
                  <pic:spPr>
                    <a:xfrm>
                      <a:off x="0" y="0"/>
                      <a:ext cx="3861780" cy="4270905"/>
                    </a:xfrm>
                    <a:prstGeom prst="rect">
                      <a:avLst/>
                    </a:prstGeom>
                  </pic:spPr>
                </pic:pic>
              </a:graphicData>
            </a:graphic>
          </wp:inline>
        </w:drawing>
      </w:r>
    </w:p>
    <w:p w14:paraId="348E1DEC" w14:textId="77777777" w:rsidR="004B053F" w:rsidRDefault="004B053F" w:rsidP="004B053F">
      <w:pPr>
        <w:pStyle w:val="Descripcin"/>
        <w:jc w:val="center"/>
      </w:pPr>
      <w:bookmarkStart w:id="315" w:name="_Toc480479761"/>
      <w:bookmarkStart w:id="316" w:name="_Toc481606956"/>
      <w:bookmarkStart w:id="317" w:name="_Toc481606991"/>
      <w:r>
        <w:t xml:space="preserve">Ilustración </w:t>
      </w:r>
      <w:fldSimple w:instr=" STYLEREF 1 \s ">
        <w:r>
          <w:rPr>
            <w:noProof/>
          </w:rPr>
          <w:t>3</w:t>
        </w:r>
      </w:fldSimple>
      <w:r>
        <w:noBreakHyphen/>
      </w:r>
      <w:fldSimple w:instr=" SEQ Ilustración \* ARABIC \s 1 ">
        <w:r>
          <w:rPr>
            <w:noProof/>
          </w:rPr>
          <w:t>3</w:t>
        </w:r>
      </w:fldSimple>
      <w:r>
        <w:t>. Import projects final</w:t>
      </w:r>
      <w:bookmarkEnd w:id="315"/>
      <w:bookmarkEnd w:id="316"/>
      <w:bookmarkEnd w:id="317"/>
    </w:p>
    <w:p w14:paraId="4B1EBFC0" w14:textId="77777777" w:rsidR="004B053F" w:rsidRPr="002336DF" w:rsidRDefault="004B053F" w:rsidP="004B053F"/>
    <w:p w14:paraId="75AEFA7E" w14:textId="77777777" w:rsidR="004B053F" w:rsidRPr="002336DF" w:rsidRDefault="004B053F" w:rsidP="004B053F">
      <w:pPr>
        <w:rPr>
          <w:szCs w:val="24"/>
        </w:rPr>
      </w:pPr>
      <w:r w:rsidRPr="002336DF">
        <w:rPr>
          <w:szCs w:val="24"/>
        </w:rPr>
        <w:t xml:space="preserve">Tras la importación tendremos cuatro proyectos java. Para terminar la conversión deberemos ir uno por uno pulsando el botón derecho. </w:t>
      </w:r>
      <w:r>
        <w:rPr>
          <w:szCs w:val="24"/>
        </w:rPr>
        <w:t>Accediendo</w:t>
      </w:r>
      <w:r w:rsidRPr="002336DF">
        <w:rPr>
          <w:szCs w:val="24"/>
        </w:rPr>
        <w:t xml:space="preserve"> a la pestaña </w:t>
      </w:r>
      <w:r>
        <w:rPr>
          <w:szCs w:val="24"/>
        </w:rPr>
        <w:t>“</w:t>
      </w:r>
      <w:r w:rsidRPr="002336DF">
        <w:rPr>
          <w:szCs w:val="24"/>
        </w:rPr>
        <w:t>configure</w:t>
      </w:r>
      <w:r>
        <w:rPr>
          <w:szCs w:val="24"/>
        </w:rPr>
        <w:t>”</w:t>
      </w:r>
      <w:r w:rsidRPr="002336DF">
        <w:rPr>
          <w:szCs w:val="24"/>
        </w:rPr>
        <w:t xml:space="preserve"> y por ultimo pulsando </w:t>
      </w:r>
      <w:r>
        <w:rPr>
          <w:szCs w:val="24"/>
        </w:rPr>
        <w:t>“convert in maven p</w:t>
      </w:r>
      <w:r w:rsidRPr="002336DF">
        <w:rPr>
          <w:szCs w:val="24"/>
        </w:rPr>
        <w:t>roject</w:t>
      </w:r>
      <w:r>
        <w:rPr>
          <w:szCs w:val="24"/>
        </w:rPr>
        <w:t>”</w:t>
      </w:r>
      <w:r w:rsidRPr="002336DF">
        <w:rPr>
          <w:szCs w:val="24"/>
        </w:rPr>
        <w:t>.</w:t>
      </w:r>
    </w:p>
    <w:p w14:paraId="54CCBA7E" w14:textId="77777777" w:rsidR="004B053F" w:rsidRDefault="004B053F" w:rsidP="004B053F">
      <w:pPr>
        <w:keepNext/>
        <w:jc w:val="center"/>
      </w:pPr>
      <w:r>
        <w:rPr>
          <w:noProof/>
          <w:lang w:eastAsia="es-ES"/>
        </w:rPr>
        <w:lastRenderedPageBreak/>
        <w:drawing>
          <wp:inline distT="0" distB="0" distL="0" distR="0" wp14:anchorId="25C97EC8" wp14:editId="3E118D8E">
            <wp:extent cx="4038600" cy="397852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7162" cy="3986957"/>
                    </a:xfrm>
                    <a:prstGeom prst="rect">
                      <a:avLst/>
                    </a:prstGeom>
                    <a:noFill/>
                    <a:ln>
                      <a:noFill/>
                    </a:ln>
                  </pic:spPr>
                </pic:pic>
              </a:graphicData>
            </a:graphic>
          </wp:inline>
        </w:drawing>
      </w:r>
    </w:p>
    <w:p w14:paraId="4D1B6464" w14:textId="77777777" w:rsidR="004B053F" w:rsidRDefault="004B053F" w:rsidP="004B053F">
      <w:pPr>
        <w:pStyle w:val="Descripcin"/>
        <w:jc w:val="center"/>
      </w:pPr>
      <w:bookmarkStart w:id="318" w:name="_Toc480479762"/>
      <w:bookmarkStart w:id="319" w:name="_Toc481606957"/>
      <w:bookmarkStart w:id="320" w:name="_Toc481606992"/>
      <w:r>
        <w:t xml:space="preserve">Ilustración </w:t>
      </w:r>
      <w:fldSimple w:instr=" STYLEREF 1 \s ">
        <w:r>
          <w:rPr>
            <w:noProof/>
          </w:rPr>
          <w:t>3</w:t>
        </w:r>
      </w:fldSimple>
      <w:r>
        <w:noBreakHyphen/>
      </w:r>
      <w:fldSimple w:instr=" SEQ Ilustración \* ARABIC \s 1 ">
        <w:r>
          <w:rPr>
            <w:noProof/>
          </w:rPr>
          <w:t>4</w:t>
        </w:r>
      </w:fldSimple>
      <w:r>
        <w:t>. Convert project maven</w:t>
      </w:r>
      <w:bookmarkEnd w:id="318"/>
      <w:bookmarkEnd w:id="319"/>
      <w:bookmarkEnd w:id="320"/>
    </w:p>
    <w:p w14:paraId="2EE72A65" w14:textId="77777777" w:rsidR="004B053F" w:rsidRPr="002336DF" w:rsidRDefault="004B053F" w:rsidP="004B053F">
      <w:pPr>
        <w:ind w:firstLine="708"/>
        <w:rPr>
          <w:szCs w:val="24"/>
        </w:rPr>
      </w:pPr>
      <w:r w:rsidRPr="002336DF">
        <w:rPr>
          <w:szCs w:val="24"/>
        </w:rPr>
        <w:t xml:space="preserve">Con </w:t>
      </w:r>
      <w:r>
        <w:rPr>
          <w:szCs w:val="24"/>
        </w:rPr>
        <w:t>esto todos los proyectos del workspace serán maven. Por ú</w:t>
      </w:r>
      <w:r w:rsidRPr="002336DF">
        <w:rPr>
          <w:szCs w:val="24"/>
        </w:rPr>
        <w:t xml:space="preserve">ltimo, </w:t>
      </w:r>
      <w:r>
        <w:rPr>
          <w:szCs w:val="24"/>
        </w:rPr>
        <w:t xml:space="preserve">habrá qué </w:t>
      </w:r>
      <w:r w:rsidRPr="002336DF">
        <w:rPr>
          <w:szCs w:val="24"/>
        </w:rPr>
        <w:t>selecciona</w:t>
      </w:r>
      <w:r>
        <w:rPr>
          <w:szCs w:val="24"/>
        </w:rPr>
        <w:t>r</w:t>
      </w:r>
      <w:r w:rsidRPr="002336DF">
        <w:rPr>
          <w:szCs w:val="24"/>
        </w:rPr>
        <w:t xml:space="preserve"> cada proyecto de nuevo. Pulsa botón derecho, </w:t>
      </w:r>
      <w:r>
        <w:rPr>
          <w:szCs w:val="24"/>
        </w:rPr>
        <w:t xml:space="preserve">deberás </w:t>
      </w:r>
      <w:r w:rsidRPr="002336DF">
        <w:rPr>
          <w:szCs w:val="24"/>
        </w:rPr>
        <w:t xml:space="preserve">clicar la opción maven y </w:t>
      </w:r>
      <w:r>
        <w:rPr>
          <w:szCs w:val="24"/>
        </w:rPr>
        <w:t xml:space="preserve">después </w:t>
      </w:r>
      <w:r w:rsidRPr="002336DF">
        <w:rPr>
          <w:szCs w:val="24"/>
        </w:rPr>
        <w:t>clicar update. Esto actualizara los</w:t>
      </w:r>
      <w:r>
        <w:rPr>
          <w:szCs w:val="24"/>
        </w:rPr>
        <w:t xml:space="preserve"> proyectos. Esta acción generará</w:t>
      </w:r>
      <w:r w:rsidRPr="002336DF">
        <w:rPr>
          <w:szCs w:val="24"/>
        </w:rPr>
        <w:t xml:space="preserve"> muchos </w:t>
      </w:r>
      <w:r>
        <w:rPr>
          <w:szCs w:val="24"/>
        </w:rPr>
        <w:t>errores, pero</w:t>
      </w:r>
      <w:r w:rsidRPr="002336DF">
        <w:rPr>
          <w:szCs w:val="24"/>
        </w:rPr>
        <w:t xml:space="preserve"> luego serán arreglados. </w:t>
      </w:r>
    </w:p>
    <w:p w14:paraId="755224E7" w14:textId="77777777" w:rsidR="004B053F" w:rsidRPr="00F839D3" w:rsidRDefault="004B053F" w:rsidP="004B053F">
      <w:pPr>
        <w:spacing w:after="0" w:line="240" w:lineRule="auto"/>
        <w:ind w:left="720" w:firstLine="504"/>
        <w:jc w:val="center"/>
        <w:rPr>
          <w:szCs w:val="24"/>
          <w:lang w:val="es-ES_tradnl"/>
        </w:rPr>
      </w:pPr>
      <w:r w:rsidRPr="00F839D3">
        <w:rPr>
          <w:szCs w:val="24"/>
          <w:lang w:val="es-ES_tradnl"/>
        </w:rPr>
        <w:br/>
      </w:r>
    </w:p>
    <w:p w14:paraId="6B5EA54E" w14:textId="77777777" w:rsidR="004B053F" w:rsidRPr="00F839D3" w:rsidRDefault="004B053F" w:rsidP="004B053F">
      <w:pPr>
        <w:spacing w:after="0" w:line="240" w:lineRule="auto"/>
        <w:ind w:left="708" w:firstLine="516"/>
        <w:rPr>
          <w:b/>
          <w:szCs w:val="24"/>
          <w:lang w:val="es-ES_tradnl"/>
        </w:rPr>
      </w:pPr>
    </w:p>
    <w:p w14:paraId="28F8970D" w14:textId="77777777" w:rsidR="004B053F" w:rsidRPr="00F839D3" w:rsidRDefault="004B053F" w:rsidP="004B053F">
      <w:pPr>
        <w:spacing w:after="0" w:line="240" w:lineRule="auto"/>
        <w:ind w:left="720"/>
        <w:rPr>
          <w:szCs w:val="24"/>
          <w:lang w:val="es-ES_tradnl"/>
        </w:rPr>
      </w:pPr>
    </w:p>
    <w:p w14:paraId="63C78EFC" w14:textId="77777777" w:rsidR="004B053F" w:rsidRPr="008575BD" w:rsidRDefault="004B053F" w:rsidP="004B053F">
      <w:pPr>
        <w:pStyle w:val="Ttulo3"/>
        <w:numPr>
          <w:ilvl w:val="2"/>
          <w:numId w:val="33"/>
        </w:numPr>
        <w:rPr>
          <w:lang w:val="es-ES_tradnl"/>
        </w:rPr>
      </w:pPr>
      <w:bookmarkStart w:id="321" w:name="_Toc486873813"/>
      <w:r>
        <w:rPr>
          <w:lang w:val="es-ES_tradnl"/>
        </w:rPr>
        <w:t>Eclipse: Incluir e Ejecutar</w:t>
      </w:r>
      <w:bookmarkEnd w:id="321"/>
    </w:p>
    <w:p w14:paraId="79C53B66" w14:textId="77777777" w:rsidR="004B053F" w:rsidRDefault="004B053F" w:rsidP="004B053F">
      <w:pPr>
        <w:ind w:firstLine="708"/>
        <w:rPr>
          <w:szCs w:val="24"/>
          <w:lang w:val="es-ES_tradnl"/>
        </w:rPr>
      </w:pPr>
      <w:r w:rsidRPr="005474C6">
        <w:rPr>
          <w:szCs w:val="24"/>
          <w:lang w:val="es-ES_tradnl"/>
        </w:rPr>
        <w:t xml:space="preserve">Tras contener todos los proyectos maven instalados e actualizados en el workspace vamos a compilarlos y ejecutarlos. La aplicación del repositorio es una aplicación en pila, es decir, las capas superiores utilizan datos de la capa inferior. Es necesario compilar los datos para que las capas puedan utilizarlos. Para realizar esta operación </w:t>
      </w:r>
      <w:r>
        <w:rPr>
          <w:szCs w:val="24"/>
          <w:lang w:val="es-ES_tradnl"/>
        </w:rPr>
        <w:t>se irá</w:t>
      </w:r>
      <w:r w:rsidRPr="005474C6">
        <w:rPr>
          <w:szCs w:val="24"/>
          <w:lang w:val="es-ES_tradnl"/>
        </w:rPr>
        <w:t xml:space="preserve"> de la capa más inferior a la más superior construyendo sus proyectos, compilándolos y entregándolos a las capas superiores.</w:t>
      </w:r>
    </w:p>
    <w:p w14:paraId="1E84C0CD" w14:textId="77777777" w:rsidR="004B053F" w:rsidRPr="005474C6" w:rsidRDefault="004B053F" w:rsidP="004B053F">
      <w:pPr>
        <w:ind w:firstLine="708"/>
        <w:rPr>
          <w:szCs w:val="24"/>
          <w:lang w:val="es-ES_tradnl"/>
        </w:rPr>
      </w:pPr>
    </w:p>
    <w:p w14:paraId="65E53EFA" w14:textId="77777777" w:rsidR="004B053F" w:rsidRPr="005474C6" w:rsidRDefault="004B053F" w:rsidP="004B053F">
      <w:pPr>
        <w:ind w:left="1224"/>
        <w:rPr>
          <w:szCs w:val="24"/>
          <w:lang w:val="es-ES_tradnl"/>
        </w:rPr>
      </w:pPr>
      <w:r>
        <w:rPr>
          <w:lang w:val="es-ES_tradnl"/>
        </w:rPr>
        <w:lastRenderedPageBreak/>
        <w:br/>
      </w:r>
      <w:r w:rsidRPr="005474C6">
        <w:rPr>
          <w:szCs w:val="24"/>
          <w:lang w:val="es-ES_tradnl"/>
        </w:rPr>
        <w:t xml:space="preserve">1.  </w:t>
      </w:r>
      <w:r w:rsidRPr="005474C6">
        <w:rPr>
          <w:b/>
          <w:szCs w:val="24"/>
          <w:lang w:val="es-ES_tradnl"/>
        </w:rPr>
        <w:t>Modelo de datos</w:t>
      </w:r>
      <w:r w:rsidRPr="005474C6">
        <w:rPr>
          <w:szCs w:val="24"/>
          <w:lang w:val="es-ES_tradnl"/>
        </w:rPr>
        <w:t>: nos colocamos en el proyecto “</w:t>
      </w:r>
      <w:r w:rsidRPr="005474C6">
        <w:rPr>
          <w:b/>
          <w:szCs w:val="24"/>
          <w:lang w:val="es-ES_tradnl"/>
        </w:rPr>
        <w:t>uniapi_backend_model</w:t>
      </w:r>
      <w:r w:rsidRPr="005474C6">
        <w:rPr>
          <w:szCs w:val="24"/>
          <w:lang w:val="es-ES_tradnl"/>
        </w:rPr>
        <w:t>” y lo seleccionamos, pulsamos el botón derecho y nos dirigimos a run, donde pincharemos maven build…</w:t>
      </w:r>
    </w:p>
    <w:p w14:paraId="26ADFA1A" w14:textId="77777777" w:rsidR="004B053F" w:rsidRDefault="004B053F" w:rsidP="004B053F">
      <w:pPr>
        <w:pStyle w:val="Prrafodelista"/>
        <w:keepNext/>
        <w:spacing w:after="0" w:line="240" w:lineRule="auto"/>
        <w:ind w:left="1224" w:firstLine="192"/>
        <w:jc w:val="center"/>
      </w:pPr>
      <w:r>
        <w:rPr>
          <w:b/>
          <w:noProof/>
          <w:sz w:val="56"/>
          <w:szCs w:val="56"/>
        </w:rPr>
        <w:drawing>
          <wp:inline distT="0" distB="0" distL="0" distR="0" wp14:anchorId="427064B1" wp14:editId="6CD3A78D">
            <wp:extent cx="3362325" cy="3042104"/>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9314" cy="3048427"/>
                    </a:xfrm>
                    <a:prstGeom prst="rect">
                      <a:avLst/>
                    </a:prstGeom>
                    <a:noFill/>
                    <a:ln>
                      <a:noFill/>
                    </a:ln>
                  </pic:spPr>
                </pic:pic>
              </a:graphicData>
            </a:graphic>
          </wp:inline>
        </w:drawing>
      </w:r>
    </w:p>
    <w:p w14:paraId="7B6085E4" w14:textId="77777777" w:rsidR="004B053F" w:rsidRDefault="004B053F" w:rsidP="004B053F">
      <w:pPr>
        <w:pStyle w:val="Descripcin"/>
        <w:jc w:val="center"/>
        <w:rPr>
          <w:b/>
          <w:sz w:val="56"/>
          <w:szCs w:val="56"/>
          <w:lang w:val="es-ES_tradnl"/>
        </w:rPr>
      </w:pPr>
      <w:bookmarkStart w:id="322" w:name="_Toc480479763"/>
      <w:bookmarkStart w:id="323" w:name="_Toc481606958"/>
      <w:bookmarkStart w:id="324" w:name="_Toc481606993"/>
      <w:r>
        <w:t xml:space="preserve">Ilustración </w:t>
      </w:r>
      <w:fldSimple w:instr=" STYLEREF 1 \s ">
        <w:r>
          <w:rPr>
            <w:noProof/>
          </w:rPr>
          <w:t>3</w:t>
        </w:r>
      </w:fldSimple>
      <w:r>
        <w:noBreakHyphen/>
      </w:r>
      <w:fldSimple w:instr=" SEQ Ilustración \* ARABIC \s 1 ">
        <w:r>
          <w:rPr>
            <w:noProof/>
          </w:rPr>
          <w:t>5</w:t>
        </w:r>
      </w:fldSimple>
      <w:r>
        <w:t>. Maven run as...</w:t>
      </w:r>
      <w:bookmarkEnd w:id="322"/>
      <w:bookmarkEnd w:id="323"/>
      <w:bookmarkEnd w:id="324"/>
    </w:p>
    <w:p w14:paraId="40FD82D9" w14:textId="77777777" w:rsidR="004B053F" w:rsidRDefault="004B053F" w:rsidP="004B053F">
      <w:pPr>
        <w:spacing w:after="0" w:line="240" w:lineRule="auto"/>
        <w:ind w:left="708"/>
        <w:rPr>
          <w:szCs w:val="24"/>
          <w:lang w:val="es-ES_tradnl"/>
        </w:rPr>
      </w:pPr>
      <w:r w:rsidRPr="005474C6">
        <w:rPr>
          <w:szCs w:val="24"/>
          <w:lang w:val="es-ES_tradnl"/>
        </w:rPr>
        <w:t>Tras pinchar en la opción nos aparecerá una ventana de opción de mave</w:t>
      </w:r>
      <w:r>
        <w:rPr>
          <w:szCs w:val="24"/>
          <w:lang w:val="es-ES_tradnl"/>
        </w:rPr>
        <w:t>n en la pestaña “Goals” se introducirá</w:t>
      </w:r>
      <w:r w:rsidRPr="005474C6">
        <w:rPr>
          <w:szCs w:val="24"/>
          <w:lang w:val="es-ES_tradnl"/>
        </w:rPr>
        <w:t xml:space="preserve"> el siguiente código:</w:t>
      </w:r>
    </w:p>
    <w:p w14:paraId="5891A4F5" w14:textId="77777777" w:rsidR="004B053F" w:rsidRDefault="004B053F" w:rsidP="004B053F">
      <w:pPr>
        <w:spacing w:after="0" w:line="240" w:lineRule="auto"/>
        <w:ind w:left="708"/>
        <w:rPr>
          <w:szCs w:val="24"/>
          <w:lang w:val="es-ES_tradnl"/>
        </w:rPr>
      </w:pPr>
    </w:p>
    <w:p w14:paraId="66723AF2" w14:textId="77777777" w:rsidR="004B053F" w:rsidRPr="005474C6" w:rsidRDefault="004B053F" w:rsidP="004B053F">
      <w:pPr>
        <w:spacing w:after="0" w:line="240" w:lineRule="auto"/>
        <w:ind w:left="708"/>
        <w:jc w:val="center"/>
        <w:rPr>
          <w:rFonts w:ascii="Consolas" w:hAnsi="Consolas"/>
          <w:szCs w:val="24"/>
          <w:lang w:val="es-ES_tradnl"/>
        </w:rPr>
      </w:pPr>
      <w:r w:rsidRPr="005474C6">
        <w:rPr>
          <w:rFonts w:ascii="Consolas" w:hAnsi="Consolas"/>
          <w:szCs w:val="24"/>
          <w:lang w:val="es-ES_tradnl"/>
        </w:rPr>
        <w:t>clean build package</w:t>
      </w:r>
    </w:p>
    <w:p w14:paraId="474C3DFD" w14:textId="77777777" w:rsidR="004B053F" w:rsidRDefault="004B053F" w:rsidP="004B053F">
      <w:pPr>
        <w:pStyle w:val="Prrafodelista"/>
        <w:spacing w:after="0" w:line="240" w:lineRule="auto"/>
        <w:ind w:left="2124"/>
        <w:rPr>
          <w:rFonts w:ascii="Consolas" w:hAnsi="Consolas"/>
          <w:szCs w:val="24"/>
          <w:lang w:val="es-ES_tradnl"/>
        </w:rPr>
      </w:pPr>
    </w:p>
    <w:p w14:paraId="52F2F836" w14:textId="77777777" w:rsidR="004B053F" w:rsidRDefault="004B053F" w:rsidP="004B053F">
      <w:pPr>
        <w:pStyle w:val="Prrafodelista"/>
        <w:keepNext/>
        <w:spacing w:after="0" w:line="240" w:lineRule="auto"/>
        <w:ind w:left="2124"/>
        <w:jc w:val="center"/>
      </w:pPr>
      <w:r>
        <w:rPr>
          <w:noProof/>
          <w:szCs w:val="24"/>
        </w:rPr>
        <w:drawing>
          <wp:inline distT="0" distB="0" distL="0" distR="0" wp14:anchorId="0ECFB07B" wp14:editId="50B213A8">
            <wp:extent cx="2697392" cy="33813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02E1D.tmp"/>
                    <pic:cNvPicPr/>
                  </pic:nvPicPr>
                  <pic:blipFill>
                    <a:blip r:embed="rId30">
                      <a:extLst>
                        <a:ext uri="{28A0092B-C50C-407E-A947-70E740481C1C}">
                          <a14:useLocalDpi xmlns:a14="http://schemas.microsoft.com/office/drawing/2010/main" val="0"/>
                        </a:ext>
                      </a:extLst>
                    </a:blip>
                    <a:stretch>
                      <a:fillRect/>
                    </a:stretch>
                  </pic:blipFill>
                  <pic:spPr>
                    <a:xfrm>
                      <a:off x="0" y="0"/>
                      <a:ext cx="2697392" cy="3381375"/>
                    </a:xfrm>
                    <a:prstGeom prst="rect">
                      <a:avLst/>
                    </a:prstGeom>
                  </pic:spPr>
                </pic:pic>
              </a:graphicData>
            </a:graphic>
          </wp:inline>
        </w:drawing>
      </w:r>
    </w:p>
    <w:p w14:paraId="4E291FA2" w14:textId="77777777" w:rsidR="004B053F" w:rsidRPr="00290E79" w:rsidRDefault="004B053F" w:rsidP="004B053F">
      <w:pPr>
        <w:pStyle w:val="Descripcin"/>
        <w:jc w:val="center"/>
        <w:rPr>
          <w:sz w:val="24"/>
          <w:szCs w:val="24"/>
          <w:lang w:val="es-ES_tradnl"/>
        </w:rPr>
      </w:pPr>
      <w:bookmarkStart w:id="325" w:name="_Toc480479764"/>
      <w:bookmarkStart w:id="326" w:name="_Toc481606959"/>
      <w:bookmarkStart w:id="327" w:name="_Toc481606994"/>
      <w:r>
        <w:t xml:space="preserve">Ilustración </w:t>
      </w:r>
      <w:fldSimple w:instr=" STYLEREF 1 \s ">
        <w:r>
          <w:rPr>
            <w:noProof/>
          </w:rPr>
          <w:t>3</w:t>
        </w:r>
      </w:fldSimple>
      <w:r>
        <w:noBreakHyphen/>
      </w:r>
      <w:fldSimple w:instr=" SEQ Ilustración \* ARABIC \s 1 ">
        <w:r>
          <w:rPr>
            <w:noProof/>
          </w:rPr>
          <w:t>6</w:t>
        </w:r>
      </w:fldSimple>
      <w:r>
        <w:t>. Opciones maven</w:t>
      </w:r>
      <w:bookmarkEnd w:id="325"/>
      <w:bookmarkEnd w:id="326"/>
      <w:bookmarkEnd w:id="327"/>
    </w:p>
    <w:p w14:paraId="1AAF78E6" w14:textId="77777777" w:rsidR="004B053F" w:rsidRPr="0022615B" w:rsidRDefault="004B053F" w:rsidP="004B053F">
      <w:pPr>
        <w:spacing w:after="0" w:line="240" w:lineRule="auto"/>
        <w:rPr>
          <w:lang w:val="es-ES_tradnl"/>
        </w:rPr>
      </w:pPr>
    </w:p>
    <w:p w14:paraId="58BDCA5F" w14:textId="77777777" w:rsidR="004B053F" w:rsidRPr="005474C6" w:rsidRDefault="004B053F" w:rsidP="004B053F">
      <w:pPr>
        <w:spacing w:after="0" w:line="240" w:lineRule="auto"/>
        <w:ind w:left="708"/>
        <w:rPr>
          <w:szCs w:val="24"/>
          <w:lang w:val="es-ES_tradnl"/>
        </w:rPr>
      </w:pPr>
      <w:r w:rsidRPr="005474C6">
        <w:rPr>
          <w:szCs w:val="24"/>
          <w:lang w:val="es-ES_tradnl"/>
        </w:rPr>
        <w:t>T</w:t>
      </w:r>
      <w:r>
        <w:rPr>
          <w:szCs w:val="24"/>
          <w:lang w:val="es-ES_tradnl"/>
        </w:rPr>
        <w:t>ras realizar esto</w:t>
      </w:r>
      <w:r w:rsidRPr="005474C6">
        <w:rPr>
          <w:szCs w:val="24"/>
          <w:lang w:val="es-ES_tradnl"/>
        </w:rPr>
        <w:t xml:space="preserve"> tendremos un ejecutable dentro de la carpeta target del proyecto justo tal que en la figura siguiente:</w:t>
      </w:r>
    </w:p>
    <w:p w14:paraId="04098EE8" w14:textId="77777777" w:rsidR="004B053F" w:rsidRPr="005474C6" w:rsidRDefault="004B053F" w:rsidP="004B053F">
      <w:pPr>
        <w:pStyle w:val="Prrafodelista"/>
        <w:spacing w:after="0" w:line="240" w:lineRule="auto"/>
        <w:ind w:left="1224"/>
        <w:rPr>
          <w:szCs w:val="24"/>
          <w:lang w:val="es-ES_tradnl"/>
        </w:rPr>
      </w:pPr>
    </w:p>
    <w:p w14:paraId="7DBC1F70" w14:textId="77777777" w:rsidR="004B053F" w:rsidRPr="005474C6" w:rsidRDefault="004B053F" w:rsidP="004B053F">
      <w:pPr>
        <w:pStyle w:val="Prrafodelista"/>
        <w:keepNext/>
        <w:spacing w:after="0" w:line="240" w:lineRule="auto"/>
        <w:ind w:left="1224"/>
        <w:rPr>
          <w:szCs w:val="24"/>
        </w:rPr>
      </w:pPr>
      <w:r w:rsidRPr="005474C6">
        <w:rPr>
          <w:noProof/>
          <w:szCs w:val="24"/>
        </w:rPr>
        <w:drawing>
          <wp:inline distT="0" distB="0" distL="0" distR="0" wp14:anchorId="5AA8FDFB" wp14:editId="202459E1">
            <wp:extent cx="4197985" cy="2717977"/>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06E95.tmp"/>
                    <pic:cNvPicPr/>
                  </pic:nvPicPr>
                  <pic:blipFill>
                    <a:blip r:embed="rId31">
                      <a:extLst>
                        <a:ext uri="{28A0092B-C50C-407E-A947-70E740481C1C}">
                          <a14:useLocalDpi xmlns:a14="http://schemas.microsoft.com/office/drawing/2010/main" val="0"/>
                        </a:ext>
                      </a:extLst>
                    </a:blip>
                    <a:stretch>
                      <a:fillRect/>
                    </a:stretch>
                  </pic:blipFill>
                  <pic:spPr>
                    <a:xfrm>
                      <a:off x="0" y="0"/>
                      <a:ext cx="4212043" cy="2727079"/>
                    </a:xfrm>
                    <a:prstGeom prst="rect">
                      <a:avLst/>
                    </a:prstGeom>
                  </pic:spPr>
                </pic:pic>
              </a:graphicData>
            </a:graphic>
          </wp:inline>
        </w:drawing>
      </w:r>
    </w:p>
    <w:p w14:paraId="350EFEA1" w14:textId="77777777" w:rsidR="004B053F" w:rsidRPr="005474C6" w:rsidRDefault="004B053F" w:rsidP="004B053F">
      <w:pPr>
        <w:pStyle w:val="Descripcin"/>
        <w:jc w:val="center"/>
        <w:rPr>
          <w:sz w:val="24"/>
          <w:szCs w:val="24"/>
        </w:rPr>
      </w:pPr>
      <w:bookmarkStart w:id="328" w:name="_Toc480479765"/>
      <w:bookmarkStart w:id="329" w:name="_Toc481606960"/>
      <w:bookmarkStart w:id="330" w:name="_Toc481606995"/>
      <w:r w:rsidRPr="005474C6">
        <w:rPr>
          <w:sz w:val="24"/>
          <w:szCs w:val="24"/>
        </w:rPr>
        <w:t xml:space="preserve">Ilustración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Ilustración \* ARABIC \s 1 </w:instrText>
      </w:r>
      <w:r>
        <w:rPr>
          <w:sz w:val="24"/>
          <w:szCs w:val="24"/>
        </w:rPr>
        <w:fldChar w:fldCharType="separate"/>
      </w:r>
      <w:r>
        <w:rPr>
          <w:noProof/>
          <w:sz w:val="24"/>
          <w:szCs w:val="24"/>
        </w:rPr>
        <w:t>7</w:t>
      </w:r>
      <w:r>
        <w:rPr>
          <w:sz w:val="24"/>
          <w:szCs w:val="24"/>
        </w:rPr>
        <w:fldChar w:fldCharType="end"/>
      </w:r>
      <w:r w:rsidRPr="005474C6">
        <w:rPr>
          <w:sz w:val="24"/>
          <w:szCs w:val="24"/>
        </w:rPr>
        <w:t>. Carpeta target</w:t>
      </w:r>
      <w:bookmarkEnd w:id="328"/>
      <w:bookmarkEnd w:id="329"/>
      <w:bookmarkEnd w:id="330"/>
    </w:p>
    <w:p w14:paraId="1B4B328B" w14:textId="77777777" w:rsidR="004B053F" w:rsidRPr="005474C6" w:rsidRDefault="004B053F" w:rsidP="004B053F">
      <w:pPr>
        <w:rPr>
          <w:szCs w:val="24"/>
        </w:rPr>
      </w:pPr>
      <w:r w:rsidRPr="005474C6">
        <w:rPr>
          <w:szCs w:val="24"/>
        </w:rPr>
        <w:tab/>
      </w:r>
      <w:r w:rsidRPr="005474C6">
        <w:rPr>
          <w:szCs w:val="24"/>
        </w:rPr>
        <w:tab/>
      </w:r>
    </w:p>
    <w:p w14:paraId="2EDEBFFC" w14:textId="77777777" w:rsidR="004B053F" w:rsidRDefault="004B053F" w:rsidP="004B053F">
      <w:pPr>
        <w:ind w:left="708"/>
        <w:rPr>
          <w:szCs w:val="24"/>
        </w:rPr>
      </w:pPr>
      <w:r>
        <w:rPr>
          <w:szCs w:val="24"/>
        </w:rPr>
        <w:t>En todos los proyectos menos en “</w:t>
      </w:r>
      <w:r w:rsidRPr="005474C6">
        <w:rPr>
          <w:b/>
          <w:szCs w:val="24"/>
          <w:lang w:val="es-ES_tradnl"/>
        </w:rPr>
        <w:t>uniapi_backend_model</w:t>
      </w:r>
      <w:r>
        <w:rPr>
          <w:szCs w:val="24"/>
        </w:rPr>
        <w:t>” se creará</w:t>
      </w:r>
      <w:r w:rsidRPr="005474C6">
        <w:rPr>
          <w:szCs w:val="24"/>
        </w:rPr>
        <w:t xml:space="preserve"> </w:t>
      </w:r>
      <w:r>
        <w:rPr>
          <w:szCs w:val="24"/>
        </w:rPr>
        <w:t>una</w:t>
      </w:r>
      <w:r w:rsidRPr="005474C6">
        <w:rPr>
          <w:szCs w:val="24"/>
        </w:rPr>
        <w:t xml:space="preserve"> carpeta</w:t>
      </w:r>
      <w:r>
        <w:rPr>
          <w:szCs w:val="24"/>
        </w:rPr>
        <w:t xml:space="preserve"> denominada “externalJar”, si no el proceso no funcionará</w:t>
      </w:r>
      <w:r w:rsidRPr="005474C6">
        <w:rPr>
          <w:szCs w:val="24"/>
        </w:rPr>
        <w:t xml:space="preserve">. Tras la creación de la carpeta </w:t>
      </w:r>
      <w:r>
        <w:rPr>
          <w:szCs w:val="24"/>
        </w:rPr>
        <w:t>se introducirá</w:t>
      </w:r>
      <w:r w:rsidRPr="005474C6">
        <w:rPr>
          <w:szCs w:val="24"/>
        </w:rPr>
        <w:t xml:space="preserve"> el “</w:t>
      </w:r>
      <w:r w:rsidRPr="005474C6">
        <w:rPr>
          <w:b/>
          <w:szCs w:val="24"/>
        </w:rPr>
        <w:t>model-0.0.1-SNAPSHOT.jar</w:t>
      </w:r>
      <w:r w:rsidRPr="005474C6">
        <w:rPr>
          <w:szCs w:val="24"/>
        </w:rPr>
        <w:t xml:space="preserve">” en todas las </w:t>
      </w:r>
      <w:r>
        <w:rPr>
          <w:szCs w:val="24"/>
        </w:rPr>
        <w:t>“</w:t>
      </w:r>
      <w:r w:rsidRPr="005474C6">
        <w:rPr>
          <w:szCs w:val="24"/>
        </w:rPr>
        <w:t>externalJar</w:t>
      </w:r>
      <w:r>
        <w:rPr>
          <w:szCs w:val="24"/>
        </w:rPr>
        <w:t>”</w:t>
      </w:r>
      <w:r w:rsidRPr="005474C6">
        <w:rPr>
          <w:szCs w:val="24"/>
        </w:rPr>
        <w:t xml:space="preserve"> de los proyectos</w:t>
      </w:r>
      <w:r>
        <w:rPr>
          <w:szCs w:val="24"/>
        </w:rPr>
        <w:t xml:space="preserve"> </w:t>
      </w:r>
      <w:r w:rsidRPr="005474C6">
        <w:rPr>
          <w:szCs w:val="24"/>
        </w:rPr>
        <w:t>“</w:t>
      </w:r>
      <w:r w:rsidRPr="005474C6">
        <w:rPr>
          <w:b/>
          <w:szCs w:val="24"/>
        </w:rPr>
        <w:t>uniapi_backend_enviroment_execution</w:t>
      </w:r>
      <w:r>
        <w:rPr>
          <w:szCs w:val="24"/>
        </w:rPr>
        <w:t xml:space="preserve">”, </w:t>
      </w:r>
      <w:r w:rsidRPr="005474C6">
        <w:rPr>
          <w:szCs w:val="24"/>
        </w:rPr>
        <w:t>“</w:t>
      </w:r>
      <w:r w:rsidRPr="005474C6">
        <w:rPr>
          <w:b/>
          <w:szCs w:val="24"/>
        </w:rPr>
        <w:t>uniapi_backend_business</w:t>
      </w:r>
      <w:r>
        <w:rPr>
          <w:szCs w:val="24"/>
        </w:rPr>
        <w:t xml:space="preserve">” y </w:t>
      </w:r>
      <w:r w:rsidRPr="005474C6">
        <w:rPr>
          <w:szCs w:val="24"/>
        </w:rPr>
        <w:t>“</w:t>
      </w:r>
      <w:r w:rsidRPr="005474C6">
        <w:rPr>
          <w:b/>
          <w:szCs w:val="24"/>
        </w:rPr>
        <w:t>uniapi_backend_apirest</w:t>
      </w:r>
      <w:r w:rsidRPr="005474C6">
        <w:rPr>
          <w:szCs w:val="24"/>
        </w:rPr>
        <w:t>”.</w:t>
      </w:r>
    </w:p>
    <w:p w14:paraId="3277F6F2" w14:textId="77777777" w:rsidR="004B053F" w:rsidRPr="005474C6" w:rsidRDefault="004B053F" w:rsidP="004B053F">
      <w:pPr>
        <w:ind w:left="708"/>
        <w:rPr>
          <w:szCs w:val="24"/>
        </w:rPr>
      </w:pPr>
    </w:p>
    <w:p w14:paraId="3F4977EF" w14:textId="77777777" w:rsidR="004B053F" w:rsidRDefault="004B053F" w:rsidP="004B053F">
      <w:pPr>
        <w:ind w:left="708"/>
        <w:rPr>
          <w:szCs w:val="24"/>
        </w:rPr>
      </w:pPr>
      <w:r w:rsidRPr="005474C6">
        <w:rPr>
          <w:szCs w:val="24"/>
        </w:rPr>
        <w:t xml:space="preserve">2. </w:t>
      </w:r>
      <w:r w:rsidRPr="005474C6">
        <w:rPr>
          <w:b/>
          <w:szCs w:val="24"/>
        </w:rPr>
        <w:t>Capa de ejecución</w:t>
      </w:r>
      <w:r w:rsidRPr="005474C6">
        <w:rPr>
          <w:szCs w:val="24"/>
        </w:rPr>
        <w:t xml:space="preserve">: Para esta capa </w:t>
      </w:r>
      <w:r>
        <w:rPr>
          <w:szCs w:val="24"/>
        </w:rPr>
        <w:t>se realizará</w:t>
      </w:r>
      <w:r w:rsidRPr="005474C6">
        <w:rPr>
          <w:szCs w:val="24"/>
        </w:rPr>
        <w:t xml:space="preserve"> el mismo procedimiento</w:t>
      </w:r>
      <w:r>
        <w:rPr>
          <w:szCs w:val="24"/>
        </w:rPr>
        <w:t xml:space="preserve"> que</w:t>
      </w:r>
      <w:r w:rsidRPr="005474C6">
        <w:rPr>
          <w:szCs w:val="24"/>
        </w:rPr>
        <w:t xml:space="preserve"> en el proyecto “</w:t>
      </w:r>
      <w:r w:rsidRPr="005474C6">
        <w:rPr>
          <w:b/>
          <w:szCs w:val="24"/>
        </w:rPr>
        <w:t>uniapi_backend_enviroment_execution</w:t>
      </w:r>
      <w:r w:rsidRPr="005474C6">
        <w:rPr>
          <w:szCs w:val="24"/>
        </w:rPr>
        <w:t>”.</w:t>
      </w:r>
      <w:r>
        <w:rPr>
          <w:szCs w:val="24"/>
        </w:rPr>
        <w:t xml:space="preserve"> Se utilizará</w:t>
      </w:r>
      <w:r w:rsidRPr="005474C6">
        <w:rPr>
          <w:szCs w:val="24"/>
        </w:rPr>
        <w:t xml:space="preserve"> mav</w:t>
      </w:r>
      <w:r>
        <w:rPr>
          <w:szCs w:val="24"/>
        </w:rPr>
        <w:t>en con la instrucción “clean install package” consiguiendo</w:t>
      </w:r>
      <w:r w:rsidRPr="005474C6">
        <w:rPr>
          <w:szCs w:val="24"/>
        </w:rPr>
        <w:t xml:space="preserve"> un </w:t>
      </w:r>
      <w:r>
        <w:rPr>
          <w:szCs w:val="24"/>
        </w:rPr>
        <w:t>ejecutable denominado</w:t>
      </w:r>
      <w:r w:rsidRPr="005474C6">
        <w:rPr>
          <w:szCs w:val="24"/>
        </w:rPr>
        <w:t xml:space="preserve"> “</w:t>
      </w:r>
      <w:r w:rsidRPr="005474C6">
        <w:rPr>
          <w:b/>
          <w:szCs w:val="24"/>
        </w:rPr>
        <w:t>enviroment_execution-0.0.1-SNAPSHOT.jar</w:t>
      </w:r>
      <w:r w:rsidRPr="005474C6">
        <w:rPr>
          <w:szCs w:val="24"/>
        </w:rPr>
        <w:t>”</w:t>
      </w:r>
      <w:r>
        <w:rPr>
          <w:szCs w:val="24"/>
        </w:rPr>
        <w:t>. El ejecutable deberá ser</w:t>
      </w:r>
      <w:r w:rsidRPr="005474C6">
        <w:rPr>
          <w:szCs w:val="24"/>
        </w:rPr>
        <w:t xml:space="preserve"> </w:t>
      </w:r>
      <w:r>
        <w:rPr>
          <w:szCs w:val="24"/>
        </w:rPr>
        <w:t>trasladado</w:t>
      </w:r>
      <w:r w:rsidRPr="005474C6">
        <w:rPr>
          <w:szCs w:val="24"/>
        </w:rPr>
        <w:t xml:space="preserve"> a las capas superiores (“</w:t>
      </w:r>
      <w:r w:rsidRPr="005474C6">
        <w:rPr>
          <w:b/>
          <w:szCs w:val="24"/>
        </w:rPr>
        <w:t>uniapi_backend_business</w:t>
      </w:r>
      <w:r w:rsidRPr="005474C6">
        <w:rPr>
          <w:szCs w:val="24"/>
        </w:rPr>
        <w:t>”, “</w:t>
      </w:r>
      <w:r w:rsidRPr="005474C6">
        <w:rPr>
          <w:b/>
          <w:szCs w:val="24"/>
        </w:rPr>
        <w:t>uniapi_backend_apirest</w:t>
      </w:r>
      <w:r w:rsidRPr="005474C6">
        <w:rPr>
          <w:szCs w:val="24"/>
        </w:rPr>
        <w:t>”) a sus carpetas externalJar.</w:t>
      </w:r>
    </w:p>
    <w:p w14:paraId="008AD363" w14:textId="77777777" w:rsidR="004B053F" w:rsidRPr="005474C6" w:rsidRDefault="004B053F" w:rsidP="004B053F">
      <w:pPr>
        <w:ind w:left="708"/>
        <w:rPr>
          <w:szCs w:val="24"/>
        </w:rPr>
      </w:pPr>
    </w:p>
    <w:p w14:paraId="68DC1BFC" w14:textId="77777777" w:rsidR="004B053F" w:rsidRDefault="004B053F" w:rsidP="004B053F">
      <w:pPr>
        <w:ind w:left="708"/>
        <w:rPr>
          <w:szCs w:val="24"/>
        </w:rPr>
      </w:pPr>
      <w:r w:rsidRPr="005474C6">
        <w:rPr>
          <w:szCs w:val="24"/>
        </w:rPr>
        <w:t xml:space="preserve">3. </w:t>
      </w:r>
      <w:r w:rsidRPr="005474C6">
        <w:rPr>
          <w:b/>
          <w:szCs w:val="24"/>
        </w:rPr>
        <w:t>Capa de negocio</w:t>
      </w:r>
      <w:r w:rsidRPr="005474C6">
        <w:rPr>
          <w:szCs w:val="24"/>
        </w:rPr>
        <w:t>: Realizaremos las mismas instrucciones en el proyecto “</w:t>
      </w:r>
      <w:r w:rsidRPr="005474C6">
        <w:rPr>
          <w:b/>
          <w:szCs w:val="24"/>
        </w:rPr>
        <w:t>uniapi_backend_business</w:t>
      </w:r>
      <w:r w:rsidRPr="005474C6">
        <w:rPr>
          <w:szCs w:val="24"/>
        </w:rPr>
        <w:t>”</w:t>
      </w:r>
      <w:r>
        <w:rPr>
          <w:szCs w:val="24"/>
        </w:rPr>
        <w:t xml:space="preserve"> que en los casos anteriores y</w:t>
      </w:r>
      <w:r w:rsidRPr="005474C6">
        <w:rPr>
          <w:szCs w:val="24"/>
        </w:rPr>
        <w:t xml:space="preserve"> conseguiremos un archivo denominado “</w:t>
      </w:r>
      <w:r w:rsidRPr="005474C6">
        <w:rPr>
          <w:b/>
          <w:szCs w:val="24"/>
        </w:rPr>
        <w:t>business-0.0.1-SNAPSHOT.jar”</w:t>
      </w:r>
      <w:r>
        <w:rPr>
          <w:szCs w:val="24"/>
        </w:rPr>
        <w:t xml:space="preserve"> que estará dentro</w:t>
      </w:r>
      <w:r w:rsidRPr="005474C6">
        <w:rPr>
          <w:szCs w:val="24"/>
        </w:rPr>
        <w:t xml:space="preserve"> la car</w:t>
      </w:r>
      <w:r>
        <w:rPr>
          <w:szCs w:val="24"/>
        </w:rPr>
        <w:t xml:space="preserve">peta target. </w:t>
      </w:r>
      <w:r>
        <w:rPr>
          <w:szCs w:val="24"/>
        </w:rPr>
        <w:lastRenderedPageBreak/>
        <w:t xml:space="preserve">Después el archivo .jar </w:t>
      </w:r>
      <w:r w:rsidRPr="005474C6">
        <w:rPr>
          <w:szCs w:val="24"/>
        </w:rPr>
        <w:t>será necesario trasladarlo al externalJar del proyecto “</w:t>
      </w:r>
      <w:r w:rsidRPr="005474C6">
        <w:rPr>
          <w:b/>
          <w:szCs w:val="24"/>
        </w:rPr>
        <w:t>uniapi_backend_apirest</w:t>
      </w:r>
      <w:r w:rsidRPr="005474C6">
        <w:rPr>
          <w:szCs w:val="24"/>
        </w:rPr>
        <w:t>”.</w:t>
      </w:r>
    </w:p>
    <w:p w14:paraId="5F2A7407" w14:textId="77777777" w:rsidR="004B053F" w:rsidRPr="005474C6" w:rsidRDefault="004B053F" w:rsidP="004B053F">
      <w:pPr>
        <w:ind w:left="708"/>
        <w:rPr>
          <w:szCs w:val="24"/>
        </w:rPr>
      </w:pPr>
    </w:p>
    <w:p w14:paraId="7AB221E8" w14:textId="77777777" w:rsidR="004B053F" w:rsidRDefault="004B053F" w:rsidP="004B053F">
      <w:pPr>
        <w:ind w:left="708"/>
        <w:rPr>
          <w:szCs w:val="24"/>
        </w:rPr>
      </w:pPr>
      <w:r w:rsidRPr="005474C6">
        <w:rPr>
          <w:szCs w:val="24"/>
        </w:rPr>
        <w:t xml:space="preserve">4. </w:t>
      </w:r>
      <w:r w:rsidRPr="005474C6">
        <w:rPr>
          <w:b/>
          <w:szCs w:val="24"/>
        </w:rPr>
        <w:t>Capa REST</w:t>
      </w:r>
      <w:r w:rsidRPr="005474C6">
        <w:rPr>
          <w:szCs w:val="24"/>
        </w:rPr>
        <w:t xml:space="preserve">: Esta capa es la última. Para que todo funcione correctamente deberá albergar todos los ejecutables como sigue </w:t>
      </w:r>
      <w:r>
        <w:rPr>
          <w:szCs w:val="24"/>
        </w:rPr>
        <w:t xml:space="preserve">en </w:t>
      </w:r>
      <w:r w:rsidRPr="005474C6">
        <w:rPr>
          <w:szCs w:val="24"/>
        </w:rPr>
        <w:t>la siguiente figura</w:t>
      </w:r>
      <w:r>
        <w:rPr>
          <w:szCs w:val="24"/>
        </w:rPr>
        <w:t>:</w:t>
      </w:r>
    </w:p>
    <w:p w14:paraId="1ECBBAAB" w14:textId="77777777" w:rsidR="004B053F" w:rsidRPr="005474C6" w:rsidRDefault="004B053F" w:rsidP="004B053F">
      <w:pPr>
        <w:ind w:left="708"/>
        <w:rPr>
          <w:szCs w:val="24"/>
        </w:rPr>
      </w:pPr>
    </w:p>
    <w:p w14:paraId="08C4EF7E" w14:textId="77777777" w:rsidR="004B053F" w:rsidRDefault="004B053F" w:rsidP="004B053F">
      <w:pPr>
        <w:keepNext/>
        <w:ind w:left="2124"/>
        <w:jc w:val="center"/>
      </w:pPr>
      <w:r>
        <w:rPr>
          <w:noProof/>
          <w:lang w:eastAsia="es-ES"/>
        </w:rPr>
        <w:drawing>
          <wp:inline distT="0" distB="0" distL="0" distR="0" wp14:anchorId="2D98E275" wp14:editId="5D34748D">
            <wp:extent cx="3538632" cy="229108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0E42B.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45303" cy="2295399"/>
                    </a:xfrm>
                    <a:prstGeom prst="rect">
                      <a:avLst/>
                    </a:prstGeom>
                  </pic:spPr>
                </pic:pic>
              </a:graphicData>
            </a:graphic>
          </wp:inline>
        </w:drawing>
      </w:r>
    </w:p>
    <w:p w14:paraId="06245F30" w14:textId="77777777" w:rsidR="004B053F" w:rsidRDefault="004B053F" w:rsidP="004B053F">
      <w:pPr>
        <w:pStyle w:val="Descripcin"/>
        <w:ind w:firstLine="708"/>
        <w:jc w:val="center"/>
      </w:pPr>
      <w:bookmarkStart w:id="331" w:name="_Toc480479766"/>
      <w:bookmarkStart w:id="332" w:name="_Toc481606961"/>
      <w:bookmarkStart w:id="333" w:name="_Toc481606996"/>
      <w:r>
        <w:t xml:space="preserve">Ilustración </w:t>
      </w:r>
      <w:fldSimple w:instr=" STYLEREF 1 \s ">
        <w:r>
          <w:rPr>
            <w:noProof/>
          </w:rPr>
          <w:t>3</w:t>
        </w:r>
      </w:fldSimple>
      <w:r>
        <w:noBreakHyphen/>
      </w:r>
      <w:fldSimple w:instr=" SEQ Ilustración \* ARABIC \s 1 ">
        <w:r>
          <w:rPr>
            <w:noProof/>
          </w:rPr>
          <w:t>8</w:t>
        </w:r>
      </w:fldSimple>
      <w:r>
        <w:t>. Estado final externalJar del proyecto REST</w:t>
      </w:r>
      <w:bookmarkEnd w:id="331"/>
      <w:bookmarkEnd w:id="332"/>
      <w:bookmarkEnd w:id="333"/>
    </w:p>
    <w:p w14:paraId="3C646092" w14:textId="77777777" w:rsidR="004B053F" w:rsidRPr="00142D13" w:rsidRDefault="004B053F" w:rsidP="004B053F"/>
    <w:p w14:paraId="71D99A5A" w14:textId="77777777" w:rsidR="004B053F" w:rsidRPr="005474C6" w:rsidRDefault="004B053F" w:rsidP="004B053F">
      <w:pPr>
        <w:ind w:left="708"/>
        <w:rPr>
          <w:szCs w:val="24"/>
        </w:rPr>
      </w:pPr>
      <w:r w:rsidRPr="005474C6">
        <w:rPr>
          <w:szCs w:val="24"/>
        </w:rPr>
        <w:t>No es necesario aplicar la compilación a esta capa</w:t>
      </w:r>
      <w:r>
        <w:rPr>
          <w:szCs w:val="24"/>
        </w:rPr>
        <w:t>,</w:t>
      </w:r>
      <w:r w:rsidRPr="005474C6">
        <w:rPr>
          <w:szCs w:val="24"/>
        </w:rPr>
        <w:t xml:space="preserve"> ya que no se necesita su ejecutable como dependencia. No obstante, puede hacerse para asegurarse que no hay errores si la compilación es correcta. </w:t>
      </w:r>
      <w:r>
        <w:rPr>
          <w:szCs w:val="24"/>
        </w:rPr>
        <w:t>Entonces existirá en la carpeta</w:t>
      </w:r>
      <w:r w:rsidRPr="005474C6">
        <w:rPr>
          <w:szCs w:val="24"/>
        </w:rPr>
        <w:t xml:space="preserve"> target</w:t>
      </w:r>
      <w:r>
        <w:rPr>
          <w:szCs w:val="24"/>
        </w:rPr>
        <w:t xml:space="preserve"> de proyecto,</w:t>
      </w:r>
      <w:r w:rsidRPr="005474C6">
        <w:rPr>
          <w:szCs w:val="24"/>
        </w:rPr>
        <w:t xml:space="preserve"> un archivo denominado “</w:t>
      </w:r>
      <w:r w:rsidRPr="005474C6">
        <w:rPr>
          <w:b/>
          <w:szCs w:val="24"/>
        </w:rPr>
        <w:t>apirest-0.0.1-SNAPSHOT.jar</w:t>
      </w:r>
      <w:r w:rsidRPr="005474C6">
        <w:rPr>
          <w:szCs w:val="24"/>
        </w:rPr>
        <w:t>”.</w:t>
      </w:r>
    </w:p>
    <w:p w14:paraId="44035C51" w14:textId="77777777" w:rsidR="004B053F" w:rsidRPr="005474C6" w:rsidRDefault="004B053F" w:rsidP="004B053F">
      <w:pPr>
        <w:ind w:left="708"/>
        <w:rPr>
          <w:szCs w:val="24"/>
        </w:rPr>
      </w:pPr>
    </w:p>
    <w:p w14:paraId="4FF95F60" w14:textId="77777777" w:rsidR="004B053F" w:rsidRPr="005474C6" w:rsidRDefault="004B053F" w:rsidP="004B053F">
      <w:pPr>
        <w:rPr>
          <w:szCs w:val="24"/>
        </w:rPr>
      </w:pPr>
      <w:r w:rsidRPr="005474C6">
        <w:rPr>
          <w:b/>
          <w:szCs w:val="24"/>
        </w:rPr>
        <w:t>Posibles errores</w:t>
      </w:r>
      <w:r w:rsidRPr="005474C6">
        <w:rPr>
          <w:szCs w:val="24"/>
        </w:rPr>
        <w:t>:</w:t>
      </w:r>
    </w:p>
    <w:p w14:paraId="2CCCB873" w14:textId="77777777" w:rsidR="004B053F" w:rsidRPr="005474C6" w:rsidRDefault="004B053F" w:rsidP="004B053F">
      <w:pPr>
        <w:pStyle w:val="Prrafodelista"/>
        <w:numPr>
          <w:ilvl w:val="0"/>
          <w:numId w:val="22"/>
        </w:numPr>
        <w:rPr>
          <w:szCs w:val="24"/>
        </w:rPr>
      </w:pPr>
      <w:r w:rsidRPr="005474C6">
        <w:rPr>
          <w:b/>
          <w:szCs w:val="24"/>
        </w:rPr>
        <w:t>Fallo en las dependencias</w:t>
      </w:r>
      <w:r w:rsidRPr="005474C6">
        <w:rPr>
          <w:szCs w:val="24"/>
        </w:rPr>
        <w:t>: Asegúrate que los archivos que p</w:t>
      </w:r>
      <w:r>
        <w:rPr>
          <w:szCs w:val="24"/>
        </w:rPr>
        <w:t>asas a las carpetas “externalJar”</w:t>
      </w:r>
      <w:r w:rsidRPr="005474C6">
        <w:rPr>
          <w:szCs w:val="24"/>
        </w:rPr>
        <w:t xml:space="preserve"> contienen los mismos nombres que los descritos en este documento.</w:t>
      </w:r>
    </w:p>
    <w:p w14:paraId="44CCCDB2" w14:textId="77777777" w:rsidR="004B053F" w:rsidRPr="005474C6" w:rsidRDefault="004B053F" w:rsidP="004B053F">
      <w:pPr>
        <w:pStyle w:val="Prrafodelista"/>
        <w:numPr>
          <w:ilvl w:val="0"/>
          <w:numId w:val="22"/>
        </w:numPr>
        <w:rPr>
          <w:szCs w:val="24"/>
        </w:rPr>
      </w:pPr>
      <w:r w:rsidRPr="005474C6">
        <w:rPr>
          <w:b/>
          <w:szCs w:val="24"/>
        </w:rPr>
        <w:t>JRE Than JDK</w:t>
      </w:r>
      <w:r w:rsidRPr="005474C6">
        <w:rPr>
          <w:szCs w:val="24"/>
        </w:rPr>
        <w:t>: Este fallo se da en los proyectos maven que no tienen un JRE igual que el del compilador que enlaza eclipse. Para eso deberás</w:t>
      </w:r>
      <w:r>
        <w:rPr>
          <w:szCs w:val="24"/>
        </w:rPr>
        <w:t xml:space="preserve"> entrar</w:t>
      </w:r>
      <w:r w:rsidRPr="005474C6">
        <w:rPr>
          <w:szCs w:val="24"/>
        </w:rPr>
        <w:t xml:space="preserve"> en las propiedades del proyecto (botón derecho en el proyecto). Buscar la pestaña Java y la subpestaña Java Compiler. También deberías observar el Java Buid Path, y comprobar que es la librería JavaSE es el mismo que el JDK.</w:t>
      </w:r>
    </w:p>
    <w:p w14:paraId="7FFC0F29" w14:textId="77777777" w:rsidR="004B053F" w:rsidRDefault="004B053F" w:rsidP="004B053F">
      <w:pPr>
        <w:pStyle w:val="Prrafodelista"/>
      </w:pPr>
    </w:p>
    <w:p w14:paraId="03DE8E83" w14:textId="77777777" w:rsidR="004B053F" w:rsidRDefault="004B053F" w:rsidP="004B053F">
      <w:pPr>
        <w:keepNext/>
      </w:pPr>
      <w:r>
        <w:rPr>
          <w:noProof/>
          <w:lang w:eastAsia="es-ES"/>
        </w:rPr>
        <w:lastRenderedPageBreak/>
        <w:drawing>
          <wp:anchor distT="0" distB="0" distL="114300" distR="114300" simplePos="0" relativeHeight="251665408" behindDoc="0" locked="0" layoutInCell="1" allowOverlap="1" wp14:anchorId="40681B17" wp14:editId="74E42156">
            <wp:simplePos x="0" y="0"/>
            <wp:positionH relativeFrom="column">
              <wp:posOffset>902335</wp:posOffset>
            </wp:positionH>
            <wp:positionV relativeFrom="paragraph">
              <wp:posOffset>60325</wp:posOffset>
            </wp:positionV>
            <wp:extent cx="3671570" cy="375285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0B1A5.tmp"/>
                    <pic:cNvPicPr/>
                  </pic:nvPicPr>
                  <pic:blipFill>
                    <a:blip r:embed="rId33">
                      <a:extLst>
                        <a:ext uri="{28A0092B-C50C-407E-A947-70E740481C1C}">
                          <a14:useLocalDpi xmlns:a14="http://schemas.microsoft.com/office/drawing/2010/main" val="0"/>
                        </a:ext>
                      </a:extLst>
                    </a:blip>
                    <a:stretch>
                      <a:fillRect/>
                    </a:stretch>
                  </pic:blipFill>
                  <pic:spPr>
                    <a:xfrm>
                      <a:off x="0" y="0"/>
                      <a:ext cx="3671570" cy="375285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0C0DD963" w14:textId="77777777" w:rsidR="004B053F" w:rsidRDefault="004B053F" w:rsidP="004B053F">
      <w:pPr>
        <w:pStyle w:val="Descripcin"/>
        <w:jc w:val="center"/>
      </w:pPr>
      <w:bookmarkStart w:id="334" w:name="_Toc480479767"/>
      <w:bookmarkStart w:id="335" w:name="_Toc481606962"/>
      <w:bookmarkStart w:id="336" w:name="_Toc481606997"/>
      <w:r>
        <w:t xml:space="preserve">Ilustración </w:t>
      </w:r>
      <w:fldSimple w:instr=" STYLEREF 1 \s ">
        <w:r>
          <w:rPr>
            <w:noProof/>
          </w:rPr>
          <w:t>3</w:t>
        </w:r>
      </w:fldSimple>
      <w:r>
        <w:noBreakHyphen/>
      </w:r>
      <w:fldSimple w:instr=" SEQ Ilustración \* ARABIC \s 1 ">
        <w:r>
          <w:rPr>
            <w:noProof/>
          </w:rPr>
          <w:t>9</w:t>
        </w:r>
      </w:fldSimple>
      <w:r>
        <w:t>. Comprobación JDK</w:t>
      </w:r>
      <w:bookmarkEnd w:id="334"/>
      <w:bookmarkEnd w:id="335"/>
      <w:bookmarkEnd w:id="336"/>
    </w:p>
    <w:p w14:paraId="0A595B5F" w14:textId="77777777" w:rsidR="004B053F" w:rsidRPr="005474C6" w:rsidRDefault="004B053F" w:rsidP="004B053F"/>
    <w:p w14:paraId="21130C07" w14:textId="77777777" w:rsidR="004B053F" w:rsidRPr="005B201B" w:rsidRDefault="004B053F" w:rsidP="004B053F">
      <w:r>
        <w:rPr>
          <w:noProof/>
          <w:lang w:eastAsia="es-ES"/>
        </w:rPr>
        <w:drawing>
          <wp:anchor distT="0" distB="0" distL="114300" distR="114300" simplePos="0" relativeHeight="251667456" behindDoc="1" locked="0" layoutInCell="1" allowOverlap="1" wp14:anchorId="6EDFD43B" wp14:editId="1BDDBC2B">
            <wp:simplePos x="0" y="0"/>
            <wp:positionH relativeFrom="column">
              <wp:posOffset>805815</wp:posOffset>
            </wp:positionH>
            <wp:positionV relativeFrom="paragraph">
              <wp:posOffset>13970</wp:posOffset>
            </wp:positionV>
            <wp:extent cx="3876675" cy="3762375"/>
            <wp:effectExtent l="0" t="0" r="9525" b="9525"/>
            <wp:wrapTight wrapText="bothSides">
              <wp:wrapPolygon edited="0">
                <wp:start x="0" y="0"/>
                <wp:lineTo x="0" y="21545"/>
                <wp:lineTo x="21547" y="21545"/>
                <wp:lineTo x="2154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0011E2.tmp"/>
                    <pic:cNvPicPr/>
                  </pic:nvPicPr>
                  <pic:blipFill>
                    <a:blip r:embed="rId34">
                      <a:extLst>
                        <a:ext uri="{28A0092B-C50C-407E-A947-70E740481C1C}">
                          <a14:useLocalDpi xmlns:a14="http://schemas.microsoft.com/office/drawing/2010/main" val="0"/>
                        </a:ext>
                      </a:extLst>
                    </a:blip>
                    <a:stretch>
                      <a:fillRect/>
                    </a:stretch>
                  </pic:blipFill>
                  <pic:spPr>
                    <a:xfrm>
                      <a:off x="0" y="0"/>
                      <a:ext cx="3876675" cy="3762375"/>
                    </a:xfrm>
                    <a:prstGeom prst="rect">
                      <a:avLst/>
                    </a:prstGeom>
                  </pic:spPr>
                </pic:pic>
              </a:graphicData>
            </a:graphic>
            <wp14:sizeRelH relativeFrom="margin">
              <wp14:pctWidth>0</wp14:pctWidth>
            </wp14:sizeRelH>
            <wp14:sizeRelV relativeFrom="margin">
              <wp14:pctHeight>0</wp14:pctHeight>
            </wp14:sizeRelV>
          </wp:anchor>
        </w:drawing>
      </w:r>
    </w:p>
    <w:p w14:paraId="72C12B14" w14:textId="77777777" w:rsidR="004B053F" w:rsidRDefault="004B053F" w:rsidP="004B053F">
      <w:pPr>
        <w:pStyle w:val="Prrafodelista"/>
        <w:keepNext/>
        <w:ind w:left="2490"/>
      </w:pPr>
    </w:p>
    <w:p w14:paraId="779E837E" w14:textId="77777777" w:rsidR="004B053F" w:rsidRDefault="004B053F" w:rsidP="004B053F">
      <w:pPr>
        <w:pStyle w:val="Descripcin"/>
        <w:jc w:val="center"/>
      </w:pPr>
    </w:p>
    <w:p w14:paraId="172761E7" w14:textId="77777777" w:rsidR="004B053F" w:rsidRDefault="004B053F" w:rsidP="004B053F">
      <w:pPr>
        <w:pStyle w:val="Descripcin"/>
        <w:jc w:val="center"/>
      </w:pPr>
    </w:p>
    <w:p w14:paraId="5CE38866" w14:textId="77777777" w:rsidR="004B053F" w:rsidRDefault="004B053F" w:rsidP="004B053F">
      <w:pPr>
        <w:pStyle w:val="Descripcin"/>
        <w:jc w:val="center"/>
      </w:pPr>
    </w:p>
    <w:p w14:paraId="1FF494B6" w14:textId="77777777" w:rsidR="004B053F" w:rsidRDefault="004B053F" w:rsidP="004B053F">
      <w:pPr>
        <w:pStyle w:val="Descripcin"/>
        <w:jc w:val="center"/>
      </w:pPr>
    </w:p>
    <w:p w14:paraId="04F9D3ED" w14:textId="77777777" w:rsidR="004B053F" w:rsidRDefault="004B053F" w:rsidP="004B053F">
      <w:pPr>
        <w:pStyle w:val="Descripcin"/>
        <w:jc w:val="center"/>
      </w:pPr>
    </w:p>
    <w:p w14:paraId="7F43DB59" w14:textId="77777777" w:rsidR="004B053F" w:rsidRDefault="004B053F" w:rsidP="004B053F">
      <w:pPr>
        <w:pStyle w:val="Descripcin"/>
        <w:jc w:val="center"/>
      </w:pPr>
    </w:p>
    <w:p w14:paraId="6942E4A2" w14:textId="77777777" w:rsidR="004B053F" w:rsidRDefault="004B053F" w:rsidP="004B053F">
      <w:pPr>
        <w:pStyle w:val="Descripcin"/>
        <w:jc w:val="center"/>
      </w:pPr>
    </w:p>
    <w:p w14:paraId="464A0C11" w14:textId="77777777" w:rsidR="004B053F" w:rsidRDefault="004B053F" w:rsidP="004B053F">
      <w:pPr>
        <w:pStyle w:val="Descripcin"/>
        <w:jc w:val="center"/>
      </w:pPr>
    </w:p>
    <w:p w14:paraId="21BDD3A0" w14:textId="77777777" w:rsidR="004B053F" w:rsidRDefault="004B053F" w:rsidP="004B053F">
      <w:pPr>
        <w:pStyle w:val="Descripcin"/>
        <w:jc w:val="center"/>
      </w:pPr>
    </w:p>
    <w:p w14:paraId="0A6C66BD" w14:textId="77777777" w:rsidR="004B053F" w:rsidRDefault="004B053F" w:rsidP="004B053F">
      <w:pPr>
        <w:pStyle w:val="Descripcin"/>
        <w:jc w:val="center"/>
      </w:pPr>
    </w:p>
    <w:p w14:paraId="7BAE0A51" w14:textId="77777777" w:rsidR="004B053F" w:rsidRDefault="004B053F" w:rsidP="004B053F">
      <w:pPr>
        <w:pStyle w:val="Descripcin"/>
        <w:jc w:val="center"/>
      </w:pPr>
    </w:p>
    <w:p w14:paraId="5ECEC554" w14:textId="77777777" w:rsidR="004B053F" w:rsidRDefault="004B053F" w:rsidP="004B053F">
      <w:pPr>
        <w:pStyle w:val="Descripcin"/>
        <w:jc w:val="center"/>
      </w:pPr>
    </w:p>
    <w:p w14:paraId="3D7503C1" w14:textId="77777777" w:rsidR="004B053F" w:rsidRDefault="004B053F" w:rsidP="004B053F">
      <w:pPr>
        <w:pStyle w:val="Descripcin"/>
        <w:jc w:val="center"/>
      </w:pPr>
    </w:p>
    <w:p w14:paraId="4D1DCD97" w14:textId="77777777" w:rsidR="004B053F" w:rsidRDefault="004B053F" w:rsidP="004B053F">
      <w:pPr>
        <w:pStyle w:val="Descripcin"/>
        <w:jc w:val="center"/>
      </w:pPr>
    </w:p>
    <w:p w14:paraId="0B6508D4" w14:textId="77777777" w:rsidR="004B053F" w:rsidRDefault="004B053F" w:rsidP="004B053F">
      <w:pPr>
        <w:pStyle w:val="Descripcin"/>
        <w:jc w:val="center"/>
      </w:pPr>
    </w:p>
    <w:p w14:paraId="3E1060DE" w14:textId="77777777" w:rsidR="004B053F" w:rsidRDefault="004B053F" w:rsidP="004B053F">
      <w:pPr>
        <w:pStyle w:val="Descripcin"/>
        <w:jc w:val="center"/>
      </w:pPr>
      <w:bookmarkStart w:id="337" w:name="_Toc480479768"/>
      <w:bookmarkStart w:id="338" w:name="_Toc481606963"/>
      <w:bookmarkStart w:id="339" w:name="_Toc481606998"/>
      <w:r>
        <w:t xml:space="preserve">Ilustración </w:t>
      </w:r>
      <w:fldSimple w:instr=" STYLEREF 1 \s ">
        <w:r>
          <w:rPr>
            <w:noProof/>
          </w:rPr>
          <w:t>3</w:t>
        </w:r>
      </w:fldSimple>
      <w:r>
        <w:noBreakHyphen/>
      </w:r>
      <w:fldSimple w:instr=" SEQ Ilustración \* ARABIC \s 1 ">
        <w:r>
          <w:rPr>
            <w:noProof/>
          </w:rPr>
          <w:t>10</w:t>
        </w:r>
      </w:fldSimple>
      <w:r>
        <w:t>. Comprobación JavaSE</w:t>
      </w:r>
      <w:bookmarkEnd w:id="337"/>
      <w:bookmarkEnd w:id="338"/>
      <w:bookmarkEnd w:id="339"/>
    </w:p>
    <w:p w14:paraId="1560F2CD" w14:textId="77777777" w:rsidR="004B053F" w:rsidRDefault="004B053F" w:rsidP="004B053F">
      <w:pPr>
        <w:pStyle w:val="Ttulo2"/>
        <w:numPr>
          <w:ilvl w:val="1"/>
          <w:numId w:val="33"/>
        </w:numPr>
        <w:rPr>
          <w:lang w:val="es-ES_tradnl"/>
        </w:rPr>
      </w:pPr>
      <w:bookmarkStart w:id="340" w:name="_Toc486873814"/>
      <w:r>
        <w:rPr>
          <w:lang w:val="es-ES_tradnl"/>
        </w:rPr>
        <w:lastRenderedPageBreak/>
        <w:t>Instalación de base de datos:</w:t>
      </w:r>
      <w:bookmarkEnd w:id="340"/>
    </w:p>
    <w:p w14:paraId="434F6742" w14:textId="77777777" w:rsidR="004B053F" w:rsidRDefault="004B053F" w:rsidP="004B053F">
      <w:pPr>
        <w:spacing w:after="0" w:line="240" w:lineRule="auto"/>
        <w:rPr>
          <w:szCs w:val="24"/>
          <w:lang w:val="es-ES_tradnl"/>
        </w:rPr>
      </w:pPr>
    </w:p>
    <w:p w14:paraId="58391F13" w14:textId="77777777" w:rsidR="004B053F" w:rsidRPr="00A36B48" w:rsidRDefault="004B053F" w:rsidP="004B053F">
      <w:pPr>
        <w:ind w:firstLine="360"/>
        <w:rPr>
          <w:szCs w:val="24"/>
          <w:lang w:val="es-ES_tradnl"/>
        </w:rPr>
      </w:pPr>
      <w:r w:rsidRPr="00A36B48">
        <w:rPr>
          <w:szCs w:val="24"/>
          <w:lang w:val="es-ES_tradnl"/>
        </w:rPr>
        <w:t xml:space="preserve">Para realizar este repositorio se ha utilizado como base de persistencia la base de datos Neo4j. Para la realización de </w:t>
      </w:r>
      <w:r>
        <w:rPr>
          <w:szCs w:val="24"/>
          <w:lang w:val="es-ES_tradnl"/>
        </w:rPr>
        <w:t>la</w:t>
      </w:r>
      <w:r w:rsidRPr="00A36B48">
        <w:rPr>
          <w:szCs w:val="24"/>
          <w:lang w:val="es-ES_tradnl"/>
        </w:rPr>
        <w:t xml:space="preserve"> instalación </w:t>
      </w:r>
      <w:r>
        <w:rPr>
          <w:szCs w:val="24"/>
          <w:lang w:val="es-ES_tradnl"/>
        </w:rPr>
        <w:t>de Neo4j s</w:t>
      </w:r>
      <w:r w:rsidRPr="00A36B48">
        <w:rPr>
          <w:szCs w:val="24"/>
          <w:lang w:val="es-ES_tradnl"/>
        </w:rPr>
        <w:t>e describirán las dos instalaciones en función de su núcleo Windows o Linux:</w:t>
      </w:r>
    </w:p>
    <w:p w14:paraId="2269FC6A" w14:textId="77777777" w:rsidR="004B053F" w:rsidRDefault="004B053F" w:rsidP="004B053F">
      <w:pPr>
        <w:rPr>
          <w:lang w:val="es-ES_tradnl"/>
        </w:rPr>
      </w:pPr>
    </w:p>
    <w:p w14:paraId="5705202F" w14:textId="77777777" w:rsidR="004B053F" w:rsidRDefault="004B053F" w:rsidP="004B053F">
      <w:pPr>
        <w:pStyle w:val="Prrafodelista"/>
        <w:numPr>
          <w:ilvl w:val="0"/>
          <w:numId w:val="20"/>
        </w:numPr>
        <w:rPr>
          <w:szCs w:val="24"/>
          <w:lang w:val="es-ES_tradnl"/>
        </w:rPr>
      </w:pPr>
      <w:r w:rsidRPr="00A36B48">
        <w:rPr>
          <w:b/>
          <w:szCs w:val="24"/>
          <w:lang w:val="es-ES_tradnl"/>
        </w:rPr>
        <w:t>Windows</w:t>
      </w:r>
      <w:r w:rsidRPr="00A36B48">
        <w:rPr>
          <w:szCs w:val="24"/>
          <w:lang w:val="es-ES_tradnl"/>
        </w:rPr>
        <w:t xml:space="preserve">: Para instalar la base de datos en Windows </w:t>
      </w:r>
      <w:r>
        <w:rPr>
          <w:szCs w:val="24"/>
          <w:lang w:val="es-ES_tradnl"/>
        </w:rPr>
        <w:t>se deberá acceder a la siguiente dirección URL</w:t>
      </w:r>
      <w:r w:rsidRPr="00A36B48">
        <w:rPr>
          <w:szCs w:val="24"/>
          <w:lang w:val="es-ES_tradnl"/>
        </w:rPr>
        <w:t xml:space="preserve">. </w:t>
      </w:r>
    </w:p>
    <w:p w14:paraId="7AB09552" w14:textId="77777777" w:rsidR="004B053F" w:rsidRPr="00A36B48" w:rsidRDefault="00307CCC" w:rsidP="004B053F">
      <w:pPr>
        <w:pStyle w:val="Prrafodelista"/>
        <w:ind w:firstLine="696"/>
        <w:rPr>
          <w:sz w:val="36"/>
          <w:szCs w:val="36"/>
          <w:lang w:val="es-ES_tradnl"/>
        </w:rPr>
      </w:pPr>
      <w:hyperlink r:id="rId35" w:history="1">
        <w:r w:rsidR="004B053F" w:rsidRPr="00A36B48">
          <w:rPr>
            <w:rStyle w:val="Hipervnculo"/>
            <w:rFonts w:eastAsiaTheme="majorEastAsia"/>
            <w:sz w:val="36"/>
            <w:szCs w:val="36"/>
            <w:lang w:val="es-ES_tradnl"/>
          </w:rPr>
          <w:t>https://neo4j.com/download/community-edition/</w:t>
        </w:r>
      </w:hyperlink>
    </w:p>
    <w:p w14:paraId="635D5A5B" w14:textId="77777777" w:rsidR="004B053F" w:rsidRPr="00A36B48" w:rsidRDefault="004B053F" w:rsidP="004B053F">
      <w:pPr>
        <w:pStyle w:val="Prrafodelista"/>
        <w:ind w:firstLine="696"/>
        <w:rPr>
          <w:szCs w:val="24"/>
          <w:lang w:val="es-ES_tradnl"/>
        </w:rPr>
      </w:pPr>
      <w:r>
        <w:rPr>
          <w:szCs w:val="24"/>
          <w:lang w:val="es-ES_tradnl"/>
        </w:rPr>
        <w:br/>
      </w:r>
      <w:r w:rsidRPr="00A36B48">
        <w:rPr>
          <w:szCs w:val="24"/>
          <w:lang w:val="es-ES_tradnl"/>
        </w:rPr>
        <w:t xml:space="preserve"> en </w:t>
      </w:r>
      <w:r>
        <w:rPr>
          <w:szCs w:val="24"/>
          <w:lang w:val="es-ES_tradnl"/>
        </w:rPr>
        <w:t>la URL se nos descargará</w:t>
      </w:r>
      <w:r w:rsidRPr="00A36B48">
        <w:rPr>
          <w:szCs w:val="24"/>
          <w:lang w:val="es-ES_tradnl"/>
        </w:rPr>
        <w:t xml:space="preserve"> un .exe</w:t>
      </w:r>
      <w:r>
        <w:rPr>
          <w:szCs w:val="24"/>
          <w:lang w:val="es-ES_tradnl"/>
        </w:rPr>
        <w:t>. y se</w:t>
      </w:r>
      <w:r w:rsidRPr="00A36B48">
        <w:rPr>
          <w:szCs w:val="24"/>
          <w:lang w:val="es-ES_tradnl"/>
        </w:rPr>
        <w:t xml:space="preserve"> </w:t>
      </w:r>
      <w:r>
        <w:rPr>
          <w:szCs w:val="24"/>
          <w:lang w:val="es-ES_tradnl"/>
        </w:rPr>
        <w:t>deberá instalar el ejecutable, tras el final de la instalación se</w:t>
      </w:r>
      <w:r w:rsidRPr="00A36B48">
        <w:rPr>
          <w:szCs w:val="24"/>
          <w:lang w:val="es-ES_tradnl"/>
        </w:rPr>
        <w:t xml:space="preserve"> </w:t>
      </w:r>
      <w:r>
        <w:rPr>
          <w:szCs w:val="24"/>
          <w:lang w:val="es-ES_tradnl"/>
        </w:rPr>
        <w:t xml:space="preserve">mostrará </w:t>
      </w:r>
      <w:r w:rsidRPr="00A36B48">
        <w:rPr>
          <w:szCs w:val="24"/>
          <w:lang w:val="es-ES_tradnl"/>
        </w:rPr>
        <w:t>un programa denominado neo4j Community editon.</w:t>
      </w:r>
    </w:p>
    <w:p w14:paraId="0F6040BC" w14:textId="77777777" w:rsidR="004B053F" w:rsidRDefault="004B053F" w:rsidP="004B053F">
      <w:pPr>
        <w:pStyle w:val="Prrafodelista"/>
        <w:spacing w:after="0" w:line="240" w:lineRule="auto"/>
        <w:rPr>
          <w:szCs w:val="24"/>
          <w:lang w:val="es-ES_tradnl"/>
        </w:rPr>
      </w:pPr>
    </w:p>
    <w:p w14:paraId="7AA02072" w14:textId="77777777" w:rsidR="004B053F" w:rsidRDefault="004B053F" w:rsidP="004B053F">
      <w:pPr>
        <w:pStyle w:val="Prrafodelista"/>
        <w:keepNext/>
        <w:spacing w:after="0" w:line="240" w:lineRule="auto"/>
        <w:jc w:val="center"/>
      </w:pPr>
      <w:r>
        <w:rPr>
          <w:noProof/>
          <w:szCs w:val="24"/>
        </w:rPr>
        <w:drawing>
          <wp:inline distT="0" distB="0" distL="0" distR="0" wp14:anchorId="24888448" wp14:editId="24477CA6">
            <wp:extent cx="3419475" cy="22341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031C4.tmp"/>
                    <pic:cNvPicPr/>
                  </pic:nvPicPr>
                  <pic:blipFill>
                    <a:blip r:embed="rId36">
                      <a:extLst>
                        <a:ext uri="{28A0092B-C50C-407E-A947-70E740481C1C}">
                          <a14:useLocalDpi xmlns:a14="http://schemas.microsoft.com/office/drawing/2010/main" val="0"/>
                        </a:ext>
                      </a:extLst>
                    </a:blip>
                    <a:stretch>
                      <a:fillRect/>
                    </a:stretch>
                  </pic:blipFill>
                  <pic:spPr>
                    <a:xfrm>
                      <a:off x="0" y="0"/>
                      <a:ext cx="3425979" cy="2238420"/>
                    </a:xfrm>
                    <a:prstGeom prst="rect">
                      <a:avLst/>
                    </a:prstGeom>
                  </pic:spPr>
                </pic:pic>
              </a:graphicData>
            </a:graphic>
          </wp:inline>
        </w:drawing>
      </w:r>
    </w:p>
    <w:p w14:paraId="6C099F6F" w14:textId="77777777" w:rsidR="004B053F" w:rsidRDefault="004B053F" w:rsidP="004B053F">
      <w:pPr>
        <w:pStyle w:val="Descripcin"/>
        <w:jc w:val="center"/>
      </w:pPr>
      <w:bookmarkStart w:id="341" w:name="_Toc480479769"/>
      <w:bookmarkStart w:id="342" w:name="_Toc481606964"/>
      <w:bookmarkStart w:id="343" w:name="_Toc481606999"/>
      <w:r>
        <w:t xml:space="preserve">Ilustración </w:t>
      </w:r>
      <w:fldSimple w:instr=" STYLEREF 1 \s ">
        <w:r>
          <w:rPr>
            <w:noProof/>
          </w:rPr>
          <w:t>3</w:t>
        </w:r>
      </w:fldSimple>
      <w:r>
        <w:noBreakHyphen/>
      </w:r>
      <w:fldSimple w:instr=" SEQ Ilustración \* ARABIC \s 1 ">
        <w:r>
          <w:rPr>
            <w:noProof/>
          </w:rPr>
          <w:t>11</w:t>
        </w:r>
      </w:fldSimple>
      <w:r>
        <w:t>. Ventana neo4j</w:t>
      </w:r>
      <w:bookmarkEnd w:id="341"/>
      <w:bookmarkEnd w:id="342"/>
      <w:bookmarkEnd w:id="343"/>
    </w:p>
    <w:p w14:paraId="4836666D" w14:textId="77777777" w:rsidR="004B053F" w:rsidRPr="00A36B48" w:rsidRDefault="004B053F" w:rsidP="004B053F"/>
    <w:p w14:paraId="6A043C3C" w14:textId="77777777" w:rsidR="004B053F" w:rsidRPr="005346FB" w:rsidRDefault="004B053F" w:rsidP="004B053F">
      <w:pPr>
        <w:ind w:left="705"/>
        <w:rPr>
          <w:szCs w:val="24"/>
        </w:rPr>
      </w:pPr>
      <w:r>
        <w:rPr>
          <w:szCs w:val="24"/>
        </w:rPr>
        <w:t xml:space="preserve">En este programa se podrá </w:t>
      </w:r>
      <w:r w:rsidRPr="005346FB">
        <w:rPr>
          <w:szCs w:val="24"/>
        </w:rPr>
        <w:t xml:space="preserve">instalar la base de datos </w:t>
      </w:r>
      <w:r>
        <w:rPr>
          <w:szCs w:val="24"/>
        </w:rPr>
        <w:t>en el lugar que queramos del sistema de archivos</w:t>
      </w:r>
      <w:r w:rsidRPr="005346FB">
        <w:rPr>
          <w:szCs w:val="24"/>
        </w:rPr>
        <w:t xml:space="preserve">, no obstante, la carpeta uniapi </w:t>
      </w:r>
      <w:r>
        <w:rPr>
          <w:szCs w:val="24"/>
        </w:rPr>
        <w:t>contiene</w:t>
      </w:r>
      <w:r w:rsidRPr="005346FB">
        <w:rPr>
          <w:szCs w:val="24"/>
        </w:rPr>
        <w:t xml:space="preserve"> una </w:t>
      </w:r>
      <w:r>
        <w:rPr>
          <w:szCs w:val="24"/>
        </w:rPr>
        <w:t>sub</w:t>
      </w:r>
      <w:r w:rsidRPr="005346FB">
        <w:rPr>
          <w:szCs w:val="24"/>
        </w:rPr>
        <w:t xml:space="preserve">carpeta denominada data. Esta </w:t>
      </w:r>
      <w:r>
        <w:rPr>
          <w:szCs w:val="24"/>
        </w:rPr>
        <w:t>sub</w:t>
      </w:r>
      <w:r w:rsidRPr="005346FB">
        <w:rPr>
          <w:szCs w:val="24"/>
        </w:rPr>
        <w:t xml:space="preserve">carpeta tiene como objetivo albergar toda la información </w:t>
      </w:r>
      <w:r>
        <w:rPr>
          <w:szCs w:val="24"/>
        </w:rPr>
        <w:t>referente a</w:t>
      </w:r>
      <w:r w:rsidRPr="005346FB">
        <w:rPr>
          <w:szCs w:val="24"/>
        </w:rPr>
        <w:t xml:space="preserve"> la aplicac</w:t>
      </w:r>
      <w:r>
        <w:rPr>
          <w:szCs w:val="24"/>
        </w:rPr>
        <w:t>ión, así que sería recomendable albergar la base de datos ahí. Cuando o</w:t>
      </w:r>
      <w:r w:rsidRPr="005346FB">
        <w:rPr>
          <w:szCs w:val="24"/>
        </w:rPr>
        <w:t>btengamos la dirección que queramos</w:t>
      </w:r>
      <w:r>
        <w:rPr>
          <w:szCs w:val="24"/>
        </w:rPr>
        <w:t>,</w:t>
      </w:r>
      <w:r w:rsidRPr="005346FB">
        <w:rPr>
          <w:szCs w:val="24"/>
        </w:rPr>
        <w:t xml:space="preserve"> solo </w:t>
      </w:r>
      <w:r>
        <w:rPr>
          <w:szCs w:val="24"/>
        </w:rPr>
        <w:t>se pulsará en</w:t>
      </w:r>
      <w:r w:rsidRPr="005346FB">
        <w:rPr>
          <w:szCs w:val="24"/>
        </w:rPr>
        <w:t xml:space="preserve"> el botón </w:t>
      </w:r>
      <w:r>
        <w:rPr>
          <w:szCs w:val="24"/>
        </w:rPr>
        <w:t>“</w:t>
      </w:r>
      <w:r w:rsidRPr="005346FB">
        <w:rPr>
          <w:szCs w:val="24"/>
        </w:rPr>
        <w:t>Start</w:t>
      </w:r>
      <w:r>
        <w:rPr>
          <w:szCs w:val="24"/>
        </w:rPr>
        <w:t>”</w:t>
      </w:r>
      <w:r w:rsidRPr="005346FB">
        <w:rPr>
          <w:szCs w:val="24"/>
        </w:rPr>
        <w:t xml:space="preserve"> y se </w:t>
      </w:r>
      <w:r>
        <w:rPr>
          <w:szCs w:val="24"/>
        </w:rPr>
        <w:t>visualizará</w:t>
      </w:r>
      <w:r w:rsidRPr="005346FB">
        <w:rPr>
          <w:szCs w:val="24"/>
        </w:rPr>
        <w:t xml:space="preserve"> en </w:t>
      </w:r>
      <w:r>
        <w:rPr>
          <w:szCs w:val="24"/>
        </w:rPr>
        <w:t>el cuadro “</w:t>
      </w:r>
      <w:r w:rsidRPr="005346FB">
        <w:rPr>
          <w:szCs w:val="24"/>
        </w:rPr>
        <w:t>Status</w:t>
      </w:r>
      <w:r>
        <w:rPr>
          <w:szCs w:val="24"/>
        </w:rPr>
        <w:t>”</w:t>
      </w:r>
      <w:r w:rsidRPr="005346FB">
        <w:rPr>
          <w:szCs w:val="24"/>
        </w:rPr>
        <w:t xml:space="preserve"> una dirección donde </w:t>
      </w:r>
      <w:r>
        <w:rPr>
          <w:szCs w:val="24"/>
        </w:rPr>
        <w:t>se podrá</w:t>
      </w:r>
      <w:r w:rsidRPr="005346FB">
        <w:rPr>
          <w:szCs w:val="24"/>
        </w:rPr>
        <w:t xml:space="preserve"> acceder </w:t>
      </w:r>
      <w:r>
        <w:rPr>
          <w:szCs w:val="24"/>
        </w:rPr>
        <w:t>a través del navegador web para realizar gestio</w:t>
      </w:r>
      <w:r w:rsidRPr="005346FB">
        <w:rPr>
          <w:szCs w:val="24"/>
        </w:rPr>
        <w:t>n</w:t>
      </w:r>
      <w:r>
        <w:rPr>
          <w:szCs w:val="24"/>
        </w:rPr>
        <w:t>es por</w:t>
      </w:r>
      <w:r w:rsidRPr="005346FB">
        <w:rPr>
          <w:szCs w:val="24"/>
        </w:rPr>
        <w:t xml:space="preserve"> consola.</w:t>
      </w:r>
    </w:p>
    <w:p w14:paraId="3F87C56E" w14:textId="77777777" w:rsidR="004B053F" w:rsidRDefault="004B053F" w:rsidP="004B053F">
      <w:pPr>
        <w:keepNext/>
        <w:ind w:left="705"/>
        <w:jc w:val="center"/>
      </w:pPr>
      <w:r>
        <w:rPr>
          <w:noProof/>
          <w:lang w:eastAsia="es-ES"/>
        </w:rPr>
        <w:lastRenderedPageBreak/>
        <w:drawing>
          <wp:inline distT="0" distB="0" distL="0" distR="0" wp14:anchorId="6585B283" wp14:editId="551E2CFF">
            <wp:extent cx="3486150" cy="2277734"/>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01E1F.tmp"/>
                    <pic:cNvPicPr/>
                  </pic:nvPicPr>
                  <pic:blipFill>
                    <a:blip r:embed="rId37">
                      <a:extLst>
                        <a:ext uri="{28A0092B-C50C-407E-A947-70E740481C1C}">
                          <a14:useLocalDpi xmlns:a14="http://schemas.microsoft.com/office/drawing/2010/main" val="0"/>
                        </a:ext>
                      </a:extLst>
                    </a:blip>
                    <a:stretch>
                      <a:fillRect/>
                    </a:stretch>
                  </pic:blipFill>
                  <pic:spPr>
                    <a:xfrm>
                      <a:off x="0" y="0"/>
                      <a:ext cx="3500287" cy="2286971"/>
                    </a:xfrm>
                    <a:prstGeom prst="rect">
                      <a:avLst/>
                    </a:prstGeom>
                  </pic:spPr>
                </pic:pic>
              </a:graphicData>
            </a:graphic>
          </wp:inline>
        </w:drawing>
      </w:r>
    </w:p>
    <w:p w14:paraId="56ADDB8F" w14:textId="77777777" w:rsidR="004B053F" w:rsidRDefault="004B053F" w:rsidP="004B053F">
      <w:pPr>
        <w:pStyle w:val="Descripcin"/>
        <w:jc w:val="center"/>
      </w:pPr>
      <w:bookmarkStart w:id="344" w:name="_Toc480479770"/>
      <w:bookmarkStart w:id="345" w:name="_Toc481606965"/>
      <w:bookmarkStart w:id="346" w:name="_Toc481607000"/>
      <w:r>
        <w:t xml:space="preserve">Ilustración </w:t>
      </w:r>
      <w:fldSimple w:instr=" STYLEREF 1 \s ">
        <w:r>
          <w:rPr>
            <w:noProof/>
          </w:rPr>
          <w:t>3</w:t>
        </w:r>
      </w:fldSimple>
      <w:r>
        <w:noBreakHyphen/>
      </w:r>
      <w:fldSimple w:instr=" SEQ Ilustración \* ARABIC \s 1 ">
        <w:r>
          <w:rPr>
            <w:noProof/>
          </w:rPr>
          <w:t>12</w:t>
        </w:r>
      </w:fldSimple>
      <w:r>
        <w:t>. Ventana neo4j Iniciada</w:t>
      </w:r>
      <w:bookmarkEnd w:id="344"/>
      <w:bookmarkEnd w:id="345"/>
      <w:bookmarkEnd w:id="346"/>
    </w:p>
    <w:p w14:paraId="66CCEB8B" w14:textId="77777777" w:rsidR="004B053F" w:rsidRPr="00A36B48" w:rsidRDefault="004B053F" w:rsidP="004B053F"/>
    <w:p w14:paraId="5E75113B" w14:textId="77777777" w:rsidR="004B053F" w:rsidRPr="005346FB" w:rsidRDefault="004B053F" w:rsidP="004B053F">
      <w:pPr>
        <w:pStyle w:val="Prrafodelista"/>
        <w:numPr>
          <w:ilvl w:val="0"/>
          <w:numId w:val="20"/>
        </w:numPr>
        <w:rPr>
          <w:szCs w:val="24"/>
          <w:lang w:val="es-ES_tradnl"/>
        </w:rPr>
      </w:pPr>
      <w:r w:rsidRPr="005346FB">
        <w:rPr>
          <w:b/>
          <w:szCs w:val="24"/>
          <w:lang w:val="es-ES_tradnl"/>
        </w:rPr>
        <w:t>Linux</w:t>
      </w:r>
      <w:r w:rsidRPr="005346FB">
        <w:rPr>
          <w:szCs w:val="24"/>
          <w:lang w:val="es-ES_tradnl"/>
        </w:rPr>
        <w:t xml:space="preserve">: Para instalar la base de datos en Linux iremos a la </w:t>
      </w:r>
      <w:r>
        <w:rPr>
          <w:szCs w:val="24"/>
          <w:lang w:val="es-ES_tradnl"/>
        </w:rPr>
        <w:t>URL</w:t>
      </w:r>
      <w:r w:rsidRPr="005346FB">
        <w:rPr>
          <w:szCs w:val="24"/>
          <w:lang w:val="es-ES_tradnl"/>
        </w:rPr>
        <w:t xml:space="preserve"> listada a continuación y </w:t>
      </w:r>
      <w:r>
        <w:rPr>
          <w:szCs w:val="24"/>
          <w:lang w:val="es-ES_tradnl"/>
        </w:rPr>
        <w:t>se descargará</w:t>
      </w:r>
      <w:r w:rsidRPr="005346FB">
        <w:rPr>
          <w:szCs w:val="24"/>
          <w:lang w:val="es-ES_tradnl"/>
        </w:rPr>
        <w:t xml:space="preserve"> la opción de Linux.</w:t>
      </w:r>
    </w:p>
    <w:p w14:paraId="4C22E730" w14:textId="77777777" w:rsidR="004B053F" w:rsidRDefault="004B053F" w:rsidP="004B053F">
      <w:pPr>
        <w:pStyle w:val="Prrafodelista"/>
        <w:spacing w:after="0" w:line="240" w:lineRule="auto"/>
        <w:rPr>
          <w:szCs w:val="24"/>
          <w:lang w:val="es-ES_tradnl"/>
        </w:rPr>
      </w:pPr>
    </w:p>
    <w:p w14:paraId="720C05B6" w14:textId="77777777" w:rsidR="004B053F" w:rsidRPr="00A36B48" w:rsidRDefault="00307CCC" w:rsidP="004B053F">
      <w:pPr>
        <w:pStyle w:val="Prrafodelista"/>
        <w:spacing w:after="0" w:line="240" w:lineRule="auto"/>
        <w:jc w:val="center"/>
        <w:rPr>
          <w:sz w:val="36"/>
          <w:szCs w:val="36"/>
          <w:lang w:val="es-ES_tradnl"/>
        </w:rPr>
      </w:pPr>
      <w:hyperlink r:id="rId38" w:history="1">
        <w:r w:rsidR="004B053F" w:rsidRPr="00A36B48">
          <w:rPr>
            <w:rStyle w:val="Hipervnculo"/>
            <w:rFonts w:eastAsiaTheme="majorEastAsia"/>
            <w:sz w:val="36"/>
            <w:szCs w:val="36"/>
            <w:lang w:val="es-ES_tradnl"/>
          </w:rPr>
          <w:t>https://neo4j.com/download/community-edition/</w:t>
        </w:r>
      </w:hyperlink>
    </w:p>
    <w:p w14:paraId="5243F8D3" w14:textId="77777777" w:rsidR="004B053F" w:rsidRPr="00A36B48" w:rsidRDefault="004B053F" w:rsidP="004B053F">
      <w:pPr>
        <w:spacing w:after="0" w:line="240" w:lineRule="auto"/>
        <w:rPr>
          <w:szCs w:val="24"/>
          <w:lang w:val="es-ES_tradnl"/>
        </w:rPr>
      </w:pPr>
    </w:p>
    <w:p w14:paraId="14AD8B19" w14:textId="77777777" w:rsidR="004B053F" w:rsidRPr="005346FB" w:rsidRDefault="004B053F" w:rsidP="004B053F">
      <w:pPr>
        <w:ind w:left="708"/>
        <w:rPr>
          <w:szCs w:val="24"/>
          <w:lang w:val="es-ES_tradnl"/>
        </w:rPr>
      </w:pPr>
      <w:r>
        <w:rPr>
          <w:szCs w:val="24"/>
          <w:lang w:val="es-ES_tradnl"/>
        </w:rPr>
        <w:t>Tras la descarga se obtendrá un archivo comprimido</w:t>
      </w:r>
      <w:r w:rsidRPr="005346FB">
        <w:rPr>
          <w:szCs w:val="24"/>
          <w:lang w:val="es-ES_tradnl"/>
        </w:rPr>
        <w:t xml:space="preserve"> donde se encontrará</w:t>
      </w:r>
      <w:r>
        <w:rPr>
          <w:szCs w:val="24"/>
          <w:lang w:val="es-ES_tradnl"/>
        </w:rPr>
        <w:t xml:space="preserve"> una carpeta denominada “</w:t>
      </w:r>
      <w:r w:rsidRPr="005346FB">
        <w:rPr>
          <w:szCs w:val="24"/>
          <w:lang w:val="es-ES_tradnl"/>
        </w:rPr>
        <w:t>neo4j-versionDeSoftware</w:t>
      </w:r>
      <w:r>
        <w:rPr>
          <w:szCs w:val="24"/>
          <w:lang w:val="es-ES_tradnl"/>
        </w:rPr>
        <w:t>” (l</w:t>
      </w:r>
      <w:r w:rsidRPr="005346FB">
        <w:rPr>
          <w:szCs w:val="24"/>
          <w:lang w:val="es-ES_tradnl"/>
        </w:rPr>
        <w:t xml:space="preserve">a recomendación del desarrollador es que se descomprima la carpeta </w:t>
      </w:r>
      <w:r>
        <w:rPr>
          <w:szCs w:val="24"/>
          <w:lang w:val="es-ES_tradnl"/>
        </w:rPr>
        <w:t>y se albergue</w:t>
      </w:r>
      <w:r w:rsidRPr="005346FB">
        <w:rPr>
          <w:szCs w:val="24"/>
          <w:lang w:val="es-ES_tradnl"/>
        </w:rPr>
        <w:t xml:space="preserve"> en la carpeta uniapi</w:t>
      </w:r>
      <w:r>
        <w:rPr>
          <w:szCs w:val="24"/>
          <w:lang w:val="es-ES_tradnl"/>
        </w:rPr>
        <w:t>)</w:t>
      </w:r>
      <w:r w:rsidRPr="005346FB">
        <w:rPr>
          <w:szCs w:val="24"/>
          <w:lang w:val="es-ES_tradnl"/>
        </w:rPr>
        <w:t xml:space="preserve">. </w:t>
      </w:r>
      <w:r>
        <w:rPr>
          <w:szCs w:val="24"/>
          <w:lang w:val="es-ES_tradnl"/>
        </w:rPr>
        <w:t>Después p</w:t>
      </w:r>
      <w:r w:rsidRPr="005346FB">
        <w:rPr>
          <w:szCs w:val="24"/>
          <w:lang w:val="es-ES_tradnl"/>
        </w:rPr>
        <w:t>ara iniciar la base de datos, será necesario introduci</w:t>
      </w:r>
      <w:r>
        <w:rPr>
          <w:szCs w:val="24"/>
          <w:lang w:val="es-ES_tradnl"/>
        </w:rPr>
        <w:t>rse en la carpeta descomprimida y b</w:t>
      </w:r>
      <w:r w:rsidRPr="005346FB">
        <w:rPr>
          <w:szCs w:val="24"/>
          <w:lang w:val="es-ES_tradnl"/>
        </w:rPr>
        <w:t xml:space="preserve">uscar la carpeta </w:t>
      </w:r>
      <w:r>
        <w:rPr>
          <w:szCs w:val="24"/>
          <w:lang w:val="es-ES_tradnl"/>
        </w:rPr>
        <w:t>“</w:t>
      </w:r>
      <w:r w:rsidRPr="005346FB">
        <w:rPr>
          <w:szCs w:val="24"/>
          <w:lang w:val="es-ES_tradnl"/>
        </w:rPr>
        <w:t>bin</w:t>
      </w:r>
      <w:r>
        <w:rPr>
          <w:szCs w:val="24"/>
          <w:lang w:val="es-ES_tradnl"/>
        </w:rPr>
        <w:t>”</w:t>
      </w:r>
      <w:r w:rsidRPr="005346FB">
        <w:rPr>
          <w:szCs w:val="24"/>
          <w:lang w:val="es-ES_tradnl"/>
        </w:rPr>
        <w:t xml:space="preserve"> y</w:t>
      </w:r>
      <w:r>
        <w:rPr>
          <w:szCs w:val="24"/>
          <w:lang w:val="es-ES_tradnl"/>
        </w:rPr>
        <w:t xml:space="preserve"> por ultimo</w:t>
      </w:r>
      <w:r w:rsidRPr="005346FB">
        <w:rPr>
          <w:szCs w:val="24"/>
          <w:lang w:val="es-ES_tradnl"/>
        </w:rPr>
        <w:t xml:space="preserve"> ejecutar el </w:t>
      </w:r>
      <w:r>
        <w:rPr>
          <w:szCs w:val="24"/>
          <w:lang w:val="es-ES_tradnl"/>
        </w:rPr>
        <w:t xml:space="preserve">siguiente </w:t>
      </w:r>
      <w:r w:rsidRPr="005346FB">
        <w:rPr>
          <w:szCs w:val="24"/>
          <w:lang w:val="es-ES_tradnl"/>
        </w:rPr>
        <w:t>comando.</w:t>
      </w:r>
    </w:p>
    <w:p w14:paraId="60BE0CC1" w14:textId="77777777" w:rsidR="004B053F" w:rsidRDefault="004B053F" w:rsidP="004B053F">
      <w:pPr>
        <w:pStyle w:val="Prrafodelista"/>
        <w:spacing w:after="0" w:line="240" w:lineRule="auto"/>
        <w:ind w:left="792"/>
        <w:rPr>
          <w:szCs w:val="24"/>
          <w:lang w:val="es-ES_tradnl"/>
        </w:rPr>
      </w:pPr>
    </w:p>
    <w:p w14:paraId="75FC3DAC" w14:textId="77777777" w:rsidR="004B053F" w:rsidRPr="004346A7" w:rsidRDefault="004B053F" w:rsidP="004B053F">
      <w:pPr>
        <w:pStyle w:val="Prrafodelista"/>
        <w:spacing w:after="0" w:line="240" w:lineRule="auto"/>
        <w:ind w:left="792" w:firstLine="432"/>
        <w:jc w:val="center"/>
        <w:rPr>
          <w:rFonts w:ascii="Consolas" w:hAnsi="Consolas"/>
          <w:b/>
          <w:sz w:val="56"/>
          <w:szCs w:val="56"/>
          <w:lang w:val="es-ES_tradnl"/>
        </w:rPr>
      </w:pPr>
      <w:r w:rsidRPr="004346A7">
        <w:rPr>
          <w:rFonts w:ascii="Consolas" w:hAnsi="Consolas"/>
          <w:szCs w:val="24"/>
          <w:lang w:val="es-ES_tradnl"/>
        </w:rPr>
        <w:t>./neo4j-community-3.1</w:t>
      </w:r>
      <w:r>
        <w:rPr>
          <w:rFonts w:ascii="Consolas" w:hAnsi="Consolas"/>
          <w:szCs w:val="24"/>
          <w:lang w:val="es-ES_tradnl"/>
        </w:rPr>
        <w:t xml:space="preserve">.1/bin/neo4j </w:t>
      </w:r>
      <w:r w:rsidRPr="004346A7">
        <w:rPr>
          <w:rFonts w:ascii="Consolas" w:hAnsi="Consolas"/>
          <w:szCs w:val="24"/>
          <w:lang w:val="es-ES_tradnl"/>
        </w:rPr>
        <w:t xml:space="preserve">console </w:t>
      </w:r>
      <w:r w:rsidRPr="004346A7">
        <w:rPr>
          <w:rFonts w:ascii="Consolas" w:hAnsi="Consolas"/>
          <w:szCs w:val="24"/>
          <w:lang w:val="es-ES_tradnl"/>
        </w:rPr>
        <w:br/>
      </w:r>
    </w:p>
    <w:p w14:paraId="68D6EF76" w14:textId="77777777" w:rsidR="004B053F" w:rsidRPr="00A36B48" w:rsidRDefault="004B053F" w:rsidP="004B053F">
      <w:pPr>
        <w:pStyle w:val="Prrafodelista"/>
        <w:spacing w:after="0" w:line="240" w:lineRule="auto"/>
        <w:rPr>
          <w:szCs w:val="24"/>
          <w:lang w:val="es-ES_tradnl"/>
        </w:rPr>
      </w:pPr>
    </w:p>
    <w:p w14:paraId="18AD6500" w14:textId="77777777" w:rsidR="004B053F" w:rsidRPr="008575BD" w:rsidRDefault="004B053F" w:rsidP="004B053F">
      <w:pPr>
        <w:pStyle w:val="Ttulo3"/>
        <w:numPr>
          <w:ilvl w:val="2"/>
          <w:numId w:val="33"/>
        </w:numPr>
        <w:rPr>
          <w:lang w:val="es-ES_tradnl"/>
        </w:rPr>
      </w:pPr>
      <w:bookmarkStart w:id="347" w:name="_Toc486873815"/>
      <w:r>
        <w:rPr>
          <w:lang w:val="es-ES_tradnl"/>
        </w:rPr>
        <w:t>Generación de estado inicial:</w:t>
      </w:r>
      <w:bookmarkEnd w:id="347"/>
    </w:p>
    <w:p w14:paraId="4F087064" w14:textId="77777777" w:rsidR="004B053F" w:rsidRPr="00CE5880" w:rsidRDefault="004B053F" w:rsidP="004B053F">
      <w:pPr>
        <w:ind w:firstLine="708"/>
        <w:rPr>
          <w:szCs w:val="24"/>
          <w:lang w:val="es-ES_tradnl"/>
        </w:rPr>
      </w:pPr>
      <w:r w:rsidRPr="00CE5880">
        <w:rPr>
          <w:szCs w:val="24"/>
          <w:lang w:val="es-ES_tradnl"/>
        </w:rPr>
        <w:t>Para poder realizar una corre</w:t>
      </w:r>
      <w:r>
        <w:rPr>
          <w:szCs w:val="24"/>
          <w:lang w:val="es-ES_tradnl"/>
        </w:rPr>
        <w:t>cta ejecución del repositorio será</w:t>
      </w:r>
      <w:r w:rsidRPr="00CE5880">
        <w:rPr>
          <w:szCs w:val="24"/>
          <w:lang w:val="es-ES_tradnl"/>
        </w:rPr>
        <w:t xml:space="preserve"> necesario que la base de datos est</w:t>
      </w:r>
      <w:r>
        <w:rPr>
          <w:szCs w:val="24"/>
          <w:lang w:val="es-ES_tradnl"/>
        </w:rPr>
        <w:t>e en un estado especifico. Es necesario que</w:t>
      </w:r>
      <w:r w:rsidRPr="00CE5880">
        <w:rPr>
          <w:szCs w:val="24"/>
          <w:lang w:val="es-ES_tradnl"/>
        </w:rPr>
        <w:t xml:space="preserve"> el repositorio </w:t>
      </w:r>
      <w:r>
        <w:rPr>
          <w:szCs w:val="24"/>
          <w:lang w:val="es-ES_tradnl"/>
        </w:rPr>
        <w:t>contenga</w:t>
      </w:r>
      <w:r w:rsidRPr="00CE5880">
        <w:rPr>
          <w:szCs w:val="24"/>
          <w:lang w:val="es-ES_tradnl"/>
        </w:rPr>
        <w:t xml:space="preserve"> unas entidades mínimas para garantizar un correcto funcionamiento</w:t>
      </w:r>
      <w:r>
        <w:rPr>
          <w:szCs w:val="24"/>
          <w:lang w:val="es-ES_tradnl"/>
        </w:rPr>
        <w:t xml:space="preserve"> del mismo y a</w:t>
      </w:r>
      <w:r w:rsidRPr="00CE5880">
        <w:rPr>
          <w:szCs w:val="24"/>
          <w:lang w:val="es-ES_tradnl"/>
        </w:rPr>
        <w:t xml:space="preserve">ctualmente el desarrollador no tiene automatizado la generación del caso inicial. </w:t>
      </w:r>
    </w:p>
    <w:p w14:paraId="11CC796F" w14:textId="77777777" w:rsidR="004B053F" w:rsidRPr="00CE5880" w:rsidRDefault="004B053F" w:rsidP="004B053F">
      <w:pPr>
        <w:rPr>
          <w:szCs w:val="24"/>
          <w:lang w:val="es-ES_tradnl"/>
        </w:rPr>
      </w:pPr>
    </w:p>
    <w:p w14:paraId="6C5B4747" w14:textId="77777777" w:rsidR="004B053F" w:rsidRPr="00CE5880" w:rsidRDefault="004B053F" w:rsidP="004B053F">
      <w:pPr>
        <w:rPr>
          <w:szCs w:val="24"/>
          <w:lang w:val="es-ES_tradnl"/>
        </w:rPr>
      </w:pPr>
      <w:r w:rsidRPr="00CE5880">
        <w:rPr>
          <w:szCs w:val="24"/>
          <w:lang w:val="es-ES_tradnl"/>
        </w:rPr>
        <w:lastRenderedPageBreak/>
        <w:t xml:space="preserve">Para empezar, </w:t>
      </w:r>
      <w:r>
        <w:rPr>
          <w:szCs w:val="24"/>
          <w:lang w:val="es-ES_tradnl"/>
        </w:rPr>
        <w:t>se necesitará</w:t>
      </w:r>
      <w:r w:rsidRPr="00CE5880">
        <w:rPr>
          <w:szCs w:val="24"/>
          <w:lang w:val="es-ES_tradnl"/>
        </w:rPr>
        <w:t xml:space="preserve"> verificar si en la carpeta uniapi existe</w:t>
      </w:r>
      <w:r>
        <w:rPr>
          <w:szCs w:val="24"/>
          <w:lang w:val="es-ES_tradnl"/>
        </w:rPr>
        <w:t xml:space="preserve"> </w:t>
      </w:r>
      <w:r w:rsidRPr="00CE5880">
        <w:rPr>
          <w:szCs w:val="24"/>
          <w:lang w:val="es-ES_tradnl"/>
        </w:rPr>
        <w:t xml:space="preserve">la carpeta </w:t>
      </w:r>
      <w:r w:rsidRPr="00CE5880">
        <w:rPr>
          <w:b/>
          <w:szCs w:val="24"/>
          <w:lang w:val="es-ES_tradnl"/>
        </w:rPr>
        <w:t>data</w:t>
      </w:r>
      <w:r w:rsidRPr="00CE5880">
        <w:rPr>
          <w:szCs w:val="24"/>
          <w:lang w:val="es-ES_tradnl"/>
        </w:rPr>
        <w:t>/</w:t>
      </w:r>
      <w:r>
        <w:rPr>
          <w:szCs w:val="24"/>
          <w:lang w:val="es-ES_tradnl"/>
        </w:rPr>
        <w:t>,</w:t>
      </w:r>
      <w:r w:rsidRPr="00CE5880">
        <w:rPr>
          <w:szCs w:val="24"/>
          <w:lang w:val="es-ES_tradnl"/>
        </w:rPr>
        <w:t xml:space="preserve"> la cual deberá contener tres hijos </w:t>
      </w:r>
      <w:r w:rsidRPr="00CE5880">
        <w:rPr>
          <w:b/>
          <w:szCs w:val="24"/>
          <w:lang w:val="es-ES_tradnl"/>
        </w:rPr>
        <w:t>conf/</w:t>
      </w:r>
      <w:r w:rsidRPr="00CE5880">
        <w:rPr>
          <w:szCs w:val="24"/>
          <w:lang w:val="es-ES_tradnl"/>
        </w:rPr>
        <w:t xml:space="preserve">, </w:t>
      </w:r>
      <w:r w:rsidRPr="00CE5880">
        <w:rPr>
          <w:b/>
          <w:szCs w:val="24"/>
          <w:lang w:val="es-ES_tradnl"/>
        </w:rPr>
        <w:t>projects/</w:t>
      </w:r>
      <w:r w:rsidRPr="00CE5880">
        <w:rPr>
          <w:szCs w:val="24"/>
          <w:lang w:val="es-ES_tradnl"/>
        </w:rPr>
        <w:t>,</w:t>
      </w:r>
      <w:r w:rsidRPr="00CE5880">
        <w:rPr>
          <w:b/>
          <w:szCs w:val="24"/>
          <w:lang w:val="es-ES_tradnl"/>
        </w:rPr>
        <w:t xml:space="preserve"> tmpExecution/</w:t>
      </w:r>
      <w:r>
        <w:rPr>
          <w:szCs w:val="24"/>
          <w:lang w:val="es-ES_tradnl"/>
        </w:rPr>
        <w:t xml:space="preserve"> y s</w:t>
      </w:r>
      <w:r w:rsidRPr="00CE5880">
        <w:rPr>
          <w:szCs w:val="24"/>
          <w:lang w:val="es-ES_tradnl"/>
        </w:rPr>
        <w:t>i no es así</w:t>
      </w:r>
      <w:r>
        <w:rPr>
          <w:szCs w:val="24"/>
          <w:lang w:val="es-ES_tradnl"/>
        </w:rPr>
        <w:t>,</w:t>
      </w:r>
      <w:r w:rsidRPr="00CE5880">
        <w:rPr>
          <w:szCs w:val="24"/>
          <w:lang w:val="es-ES_tradnl"/>
        </w:rPr>
        <w:t xml:space="preserve"> se requiere la creación de estas carpetas.</w:t>
      </w:r>
    </w:p>
    <w:p w14:paraId="04CA523A" w14:textId="77777777" w:rsidR="004B053F" w:rsidRPr="00CE5880" w:rsidRDefault="004B053F" w:rsidP="004B053F">
      <w:pPr>
        <w:rPr>
          <w:szCs w:val="24"/>
          <w:lang w:val="es-ES_tradnl"/>
        </w:rPr>
      </w:pPr>
      <w:r w:rsidRPr="00CE5880">
        <w:rPr>
          <w:szCs w:val="24"/>
          <w:lang w:val="es-ES_tradnl"/>
        </w:rPr>
        <w:t xml:space="preserve">Después de eso, </w:t>
      </w:r>
      <w:r>
        <w:rPr>
          <w:szCs w:val="24"/>
          <w:lang w:val="es-ES_tradnl"/>
        </w:rPr>
        <w:t>se inicializará</w:t>
      </w:r>
      <w:r w:rsidRPr="00CE5880">
        <w:rPr>
          <w:szCs w:val="24"/>
          <w:lang w:val="es-ES_tradnl"/>
        </w:rPr>
        <w:t xml:space="preserve"> la base de datos siguiendo las </w:t>
      </w:r>
      <w:r>
        <w:rPr>
          <w:szCs w:val="24"/>
          <w:lang w:val="es-ES_tradnl"/>
        </w:rPr>
        <w:t>instrucciones del punto anterior y se arrancará el navegador web introduciendo</w:t>
      </w:r>
      <w:r w:rsidRPr="00CE5880">
        <w:rPr>
          <w:szCs w:val="24"/>
          <w:lang w:val="es-ES_tradnl"/>
        </w:rPr>
        <w:t xml:space="preserve"> la siguiente dirección URL</w:t>
      </w:r>
      <w:r>
        <w:rPr>
          <w:szCs w:val="24"/>
          <w:lang w:val="es-ES_tradnl"/>
        </w:rPr>
        <w:t xml:space="preserve"> en el navegador</w:t>
      </w:r>
      <w:r w:rsidRPr="00CE5880">
        <w:rPr>
          <w:szCs w:val="24"/>
          <w:lang w:val="es-ES_tradnl"/>
        </w:rPr>
        <w:t>:</w:t>
      </w:r>
    </w:p>
    <w:p w14:paraId="60C1300B" w14:textId="77777777" w:rsidR="004B053F" w:rsidRDefault="004B053F" w:rsidP="004B053F">
      <w:pPr>
        <w:pStyle w:val="Prrafodelista"/>
        <w:spacing w:after="0" w:line="240" w:lineRule="auto"/>
        <w:ind w:left="1224" w:firstLine="192"/>
        <w:rPr>
          <w:szCs w:val="24"/>
          <w:lang w:val="es-ES_tradnl"/>
        </w:rPr>
      </w:pPr>
    </w:p>
    <w:p w14:paraId="6E5CFFF1" w14:textId="77777777" w:rsidR="004B053F" w:rsidRDefault="00307CCC" w:rsidP="004B053F">
      <w:pPr>
        <w:pStyle w:val="Prrafodelista"/>
        <w:spacing w:after="0" w:line="240" w:lineRule="auto"/>
        <w:ind w:left="1224" w:firstLine="192"/>
        <w:jc w:val="center"/>
        <w:rPr>
          <w:sz w:val="40"/>
          <w:szCs w:val="40"/>
          <w:lang w:val="es-ES_tradnl"/>
        </w:rPr>
      </w:pPr>
      <w:hyperlink r:id="rId39" w:history="1">
        <w:r w:rsidR="004B053F" w:rsidRPr="006B6B13">
          <w:rPr>
            <w:rStyle w:val="Hipervnculo"/>
            <w:rFonts w:eastAsiaTheme="majorEastAsia"/>
            <w:sz w:val="40"/>
            <w:szCs w:val="40"/>
            <w:lang w:val="es-ES_tradnl"/>
          </w:rPr>
          <w:t>http://localhost:7474/</w:t>
        </w:r>
      </w:hyperlink>
    </w:p>
    <w:p w14:paraId="00D3BA9D" w14:textId="77777777" w:rsidR="004B053F" w:rsidRPr="006B6B13" w:rsidRDefault="004B053F" w:rsidP="004B053F">
      <w:pPr>
        <w:pStyle w:val="Prrafodelista"/>
        <w:spacing w:after="0" w:line="240" w:lineRule="auto"/>
        <w:ind w:left="1224" w:firstLine="192"/>
        <w:rPr>
          <w:szCs w:val="24"/>
          <w:lang w:val="es-ES_tradnl"/>
        </w:rPr>
      </w:pPr>
    </w:p>
    <w:p w14:paraId="55AAC877" w14:textId="77777777" w:rsidR="004B053F" w:rsidRPr="00CE5880" w:rsidRDefault="004B053F" w:rsidP="004B053F">
      <w:pPr>
        <w:rPr>
          <w:szCs w:val="24"/>
          <w:lang w:val="es-ES_tradnl"/>
        </w:rPr>
      </w:pPr>
      <w:r>
        <w:rPr>
          <w:szCs w:val="24"/>
          <w:lang w:val="es-ES_tradnl"/>
        </w:rPr>
        <w:t>La URL dará acceso en la base de datos y se solicitará</w:t>
      </w:r>
      <w:r w:rsidRPr="00CE5880">
        <w:rPr>
          <w:szCs w:val="24"/>
          <w:lang w:val="es-ES_tradnl"/>
        </w:rPr>
        <w:t xml:space="preserve"> que </w:t>
      </w:r>
      <w:r>
        <w:rPr>
          <w:szCs w:val="24"/>
          <w:lang w:val="es-ES_tradnl"/>
        </w:rPr>
        <w:t>se modifique</w:t>
      </w:r>
      <w:r w:rsidRPr="00CE5880">
        <w:rPr>
          <w:szCs w:val="24"/>
          <w:lang w:val="es-ES_tradnl"/>
        </w:rPr>
        <w:t xml:space="preserve"> la contra</w:t>
      </w:r>
      <w:r>
        <w:rPr>
          <w:szCs w:val="24"/>
          <w:lang w:val="es-ES_tradnl"/>
        </w:rPr>
        <w:t>seña, tras realizar la modificación se deberá ir</w:t>
      </w:r>
      <w:r w:rsidRPr="00CE5880">
        <w:rPr>
          <w:szCs w:val="24"/>
          <w:lang w:val="es-ES_tradnl"/>
        </w:rPr>
        <w:t xml:space="preserve"> al archivo de la carpeta </w:t>
      </w:r>
      <w:r w:rsidRPr="00CE5880">
        <w:rPr>
          <w:b/>
          <w:szCs w:val="24"/>
          <w:lang w:val="es-ES_tradnl"/>
        </w:rPr>
        <w:t xml:space="preserve">data/conf/uniapiConfig.properties </w:t>
      </w:r>
      <w:r w:rsidRPr="00CE5880">
        <w:rPr>
          <w:szCs w:val="24"/>
          <w:lang w:val="es-ES_tradnl"/>
        </w:rPr>
        <w:t xml:space="preserve">ahí </w:t>
      </w:r>
      <w:r>
        <w:rPr>
          <w:szCs w:val="24"/>
          <w:lang w:val="es-ES_tradnl"/>
        </w:rPr>
        <w:t>se cambiará</w:t>
      </w:r>
      <w:r w:rsidRPr="00CE5880">
        <w:rPr>
          <w:szCs w:val="24"/>
          <w:lang w:val="es-ES_tradnl"/>
        </w:rPr>
        <w:t xml:space="preserve"> las credenciales</w:t>
      </w:r>
      <w:r>
        <w:rPr>
          <w:szCs w:val="24"/>
          <w:lang w:val="es-ES_tradnl"/>
        </w:rPr>
        <w:t xml:space="preserve"> por las creadas en la página web. </w:t>
      </w:r>
    </w:p>
    <w:p w14:paraId="13D95640" w14:textId="77777777" w:rsidR="004B053F" w:rsidRPr="00CE5880" w:rsidRDefault="004B053F" w:rsidP="004B053F">
      <w:pPr>
        <w:rPr>
          <w:szCs w:val="24"/>
          <w:lang w:val="es-ES_tradnl"/>
        </w:rPr>
      </w:pPr>
      <w:r w:rsidRPr="00CE5880">
        <w:rPr>
          <w:szCs w:val="24"/>
          <w:lang w:val="es-ES_tradnl"/>
        </w:rPr>
        <w:t>Después</w:t>
      </w:r>
      <w:r>
        <w:rPr>
          <w:szCs w:val="24"/>
          <w:lang w:val="es-ES_tradnl"/>
        </w:rPr>
        <w:t xml:space="preserve"> de configurar la base de datos se</w:t>
      </w:r>
      <w:r w:rsidRPr="00CE5880">
        <w:rPr>
          <w:szCs w:val="24"/>
          <w:lang w:val="es-ES_tradnl"/>
        </w:rPr>
        <w:t xml:space="preserve"> </w:t>
      </w:r>
      <w:r>
        <w:rPr>
          <w:szCs w:val="24"/>
          <w:lang w:val="es-ES_tradnl"/>
        </w:rPr>
        <w:t xml:space="preserve">creará </w:t>
      </w:r>
      <w:r w:rsidRPr="00CE5880">
        <w:rPr>
          <w:szCs w:val="24"/>
          <w:lang w:val="es-ES_tradnl"/>
        </w:rPr>
        <w:t xml:space="preserve">dos entidades necesarias para el </w:t>
      </w:r>
      <w:r>
        <w:rPr>
          <w:szCs w:val="24"/>
          <w:lang w:val="es-ES_tradnl"/>
        </w:rPr>
        <w:t>funcionamiento de la aplicación:</w:t>
      </w:r>
      <w:r w:rsidRPr="00CE5880">
        <w:rPr>
          <w:szCs w:val="24"/>
          <w:lang w:val="es-ES_tradnl"/>
        </w:rPr>
        <w:t xml:space="preserve"> La entidad administradora original y </w:t>
      </w:r>
      <w:r>
        <w:rPr>
          <w:szCs w:val="24"/>
          <w:lang w:val="es-ES_tradnl"/>
        </w:rPr>
        <w:t>l</w:t>
      </w:r>
      <w:r w:rsidRPr="00CE5880">
        <w:rPr>
          <w:szCs w:val="24"/>
          <w:lang w:val="es-ES_tradnl"/>
        </w:rPr>
        <w:t xml:space="preserve">a entidad del grupo público. </w:t>
      </w:r>
    </w:p>
    <w:p w14:paraId="13CE8C1A" w14:textId="77777777" w:rsidR="004B053F" w:rsidRDefault="004B053F" w:rsidP="004B053F">
      <w:pPr>
        <w:spacing w:after="0" w:line="240" w:lineRule="auto"/>
        <w:ind w:left="1410"/>
        <w:rPr>
          <w:szCs w:val="24"/>
          <w:lang w:val="es-ES_tradnl"/>
        </w:rPr>
      </w:pPr>
    </w:p>
    <w:p w14:paraId="75E1736B" w14:textId="77777777" w:rsidR="004B053F" w:rsidRPr="008A1BB7" w:rsidRDefault="004B053F" w:rsidP="004B053F">
      <w:pPr>
        <w:pStyle w:val="Prrafodelista"/>
        <w:numPr>
          <w:ilvl w:val="0"/>
          <w:numId w:val="23"/>
        </w:numPr>
        <w:spacing w:after="0" w:line="240" w:lineRule="auto"/>
        <w:jc w:val="left"/>
        <w:rPr>
          <w:szCs w:val="24"/>
          <w:lang w:val="en-US"/>
        </w:rPr>
      </w:pPr>
      <w:r w:rsidRPr="008A1BB7">
        <w:rPr>
          <w:rFonts w:ascii="Consolas" w:hAnsi="Consolas" w:cs="Consolas"/>
          <w:color w:val="2A00FF"/>
          <w:sz w:val="20"/>
          <w:szCs w:val="20"/>
          <w:lang w:val="en-US"/>
        </w:rPr>
        <w:t>CREATE (a:UserLogin {user:”admin@admin.com”,pass:admin,creationTime:0,rol:ADMIN,hashcode:””})</w:t>
      </w:r>
      <w:r w:rsidRPr="008A1BB7">
        <w:rPr>
          <w:rFonts w:ascii="Consolas" w:hAnsi="Consolas" w:cs="Consolas"/>
          <w:color w:val="2A00FF"/>
          <w:sz w:val="20"/>
          <w:szCs w:val="20"/>
          <w:lang w:val="en-US"/>
        </w:rPr>
        <w:br/>
      </w:r>
    </w:p>
    <w:p w14:paraId="6515D5FE" w14:textId="77777777" w:rsidR="004B053F" w:rsidRPr="008A1BB7" w:rsidRDefault="004B053F" w:rsidP="004B053F">
      <w:pPr>
        <w:pStyle w:val="Prrafodelista"/>
        <w:numPr>
          <w:ilvl w:val="0"/>
          <w:numId w:val="23"/>
        </w:numPr>
        <w:autoSpaceDE w:val="0"/>
        <w:autoSpaceDN w:val="0"/>
        <w:adjustRightInd w:val="0"/>
        <w:spacing w:after="0" w:line="240" w:lineRule="auto"/>
        <w:jc w:val="left"/>
        <w:rPr>
          <w:rFonts w:ascii="Consolas" w:hAnsi="Consolas" w:cs="Consolas"/>
          <w:sz w:val="20"/>
          <w:szCs w:val="20"/>
          <w:lang w:val="en-US"/>
        </w:rPr>
      </w:pPr>
      <w:r w:rsidRPr="008A1BB7">
        <w:rPr>
          <w:rFonts w:ascii="Consolas" w:hAnsi="Consolas" w:cs="Consolas"/>
          <w:color w:val="2A00FF"/>
          <w:sz w:val="20"/>
          <w:szCs w:val="20"/>
          <w:lang w:val="en-US"/>
        </w:rPr>
        <w:t>CREATE(g:Group{name:”public”,creationDate:0,type:”MAIN_GROUP”,hashcode:”publicHASHCODE”,sharingGroupPermissions:”[YES,YES,YES]”,projectPropertiesPermissions:”[YES,YES,YES]”,memberGestionPermissions: ”[YES,YES,YES]”,groupCreationPermissions:”[YES,YES,YES]”,description:”PUBLIC GROUP”})</w:t>
      </w:r>
      <w:r w:rsidRPr="008A1BB7">
        <w:rPr>
          <w:rFonts w:ascii="Consolas" w:hAnsi="Consolas" w:cs="Consolas"/>
          <w:color w:val="2A00FF"/>
          <w:sz w:val="20"/>
          <w:szCs w:val="20"/>
          <w:lang w:val="en-US"/>
        </w:rPr>
        <w:br/>
      </w:r>
    </w:p>
    <w:p w14:paraId="11BF5083" w14:textId="77777777" w:rsidR="004B053F" w:rsidRPr="008A1BB7" w:rsidRDefault="004B053F" w:rsidP="004B053F">
      <w:pPr>
        <w:pStyle w:val="Prrafodelista"/>
        <w:numPr>
          <w:ilvl w:val="0"/>
          <w:numId w:val="23"/>
        </w:numPr>
        <w:autoSpaceDE w:val="0"/>
        <w:autoSpaceDN w:val="0"/>
        <w:adjustRightInd w:val="0"/>
        <w:spacing w:after="0" w:line="240" w:lineRule="auto"/>
        <w:jc w:val="left"/>
        <w:rPr>
          <w:rFonts w:ascii="Consolas" w:hAnsi="Consolas" w:cs="Consolas"/>
          <w:sz w:val="20"/>
          <w:szCs w:val="20"/>
          <w:lang w:val="en-US"/>
        </w:rPr>
      </w:pPr>
      <w:r w:rsidRPr="008A1BB7">
        <w:rPr>
          <w:rFonts w:ascii="Consolas" w:hAnsi="Consolas" w:cs="Consolas"/>
          <w:color w:val="2A00FF"/>
          <w:sz w:val="20"/>
          <w:szCs w:val="20"/>
          <w:lang w:val="en-US"/>
        </w:rPr>
        <w:t>MATCH (u:UserLogin),(g:Group) WHERE u.user=”admin@admin.com” AND g.hashcode=”publicHASHCODE” CREATE (u)-[k:KNOWS {dateFrom:0}]-&gt;(g)</w:t>
      </w:r>
      <w:r w:rsidRPr="008A1BB7">
        <w:rPr>
          <w:rFonts w:ascii="Consolas" w:hAnsi="Consolas" w:cs="Consolas"/>
          <w:color w:val="000000"/>
          <w:sz w:val="20"/>
          <w:szCs w:val="20"/>
          <w:lang w:val="en-US"/>
        </w:rPr>
        <w:t>;</w:t>
      </w:r>
    </w:p>
    <w:p w14:paraId="73805FE5" w14:textId="77777777" w:rsidR="004B053F" w:rsidRPr="008A1BB7" w:rsidRDefault="004B053F" w:rsidP="004B053F">
      <w:pPr>
        <w:pStyle w:val="Prrafodelista"/>
        <w:autoSpaceDE w:val="0"/>
        <w:autoSpaceDN w:val="0"/>
        <w:adjustRightInd w:val="0"/>
        <w:spacing w:after="0" w:line="240" w:lineRule="auto"/>
        <w:ind w:left="1770"/>
        <w:jc w:val="left"/>
        <w:rPr>
          <w:rFonts w:ascii="Consolas" w:hAnsi="Consolas" w:cs="Consolas"/>
          <w:sz w:val="20"/>
          <w:szCs w:val="20"/>
          <w:lang w:val="en-US"/>
        </w:rPr>
      </w:pPr>
      <w:r w:rsidRPr="008A1BB7">
        <w:rPr>
          <w:rFonts w:ascii="Consolas" w:hAnsi="Consolas" w:cs="Consolas"/>
          <w:color w:val="000000"/>
          <w:sz w:val="20"/>
          <w:szCs w:val="20"/>
          <w:lang w:val="en-US"/>
        </w:rPr>
        <w:br/>
      </w:r>
    </w:p>
    <w:p w14:paraId="1EEBB7C6" w14:textId="77777777" w:rsidR="004B053F" w:rsidRDefault="004B053F" w:rsidP="004B053F">
      <w:pPr>
        <w:rPr>
          <w:szCs w:val="24"/>
          <w:lang w:val="es-ES_tradnl"/>
        </w:rPr>
      </w:pPr>
      <w:r w:rsidRPr="00CE5880">
        <w:rPr>
          <w:szCs w:val="24"/>
          <w:lang w:val="es-ES_tradnl"/>
        </w:rPr>
        <w:t>Después de esto, se podrá inicializar el repositorio sin fallo alguno.</w:t>
      </w:r>
    </w:p>
    <w:p w14:paraId="53F5E9D7" w14:textId="77777777" w:rsidR="004B053F" w:rsidRDefault="004B053F" w:rsidP="004B053F">
      <w:pPr>
        <w:rPr>
          <w:szCs w:val="24"/>
          <w:lang w:val="es-ES_tradnl"/>
        </w:rPr>
      </w:pPr>
    </w:p>
    <w:p w14:paraId="1C18BED1" w14:textId="77777777" w:rsidR="004B053F" w:rsidRDefault="004B053F" w:rsidP="004B053F">
      <w:pPr>
        <w:rPr>
          <w:szCs w:val="24"/>
          <w:lang w:val="es-ES_tradnl"/>
        </w:rPr>
      </w:pPr>
    </w:p>
    <w:p w14:paraId="7C5D0601" w14:textId="77777777" w:rsidR="004B053F" w:rsidRDefault="004B053F" w:rsidP="004B053F">
      <w:pPr>
        <w:rPr>
          <w:szCs w:val="24"/>
          <w:lang w:val="es-ES_tradnl"/>
        </w:rPr>
      </w:pPr>
    </w:p>
    <w:p w14:paraId="17BC4967" w14:textId="77777777" w:rsidR="004B053F" w:rsidRDefault="004B053F" w:rsidP="004B053F">
      <w:pPr>
        <w:rPr>
          <w:szCs w:val="24"/>
          <w:lang w:val="es-ES_tradnl"/>
        </w:rPr>
      </w:pPr>
    </w:p>
    <w:p w14:paraId="2D58C3C5" w14:textId="77777777" w:rsidR="004B053F" w:rsidRDefault="004B053F" w:rsidP="004B053F">
      <w:pPr>
        <w:rPr>
          <w:szCs w:val="24"/>
          <w:lang w:val="es-ES_tradnl"/>
        </w:rPr>
      </w:pPr>
    </w:p>
    <w:p w14:paraId="415B1DC1" w14:textId="77777777" w:rsidR="004B053F" w:rsidRPr="00CE5880" w:rsidRDefault="004B053F" w:rsidP="004B053F">
      <w:pPr>
        <w:rPr>
          <w:szCs w:val="24"/>
          <w:lang w:val="es-ES_tradnl"/>
        </w:rPr>
      </w:pPr>
    </w:p>
    <w:p w14:paraId="5F915000" w14:textId="77777777" w:rsidR="004B053F" w:rsidRPr="008575BD" w:rsidRDefault="004B053F" w:rsidP="004B053F">
      <w:pPr>
        <w:pStyle w:val="Ttulo2"/>
        <w:numPr>
          <w:ilvl w:val="1"/>
          <w:numId w:val="33"/>
        </w:numPr>
        <w:rPr>
          <w:lang w:val="es-ES_tradnl"/>
        </w:rPr>
      </w:pPr>
      <w:bookmarkStart w:id="348" w:name="_Toc486873816"/>
      <w:r>
        <w:rPr>
          <w:lang w:val="es-ES_tradnl"/>
        </w:rPr>
        <w:lastRenderedPageBreak/>
        <w:t>Ejecución del repositorio:</w:t>
      </w:r>
      <w:bookmarkEnd w:id="348"/>
    </w:p>
    <w:p w14:paraId="64B6F680" w14:textId="77777777" w:rsidR="004B053F" w:rsidRPr="0028411A" w:rsidRDefault="004B053F" w:rsidP="004B053F">
      <w:pPr>
        <w:ind w:firstLine="360"/>
        <w:rPr>
          <w:szCs w:val="24"/>
          <w:lang w:val="es-ES_tradnl"/>
        </w:rPr>
      </w:pPr>
      <w:r w:rsidRPr="0028411A">
        <w:rPr>
          <w:szCs w:val="24"/>
          <w:lang w:val="es-ES_tradnl"/>
        </w:rPr>
        <w:t xml:space="preserve">Si se ha realizado correctamente los pasos </w:t>
      </w:r>
      <w:r>
        <w:rPr>
          <w:szCs w:val="24"/>
          <w:lang w:val="es-ES_tradnl"/>
        </w:rPr>
        <w:t>previos. Se tendrá todos los proyectos compilados e</w:t>
      </w:r>
      <w:r w:rsidRPr="0028411A">
        <w:rPr>
          <w:szCs w:val="24"/>
          <w:lang w:val="es-ES_tradnl"/>
        </w:rPr>
        <w:t xml:space="preserve"> inyec</w:t>
      </w:r>
      <w:r>
        <w:rPr>
          <w:szCs w:val="24"/>
          <w:lang w:val="es-ES_tradnl"/>
        </w:rPr>
        <w:t>tados en los diversos proyectos</w:t>
      </w:r>
      <w:r w:rsidRPr="0028411A">
        <w:rPr>
          <w:szCs w:val="24"/>
          <w:lang w:val="es-ES_tradnl"/>
        </w:rPr>
        <w:t xml:space="preserve"> hasta llegar al proyecto final. Aquí tenemos tres o</w:t>
      </w:r>
      <w:r>
        <w:rPr>
          <w:szCs w:val="24"/>
          <w:lang w:val="es-ES_tradnl"/>
        </w:rPr>
        <w:t>pciones para inicializar la</w:t>
      </w:r>
      <w:r w:rsidRPr="0028411A">
        <w:rPr>
          <w:szCs w:val="24"/>
          <w:lang w:val="es-ES_tradnl"/>
        </w:rPr>
        <w:t xml:space="preserve"> ejecución del repositorio:</w:t>
      </w:r>
    </w:p>
    <w:p w14:paraId="5A1B78EC" w14:textId="77777777" w:rsidR="004B053F" w:rsidRPr="00571E57" w:rsidRDefault="004B053F" w:rsidP="004B053F">
      <w:pPr>
        <w:pStyle w:val="Prrafodelista"/>
        <w:numPr>
          <w:ilvl w:val="0"/>
          <w:numId w:val="20"/>
        </w:numPr>
        <w:rPr>
          <w:rFonts w:ascii="Consolas" w:hAnsi="Consolas"/>
          <w:szCs w:val="24"/>
          <w:lang w:val="es-ES_tradnl"/>
        </w:rPr>
      </w:pPr>
      <w:r w:rsidRPr="0028411A">
        <w:rPr>
          <w:b/>
          <w:szCs w:val="24"/>
          <w:lang w:val="es-ES_tradnl"/>
        </w:rPr>
        <w:t>Ejecución mediante eclipse</w:t>
      </w:r>
      <w:r>
        <w:rPr>
          <w:szCs w:val="24"/>
          <w:lang w:val="es-ES_tradnl"/>
        </w:rPr>
        <w:t>: Se seleccionará</w:t>
      </w:r>
      <w:r w:rsidRPr="0028411A">
        <w:rPr>
          <w:szCs w:val="24"/>
          <w:lang w:val="es-ES_tradnl"/>
        </w:rPr>
        <w:t xml:space="preserve"> el proyecto de </w:t>
      </w:r>
      <w:r w:rsidRPr="0028411A">
        <w:rPr>
          <w:szCs w:val="24"/>
        </w:rPr>
        <w:t>“</w:t>
      </w:r>
      <w:r w:rsidRPr="0028411A">
        <w:rPr>
          <w:b/>
          <w:szCs w:val="24"/>
        </w:rPr>
        <w:t>uniapi_backend_apirest</w:t>
      </w:r>
      <w:r>
        <w:rPr>
          <w:szCs w:val="24"/>
        </w:rPr>
        <w:t xml:space="preserve"> y se</w:t>
      </w:r>
      <w:r w:rsidRPr="0028411A">
        <w:rPr>
          <w:szCs w:val="24"/>
          <w:lang w:val="es-ES_tradnl"/>
        </w:rPr>
        <w:t xml:space="preserve"> </w:t>
      </w:r>
      <w:r>
        <w:rPr>
          <w:szCs w:val="24"/>
          <w:lang w:val="es-ES_tradnl"/>
        </w:rPr>
        <w:t>aplicará</w:t>
      </w:r>
      <w:r w:rsidRPr="0028411A">
        <w:rPr>
          <w:szCs w:val="24"/>
          <w:lang w:val="es-ES_tradnl"/>
        </w:rPr>
        <w:t xml:space="preserve"> la misma metodología que el punto 3.1</w:t>
      </w:r>
      <w:r>
        <w:rPr>
          <w:szCs w:val="24"/>
          <w:lang w:val="es-ES_tradnl"/>
        </w:rPr>
        <w:t xml:space="preserve"> introduciendo </w:t>
      </w:r>
      <w:r w:rsidRPr="0028411A">
        <w:rPr>
          <w:szCs w:val="24"/>
          <w:lang w:val="es-ES_tradnl"/>
        </w:rPr>
        <w:t>los siguientes comandos para generar la</w:t>
      </w:r>
      <w:r>
        <w:rPr>
          <w:szCs w:val="24"/>
          <w:lang w:val="es-ES_tradnl"/>
        </w:rPr>
        <w:t xml:space="preserve"> compilación y la </w:t>
      </w:r>
      <w:r w:rsidRPr="0028411A">
        <w:rPr>
          <w:szCs w:val="24"/>
          <w:lang w:val="es-ES_tradnl"/>
        </w:rPr>
        <w:t>ejecución</w:t>
      </w:r>
      <w:r>
        <w:rPr>
          <w:szCs w:val="24"/>
          <w:lang w:val="es-ES_tradnl"/>
        </w:rPr>
        <w:t xml:space="preserve"> de programa</w:t>
      </w:r>
      <w:r w:rsidRPr="0028411A">
        <w:rPr>
          <w:szCs w:val="24"/>
          <w:lang w:val="es-ES_tradnl"/>
        </w:rPr>
        <w:t>:</w:t>
      </w:r>
      <w:r>
        <w:rPr>
          <w:szCs w:val="24"/>
          <w:lang w:val="es-ES_tradnl"/>
        </w:rPr>
        <w:t xml:space="preserve"> </w:t>
      </w:r>
    </w:p>
    <w:p w14:paraId="6AFAC934" w14:textId="77777777" w:rsidR="004B053F" w:rsidRPr="008A1BB7" w:rsidRDefault="004B053F" w:rsidP="004B053F">
      <w:pPr>
        <w:pStyle w:val="Prrafodelista"/>
        <w:jc w:val="center"/>
        <w:rPr>
          <w:rFonts w:ascii="Consolas" w:hAnsi="Consolas"/>
          <w:szCs w:val="24"/>
          <w:lang w:val="en-US"/>
        </w:rPr>
      </w:pPr>
      <w:r w:rsidRPr="008A1BB7">
        <w:rPr>
          <w:rFonts w:ascii="Consolas" w:hAnsi="Consolas"/>
          <w:szCs w:val="24"/>
          <w:lang w:val="en-US"/>
        </w:rPr>
        <w:t>clean build package</w:t>
      </w:r>
    </w:p>
    <w:p w14:paraId="3205B711" w14:textId="77777777" w:rsidR="004B053F" w:rsidRPr="008A1BB7" w:rsidRDefault="004B053F" w:rsidP="004B053F">
      <w:pPr>
        <w:pStyle w:val="Prrafodelista"/>
        <w:jc w:val="center"/>
        <w:rPr>
          <w:rFonts w:ascii="Consolas" w:hAnsi="Consolas"/>
          <w:szCs w:val="24"/>
          <w:lang w:val="en-US"/>
        </w:rPr>
      </w:pPr>
      <w:r w:rsidRPr="008A1BB7">
        <w:rPr>
          <w:rFonts w:ascii="Consolas" w:hAnsi="Consolas"/>
          <w:szCs w:val="24"/>
          <w:lang w:val="en-US"/>
        </w:rPr>
        <w:t>spring-boot:run</w:t>
      </w:r>
      <w:r w:rsidRPr="008A1BB7">
        <w:rPr>
          <w:rFonts w:ascii="Consolas" w:hAnsi="Consolas"/>
          <w:szCs w:val="24"/>
          <w:lang w:val="en-US"/>
        </w:rPr>
        <w:br/>
      </w:r>
    </w:p>
    <w:p w14:paraId="204CE5AA" w14:textId="77777777" w:rsidR="004B053F" w:rsidRPr="0028411A" w:rsidRDefault="004B053F" w:rsidP="004B053F">
      <w:pPr>
        <w:pStyle w:val="Prrafodelista"/>
        <w:numPr>
          <w:ilvl w:val="0"/>
          <w:numId w:val="20"/>
        </w:numPr>
        <w:rPr>
          <w:szCs w:val="24"/>
          <w:lang w:val="es-ES_tradnl"/>
        </w:rPr>
      </w:pPr>
      <w:r w:rsidRPr="0028411A">
        <w:rPr>
          <w:b/>
          <w:szCs w:val="24"/>
          <w:lang w:val="es-ES_tradnl"/>
        </w:rPr>
        <w:t>Ejecución mediante consola y Maven</w:t>
      </w:r>
      <w:r>
        <w:rPr>
          <w:szCs w:val="24"/>
          <w:lang w:val="es-ES_tradnl"/>
        </w:rPr>
        <w:t>: Utilizando la consola se deberá</w:t>
      </w:r>
      <w:r w:rsidRPr="0028411A">
        <w:rPr>
          <w:szCs w:val="24"/>
          <w:lang w:val="es-ES_tradnl"/>
        </w:rPr>
        <w:t xml:space="preserve"> ir por la jerarquía de</w:t>
      </w:r>
      <w:r>
        <w:rPr>
          <w:szCs w:val="24"/>
          <w:lang w:val="es-ES_tradnl"/>
        </w:rPr>
        <w:t>l sistema hasta la</w:t>
      </w:r>
      <w:r w:rsidRPr="0028411A">
        <w:rPr>
          <w:szCs w:val="24"/>
          <w:lang w:val="es-ES_tradnl"/>
        </w:rPr>
        <w:t xml:space="preserve"> </w:t>
      </w:r>
      <w:r>
        <w:rPr>
          <w:szCs w:val="24"/>
          <w:lang w:val="es-ES_tradnl"/>
        </w:rPr>
        <w:t>carpeta</w:t>
      </w:r>
      <w:r w:rsidRPr="0028411A">
        <w:rPr>
          <w:szCs w:val="24"/>
          <w:lang w:val="es-ES_tradnl"/>
        </w:rPr>
        <w:t xml:space="preserve"> uniapi. Luego </w:t>
      </w:r>
      <w:r>
        <w:rPr>
          <w:szCs w:val="24"/>
          <w:lang w:val="es-ES_tradnl"/>
        </w:rPr>
        <w:t>se deberá</w:t>
      </w:r>
      <w:r w:rsidRPr="0028411A">
        <w:rPr>
          <w:szCs w:val="24"/>
          <w:lang w:val="es-ES_tradnl"/>
        </w:rPr>
        <w:t xml:space="preserve"> de entrar en el proyecto </w:t>
      </w:r>
      <w:r w:rsidRPr="0028411A">
        <w:rPr>
          <w:szCs w:val="24"/>
        </w:rPr>
        <w:t>“</w:t>
      </w:r>
      <w:r w:rsidRPr="0028411A">
        <w:rPr>
          <w:b/>
          <w:szCs w:val="24"/>
        </w:rPr>
        <w:t>uniapi_backend_apirest</w:t>
      </w:r>
      <w:r>
        <w:rPr>
          <w:szCs w:val="24"/>
        </w:rPr>
        <w:t>” y</w:t>
      </w:r>
      <w:r w:rsidRPr="0028411A">
        <w:rPr>
          <w:szCs w:val="24"/>
        </w:rPr>
        <w:t xml:space="preserve"> </w:t>
      </w:r>
      <w:r>
        <w:rPr>
          <w:szCs w:val="24"/>
        </w:rPr>
        <w:t>d</w:t>
      </w:r>
      <w:r w:rsidRPr="0028411A">
        <w:rPr>
          <w:szCs w:val="24"/>
        </w:rPr>
        <w:t xml:space="preserve">espués </w:t>
      </w:r>
      <w:r>
        <w:rPr>
          <w:szCs w:val="24"/>
        </w:rPr>
        <w:t>se deberán introducir</w:t>
      </w:r>
      <w:r w:rsidRPr="0028411A">
        <w:rPr>
          <w:szCs w:val="24"/>
        </w:rPr>
        <w:t xml:space="preserve"> los siguientes comandos para generar la</w:t>
      </w:r>
      <w:r>
        <w:rPr>
          <w:szCs w:val="24"/>
        </w:rPr>
        <w:t xml:space="preserve"> compilación y</w:t>
      </w:r>
      <w:r w:rsidRPr="0028411A">
        <w:rPr>
          <w:szCs w:val="24"/>
        </w:rPr>
        <w:t xml:space="preserve"> ejecución</w:t>
      </w:r>
      <w:r>
        <w:rPr>
          <w:szCs w:val="24"/>
        </w:rPr>
        <w:t xml:space="preserve"> del programa</w:t>
      </w:r>
      <w:r w:rsidRPr="0028411A">
        <w:rPr>
          <w:szCs w:val="24"/>
        </w:rPr>
        <w:t>:</w:t>
      </w:r>
    </w:p>
    <w:p w14:paraId="4113601B" w14:textId="77777777" w:rsidR="004B053F" w:rsidRPr="0028411A" w:rsidRDefault="004B053F" w:rsidP="004B053F">
      <w:pPr>
        <w:pStyle w:val="Prrafodelista"/>
        <w:rPr>
          <w:szCs w:val="24"/>
          <w:lang w:val="es-ES_tradnl"/>
        </w:rPr>
      </w:pPr>
    </w:p>
    <w:p w14:paraId="1F5AD23D" w14:textId="77777777" w:rsidR="004B053F" w:rsidRPr="008A1BB7" w:rsidRDefault="004B053F" w:rsidP="004B053F">
      <w:pPr>
        <w:pStyle w:val="Prrafodelista"/>
        <w:jc w:val="center"/>
        <w:rPr>
          <w:rFonts w:ascii="Consolas" w:hAnsi="Consolas"/>
          <w:szCs w:val="24"/>
          <w:lang w:val="en-US"/>
        </w:rPr>
      </w:pPr>
      <w:r w:rsidRPr="008A1BB7">
        <w:rPr>
          <w:rFonts w:ascii="Consolas" w:hAnsi="Consolas"/>
          <w:szCs w:val="24"/>
          <w:lang w:val="en-US"/>
        </w:rPr>
        <w:t>maven clean build package</w:t>
      </w:r>
    </w:p>
    <w:p w14:paraId="7A402D3F" w14:textId="77777777" w:rsidR="004B053F" w:rsidRPr="008A1BB7" w:rsidRDefault="004B053F" w:rsidP="004B053F">
      <w:pPr>
        <w:pStyle w:val="Prrafodelista"/>
        <w:jc w:val="center"/>
        <w:rPr>
          <w:rFonts w:ascii="Consolas" w:hAnsi="Consolas"/>
          <w:szCs w:val="24"/>
          <w:lang w:val="en-US"/>
        </w:rPr>
      </w:pPr>
      <w:r w:rsidRPr="008A1BB7">
        <w:rPr>
          <w:rFonts w:ascii="Consolas" w:hAnsi="Consolas"/>
          <w:szCs w:val="24"/>
          <w:lang w:val="en-US"/>
        </w:rPr>
        <w:t>maven spring-boot:run</w:t>
      </w:r>
    </w:p>
    <w:p w14:paraId="0B14C7D8" w14:textId="77777777" w:rsidR="004B053F" w:rsidRPr="008A1BB7" w:rsidRDefault="004B053F" w:rsidP="004B053F">
      <w:pPr>
        <w:pStyle w:val="Prrafodelista"/>
        <w:rPr>
          <w:rFonts w:ascii="Consolas" w:hAnsi="Consolas"/>
          <w:szCs w:val="24"/>
          <w:lang w:val="en-US"/>
        </w:rPr>
      </w:pPr>
    </w:p>
    <w:p w14:paraId="374369FC" w14:textId="77777777" w:rsidR="004B053F" w:rsidRPr="0028411A" w:rsidRDefault="004B053F" w:rsidP="004B053F">
      <w:pPr>
        <w:pStyle w:val="Prrafodelista"/>
        <w:numPr>
          <w:ilvl w:val="0"/>
          <w:numId w:val="20"/>
        </w:numPr>
        <w:rPr>
          <w:szCs w:val="24"/>
          <w:lang w:val="es-ES_tradnl"/>
        </w:rPr>
      </w:pPr>
      <w:r w:rsidRPr="0028411A">
        <w:rPr>
          <w:b/>
          <w:szCs w:val="24"/>
        </w:rPr>
        <w:t>Ejecución mediante .jar</w:t>
      </w:r>
      <w:r>
        <w:rPr>
          <w:szCs w:val="24"/>
        </w:rPr>
        <w:t xml:space="preserve">: Utilizando el </w:t>
      </w:r>
      <w:r w:rsidRPr="0028411A">
        <w:rPr>
          <w:szCs w:val="24"/>
        </w:rPr>
        <w:t xml:space="preserve">comando </w:t>
      </w:r>
      <w:r>
        <w:rPr>
          <w:szCs w:val="24"/>
        </w:rPr>
        <w:t xml:space="preserve">“maven clean build package” utilizado </w:t>
      </w:r>
      <w:r w:rsidRPr="0028411A">
        <w:rPr>
          <w:szCs w:val="24"/>
        </w:rPr>
        <w:t>en las otras dos opciones</w:t>
      </w:r>
      <w:r>
        <w:rPr>
          <w:szCs w:val="24"/>
        </w:rPr>
        <w:t xml:space="preserve"> anteriores, se compila un .jar</w:t>
      </w:r>
      <w:r w:rsidRPr="0028411A">
        <w:rPr>
          <w:szCs w:val="24"/>
        </w:rPr>
        <w:t xml:space="preserve"> en la carpeta target</w:t>
      </w:r>
      <w:r>
        <w:rPr>
          <w:szCs w:val="24"/>
        </w:rPr>
        <w:t xml:space="preserve"> del proyecto “uniapi_backend_apirest” y </w:t>
      </w:r>
      <w:r w:rsidRPr="0028411A">
        <w:rPr>
          <w:szCs w:val="24"/>
        </w:rPr>
        <w:t xml:space="preserve">puede ser ejecutado </w:t>
      </w:r>
      <w:r>
        <w:rPr>
          <w:szCs w:val="24"/>
        </w:rPr>
        <w:t>utilizando</w:t>
      </w:r>
      <w:r w:rsidRPr="0028411A">
        <w:rPr>
          <w:szCs w:val="24"/>
        </w:rPr>
        <w:t xml:space="preserve"> el siguiente comando: </w:t>
      </w:r>
    </w:p>
    <w:p w14:paraId="3045AB16" w14:textId="77777777" w:rsidR="004B053F" w:rsidRPr="0028411A" w:rsidRDefault="004B053F" w:rsidP="004B053F">
      <w:pPr>
        <w:pStyle w:val="Prrafodelista"/>
        <w:jc w:val="center"/>
        <w:rPr>
          <w:rFonts w:ascii="Consolas" w:hAnsi="Consolas"/>
          <w:szCs w:val="24"/>
          <w:lang w:val="es-ES_tradnl"/>
        </w:rPr>
      </w:pPr>
      <w:r w:rsidRPr="0028411A">
        <w:rPr>
          <w:rFonts w:ascii="Consolas" w:hAnsi="Consolas"/>
          <w:szCs w:val="24"/>
        </w:rPr>
        <w:t>java -jar apirest-0.0.1-SNAPSHOT.jar</w:t>
      </w:r>
    </w:p>
    <w:p w14:paraId="7BC129DB" w14:textId="77777777" w:rsidR="004B053F" w:rsidRPr="00CA4AEB" w:rsidRDefault="004B053F" w:rsidP="004B053F">
      <w:pPr>
        <w:rPr>
          <w:b/>
          <w:sz w:val="56"/>
          <w:szCs w:val="56"/>
          <w:lang w:val="es-ES_tradnl"/>
        </w:rPr>
      </w:pPr>
      <w:r>
        <w:rPr>
          <w:b/>
          <w:sz w:val="56"/>
          <w:szCs w:val="56"/>
          <w:lang w:val="es-ES_tradnl"/>
        </w:rPr>
        <w:br w:type="page"/>
      </w:r>
    </w:p>
    <w:p w14:paraId="3C6F9F9C" w14:textId="77777777" w:rsidR="004B053F" w:rsidRDefault="004B053F" w:rsidP="004B053F">
      <w:pPr>
        <w:pStyle w:val="Ttulo1"/>
        <w:numPr>
          <w:ilvl w:val="0"/>
          <w:numId w:val="33"/>
        </w:numPr>
        <w:rPr>
          <w:lang w:val="es-ES_tradnl"/>
        </w:rPr>
      </w:pPr>
      <w:bookmarkStart w:id="349" w:name="_Toc486873817"/>
      <w:r>
        <w:rPr>
          <w:lang w:val="es-ES_tradnl"/>
        </w:rPr>
        <w:lastRenderedPageBreak/>
        <w:t>Instalación del servicio web:</w:t>
      </w:r>
      <w:bookmarkEnd w:id="349"/>
    </w:p>
    <w:p w14:paraId="214AF0A0" w14:textId="77777777" w:rsidR="004B053F" w:rsidRPr="00E462EE" w:rsidRDefault="004B053F" w:rsidP="004B053F">
      <w:pPr>
        <w:rPr>
          <w:lang w:val="es-ES_tradnl"/>
        </w:rPr>
      </w:pPr>
    </w:p>
    <w:p w14:paraId="52FDF281" w14:textId="77777777" w:rsidR="004B053F" w:rsidRPr="008575BD" w:rsidRDefault="004B053F" w:rsidP="004B053F">
      <w:pPr>
        <w:pStyle w:val="Ttulo2"/>
        <w:numPr>
          <w:ilvl w:val="1"/>
          <w:numId w:val="33"/>
        </w:numPr>
        <w:rPr>
          <w:lang w:val="es-ES_tradnl"/>
        </w:rPr>
      </w:pPr>
      <w:bookmarkStart w:id="350" w:name="_Toc486873818"/>
      <w:r>
        <w:rPr>
          <w:lang w:val="es-ES_tradnl"/>
        </w:rPr>
        <w:t>Instalación de Node.js:</w:t>
      </w:r>
      <w:bookmarkEnd w:id="350"/>
    </w:p>
    <w:p w14:paraId="734D2A88" w14:textId="77777777" w:rsidR="004B053F" w:rsidRPr="00251049" w:rsidRDefault="004B053F" w:rsidP="004B053F">
      <w:pPr>
        <w:ind w:left="360" w:firstLine="348"/>
        <w:rPr>
          <w:szCs w:val="24"/>
          <w:lang w:val="es-ES_tradnl"/>
        </w:rPr>
      </w:pPr>
      <w:r w:rsidRPr="00251049">
        <w:rPr>
          <w:szCs w:val="24"/>
          <w:lang w:val="es-ES_tradnl"/>
        </w:rPr>
        <w:t>Para poder iniciar el servicio web del proyecto necesitaremos instalar el motor Node.js de JavaScript. Este motor puede ser instalado desde su página web principal donde puede ser instalado para diversos sistemas operativos. A continuación, se proporciona unas instrucciones básicas para su instalación en diversos sistemas operativos:</w:t>
      </w:r>
    </w:p>
    <w:p w14:paraId="7265A448" w14:textId="77777777" w:rsidR="004B053F" w:rsidRDefault="004B053F" w:rsidP="004B053F">
      <w:pPr>
        <w:rPr>
          <w:szCs w:val="24"/>
          <w:lang w:val="es-ES_tradnl"/>
        </w:rPr>
      </w:pPr>
    </w:p>
    <w:p w14:paraId="405C482E" w14:textId="77777777" w:rsidR="004B053F" w:rsidRDefault="004B053F" w:rsidP="004B053F">
      <w:pPr>
        <w:pStyle w:val="Prrafodelista"/>
        <w:numPr>
          <w:ilvl w:val="0"/>
          <w:numId w:val="20"/>
        </w:numPr>
        <w:rPr>
          <w:szCs w:val="24"/>
          <w:lang w:val="es-ES_tradnl"/>
        </w:rPr>
      </w:pPr>
      <w:r w:rsidRPr="00251049">
        <w:rPr>
          <w:b/>
          <w:szCs w:val="24"/>
        </w:rPr>
        <w:t>Windows</w:t>
      </w:r>
      <w:r w:rsidRPr="00251049">
        <w:rPr>
          <w:szCs w:val="24"/>
        </w:rPr>
        <w:t>: Debe instalarse siguiendo esta dirección web. En</w:t>
      </w:r>
      <w:r>
        <w:rPr>
          <w:szCs w:val="24"/>
        </w:rPr>
        <w:t xml:space="preserve"> él se descargará un instalador, hay que seguir las instrucciones </w:t>
      </w:r>
      <w:r w:rsidRPr="00251049">
        <w:rPr>
          <w:szCs w:val="24"/>
        </w:rPr>
        <w:t>e instalarlo. Para poder manejarlo</w:t>
      </w:r>
      <w:r>
        <w:rPr>
          <w:szCs w:val="24"/>
        </w:rPr>
        <w:t xml:space="preserve"> Node.js</w:t>
      </w:r>
      <w:r w:rsidRPr="00251049">
        <w:rPr>
          <w:szCs w:val="24"/>
        </w:rPr>
        <w:t xml:space="preserve"> suele venir con un acceso directo a un prompt que viene desplegado l</w:t>
      </w:r>
      <w:r>
        <w:rPr>
          <w:szCs w:val="24"/>
        </w:rPr>
        <w:t>a variable de entorno por defecto</w:t>
      </w:r>
      <w:r w:rsidRPr="00251049">
        <w:rPr>
          <w:szCs w:val="24"/>
        </w:rPr>
        <w:t xml:space="preserve">. </w:t>
      </w:r>
    </w:p>
    <w:p w14:paraId="2F49E773" w14:textId="77777777" w:rsidR="004B053F" w:rsidRPr="00251049" w:rsidRDefault="00307CCC" w:rsidP="004B053F">
      <w:pPr>
        <w:pStyle w:val="Prrafodelista"/>
        <w:ind w:left="2832" w:firstLine="708"/>
        <w:rPr>
          <w:szCs w:val="24"/>
          <w:lang w:val="es-ES_tradnl"/>
        </w:rPr>
      </w:pPr>
      <w:hyperlink r:id="rId40" w:history="1">
        <w:r w:rsidR="004B053F" w:rsidRPr="00251049">
          <w:rPr>
            <w:rStyle w:val="Hipervnculo"/>
            <w:rFonts w:eastAsiaTheme="majorEastAsia"/>
            <w:sz w:val="40"/>
            <w:szCs w:val="40"/>
            <w:lang w:val="es-ES_tradnl"/>
          </w:rPr>
          <w:t>https://nodejs.org/es/</w:t>
        </w:r>
      </w:hyperlink>
      <w:r w:rsidR="004B053F" w:rsidRPr="00251049">
        <w:rPr>
          <w:sz w:val="40"/>
          <w:szCs w:val="40"/>
          <w:lang w:val="es-ES_tradnl"/>
        </w:rPr>
        <w:br/>
      </w:r>
    </w:p>
    <w:p w14:paraId="4140FF58" w14:textId="77777777" w:rsidR="004B053F" w:rsidRPr="00251049" w:rsidRDefault="004B053F" w:rsidP="004B053F">
      <w:pPr>
        <w:pStyle w:val="Prrafodelista"/>
        <w:numPr>
          <w:ilvl w:val="0"/>
          <w:numId w:val="20"/>
        </w:numPr>
        <w:rPr>
          <w:szCs w:val="24"/>
          <w:lang w:val="es-ES_tradnl"/>
        </w:rPr>
      </w:pPr>
      <w:r w:rsidRPr="00251049">
        <w:rPr>
          <w:b/>
          <w:szCs w:val="24"/>
          <w:lang w:val="es-ES_tradnl"/>
        </w:rPr>
        <w:t>Linux</w:t>
      </w:r>
      <w:r w:rsidRPr="00251049">
        <w:rPr>
          <w:szCs w:val="24"/>
          <w:lang w:val="es-ES_tradnl"/>
        </w:rPr>
        <w:t xml:space="preserve">: Para Linux la cosa es más sencilla solo deberán ejecutar la siguiente instrucción y se instalara automáticamente. (la instrucción </w:t>
      </w:r>
      <w:r>
        <w:rPr>
          <w:szCs w:val="24"/>
          <w:lang w:val="es-ES_tradnl"/>
        </w:rPr>
        <w:t>descrita es para Ubuntu y si se quiere</w:t>
      </w:r>
      <w:r w:rsidRPr="00251049">
        <w:rPr>
          <w:szCs w:val="24"/>
          <w:lang w:val="es-ES_tradnl"/>
        </w:rPr>
        <w:t xml:space="preserve"> para demás </w:t>
      </w:r>
      <w:r>
        <w:rPr>
          <w:szCs w:val="24"/>
          <w:lang w:val="es-ES_tradnl"/>
        </w:rPr>
        <w:t>sistemas operativos</w:t>
      </w:r>
      <w:r w:rsidRPr="00251049">
        <w:rPr>
          <w:szCs w:val="24"/>
          <w:lang w:val="es-ES_tradnl"/>
        </w:rPr>
        <w:t xml:space="preserve"> </w:t>
      </w:r>
      <w:r>
        <w:rPr>
          <w:szCs w:val="24"/>
          <w:lang w:val="es-ES_tradnl"/>
        </w:rPr>
        <w:t>se debe usar</w:t>
      </w:r>
      <w:r w:rsidRPr="00251049">
        <w:rPr>
          <w:szCs w:val="24"/>
          <w:lang w:val="es-ES_tradnl"/>
        </w:rPr>
        <w:t xml:space="preserve"> el gestor de paquetes </w:t>
      </w:r>
      <w:r>
        <w:rPr>
          <w:szCs w:val="24"/>
          <w:lang w:val="es-ES_tradnl"/>
        </w:rPr>
        <w:t>por defecto del mismo)</w:t>
      </w:r>
    </w:p>
    <w:p w14:paraId="7590A144" w14:textId="77777777" w:rsidR="004B053F" w:rsidRPr="00A92DA1" w:rsidRDefault="004B053F" w:rsidP="004B053F">
      <w:pPr>
        <w:spacing w:after="0" w:line="240" w:lineRule="auto"/>
        <w:ind w:left="1416" w:firstLine="708"/>
        <w:rPr>
          <w:rFonts w:ascii="Consolas" w:hAnsi="Consolas"/>
          <w:sz w:val="40"/>
          <w:szCs w:val="40"/>
          <w:lang w:val="es-ES_tradnl"/>
        </w:rPr>
      </w:pPr>
      <w:r>
        <w:rPr>
          <w:rFonts w:ascii="Consolas" w:hAnsi="Consolas"/>
          <w:sz w:val="40"/>
          <w:szCs w:val="40"/>
          <w:lang w:val="es-ES_tradnl"/>
        </w:rPr>
        <w:t>sudo apt-get install node</w:t>
      </w:r>
    </w:p>
    <w:p w14:paraId="4887A6C9" w14:textId="77777777" w:rsidR="004B053F" w:rsidRDefault="004B053F" w:rsidP="004B053F">
      <w:pPr>
        <w:pStyle w:val="Prrafodelista"/>
        <w:spacing w:after="0" w:line="240" w:lineRule="auto"/>
        <w:ind w:left="792"/>
        <w:rPr>
          <w:b/>
          <w:sz w:val="56"/>
          <w:szCs w:val="56"/>
          <w:lang w:val="es-ES_tradnl"/>
        </w:rPr>
      </w:pPr>
    </w:p>
    <w:p w14:paraId="17165B3E" w14:textId="77777777" w:rsidR="004B053F" w:rsidRDefault="004B053F" w:rsidP="004B053F">
      <w:pPr>
        <w:pStyle w:val="Prrafodelista"/>
        <w:spacing w:after="0" w:line="240" w:lineRule="auto"/>
        <w:ind w:left="792"/>
        <w:rPr>
          <w:b/>
          <w:sz w:val="56"/>
          <w:szCs w:val="56"/>
          <w:lang w:val="es-ES_tradnl"/>
        </w:rPr>
      </w:pPr>
    </w:p>
    <w:p w14:paraId="4FB7146B" w14:textId="77777777" w:rsidR="004B053F" w:rsidRPr="00A92DA1" w:rsidRDefault="004B053F" w:rsidP="004B053F">
      <w:pPr>
        <w:spacing w:after="0" w:line="240" w:lineRule="auto"/>
        <w:rPr>
          <w:b/>
          <w:sz w:val="56"/>
          <w:szCs w:val="56"/>
          <w:lang w:val="es-ES_tradnl"/>
        </w:rPr>
      </w:pPr>
    </w:p>
    <w:p w14:paraId="3D971DDE" w14:textId="77777777" w:rsidR="004B053F" w:rsidRPr="008575BD" w:rsidRDefault="004B053F" w:rsidP="004B053F">
      <w:pPr>
        <w:pStyle w:val="Ttulo2"/>
        <w:numPr>
          <w:ilvl w:val="1"/>
          <w:numId w:val="34"/>
        </w:numPr>
        <w:rPr>
          <w:lang w:val="es-ES_tradnl"/>
        </w:rPr>
      </w:pPr>
      <w:bookmarkStart w:id="351" w:name="_Toc486873819"/>
      <w:r>
        <w:rPr>
          <w:lang w:val="es-ES_tradnl"/>
        </w:rPr>
        <w:t>Arranque servidor web:</w:t>
      </w:r>
      <w:bookmarkEnd w:id="351"/>
    </w:p>
    <w:p w14:paraId="6961B50C" w14:textId="77777777" w:rsidR="004B053F" w:rsidRPr="0000184C" w:rsidRDefault="004B053F" w:rsidP="004B053F">
      <w:pPr>
        <w:ind w:firstLine="360"/>
        <w:rPr>
          <w:szCs w:val="24"/>
          <w:lang w:val="es-ES_tradnl"/>
        </w:rPr>
      </w:pPr>
      <w:r w:rsidRPr="0000184C">
        <w:rPr>
          <w:szCs w:val="24"/>
          <w:lang w:val="es-ES_tradnl"/>
        </w:rPr>
        <w:t>Para poder realizar el arranque del servidor</w:t>
      </w:r>
      <w:r>
        <w:rPr>
          <w:szCs w:val="24"/>
          <w:lang w:val="es-ES_tradnl"/>
        </w:rPr>
        <w:t xml:space="preserve"> web habrá que introducirse en</w:t>
      </w:r>
      <w:r w:rsidRPr="0000184C">
        <w:rPr>
          <w:szCs w:val="24"/>
          <w:lang w:val="es-ES_tradnl"/>
        </w:rPr>
        <w:t xml:space="preserve"> el prompt</w:t>
      </w:r>
      <w:r>
        <w:rPr>
          <w:szCs w:val="24"/>
          <w:lang w:val="es-ES_tradnl"/>
        </w:rPr>
        <w:t xml:space="preserve"> o consola</w:t>
      </w:r>
      <w:r w:rsidRPr="0000184C">
        <w:rPr>
          <w:szCs w:val="24"/>
          <w:lang w:val="es-ES_tradnl"/>
        </w:rPr>
        <w:t xml:space="preserve"> del sistema operativo que utilicemos</w:t>
      </w:r>
      <w:r>
        <w:rPr>
          <w:szCs w:val="24"/>
          <w:lang w:val="es-ES_tradnl"/>
        </w:rPr>
        <w:t xml:space="preserve"> y acceder a</w:t>
      </w:r>
      <w:r w:rsidRPr="0000184C">
        <w:rPr>
          <w:szCs w:val="24"/>
          <w:lang w:val="es-ES_tradnl"/>
        </w:rPr>
        <w:t xml:space="preserve"> la jerarquía de la carpeta de UniApi.</w:t>
      </w:r>
    </w:p>
    <w:p w14:paraId="646B80AC" w14:textId="77777777" w:rsidR="004B053F" w:rsidRDefault="004B053F" w:rsidP="004B053F">
      <w:pPr>
        <w:keepNext/>
        <w:spacing w:after="0" w:line="240" w:lineRule="auto"/>
        <w:ind w:left="360"/>
        <w:jc w:val="center"/>
      </w:pPr>
      <w:r>
        <w:rPr>
          <w:szCs w:val="24"/>
          <w:lang w:val="es-ES_tradnl"/>
        </w:rPr>
        <w:lastRenderedPageBreak/>
        <w:br/>
      </w:r>
      <w:r>
        <w:rPr>
          <w:szCs w:val="24"/>
          <w:lang w:val="es-ES_tradnl"/>
        </w:rPr>
        <w:br/>
      </w:r>
      <w:r>
        <w:rPr>
          <w:noProof/>
          <w:szCs w:val="24"/>
          <w:lang w:eastAsia="es-ES"/>
        </w:rPr>
        <w:drawing>
          <wp:inline distT="0" distB="0" distL="0" distR="0" wp14:anchorId="01B11193" wp14:editId="00FBED34">
            <wp:extent cx="4705350" cy="2468091"/>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AC34E7.tmp"/>
                    <pic:cNvPicPr/>
                  </pic:nvPicPr>
                  <pic:blipFill>
                    <a:blip r:embed="rId41">
                      <a:extLst>
                        <a:ext uri="{28A0092B-C50C-407E-A947-70E740481C1C}">
                          <a14:useLocalDpi xmlns:a14="http://schemas.microsoft.com/office/drawing/2010/main" val="0"/>
                        </a:ext>
                      </a:extLst>
                    </a:blip>
                    <a:stretch>
                      <a:fillRect/>
                    </a:stretch>
                  </pic:blipFill>
                  <pic:spPr>
                    <a:xfrm>
                      <a:off x="0" y="0"/>
                      <a:ext cx="4722729" cy="2477207"/>
                    </a:xfrm>
                    <a:prstGeom prst="rect">
                      <a:avLst/>
                    </a:prstGeom>
                  </pic:spPr>
                </pic:pic>
              </a:graphicData>
            </a:graphic>
          </wp:inline>
        </w:drawing>
      </w:r>
    </w:p>
    <w:p w14:paraId="0B34353B" w14:textId="77777777" w:rsidR="004B053F" w:rsidRDefault="004B053F" w:rsidP="004B053F">
      <w:pPr>
        <w:pStyle w:val="Descripcin"/>
      </w:pPr>
      <w:bookmarkStart w:id="352" w:name="_Toc480479771"/>
      <w:bookmarkStart w:id="353" w:name="_Toc481606966"/>
      <w:bookmarkStart w:id="354" w:name="_Toc481607001"/>
      <w:r>
        <w:t xml:space="preserve">Ilustración </w:t>
      </w:r>
      <w:fldSimple w:instr=" STYLEREF 1 \s ">
        <w:r>
          <w:rPr>
            <w:noProof/>
          </w:rPr>
          <w:t>4</w:t>
        </w:r>
      </w:fldSimple>
      <w:r>
        <w:noBreakHyphen/>
      </w:r>
      <w:fldSimple w:instr=" SEQ Ilustración \* ARABIC \s 1 ">
        <w:r>
          <w:rPr>
            <w:noProof/>
          </w:rPr>
          <w:t>1</w:t>
        </w:r>
      </w:fldSimple>
      <w:r>
        <w:t>. Jerarquía de uniapi (prompt)</w:t>
      </w:r>
      <w:bookmarkEnd w:id="352"/>
      <w:bookmarkEnd w:id="353"/>
      <w:bookmarkEnd w:id="354"/>
    </w:p>
    <w:p w14:paraId="6CEADDBD" w14:textId="77777777" w:rsidR="004B053F" w:rsidRPr="003307DD" w:rsidRDefault="004B053F" w:rsidP="004B053F"/>
    <w:p w14:paraId="09499C8A" w14:textId="77777777" w:rsidR="004B053F" w:rsidRPr="0000184C" w:rsidRDefault="004B053F" w:rsidP="004B053F">
      <w:pPr>
        <w:rPr>
          <w:szCs w:val="24"/>
          <w:lang w:val="es-ES_tradnl"/>
        </w:rPr>
      </w:pPr>
      <w:r w:rsidRPr="0000184C">
        <w:rPr>
          <w:szCs w:val="24"/>
          <w:lang w:val="es-ES_tradnl"/>
        </w:rPr>
        <w:t>Tras acceder a la jerarquía de UniApi deberemos introducirnos en la carpeta “</w:t>
      </w:r>
      <w:r w:rsidRPr="0000184C">
        <w:rPr>
          <w:b/>
          <w:szCs w:val="24"/>
          <w:lang w:val="es-ES_tradnl"/>
        </w:rPr>
        <w:t>uniapi_webplataform</w:t>
      </w:r>
      <w:r w:rsidRPr="0000184C">
        <w:rPr>
          <w:szCs w:val="24"/>
          <w:lang w:val="es-ES_tradnl"/>
        </w:rPr>
        <w:t>” y tras eso ordenar a Node.js que ejecute el programa.</w:t>
      </w:r>
    </w:p>
    <w:p w14:paraId="68071DCA" w14:textId="77777777" w:rsidR="004B053F" w:rsidRDefault="004B053F" w:rsidP="004B053F">
      <w:pPr>
        <w:spacing w:after="0" w:line="240" w:lineRule="auto"/>
        <w:ind w:left="360"/>
        <w:rPr>
          <w:szCs w:val="24"/>
          <w:lang w:val="es-ES_tradnl"/>
        </w:rPr>
      </w:pPr>
    </w:p>
    <w:p w14:paraId="740ECF68" w14:textId="77777777" w:rsidR="004B053F" w:rsidRDefault="004B053F" w:rsidP="004B053F">
      <w:pPr>
        <w:keepNext/>
        <w:spacing w:after="0" w:line="240" w:lineRule="auto"/>
        <w:ind w:left="360"/>
      </w:pPr>
      <w:r>
        <w:rPr>
          <w:noProof/>
          <w:szCs w:val="24"/>
          <w:lang w:eastAsia="es-ES"/>
        </w:rPr>
        <w:drawing>
          <wp:inline distT="0" distB="0" distL="0" distR="0" wp14:anchorId="5BC78B3B" wp14:editId="11352EC5">
            <wp:extent cx="5760085" cy="30213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AC5B5D.tmp"/>
                    <pic:cNvPicPr/>
                  </pic:nvPicPr>
                  <pic:blipFill>
                    <a:blip r:embed="rId42">
                      <a:extLst>
                        <a:ext uri="{28A0092B-C50C-407E-A947-70E740481C1C}">
                          <a14:useLocalDpi xmlns:a14="http://schemas.microsoft.com/office/drawing/2010/main" val="0"/>
                        </a:ext>
                      </a:extLst>
                    </a:blip>
                    <a:stretch>
                      <a:fillRect/>
                    </a:stretch>
                  </pic:blipFill>
                  <pic:spPr>
                    <a:xfrm>
                      <a:off x="0" y="0"/>
                      <a:ext cx="5760085" cy="3021330"/>
                    </a:xfrm>
                    <a:prstGeom prst="rect">
                      <a:avLst/>
                    </a:prstGeom>
                  </pic:spPr>
                </pic:pic>
              </a:graphicData>
            </a:graphic>
          </wp:inline>
        </w:drawing>
      </w:r>
    </w:p>
    <w:p w14:paraId="7737C0BD" w14:textId="77777777" w:rsidR="004B053F" w:rsidRDefault="004B053F" w:rsidP="004B053F">
      <w:pPr>
        <w:pStyle w:val="Descripcin"/>
      </w:pPr>
      <w:bookmarkStart w:id="355" w:name="_Toc480479772"/>
      <w:bookmarkStart w:id="356" w:name="_Toc481606967"/>
      <w:bookmarkStart w:id="357" w:name="_Toc481607002"/>
      <w:r>
        <w:t xml:space="preserve">Ilustración </w:t>
      </w:r>
      <w:fldSimple w:instr=" STYLEREF 1 \s ">
        <w:r>
          <w:rPr>
            <w:noProof/>
          </w:rPr>
          <w:t>4</w:t>
        </w:r>
      </w:fldSimple>
      <w:r>
        <w:noBreakHyphen/>
      </w:r>
      <w:fldSimple w:instr=" SEQ Ilustración \* ARABIC \s 1 ">
        <w:r>
          <w:rPr>
            <w:noProof/>
          </w:rPr>
          <w:t>2</w:t>
        </w:r>
      </w:fldSimple>
      <w:r>
        <w:t>. Ejecución del servidor web</w:t>
      </w:r>
      <w:bookmarkEnd w:id="355"/>
      <w:bookmarkEnd w:id="356"/>
      <w:bookmarkEnd w:id="357"/>
    </w:p>
    <w:p w14:paraId="30EA0B85" w14:textId="77777777" w:rsidR="004B053F" w:rsidRDefault="004B053F" w:rsidP="004B053F">
      <w:pPr>
        <w:rPr>
          <w:color w:val="44546A" w:themeColor="text2"/>
          <w:sz w:val="18"/>
          <w:szCs w:val="18"/>
        </w:rPr>
      </w:pPr>
      <w:r>
        <w:br w:type="page"/>
      </w:r>
    </w:p>
    <w:p w14:paraId="1DC8C6B5" w14:textId="77777777" w:rsidR="004B053F" w:rsidRDefault="004B053F" w:rsidP="004B053F">
      <w:pPr>
        <w:pStyle w:val="Ttulo1"/>
        <w:numPr>
          <w:ilvl w:val="0"/>
          <w:numId w:val="34"/>
        </w:numPr>
        <w:rPr>
          <w:lang w:val="es-ES_tradnl"/>
        </w:rPr>
      </w:pPr>
      <w:bookmarkStart w:id="358" w:name="_Toc486873820"/>
      <w:r>
        <w:rPr>
          <w:lang w:val="es-ES_tradnl"/>
        </w:rPr>
        <w:lastRenderedPageBreak/>
        <w:t>Arranque rápido en Ubuntu server:</w:t>
      </w:r>
      <w:bookmarkEnd w:id="358"/>
    </w:p>
    <w:p w14:paraId="3A7BDBFB" w14:textId="77777777" w:rsidR="004B053F" w:rsidRDefault="004B053F" w:rsidP="004B053F">
      <w:pPr>
        <w:rPr>
          <w:lang w:val="es-ES_tradnl"/>
        </w:rPr>
      </w:pPr>
    </w:p>
    <w:p w14:paraId="3CB2F7F0" w14:textId="77777777" w:rsidR="004B053F" w:rsidRPr="001603FF" w:rsidRDefault="004B053F" w:rsidP="004B053F">
      <w:pPr>
        <w:ind w:firstLine="360"/>
        <w:rPr>
          <w:szCs w:val="24"/>
          <w:lang w:val="es-ES_tradnl"/>
        </w:rPr>
      </w:pPr>
      <w:r w:rsidRPr="001603FF">
        <w:rPr>
          <w:szCs w:val="24"/>
          <w:lang w:val="es-ES_tradnl"/>
        </w:rPr>
        <w:t>Para facilitar el desarrollo</w:t>
      </w:r>
      <w:r>
        <w:rPr>
          <w:szCs w:val="24"/>
          <w:lang w:val="es-ES_tradnl"/>
        </w:rPr>
        <w:t>,</w:t>
      </w:r>
      <w:r w:rsidRPr="001603FF">
        <w:rPr>
          <w:szCs w:val="24"/>
          <w:lang w:val="es-ES_tradnl"/>
        </w:rPr>
        <w:t xml:space="preserve"> el desarrollador ha producido un arranque rápido del sistema. Este arranque automatiza todas las tareas que están descritas en este documento. Cabe destacar que para que el arranque funcione, el sistema deberá estar en un estado </w:t>
      </w:r>
      <w:r>
        <w:rPr>
          <w:szCs w:val="24"/>
          <w:lang w:val="es-ES_tradnl"/>
        </w:rPr>
        <w:t>especifico</w:t>
      </w:r>
      <w:r w:rsidRPr="001603FF">
        <w:rPr>
          <w:szCs w:val="24"/>
          <w:lang w:val="es-ES_tradnl"/>
        </w:rPr>
        <w:t xml:space="preserve"> </w:t>
      </w:r>
      <w:r>
        <w:rPr>
          <w:szCs w:val="24"/>
          <w:lang w:val="es-ES_tradnl"/>
        </w:rPr>
        <w:t>descrito</w:t>
      </w:r>
      <w:r w:rsidRPr="001603FF">
        <w:rPr>
          <w:szCs w:val="24"/>
          <w:lang w:val="es-ES_tradnl"/>
        </w:rPr>
        <w:t xml:space="preserve"> a continuación.</w:t>
      </w:r>
    </w:p>
    <w:p w14:paraId="38DE7E2A" w14:textId="77777777" w:rsidR="004B053F" w:rsidRDefault="004B053F" w:rsidP="004B053F">
      <w:pPr>
        <w:spacing w:after="0" w:line="240" w:lineRule="auto"/>
        <w:ind w:firstLine="360"/>
        <w:rPr>
          <w:szCs w:val="24"/>
          <w:lang w:val="es-ES_tradnl"/>
        </w:rPr>
      </w:pPr>
    </w:p>
    <w:p w14:paraId="4A9AF224" w14:textId="77777777" w:rsidR="004B053F" w:rsidRPr="008575BD" w:rsidRDefault="004B053F" w:rsidP="004B053F">
      <w:pPr>
        <w:pStyle w:val="Ttulo2"/>
        <w:numPr>
          <w:ilvl w:val="1"/>
          <w:numId w:val="34"/>
        </w:numPr>
        <w:rPr>
          <w:lang w:val="es-ES_tradnl"/>
        </w:rPr>
      </w:pPr>
      <w:bookmarkStart w:id="359" w:name="_Toc486873821"/>
      <w:r w:rsidRPr="0000184C">
        <w:rPr>
          <w:lang w:val="es-ES_tradnl"/>
        </w:rPr>
        <w:t>Instrucciones de arranque:</w:t>
      </w:r>
      <w:bookmarkEnd w:id="359"/>
    </w:p>
    <w:p w14:paraId="35482399" w14:textId="77777777" w:rsidR="004B053F" w:rsidRPr="001603FF" w:rsidRDefault="004B053F" w:rsidP="004B053F">
      <w:pPr>
        <w:ind w:firstLine="360"/>
        <w:rPr>
          <w:szCs w:val="24"/>
          <w:lang w:val="es-ES_tradnl"/>
        </w:rPr>
      </w:pPr>
      <w:r w:rsidRPr="001603FF">
        <w:rPr>
          <w:szCs w:val="24"/>
          <w:lang w:val="es-ES_tradnl"/>
        </w:rPr>
        <w:t xml:space="preserve">Para arrancar de manera rápida deberemos ubicarnos en la carpeta de la jerarquía principal </w:t>
      </w:r>
      <w:r>
        <w:rPr>
          <w:szCs w:val="24"/>
          <w:lang w:val="es-ES_tradnl"/>
        </w:rPr>
        <w:t xml:space="preserve">(carpeta uniapi) y </w:t>
      </w:r>
      <w:r w:rsidRPr="001603FF">
        <w:rPr>
          <w:szCs w:val="24"/>
          <w:lang w:val="es-ES_tradnl"/>
        </w:rPr>
        <w:t>mediante el Bash de Ubuntu (conocido como terminal)</w:t>
      </w:r>
      <w:r>
        <w:rPr>
          <w:szCs w:val="24"/>
          <w:lang w:val="es-ES_tradnl"/>
        </w:rPr>
        <w:t xml:space="preserve"> se deberá</w:t>
      </w:r>
      <w:r w:rsidRPr="001603FF">
        <w:rPr>
          <w:szCs w:val="24"/>
          <w:lang w:val="es-ES_tradnl"/>
        </w:rPr>
        <w:t xml:space="preserve"> realiz</w:t>
      </w:r>
      <w:r>
        <w:rPr>
          <w:szCs w:val="24"/>
          <w:lang w:val="es-ES_tradnl"/>
        </w:rPr>
        <w:t>ar</w:t>
      </w:r>
      <w:r w:rsidRPr="001603FF">
        <w:rPr>
          <w:szCs w:val="24"/>
          <w:lang w:val="es-ES_tradnl"/>
        </w:rPr>
        <w:t xml:space="preserve"> la ejecución de las siguientes instrucciones:</w:t>
      </w:r>
    </w:p>
    <w:p w14:paraId="2B8A7A3A" w14:textId="77777777" w:rsidR="004B053F" w:rsidRDefault="004B053F" w:rsidP="004B053F">
      <w:pPr>
        <w:spacing w:after="0" w:line="240" w:lineRule="auto"/>
        <w:ind w:left="360"/>
        <w:rPr>
          <w:szCs w:val="24"/>
          <w:lang w:val="es-ES_tradnl"/>
        </w:rPr>
      </w:pPr>
    </w:p>
    <w:p w14:paraId="7A7FCE25" w14:textId="77777777" w:rsidR="004B053F" w:rsidRPr="00FC6F56" w:rsidRDefault="004B053F" w:rsidP="004B053F">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cd bin/Linux</w:t>
      </w:r>
    </w:p>
    <w:p w14:paraId="141461CC" w14:textId="77777777" w:rsidR="004B053F" w:rsidRPr="00FC6F56" w:rsidRDefault="004B053F" w:rsidP="004B053F">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./uniapi</w:t>
      </w:r>
      <w:r>
        <w:rPr>
          <w:rFonts w:ascii="Consolas" w:hAnsi="Consolas"/>
          <w:sz w:val="40"/>
          <w:szCs w:val="40"/>
          <w:lang w:val="es-ES_tradnl"/>
        </w:rPr>
        <w:br/>
      </w:r>
    </w:p>
    <w:p w14:paraId="6CF8886D" w14:textId="77777777" w:rsidR="004B053F" w:rsidRPr="008575BD" w:rsidRDefault="004B053F" w:rsidP="004B053F">
      <w:pPr>
        <w:pStyle w:val="Ttulo2"/>
        <w:numPr>
          <w:ilvl w:val="1"/>
          <w:numId w:val="34"/>
        </w:numPr>
        <w:rPr>
          <w:lang w:val="es-ES_tradnl"/>
        </w:rPr>
      </w:pPr>
      <w:bookmarkStart w:id="360" w:name="_Toc486873822"/>
      <w:r w:rsidRPr="0000184C">
        <w:rPr>
          <w:lang w:val="es-ES_tradnl"/>
        </w:rPr>
        <w:t>L</w:t>
      </w:r>
      <w:r>
        <w:rPr>
          <w:lang w:val="es-ES_tradnl"/>
        </w:rPr>
        <w:t>istado de programas:</w:t>
      </w:r>
      <w:bookmarkEnd w:id="360"/>
    </w:p>
    <w:p w14:paraId="1596BC14" w14:textId="77777777" w:rsidR="004B053F" w:rsidRPr="001603FF" w:rsidRDefault="004B053F" w:rsidP="004B053F">
      <w:pPr>
        <w:ind w:firstLine="360"/>
        <w:rPr>
          <w:szCs w:val="24"/>
          <w:lang w:val="es-ES_tradnl"/>
        </w:rPr>
      </w:pPr>
      <w:r>
        <w:rPr>
          <w:szCs w:val="24"/>
          <w:lang w:val="es-ES_tradnl"/>
        </w:rPr>
        <w:t>Para que funcione el arranque será necesario que l</w:t>
      </w:r>
      <w:r w:rsidRPr="001603FF">
        <w:rPr>
          <w:szCs w:val="24"/>
          <w:lang w:val="es-ES_tradnl"/>
        </w:rPr>
        <w:t xml:space="preserve">os siguientes programas </w:t>
      </w:r>
      <w:r>
        <w:rPr>
          <w:szCs w:val="24"/>
          <w:lang w:val="es-ES_tradnl"/>
        </w:rPr>
        <w:t xml:space="preserve">sean </w:t>
      </w:r>
      <w:r w:rsidRPr="001603FF">
        <w:rPr>
          <w:szCs w:val="24"/>
          <w:lang w:val="es-ES_tradnl"/>
        </w:rPr>
        <w:t>instalados correctamente</w:t>
      </w:r>
      <w:r>
        <w:rPr>
          <w:szCs w:val="24"/>
          <w:lang w:val="es-ES_tradnl"/>
        </w:rPr>
        <w:t xml:space="preserve"> e incluso así, no se cree que</w:t>
      </w:r>
      <w:r w:rsidRPr="001603FF">
        <w:rPr>
          <w:szCs w:val="24"/>
          <w:lang w:val="es-ES_tradnl"/>
        </w:rPr>
        <w:t xml:space="preserve"> funcione correctamente.</w:t>
      </w:r>
    </w:p>
    <w:p w14:paraId="52BA161E" w14:textId="77777777" w:rsidR="004B053F" w:rsidRPr="001603FF" w:rsidRDefault="004B053F" w:rsidP="004B053F">
      <w:pPr>
        <w:spacing w:after="0" w:line="240" w:lineRule="auto"/>
        <w:ind w:left="360" w:firstLine="348"/>
        <w:rPr>
          <w:szCs w:val="24"/>
          <w:lang w:val="es-ES_tradnl"/>
        </w:rPr>
      </w:pPr>
    </w:p>
    <w:p w14:paraId="47EF6858" w14:textId="77777777" w:rsidR="004B053F" w:rsidRPr="001603FF" w:rsidRDefault="004B053F" w:rsidP="004B053F">
      <w:pPr>
        <w:pStyle w:val="Prrafodelista"/>
        <w:numPr>
          <w:ilvl w:val="0"/>
          <w:numId w:val="20"/>
        </w:numPr>
        <w:rPr>
          <w:szCs w:val="24"/>
          <w:lang w:val="es-ES_tradnl"/>
        </w:rPr>
      </w:pPr>
      <w:r w:rsidRPr="001603FF">
        <w:rPr>
          <w:szCs w:val="24"/>
          <w:lang w:val="es-ES_tradnl"/>
        </w:rPr>
        <w:t>Maven</w:t>
      </w:r>
    </w:p>
    <w:p w14:paraId="4682E3F1" w14:textId="77777777" w:rsidR="004B053F" w:rsidRPr="001603FF" w:rsidRDefault="004B053F" w:rsidP="004B053F">
      <w:pPr>
        <w:pStyle w:val="Prrafodelista"/>
        <w:numPr>
          <w:ilvl w:val="0"/>
          <w:numId w:val="20"/>
        </w:numPr>
        <w:rPr>
          <w:szCs w:val="24"/>
          <w:lang w:val="es-ES_tradnl"/>
        </w:rPr>
      </w:pPr>
      <w:r w:rsidRPr="001603FF">
        <w:rPr>
          <w:szCs w:val="24"/>
          <w:lang w:val="es-ES_tradnl"/>
        </w:rPr>
        <w:t>Node.js</w:t>
      </w:r>
    </w:p>
    <w:p w14:paraId="266F6493" w14:textId="77777777" w:rsidR="004B053F" w:rsidRPr="001603FF" w:rsidRDefault="004B053F" w:rsidP="004B053F">
      <w:pPr>
        <w:pStyle w:val="Prrafodelista"/>
        <w:numPr>
          <w:ilvl w:val="0"/>
          <w:numId w:val="20"/>
        </w:numPr>
        <w:rPr>
          <w:szCs w:val="24"/>
          <w:lang w:val="es-ES_tradnl"/>
        </w:rPr>
      </w:pPr>
      <w:r w:rsidRPr="001603FF">
        <w:rPr>
          <w:szCs w:val="24"/>
          <w:lang w:val="es-ES_tradnl"/>
        </w:rPr>
        <w:t>Neo4j (ubicado en la carpeta uniapi)</w:t>
      </w:r>
    </w:p>
    <w:p w14:paraId="1A7234F2" w14:textId="77777777" w:rsidR="004B053F" w:rsidRPr="001603FF" w:rsidRDefault="004B053F" w:rsidP="004B053F">
      <w:pPr>
        <w:rPr>
          <w:szCs w:val="24"/>
          <w:lang w:val="es-ES_tradnl"/>
        </w:rPr>
      </w:pPr>
      <w:r>
        <w:rPr>
          <w:szCs w:val="24"/>
          <w:lang w:val="es-ES_tradnl"/>
        </w:rPr>
        <w:br w:type="page"/>
      </w:r>
    </w:p>
    <w:p w14:paraId="2A65DDB7" w14:textId="77777777" w:rsidR="004B053F" w:rsidRDefault="004B053F" w:rsidP="004B053F">
      <w:pPr>
        <w:pStyle w:val="Ttulo1"/>
        <w:numPr>
          <w:ilvl w:val="0"/>
          <w:numId w:val="34"/>
        </w:numPr>
        <w:rPr>
          <w:lang w:val="es-ES_tradnl"/>
        </w:rPr>
      </w:pPr>
      <w:bookmarkStart w:id="361" w:name="_Toc486873823"/>
      <w:r>
        <w:rPr>
          <w:lang w:val="es-ES_tradnl"/>
        </w:rPr>
        <w:lastRenderedPageBreak/>
        <w:t>Manual de creación de proyectos:</w:t>
      </w:r>
      <w:bookmarkEnd w:id="361"/>
    </w:p>
    <w:p w14:paraId="20F778FE" w14:textId="77777777" w:rsidR="004B053F" w:rsidRPr="00E462EE" w:rsidRDefault="004B053F" w:rsidP="004B053F">
      <w:pPr>
        <w:rPr>
          <w:lang w:val="es-ES_tradnl"/>
        </w:rPr>
      </w:pPr>
    </w:p>
    <w:p w14:paraId="50E97500" w14:textId="77777777" w:rsidR="004B053F" w:rsidRDefault="004B053F" w:rsidP="004B053F">
      <w:pPr>
        <w:ind w:firstLine="360"/>
        <w:rPr>
          <w:lang w:val="es-ES_tradnl"/>
        </w:rPr>
      </w:pPr>
      <w:r>
        <w:rPr>
          <w:lang w:val="es-ES_tradnl"/>
        </w:rPr>
        <w:t>Para poder ejecutar un proyecto en UniApi son necesarios ciertos requisitos para la realización de los proyectos. Hay que decir que actualmente el desarrollador no ha tenido en cuenta el análisis y monitorización del diseño de los proyectos. Es por eso que será parte del usuario el saber realizarlo.</w:t>
      </w:r>
    </w:p>
    <w:p w14:paraId="273A5AD7" w14:textId="77777777" w:rsidR="004B053F" w:rsidRDefault="004B053F" w:rsidP="004B053F">
      <w:pPr>
        <w:pStyle w:val="Prrafodelista"/>
        <w:numPr>
          <w:ilvl w:val="0"/>
          <w:numId w:val="30"/>
        </w:numPr>
        <w:rPr>
          <w:lang w:val="es-ES_tradnl"/>
        </w:rPr>
      </w:pPr>
      <w:r w:rsidRPr="00033E5D">
        <w:rPr>
          <w:b/>
          <w:lang w:val="es-ES_tradnl"/>
        </w:rPr>
        <w:t>Main</w:t>
      </w:r>
      <w:r>
        <w:rPr>
          <w:lang w:val="es-ES_tradnl"/>
        </w:rPr>
        <w:t>: Todos los programas tienen que tener un main. Un Main es un archivo donde se inicializa todos los proyectos y es necesario que este archivo esté en la carpeta superior del proyecto. En el caso que no se pueda introducir el main en la carpeta superior, se concatenará por delante del nombre un path relativo desde la carpeta superior del proyecto.</w:t>
      </w:r>
    </w:p>
    <w:p w14:paraId="04BBBBC8" w14:textId="77777777" w:rsidR="004B053F" w:rsidRDefault="004B053F" w:rsidP="004B053F">
      <w:pPr>
        <w:pStyle w:val="Prrafodelista"/>
        <w:numPr>
          <w:ilvl w:val="0"/>
          <w:numId w:val="30"/>
        </w:numPr>
        <w:rPr>
          <w:lang w:val="es-ES_tradnl"/>
        </w:rPr>
      </w:pPr>
      <w:r w:rsidRPr="00033E5D">
        <w:rPr>
          <w:b/>
          <w:lang w:val="es-ES_tradnl"/>
        </w:rPr>
        <w:t>Argumentos</w:t>
      </w:r>
      <w:r>
        <w:rPr>
          <w:lang w:val="es-ES_tradnl"/>
        </w:rPr>
        <w:t>: Los argumentos que se entregarán al programa Main serán por consola, es decir, qué es obligatorio controlar en el proyecto los argumentos de las variables de entorno y es recomendable que se trate las variables de entorno por parte del usuario, ya que el repositorio no lo hace. Hay que tener en cuenta que los argumentos siempre serán +1, eso quiere decir que al final de los argumentos se añadirá un argumento final, el cual es el path donde se espera que se devuelva la respuesta.</w:t>
      </w:r>
    </w:p>
    <w:p w14:paraId="311F9AAF" w14:textId="77777777" w:rsidR="004B053F" w:rsidRDefault="004B053F" w:rsidP="004B053F">
      <w:pPr>
        <w:pStyle w:val="Prrafodelista"/>
        <w:numPr>
          <w:ilvl w:val="0"/>
          <w:numId w:val="30"/>
        </w:numPr>
        <w:rPr>
          <w:lang w:val="es-ES_tradnl"/>
        </w:rPr>
      </w:pPr>
      <w:r w:rsidRPr="00033E5D">
        <w:rPr>
          <w:b/>
          <w:lang w:val="es-ES_tradnl"/>
        </w:rPr>
        <w:t>Respuesta</w:t>
      </w:r>
      <w:r>
        <w:rPr>
          <w:lang w:val="es-ES_tradnl"/>
        </w:rPr>
        <w:t>: Es obligatorio para el proyecto que la respuesta se de en el path que se explicó en el punto anterior y tendrá que ser del conocimiento del usuario el saber escribir un fichero en el lenguaje que maneja. El contenido de la respuesta debe estar escrito obligatorio en el formato JSON.  Existen muchas librerías que facilitan esto y es obligación del usuario conocerlas además de saber manejarlas.</w:t>
      </w:r>
      <w:r>
        <w:rPr>
          <w:lang w:val="es-ES_tradnl"/>
        </w:rPr>
        <w:br/>
      </w:r>
    </w:p>
    <w:p w14:paraId="247DF9CD" w14:textId="77777777" w:rsidR="004B053F" w:rsidRPr="009074B1" w:rsidRDefault="004B053F" w:rsidP="004B053F">
      <w:pPr>
        <w:rPr>
          <w:rFonts w:eastAsia="Times New Roman"/>
          <w:lang w:val="es-ES_tradnl" w:eastAsia="es-ES"/>
        </w:rPr>
      </w:pPr>
      <w:r>
        <w:rPr>
          <w:lang w:val="es-ES_tradnl"/>
        </w:rPr>
        <w:br w:type="page"/>
      </w:r>
    </w:p>
    <w:p w14:paraId="0FE4F93A" w14:textId="77777777" w:rsidR="004B053F" w:rsidRPr="003834F8" w:rsidRDefault="004B053F" w:rsidP="004B053F">
      <w:pPr>
        <w:pStyle w:val="Ttulo1"/>
        <w:numPr>
          <w:ilvl w:val="0"/>
          <w:numId w:val="34"/>
        </w:numPr>
        <w:rPr>
          <w:lang w:val="es-ES_tradnl"/>
        </w:rPr>
      </w:pPr>
      <w:bookmarkStart w:id="362" w:name="_Toc486873824"/>
      <w:r w:rsidRPr="003834F8">
        <w:rPr>
          <w:lang w:val="es-ES_tradnl"/>
        </w:rPr>
        <w:lastRenderedPageBreak/>
        <w:t>Manual de utilización del repositorio:</w:t>
      </w:r>
      <w:bookmarkEnd w:id="362"/>
    </w:p>
    <w:p w14:paraId="5E39F20C" w14:textId="77777777" w:rsidR="004B053F" w:rsidRDefault="004B053F" w:rsidP="004B053F">
      <w:pPr>
        <w:rPr>
          <w:lang w:val="es-ES_tradnl"/>
        </w:rPr>
      </w:pPr>
    </w:p>
    <w:p w14:paraId="7007973D" w14:textId="77777777" w:rsidR="004B053F" w:rsidRDefault="004B053F" w:rsidP="004B053F">
      <w:pPr>
        <w:ind w:firstLine="360"/>
        <w:rPr>
          <w:lang w:val="es-ES_tradnl"/>
        </w:rPr>
      </w:pPr>
      <w:r>
        <w:rPr>
          <w:lang w:val="es-ES_tradnl"/>
        </w:rPr>
        <w:t xml:space="preserve">El repositorio utiliza como método de comunicación el protocolo HTTP. Este protocolo contiene unas directrices especiales que hay que conocer. No obstante si se quiere trabajar fácilmente con él, cualquier navegador , librerías de Python o programa de ordenador facilitan el uso de peticiones HTTP. </w:t>
      </w:r>
    </w:p>
    <w:p w14:paraId="6E41FA0A" w14:textId="77777777" w:rsidR="004B053F" w:rsidRPr="00F351E0" w:rsidRDefault="004B053F" w:rsidP="004B053F">
      <w:pPr>
        <w:ind w:firstLine="360"/>
        <w:rPr>
          <w:lang w:val="es-ES_tradnl"/>
        </w:rPr>
      </w:pPr>
    </w:p>
    <w:p w14:paraId="74224DA3" w14:textId="77777777" w:rsidR="004B053F" w:rsidRPr="008575BD" w:rsidRDefault="004B053F" w:rsidP="004B053F">
      <w:pPr>
        <w:pStyle w:val="Ttulo2"/>
        <w:numPr>
          <w:ilvl w:val="1"/>
          <w:numId w:val="34"/>
        </w:numPr>
        <w:rPr>
          <w:lang w:val="es-ES_tradnl"/>
        </w:rPr>
      </w:pPr>
      <w:bookmarkStart w:id="363" w:name="_Toc486873825"/>
      <w:r>
        <w:rPr>
          <w:lang w:val="es-ES_tradnl"/>
        </w:rPr>
        <w:t>Iteración habitual:</w:t>
      </w:r>
      <w:bookmarkEnd w:id="363"/>
    </w:p>
    <w:p w14:paraId="630957BB" w14:textId="77777777" w:rsidR="004B053F" w:rsidRDefault="004B053F" w:rsidP="004B053F">
      <w:pPr>
        <w:ind w:firstLine="360"/>
        <w:rPr>
          <w:lang w:val="es-ES_tradnl"/>
        </w:rPr>
      </w:pPr>
      <w:r>
        <w:rPr>
          <w:lang w:val="es-ES_tradnl"/>
        </w:rPr>
        <w:t>Antes de empezar a utilizar el repositorio deberá haber un proceso de autenticación usando la parte del protocolo de comunicación 6.2.1. Si existe autenticación correcta se le otorgara una ID de acceso (tokken de acceso). Después de eso, cualquier acción que se ordene al sistema se deberá introducir el ID o tokken. Todas las acciones son sin estado, es decir, terminado la acción el sistema olvidara la acción realizada.</w:t>
      </w:r>
    </w:p>
    <w:p w14:paraId="787781F6" w14:textId="77777777" w:rsidR="004B053F" w:rsidRDefault="004B053F" w:rsidP="004B053F">
      <w:pPr>
        <w:ind w:firstLine="360"/>
        <w:rPr>
          <w:lang w:val="es-ES_tradnl"/>
        </w:rPr>
      </w:pPr>
    </w:p>
    <w:p w14:paraId="1BC1C330" w14:textId="571079D8" w:rsidR="004B053F" w:rsidRPr="008575BD" w:rsidDel="008956EC" w:rsidRDefault="004B053F" w:rsidP="004B053F">
      <w:pPr>
        <w:pStyle w:val="Ttulo2"/>
        <w:numPr>
          <w:ilvl w:val="1"/>
          <w:numId w:val="34"/>
        </w:numPr>
        <w:rPr>
          <w:del w:id="364" w:author="Raul García Fernández" w:date="2017-07-01T13:41:00Z"/>
          <w:lang w:val="es-ES_tradnl"/>
        </w:rPr>
      </w:pPr>
      <w:commentRangeStart w:id="365"/>
      <w:del w:id="366" w:author="Raul García Fernández" w:date="2017-07-01T13:41:00Z">
        <w:r w:rsidDel="008956EC">
          <w:rPr>
            <w:lang w:val="es-ES_tradnl"/>
          </w:rPr>
          <w:delText>Protocolo de comunicación:</w:delText>
        </w:r>
        <w:commentRangeEnd w:id="365"/>
        <w:r w:rsidDel="008956EC">
          <w:rPr>
            <w:rStyle w:val="Refdecomentario"/>
            <w:rFonts w:eastAsia="Calibri" w:cs="Times New Roman"/>
            <w:b w:val="0"/>
          </w:rPr>
          <w:commentReference w:id="365"/>
        </w:r>
        <w:bookmarkStart w:id="367" w:name="_Toc486873826"/>
        <w:bookmarkEnd w:id="367"/>
      </w:del>
    </w:p>
    <w:p w14:paraId="7369D5FC" w14:textId="1188B480" w:rsidR="004B053F" w:rsidDel="008956EC" w:rsidRDefault="004B053F" w:rsidP="004B053F">
      <w:pPr>
        <w:ind w:firstLine="360"/>
        <w:rPr>
          <w:del w:id="368" w:author="Raul García Fernández" w:date="2017-07-01T13:41:00Z"/>
          <w:lang w:val="es-ES_tradnl"/>
        </w:rPr>
      </w:pPr>
      <w:del w:id="369" w:author="Raul García Fernández" w:date="2017-07-01T13:41:00Z">
        <w:r w:rsidDel="008956EC">
          <w:rPr>
            <w:lang w:val="es-ES_tradnl"/>
          </w:rPr>
          <w:delText xml:space="preserve">El lenguaje que entiende el repositorio es el protocolo HTTP. Son ordenes realizadas mediante un protocolo que debe ser conocido para poder comunicarse a este nivel. En este protocolo se entiende que TODAS las entidades (proyectos, grupos, usuarios) están representadas por un ID personal que será lo que lo identifique. Cuando se quiera realizar una acción se deberá saber los ID’s de los afectados. </w:delText>
        </w:r>
        <w:r w:rsidDel="008956EC">
          <w:rPr>
            <w:lang w:val="es-ES_tradnl"/>
          </w:rPr>
          <w:br/>
        </w:r>
        <w:r w:rsidRPr="00CB2C83" w:rsidDel="008956EC">
          <w:rPr>
            <w:rFonts w:ascii="Consolas" w:hAnsi="Consolas"/>
            <w:color w:val="00B0F0"/>
            <w:sz w:val="36"/>
            <w:szCs w:val="36"/>
            <w:lang w:val="es-ES_tradnl"/>
          </w:rPr>
          <w:delText>http://DIRECCIONIP:8080/ACCION/QUE/SE/ORDENA</w:delText>
        </w:r>
        <w:bookmarkStart w:id="370" w:name="_Toc486873827"/>
        <w:bookmarkEnd w:id="370"/>
      </w:del>
    </w:p>
    <w:p w14:paraId="3E4324AD" w14:textId="42EEC637" w:rsidR="004B053F" w:rsidDel="008956EC" w:rsidRDefault="004B053F" w:rsidP="004B053F">
      <w:pPr>
        <w:ind w:firstLine="360"/>
        <w:rPr>
          <w:del w:id="371" w:author="Raul García Fernández" w:date="2017-07-01T13:41:00Z"/>
          <w:lang w:val="es-ES_tradnl"/>
        </w:rPr>
      </w:pPr>
      <w:del w:id="372" w:author="Raul García Fernández" w:date="2017-07-01T13:41:00Z">
        <w:r w:rsidDel="008956EC">
          <w:rPr>
            <w:lang w:val="es-ES_tradnl"/>
          </w:rPr>
          <w:delText xml:space="preserve">Para poder conectarnos al repositorio deberemos conocer la dirección IP o el DNS donde se alberga el servidor, tras eso se tendrá que conectar al puerto :8080 donde se albergara el repositorio. Luego para ordenar una acción se utiliza los dominios URL. Posteriormente se ha realizado una serie de tablas para facilitar la comprensión del repositorio. </w:delText>
        </w:r>
        <w:bookmarkStart w:id="373" w:name="_Toc486873828"/>
        <w:bookmarkEnd w:id="373"/>
      </w:del>
    </w:p>
    <w:p w14:paraId="30E2CBB4" w14:textId="0D417A3A" w:rsidR="004B053F" w:rsidRPr="00CB2C83" w:rsidDel="008956EC" w:rsidRDefault="004B053F" w:rsidP="004B053F">
      <w:pPr>
        <w:ind w:firstLine="360"/>
        <w:rPr>
          <w:del w:id="374" w:author="Raul García Fernández" w:date="2017-07-01T13:41:00Z"/>
          <w:sz w:val="28"/>
          <w:szCs w:val="28"/>
          <w:lang w:val="es-ES_tradnl"/>
        </w:rPr>
      </w:pPr>
      <w:del w:id="375" w:author="Raul García Fernández" w:date="2017-07-01T13:41:00Z">
        <w:r w:rsidRPr="00CB2C83" w:rsidDel="008956EC">
          <w:rPr>
            <w:rFonts w:ascii="Consolas" w:hAnsi="Consolas"/>
            <w:color w:val="00B0F0"/>
            <w:sz w:val="28"/>
            <w:szCs w:val="28"/>
            <w:lang w:val="es-ES_tradnl"/>
          </w:rPr>
          <w:delText>http://127.0.0.1:8080/raulgf92@gmail.com/contrasena1</w:delText>
        </w:r>
        <w:r w:rsidRPr="00CB2C83" w:rsidDel="008956EC">
          <w:rPr>
            <w:sz w:val="28"/>
            <w:szCs w:val="28"/>
            <w:lang w:val="es-ES_tradnl"/>
          </w:rPr>
          <w:br/>
        </w:r>
        <w:bookmarkStart w:id="376" w:name="_Toc486873829"/>
        <w:bookmarkEnd w:id="376"/>
      </w:del>
    </w:p>
    <w:p w14:paraId="07AD7D7A" w14:textId="3C08EC72" w:rsidR="004B053F" w:rsidRPr="008575BD" w:rsidDel="008956EC" w:rsidRDefault="004B053F" w:rsidP="004B053F">
      <w:pPr>
        <w:pStyle w:val="Ttulo3"/>
        <w:numPr>
          <w:ilvl w:val="2"/>
          <w:numId w:val="34"/>
        </w:numPr>
        <w:rPr>
          <w:del w:id="377" w:author="Raul García Fernández" w:date="2017-07-01T13:41:00Z"/>
          <w:lang w:val="es-ES_tradnl"/>
        </w:rPr>
      </w:pPr>
      <w:del w:id="378" w:author="Raul García Fernández" w:date="2017-07-01T13:41:00Z">
        <w:r w:rsidDel="008956EC">
          <w:rPr>
            <w:lang w:val="es-ES_tradnl"/>
          </w:rPr>
          <w:delText>Autenticación:</w:delText>
        </w:r>
        <w:bookmarkStart w:id="379" w:name="_Toc486873830"/>
        <w:bookmarkEnd w:id="379"/>
      </w:del>
    </w:p>
    <w:p w14:paraId="25B376EE" w14:textId="281E4606" w:rsidR="004B053F" w:rsidDel="008956EC" w:rsidRDefault="004B053F" w:rsidP="004B053F">
      <w:pPr>
        <w:pStyle w:val="Descripcin"/>
        <w:keepNext/>
        <w:rPr>
          <w:del w:id="380" w:author="Raul García Fernández" w:date="2017-07-01T13:41:00Z"/>
        </w:rPr>
      </w:pPr>
      <w:bookmarkStart w:id="381" w:name="_Toc481607023"/>
      <w:del w:id="382" w:author="Raul García Fernández" w:date="2017-07-01T13:41:00Z">
        <w:r w:rsidDel="008956EC">
          <w:delText xml:space="preserve">Tabla </w:delText>
        </w:r>
        <w:r w:rsidDel="008956EC">
          <w:fldChar w:fldCharType="begin"/>
        </w:r>
        <w:r w:rsidDel="008956EC">
          <w:delInstrText xml:space="preserve"> STYLEREF 1 \s </w:delInstrText>
        </w:r>
        <w:r w:rsidDel="008956EC">
          <w:fldChar w:fldCharType="separate"/>
        </w:r>
        <w:r w:rsidDel="008956EC">
          <w:rPr>
            <w:noProof/>
          </w:rPr>
          <w:delText>4</w:delText>
        </w:r>
        <w:r w:rsidDel="008956EC">
          <w:rPr>
            <w:noProof/>
          </w:rPr>
          <w:fldChar w:fldCharType="end"/>
        </w:r>
        <w:r w:rsidDel="008956EC">
          <w:noBreakHyphen/>
        </w:r>
        <w:r w:rsidDel="008956EC">
          <w:fldChar w:fldCharType="begin"/>
        </w:r>
        <w:r w:rsidDel="008956EC">
          <w:delInstrText xml:space="preserve"> SEQ Tabla \* ARABIC \s 1 </w:delInstrText>
        </w:r>
        <w:r w:rsidDel="008956EC">
          <w:fldChar w:fldCharType="separate"/>
        </w:r>
        <w:r w:rsidDel="008956EC">
          <w:rPr>
            <w:noProof/>
          </w:rPr>
          <w:delText>1</w:delText>
        </w:r>
        <w:r w:rsidDel="008956EC">
          <w:rPr>
            <w:noProof/>
          </w:rPr>
          <w:fldChar w:fldCharType="end"/>
        </w:r>
        <w:r w:rsidDel="008956EC">
          <w:delText xml:space="preserve"> </w:delText>
        </w:r>
        <w:r w:rsidRPr="00711A39" w:rsidDel="008956EC">
          <w:delText>Protocolo repositorio: Autenticación</w:delText>
        </w:r>
        <w:bookmarkStart w:id="383" w:name="_Toc486873831"/>
        <w:bookmarkEnd w:id="381"/>
        <w:bookmarkEnd w:id="383"/>
      </w:del>
    </w:p>
    <w:tbl>
      <w:tblPr>
        <w:tblStyle w:val="Tabladecuadrcula6concolores1"/>
        <w:tblW w:w="9889" w:type="dxa"/>
        <w:jc w:val="center"/>
        <w:tblLook w:val="04A0" w:firstRow="1" w:lastRow="0" w:firstColumn="1" w:lastColumn="0" w:noHBand="0" w:noVBand="1"/>
      </w:tblPr>
      <w:tblGrid>
        <w:gridCol w:w="2409"/>
        <w:gridCol w:w="2816"/>
        <w:gridCol w:w="1925"/>
        <w:gridCol w:w="2739"/>
      </w:tblGrid>
      <w:tr w:rsidR="004B053F" w:rsidDel="008956EC" w14:paraId="67295590" w14:textId="05D7F01F" w:rsidTr="0042412D">
        <w:trPr>
          <w:cnfStyle w:val="100000000000" w:firstRow="1" w:lastRow="0" w:firstColumn="0" w:lastColumn="0" w:oddVBand="0" w:evenVBand="0" w:oddHBand="0" w:evenHBand="0" w:firstRowFirstColumn="0" w:firstRowLastColumn="0" w:lastRowFirstColumn="0" w:lastRowLastColumn="0"/>
          <w:trHeight w:val="425"/>
          <w:jc w:val="center"/>
          <w:del w:id="38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70E6587B" w14:textId="07CC635F" w:rsidR="004B053F" w:rsidRPr="00EB0E55" w:rsidDel="008956EC" w:rsidRDefault="004B053F" w:rsidP="0042412D">
            <w:pPr>
              <w:jc w:val="center"/>
              <w:rPr>
                <w:del w:id="385" w:author="Raul García Fernández" w:date="2017-07-01T13:41:00Z"/>
                <w:szCs w:val="24"/>
                <w:lang w:val="es-ES_tradnl"/>
              </w:rPr>
            </w:pPr>
            <w:del w:id="386" w:author="Raul García Fernández" w:date="2017-07-01T13:41:00Z">
              <w:r w:rsidRPr="00EB0E55" w:rsidDel="008956EC">
                <w:rPr>
                  <w:szCs w:val="24"/>
                  <w:lang w:val="es-ES_tradnl"/>
                </w:rPr>
                <w:delText>Método</w:delText>
              </w:r>
              <w:bookmarkStart w:id="387" w:name="_Toc486873832"/>
              <w:bookmarkEnd w:id="387"/>
            </w:del>
          </w:p>
        </w:tc>
        <w:tc>
          <w:tcPr>
            <w:tcW w:w="2816" w:type="dxa"/>
          </w:tcPr>
          <w:p w14:paraId="4FDD6696" w14:textId="5370FBD1" w:rsidR="004B053F" w:rsidRPr="00EB0E55"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388" w:author="Raul García Fernández" w:date="2017-07-01T13:41:00Z"/>
                <w:szCs w:val="24"/>
                <w:lang w:val="es-ES_tradnl"/>
              </w:rPr>
            </w:pPr>
            <w:del w:id="389" w:author="Raul García Fernández" w:date="2017-07-01T13:41:00Z">
              <w:r w:rsidRPr="00EB0E55" w:rsidDel="008956EC">
                <w:rPr>
                  <w:szCs w:val="24"/>
                  <w:lang w:val="es-ES_tradnl"/>
                </w:rPr>
                <w:delText>Descripción</w:delText>
              </w:r>
              <w:bookmarkStart w:id="390" w:name="_Toc486873833"/>
              <w:bookmarkEnd w:id="390"/>
            </w:del>
          </w:p>
        </w:tc>
        <w:tc>
          <w:tcPr>
            <w:tcW w:w="1925" w:type="dxa"/>
          </w:tcPr>
          <w:p w14:paraId="7BB564BA" w14:textId="3B6239F4" w:rsidR="004B053F" w:rsidRPr="00EB0E55"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391" w:author="Raul García Fernández" w:date="2017-07-01T13:41:00Z"/>
                <w:szCs w:val="24"/>
                <w:lang w:val="es-ES_tradnl"/>
              </w:rPr>
            </w:pPr>
            <w:del w:id="392" w:author="Raul García Fernández" w:date="2017-07-01T13:41:00Z">
              <w:r w:rsidRPr="00EB0E55" w:rsidDel="008956EC">
                <w:rPr>
                  <w:szCs w:val="24"/>
                  <w:lang w:val="es-ES_tradnl"/>
                </w:rPr>
                <w:delText>Entradas</w:delText>
              </w:r>
              <w:bookmarkStart w:id="393" w:name="_Toc486873834"/>
              <w:bookmarkEnd w:id="393"/>
            </w:del>
          </w:p>
          <w:p w14:paraId="78E62469" w14:textId="7A92BF6A" w:rsidR="004B053F" w:rsidRPr="00EB0E55"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394" w:author="Raul García Fernández" w:date="2017-07-01T13:41:00Z"/>
                <w:szCs w:val="24"/>
                <w:lang w:val="es-ES_tradnl"/>
              </w:rPr>
            </w:pPr>
            <w:del w:id="395" w:author="Raul García Fernández" w:date="2017-07-01T13:41:00Z">
              <w:r w:rsidRPr="00EB0E55" w:rsidDel="008956EC">
                <w:rPr>
                  <w:szCs w:val="24"/>
                  <w:lang w:val="es-ES_tradnl"/>
                </w:rPr>
                <w:delText>(Body)</w:delText>
              </w:r>
              <w:bookmarkStart w:id="396" w:name="_Toc486873835"/>
              <w:bookmarkEnd w:id="396"/>
            </w:del>
          </w:p>
        </w:tc>
        <w:tc>
          <w:tcPr>
            <w:tcW w:w="2739" w:type="dxa"/>
          </w:tcPr>
          <w:p w14:paraId="300FBF44" w14:textId="5524F500" w:rsidR="004B053F" w:rsidRPr="00EB0E55"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397" w:author="Raul García Fernández" w:date="2017-07-01T13:41:00Z"/>
                <w:szCs w:val="24"/>
                <w:lang w:val="es-ES_tradnl"/>
              </w:rPr>
            </w:pPr>
            <w:del w:id="398" w:author="Raul García Fernández" w:date="2017-07-01T13:41:00Z">
              <w:r w:rsidRPr="00EB0E55" w:rsidDel="008956EC">
                <w:rPr>
                  <w:szCs w:val="24"/>
                  <w:lang w:val="es-ES_tradnl"/>
                </w:rPr>
                <w:delText>Salidas</w:delText>
              </w:r>
              <w:bookmarkStart w:id="399" w:name="_Toc486873836"/>
              <w:bookmarkEnd w:id="399"/>
            </w:del>
          </w:p>
        </w:tc>
        <w:bookmarkStart w:id="400" w:name="_Toc486873837"/>
        <w:bookmarkEnd w:id="400"/>
      </w:tr>
      <w:tr w:rsidR="004B053F" w:rsidDel="008956EC" w14:paraId="3B267965" w14:textId="4A577C2C" w:rsidTr="0042412D">
        <w:trPr>
          <w:cnfStyle w:val="000000100000" w:firstRow="0" w:lastRow="0" w:firstColumn="0" w:lastColumn="0" w:oddVBand="0" w:evenVBand="0" w:oddHBand="1" w:evenHBand="0" w:firstRowFirstColumn="0" w:firstRowLastColumn="0" w:lastRowFirstColumn="0" w:lastRowLastColumn="0"/>
          <w:trHeight w:val="1206"/>
          <w:jc w:val="center"/>
          <w:del w:id="401"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37C4688E" w14:textId="186693A2" w:rsidR="004B053F" w:rsidRPr="00EB0E55" w:rsidDel="008956EC" w:rsidRDefault="004B053F" w:rsidP="0042412D">
            <w:pPr>
              <w:rPr>
                <w:del w:id="402" w:author="Raul García Fernández" w:date="2017-07-01T13:41:00Z"/>
                <w:szCs w:val="24"/>
                <w:lang w:val="es-ES_tradnl"/>
              </w:rPr>
            </w:pPr>
            <w:del w:id="403" w:author="Raul García Fernández" w:date="2017-07-01T13:41:00Z">
              <w:r w:rsidRPr="00EB0E55" w:rsidDel="008956EC">
                <w:rPr>
                  <w:szCs w:val="24"/>
                  <w:lang w:val="es-ES_tradnl"/>
                </w:rPr>
                <w:delText>/{email}/{contraseña}</w:delText>
              </w:r>
              <w:bookmarkStart w:id="404" w:name="_Toc486873838"/>
              <w:bookmarkEnd w:id="404"/>
            </w:del>
          </w:p>
          <w:p w14:paraId="04EBD101" w14:textId="07696606" w:rsidR="004B053F" w:rsidRPr="00EB0E55" w:rsidDel="008956EC" w:rsidRDefault="004B053F" w:rsidP="0042412D">
            <w:pPr>
              <w:rPr>
                <w:del w:id="405" w:author="Raul García Fernández" w:date="2017-07-01T13:41:00Z"/>
                <w:szCs w:val="24"/>
                <w:lang w:val="es-ES_tradnl"/>
              </w:rPr>
            </w:pPr>
            <w:del w:id="406" w:author="Raul García Fernández" w:date="2017-07-01T13:41:00Z">
              <w:r w:rsidRPr="00EB0E55" w:rsidDel="008956EC">
                <w:rPr>
                  <w:szCs w:val="24"/>
                  <w:lang w:val="es-ES_tradnl"/>
                </w:rPr>
                <w:delText>(HTTP method:GET)</w:delText>
              </w:r>
              <w:bookmarkStart w:id="407" w:name="_Toc486873839"/>
              <w:bookmarkEnd w:id="407"/>
            </w:del>
          </w:p>
        </w:tc>
        <w:tc>
          <w:tcPr>
            <w:tcW w:w="2816" w:type="dxa"/>
          </w:tcPr>
          <w:p w14:paraId="65BDB66E" w14:textId="306E431C" w:rsidR="004B053F" w:rsidRPr="00EB0E55" w:rsidDel="008956EC" w:rsidRDefault="004B053F" w:rsidP="0042412D">
            <w:pPr>
              <w:cnfStyle w:val="000000100000" w:firstRow="0" w:lastRow="0" w:firstColumn="0" w:lastColumn="0" w:oddVBand="0" w:evenVBand="0" w:oddHBand="1" w:evenHBand="0" w:firstRowFirstColumn="0" w:firstRowLastColumn="0" w:lastRowFirstColumn="0" w:lastRowLastColumn="0"/>
              <w:rPr>
                <w:del w:id="408" w:author="Raul García Fernández" w:date="2017-07-01T13:41:00Z"/>
                <w:szCs w:val="24"/>
                <w:lang w:val="es-ES_tradnl"/>
              </w:rPr>
            </w:pPr>
            <w:del w:id="409" w:author="Raul García Fernández" w:date="2017-07-01T13:41:00Z">
              <w:r w:rsidRPr="00EB0E55" w:rsidDel="008956EC">
                <w:rPr>
                  <w:szCs w:val="24"/>
                  <w:lang w:val="es-ES_tradnl"/>
                </w:rPr>
                <w:delText>Acción que permite la autenticación en el sistema.</w:delText>
              </w:r>
              <w:bookmarkStart w:id="410" w:name="_Toc486873840"/>
              <w:bookmarkEnd w:id="410"/>
            </w:del>
          </w:p>
        </w:tc>
        <w:tc>
          <w:tcPr>
            <w:tcW w:w="1925" w:type="dxa"/>
          </w:tcPr>
          <w:p w14:paraId="3A0C741A" w14:textId="60419C17" w:rsidR="004B053F" w:rsidRPr="00EB0E55"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411" w:author="Raul García Fernández" w:date="2017-07-01T13:41:00Z"/>
                <w:szCs w:val="24"/>
                <w:lang w:val="es-ES_tradnl"/>
              </w:rPr>
            </w:pPr>
            <w:del w:id="412" w:author="Raul García Fernández" w:date="2017-07-01T13:41:00Z">
              <w:r w:rsidRPr="00EB0E55" w:rsidDel="008956EC">
                <w:rPr>
                  <w:szCs w:val="24"/>
                  <w:lang w:val="es-ES_tradnl"/>
                </w:rPr>
                <w:delText>Vacío</w:delText>
              </w:r>
              <w:bookmarkStart w:id="413" w:name="_Toc486873841"/>
              <w:bookmarkEnd w:id="413"/>
            </w:del>
          </w:p>
        </w:tc>
        <w:tc>
          <w:tcPr>
            <w:tcW w:w="2739" w:type="dxa"/>
          </w:tcPr>
          <w:p w14:paraId="0ACED0A1" w14:textId="3F2A06E6" w:rsidR="004B053F" w:rsidRPr="00EB0E55" w:rsidDel="008956EC" w:rsidRDefault="004B053F" w:rsidP="0042412D">
            <w:pPr>
              <w:cnfStyle w:val="000000100000" w:firstRow="0" w:lastRow="0" w:firstColumn="0" w:lastColumn="0" w:oddVBand="0" w:evenVBand="0" w:oddHBand="1" w:evenHBand="0" w:firstRowFirstColumn="0" w:firstRowLastColumn="0" w:lastRowFirstColumn="0" w:lastRowLastColumn="0"/>
              <w:rPr>
                <w:del w:id="414" w:author="Raul García Fernández" w:date="2017-07-01T13:41:00Z"/>
                <w:szCs w:val="24"/>
                <w:lang w:val="es-ES_tradnl"/>
              </w:rPr>
            </w:pPr>
            <w:del w:id="415" w:author="Raul García Fernández" w:date="2017-07-01T13:41:00Z">
              <w:r w:rsidRPr="00EB0E55" w:rsidDel="008956EC">
                <w:rPr>
                  <w:szCs w:val="24"/>
                  <w:lang w:val="es-ES_tradnl"/>
                </w:rPr>
                <w:delText>Mensaje con el ID del usuario.</w:delText>
              </w:r>
              <w:bookmarkStart w:id="416" w:name="_Toc486873842"/>
              <w:bookmarkEnd w:id="416"/>
            </w:del>
          </w:p>
        </w:tc>
        <w:bookmarkStart w:id="417" w:name="_Toc486873843"/>
        <w:bookmarkEnd w:id="417"/>
      </w:tr>
      <w:tr w:rsidR="004B053F" w:rsidDel="008956EC" w14:paraId="684D278A" w14:textId="4291408D" w:rsidTr="0042412D">
        <w:trPr>
          <w:trHeight w:val="1649"/>
          <w:jc w:val="center"/>
          <w:del w:id="41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4E0BE76A" w14:textId="4D1C5AE0" w:rsidR="004B053F" w:rsidRPr="008A1BB7" w:rsidDel="008956EC" w:rsidRDefault="004B053F" w:rsidP="0042412D">
            <w:pPr>
              <w:rPr>
                <w:del w:id="419" w:author="Raul García Fernández" w:date="2017-07-01T13:41:00Z"/>
                <w:szCs w:val="24"/>
                <w:lang w:val="en-US"/>
              </w:rPr>
            </w:pPr>
            <w:del w:id="420" w:author="Raul García Fernández" w:date="2017-07-01T13:41:00Z">
              <w:r w:rsidRPr="008A1BB7" w:rsidDel="008956EC">
                <w:rPr>
                  <w:szCs w:val="24"/>
                  <w:lang w:val="en-US"/>
                </w:rPr>
                <w:delText>/{idUser}/whoami</w:delText>
              </w:r>
              <w:bookmarkStart w:id="421" w:name="_Toc486873844"/>
              <w:bookmarkEnd w:id="421"/>
            </w:del>
          </w:p>
          <w:p w14:paraId="39B9B18A" w14:textId="0020C64B" w:rsidR="004B053F" w:rsidRPr="008A1BB7" w:rsidDel="008956EC" w:rsidRDefault="004B053F" w:rsidP="0042412D">
            <w:pPr>
              <w:rPr>
                <w:del w:id="422" w:author="Raul García Fernández" w:date="2017-07-01T13:41:00Z"/>
                <w:szCs w:val="24"/>
                <w:lang w:val="en-US"/>
              </w:rPr>
            </w:pPr>
            <w:del w:id="423" w:author="Raul García Fernández" w:date="2017-07-01T13:41:00Z">
              <w:r w:rsidRPr="008A1BB7" w:rsidDel="008956EC">
                <w:rPr>
                  <w:szCs w:val="24"/>
                  <w:lang w:val="en-US"/>
                </w:rPr>
                <w:delText>(HTTP method:GET)</w:delText>
              </w:r>
              <w:bookmarkStart w:id="424" w:name="_Toc486873845"/>
              <w:bookmarkEnd w:id="424"/>
            </w:del>
          </w:p>
        </w:tc>
        <w:tc>
          <w:tcPr>
            <w:tcW w:w="2816" w:type="dxa"/>
          </w:tcPr>
          <w:p w14:paraId="23DCC16B" w14:textId="04DD4279" w:rsidR="004B053F" w:rsidRPr="00EB0E55" w:rsidDel="008956EC" w:rsidRDefault="004B053F" w:rsidP="0042412D">
            <w:pPr>
              <w:cnfStyle w:val="000000000000" w:firstRow="0" w:lastRow="0" w:firstColumn="0" w:lastColumn="0" w:oddVBand="0" w:evenVBand="0" w:oddHBand="0" w:evenHBand="0" w:firstRowFirstColumn="0" w:firstRowLastColumn="0" w:lastRowFirstColumn="0" w:lastRowLastColumn="0"/>
              <w:rPr>
                <w:del w:id="425" w:author="Raul García Fernández" w:date="2017-07-01T13:41:00Z"/>
                <w:szCs w:val="24"/>
                <w:lang w:val="es-ES_tradnl"/>
              </w:rPr>
            </w:pPr>
            <w:del w:id="426" w:author="Raul García Fernández" w:date="2017-07-01T13:41:00Z">
              <w:r w:rsidRPr="00EB0E55" w:rsidDel="008956EC">
                <w:rPr>
                  <w:szCs w:val="24"/>
                  <w:lang w:val="es-ES_tradnl"/>
                </w:rPr>
                <w:delText>Acción que devuelve la entidad del usuario que usa el id</w:delText>
              </w:r>
              <w:bookmarkStart w:id="427" w:name="_Toc486873846"/>
              <w:bookmarkEnd w:id="427"/>
            </w:del>
          </w:p>
        </w:tc>
        <w:tc>
          <w:tcPr>
            <w:tcW w:w="1925" w:type="dxa"/>
          </w:tcPr>
          <w:p w14:paraId="66F4E7E2" w14:textId="7238DED4" w:rsidR="004B053F" w:rsidRPr="00EB0E55"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428" w:author="Raul García Fernández" w:date="2017-07-01T13:41:00Z"/>
                <w:szCs w:val="24"/>
                <w:lang w:val="es-ES_tradnl"/>
              </w:rPr>
            </w:pPr>
            <w:del w:id="429" w:author="Raul García Fernández" w:date="2017-07-01T13:41:00Z">
              <w:r w:rsidRPr="00EB0E55" w:rsidDel="008956EC">
                <w:rPr>
                  <w:szCs w:val="24"/>
                  <w:lang w:val="es-ES_tradnl"/>
                </w:rPr>
                <w:delText>Vacío</w:delText>
              </w:r>
              <w:bookmarkStart w:id="430" w:name="_Toc486873847"/>
              <w:bookmarkEnd w:id="430"/>
            </w:del>
          </w:p>
        </w:tc>
        <w:tc>
          <w:tcPr>
            <w:tcW w:w="2739" w:type="dxa"/>
          </w:tcPr>
          <w:p w14:paraId="5C70A3EA" w14:textId="6A686901" w:rsidR="004B053F" w:rsidRPr="00EB0E55" w:rsidDel="008956EC" w:rsidRDefault="004B053F" w:rsidP="0042412D">
            <w:pPr>
              <w:cnfStyle w:val="000000000000" w:firstRow="0" w:lastRow="0" w:firstColumn="0" w:lastColumn="0" w:oddVBand="0" w:evenVBand="0" w:oddHBand="0" w:evenHBand="0" w:firstRowFirstColumn="0" w:firstRowLastColumn="0" w:lastRowFirstColumn="0" w:lastRowLastColumn="0"/>
              <w:rPr>
                <w:del w:id="431" w:author="Raul García Fernández" w:date="2017-07-01T13:41:00Z"/>
                <w:szCs w:val="24"/>
                <w:lang w:val="es-ES_tradnl"/>
              </w:rPr>
            </w:pPr>
            <w:del w:id="432" w:author="Raul García Fernández" w:date="2017-07-01T13:41:00Z">
              <w:r w:rsidRPr="00EB0E55" w:rsidDel="008956EC">
                <w:rPr>
                  <w:szCs w:val="24"/>
                  <w:lang w:val="es-ES_tradnl"/>
                </w:rPr>
                <w:delText>Devolverá un mensaje con los datos de autenticación y personales.</w:delText>
              </w:r>
              <w:bookmarkStart w:id="433" w:name="_Toc486873848"/>
              <w:bookmarkEnd w:id="433"/>
            </w:del>
          </w:p>
        </w:tc>
        <w:bookmarkStart w:id="434" w:name="_Toc486873849"/>
        <w:bookmarkEnd w:id="434"/>
      </w:tr>
    </w:tbl>
    <w:p w14:paraId="72F2C9AC" w14:textId="59663E5B" w:rsidR="004B053F" w:rsidDel="008956EC" w:rsidRDefault="004B053F" w:rsidP="004B053F">
      <w:pPr>
        <w:rPr>
          <w:del w:id="435" w:author="Raul García Fernández" w:date="2017-07-01T13:41:00Z"/>
          <w:lang w:val="es-ES_tradnl"/>
        </w:rPr>
      </w:pPr>
      <w:bookmarkStart w:id="436" w:name="_Toc486873850"/>
      <w:bookmarkEnd w:id="436"/>
    </w:p>
    <w:p w14:paraId="672FC4F1" w14:textId="2885183A" w:rsidR="004B053F" w:rsidRPr="00D43281" w:rsidDel="008956EC" w:rsidRDefault="004B053F" w:rsidP="004B053F">
      <w:pPr>
        <w:pStyle w:val="Ttulo3"/>
        <w:numPr>
          <w:ilvl w:val="2"/>
          <w:numId w:val="34"/>
        </w:numPr>
        <w:rPr>
          <w:del w:id="437" w:author="Raul García Fernández" w:date="2017-07-01T13:41:00Z"/>
          <w:lang w:val="es-ES_tradnl"/>
        </w:rPr>
      </w:pPr>
      <w:del w:id="438" w:author="Raul García Fernández" w:date="2017-07-01T13:41:00Z">
        <w:r w:rsidDel="008956EC">
          <w:rPr>
            <w:lang w:val="es-ES_tradnl"/>
          </w:rPr>
          <w:delText>Grupos:</w:delText>
        </w:r>
        <w:bookmarkStart w:id="439" w:name="_Toc486873851"/>
        <w:bookmarkEnd w:id="439"/>
      </w:del>
    </w:p>
    <w:p w14:paraId="2EA33C53" w14:textId="3840BA58" w:rsidR="004B053F" w:rsidDel="008956EC" w:rsidRDefault="004B053F" w:rsidP="004B053F">
      <w:pPr>
        <w:ind w:firstLine="708"/>
        <w:rPr>
          <w:del w:id="440" w:author="Raul García Fernández" w:date="2017-07-01T13:41:00Z"/>
          <w:lang w:val="es-ES_tradnl"/>
        </w:rPr>
      </w:pPr>
      <w:del w:id="441" w:author="Raul García Fernández" w:date="2017-07-01T13:41:00Z">
        <w:r w:rsidDel="008956EC">
          <w:rPr>
            <w:lang w:val="es-ES_tradnl"/>
          </w:rPr>
          <w:delText xml:space="preserve">Todas estas acciones llevan por delante el comando </w:delText>
        </w:r>
        <w:r w:rsidRPr="00E84212" w:rsidDel="008956EC">
          <w:rPr>
            <w:b/>
            <w:lang w:val="es-ES_tradnl"/>
          </w:rPr>
          <w:delText xml:space="preserve">“/group/” </w:delText>
        </w:r>
        <w:r w:rsidDel="008956EC">
          <w:rPr>
            <w:lang w:val="es-ES_tradnl"/>
          </w:rPr>
          <w:delText xml:space="preserve">se deberá de concatenar por delante para que acción funcione </w:delText>
        </w:r>
        <w:r w:rsidRPr="00E84212" w:rsidDel="008956EC">
          <w:rPr>
            <w:b/>
            <w:lang w:val="es-ES_tradnl"/>
          </w:rPr>
          <w:delText>(dir+/group/+accion)</w:delText>
        </w:r>
        <w:r w:rsidDel="008956EC">
          <w:rPr>
            <w:lang w:val="es-ES_tradnl"/>
          </w:rPr>
          <w:delText>.</w:delText>
        </w:r>
        <w:bookmarkStart w:id="442" w:name="_Toc486873852"/>
        <w:bookmarkEnd w:id="442"/>
      </w:del>
    </w:p>
    <w:p w14:paraId="474E0FC6" w14:textId="3604C662" w:rsidR="004B053F" w:rsidRPr="00F30753" w:rsidDel="008956EC" w:rsidRDefault="004B053F" w:rsidP="004B053F">
      <w:pPr>
        <w:pStyle w:val="Ttulo4"/>
        <w:numPr>
          <w:ilvl w:val="3"/>
          <w:numId w:val="34"/>
        </w:numPr>
        <w:rPr>
          <w:del w:id="443" w:author="Raul García Fernández" w:date="2017-07-01T13:41:00Z"/>
          <w:lang w:val="es-ES_tradnl"/>
        </w:rPr>
      </w:pPr>
      <w:del w:id="444" w:author="Raul García Fernández" w:date="2017-07-01T13:41:00Z">
        <w:r w:rsidRPr="00F30753" w:rsidDel="008956EC">
          <w:rPr>
            <w:lang w:val="es-ES_tradnl"/>
          </w:rPr>
          <w:delText>Grupos</w:delText>
        </w:r>
        <w:r w:rsidDel="008956EC">
          <w:rPr>
            <w:lang w:val="es-ES_tradnl"/>
          </w:rPr>
          <w:delText xml:space="preserve"> acciones</w:delText>
        </w:r>
        <w:r w:rsidRPr="00F30753" w:rsidDel="008956EC">
          <w:rPr>
            <w:lang w:val="es-ES_tradnl"/>
          </w:rPr>
          <w:delText xml:space="preserve"> </w:delText>
        </w:r>
        <w:r w:rsidDel="008956EC">
          <w:rPr>
            <w:lang w:val="es-ES_tradnl"/>
          </w:rPr>
          <w:delText>básica</w:delText>
        </w:r>
        <w:r w:rsidRPr="00F30753" w:rsidDel="008956EC">
          <w:rPr>
            <w:lang w:val="es-ES_tradnl"/>
          </w:rPr>
          <w:delText>s:</w:delText>
        </w:r>
        <w:bookmarkStart w:id="445" w:name="_Toc486873853"/>
        <w:bookmarkEnd w:id="445"/>
      </w:del>
    </w:p>
    <w:p w14:paraId="18BFEDAF" w14:textId="773EF2AA" w:rsidR="004B053F" w:rsidDel="008956EC" w:rsidRDefault="004B053F" w:rsidP="004B053F">
      <w:pPr>
        <w:pStyle w:val="Descripcin"/>
        <w:keepNext/>
        <w:rPr>
          <w:del w:id="446" w:author="Raul García Fernández" w:date="2017-07-01T13:41:00Z"/>
        </w:rPr>
      </w:pPr>
      <w:bookmarkStart w:id="447" w:name="_Toc480479793"/>
      <w:bookmarkStart w:id="448" w:name="_Toc481607024"/>
      <w:del w:id="449" w:author="Raul García Fernández" w:date="2017-07-01T13:41:00Z">
        <w:r w:rsidDel="008956EC">
          <w:delText xml:space="preserve">Tabla </w:delText>
        </w:r>
        <w:r w:rsidDel="008956EC">
          <w:fldChar w:fldCharType="begin"/>
        </w:r>
        <w:r w:rsidDel="008956EC">
          <w:delInstrText xml:space="preserve"> STYLEREF 1 \s </w:delInstrText>
        </w:r>
        <w:r w:rsidDel="008956EC">
          <w:fldChar w:fldCharType="separate"/>
        </w:r>
        <w:r w:rsidDel="008956EC">
          <w:rPr>
            <w:noProof/>
          </w:rPr>
          <w:delText>4</w:delText>
        </w:r>
        <w:r w:rsidDel="008956EC">
          <w:rPr>
            <w:noProof/>
          </w:rPr>
          <w:fldChar w:fldCharType="end"/>
        </w:r>
        <w:r w:rsidDel="008956EC">
          <w:noBreakHyphen/>
        </w:r>
        <w:r w:rsidDel="008956EC">
          <w:fldChar w:fldCharType="begin"/>
        </w:r>
        <w:r w:rsidDel="008956EC">
          <w:delInstrText xml:space="preserve"> SEQ Tabla \* ARABIC \s 1 </w:delInstrText>
        </w:r>
        <w:r w:rsidDel="008956EC">
          <w:fldChar w:fldCharType="separate"/>
        </w:r>
        <w:r w:rsidDel="008956EC">
          <w:rPr>
            <w:noProof/>
          </w:rPr>
          <w:delText>2</w:delText>
        </w:r>
        <w:r w:rsidDel="008956EC">
          <w:rPr>
            <w:noProof/>
          </w:rPr>
          <w:fldChar w:fldCharType="end"/>
        </w:r>
        <w:r w:rsidDel="008956EC">
          <w:delText>.Protocolo repositorio: Grupo acciones básicas</w:delText>
        </w:r>
        <w:bookmarkStart w:id="450" w:name="_Toc486873854"/>
        <w:bookmarkEnd w:id="447"/>
        <w:bookmarkEnd w:id="448"/>
        <w:bookmarkEnd w:id="450"/>
      </w:del>
    </w:p>
    <w:tbl>
      <w:tblPr>
        <w:tblStyle w:val="Tabladecuadrcula6concolores1"/>
        <w:tblW w:w="0" w:type="auto"/>
        <w:jc w:val="center"/>
        <w:tblLook w:val="04A0" w:firstRow="1" w:lastRow="0" w:firstColumn="1" w:lastColumn="0" w:noHBand="0" w:noVBand="1"/>
      </w:tblPr>
      <w:tblGrid>
        <w:gridCol w:w="2301"/>
        <w:gridCol w:w="2271"/>
        <w:gridCol w:w="2250"/>
        <w:gridCol w:w="2239"/>
      </w:tblGrid>
      <w:tr w:rsidR="004B053F" w:rsidDel="008956EC" w14:paraId="230C4CA0" w14:textId="4D39F459" w:rsidTr="0042412D">
        <w:trPr>
          <w:cnfStyle w:val="100000000000" w:firstRow="1" w:lastRow="0" w:firstColumn="0" w:lastColumn="0" w:oddVBand="0" w:evenVBand="0" w:oddHBand="0" w:evenHBand="0" w:firstRowFirstColumn="0" w:firstRowLastColumn="0" w:lastRowFirstColumn="0" w:lastRowLastColumn="0"/>
          <w:trHeight w:val="425"/>
          <w:jc w:val="center"/>
          <w:del w:id="451"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160E0262" w14:textId="53DBD5D6" w:rsidR="004B053F" w:rsidRPr="00137F39" w:rsidDel="008956EC" w:rsidRDefault="004B053F" w:rsidP="0042412D">
            <w:pPr>
              <w:jc w:val="center"/>
              <w:rPr>
                <w:del w:id="452" w:author="Raul García Fernández" w:date="2017-07-01T13:41:00Z"/>
                <w:szCs w:val="24"/>
                <w:lang w:val="es-ES_tradnl"/>
              </w:rPr>
            </w:pPr>
            <w:del w:id="453" w:author="Raul García Fernández" w:date="2017-07-01T13:41:00Z">
              <w:r w:rsidRPr="00137F39" w:rsidDel="008956EC">
                <w:rPr>
                  <w:szCs w:val="24"/>
                  <w:lang w:val="es-ES_tradnl"/>
                </w:rPr>
                <w:delText>Método</w:delText>
              </w:r>
              <w:bookmarkStart w:id="454" w:name="_Toc486873855"/>
              <w:bookmarkEnd w:id="454"/>
            </w:del>
          </w:p>
        </w:tc>
        <w:tc>
          <w:tcPr>
            <w:tcW w:w="2303" w:type="dxa"/>
          </w:tcPr>
          <w:p w14:paraId="327E18BC" w14:textId="36344AA7" w:rsidR="004B053F" w:rsidRPr="00137F39"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455" w:author="Raul García Fernández" w:date="2017-07-01T13:41:00Z"/>
                <w:szCs w:val="24"/>
                <w:lang w:val="es-ES_tradnl"/>
              </w:rPr>
            </w:pPr>
            <w:del w:id="456" w:author="Raul García Fernández" w:date="2017-07-01T13:41:00Z">
              <w:r w:rsidRPr="00137F39" w:rsidDel="008956EC">
                <w:rPr>
                  <w:szCs w:val="24"/>
                  <w:lang w:val="es-ES_tradnl"/>
                </w:rPr>
                <w:delText>Descripción</w:delText>
              </w:r>
              <w:bookmarkStart w:id="457" w:name="_Toc486873856"/>
              <w:bookmarkEnd w:id="457"/>
            </w:del>
          </w:p>
        </w:tc>
        <w:tc>
          <w:tcPr>
            <w:tcW w:w="2303" w:type="dxa"/>
          </w:tcPr>
          <w:p w14:paraId="2A87A171" w14:textId="757136CD" w:rsidR="004B053F" w:rsidRPr="00137F39"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458" w:author="Raul García Fernández" w:date="2017-07-01T13:41:00Z"/>
                <w:szCs w:val="24"/>
                <w:lang w:val="es-ES_tradnl"/>
              </w:rPr>
            </w:pPr>
            <w:del w:id="459" w:author="Raul García Fernández" w:date="2017-07-01T13:41:00Z">
              <w:r w:rsidRPr="00137F39" w:rsidDel="008956EC">
                <w:rPr>
                  <w:szCs w:val="24"/>
                  <w:lang w:val="es-ES_tradnl"/>
                </w:rPr>
                <w:delText>Entradas</w:delText>
              </w:r>
              <w:bookmarkStart w:id="460" w:name="_Toc486873857"/>
              <w:bookmarkEnd w:id="460"/>
            </w:del>
          </w:p>
          <w:p w14:paraId="304927EB" w14:textId="0D420F5A" w:rsidR="004B053F" w:rsidRPr="00137F39"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461" w:author="Raul García Fernández" w:date="2017-07-01T13:41:00Z"/>
                <w:szCs w:val="24"/>
                <w:lang w:val="es-ES_tradnl"/>
              </w:rPr>
            </w:pPr>
            <w:del w:id="462" w:author="Raul García Fernández" w:date="2017-07-01T13:41:00Z">
              <w:r w:rsidRPr="00137F39" w:rsidDel="008956EC">
                <w:rPr>
                  <w:szCs w:val="24"/>
                  <w:lang w:val="es-ES_tradnl"/>
                </w:rPr>
                <w:delText>(Body)</w:delText>
              </w:r>
              <w:bookmarkStart w:id="463" w:name="_Toc486873858"/>
              <w:bookmarkEnd w:id="463"/>
            </w:del>
          </w:p>
        </w:tc>
        <w:tc>
          <w:tcPr>
            <w:tcW w:w="2303" w:type="dxa"/>
          </w:tcPr>
          <w:p w14:paraId="018D413C" w14:textId="374E2DA5" w:rsidR="004B053F" w:rsidRPr="00137F39"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464" w:author="Raul García Fernández" w:date="2017-07-01T13:41:00Z"/>
                <w:szCs w:val="24"/>
                <w:lang w:val="es-ES_tradnl"/>
              </w:rPr>
            </w:pPr>
            <w:del w:id="465" w:author="Raul García Fernández" w:date="2017-07-01T13:41:00Z">
              <w:r w:rsidRPr="00137F39" w:rsidDel="008956EC">
                <w:rPr>
                  <w:szCs w:val="24"/>
                  <w:lang w:val="es-ES_tradnl"/>
                </w:rPr>
                <w:delText>Salida</w:delText>
              </w:r>
              <w:bookmarkStart w:id="466" w:name="_Toc486873859"/>
              <w:bookmarkEnd w:id="466"/>
            </w:del>
          </w:p>
        </w:tc>
        <w:bookmarkStart w:id="467" w:name="_Toc486873860"/>
        <w:bookmarkEnd w:id="467"/>
      </w:tr>
      <w:tr w:rsidR="004B053F" w:rsidDel="008956EC" w14:paraId="3882F7E1" w14:textId="4D1AB94D" w:rsidTr="0042412D">
        <w:trPr>
          <w:cnfStyle w:val="000000100000" w:firstRow="0" w:lastRow="0" w:firstColumn="0" w:lastColumn="0" w:oddVBand="0" w:evenVBand="0" w:oddHBand="1" w:evenHBand="0" w:firstRowFirstColumn="0" w:firstRowLastColumn="0" w:lastRowFirstColumn="0" w:lastRowLastColumn="0"/>
          <w:jc w:val="center"/>
          <w:del w:id="46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29E467F3" w14:textId="4F1EE4DD" w:rsidR="004B053F" w:rsidRPr="008A1BB7" w:rsidDel="008956EC" w:rsidRDefault="004B053F" w:rsidP="0042412D">
            <w:pPr>
              <w:jc w:val="center"/>
              <w:rPr>
                <w:del w:id="469" w:author="Raul García Fernández" w:date="2017-07-01T13:41:00Z"/>
                <w:szCs w:val="24"/>
                <w:lang w:val="en-US"/>
              </w:rPr>
            </w:pPr>
            <w:del w:id="470" w:author="Raul García Fernández" w:date="2017-07-01T13:41:00Z">
              <w:r w:rsidRPr="008A1BB7" w:rsidDel="008956EC">
                <w:rPr>
                  <w:szCs w:val="24"/>
                  <w:lang w:val="en-US"/>
                </w:rPr>
                <w:delText>/{idUser}/{groupID}</w:delText>
              </w:r>
              <w:bookmarkStart w:id="471" w:name="_Toc486873861"/>
              <w:bookmarkEnd w:id="471"/>
            </w:del>
          </w:p>
          <w:p w14:paraId="3A74A1BE" w14:textId="55580E3F" w:rsidR="004B053F" w:rsidRPr="008A1BB7" w:rsidDel="008956EC" w:rsidRDefault="004B053F" w:rsidP="0042412D">
            <w:pPr>
              <w:jc w:val="center"/>
              <w:rPr>
                <w:del w:id="472" w:author="Raul García Fernández" w:date="2017-07-01T13:41:00Z"/>
                <w:szCs w:val="24"/>
                <w:lang w:val="en-US"/>
              </w:rPr>
            </w:pPr>
            <w:del w:id="473" w:author="Raul García Fernández" w:date="2017-07-01T13:41:00Z">
              <w:r w:rsidRPr="008A1BB7" w:rsidDel="008956EC">
                <w:rPr>
                  <w:szCs w:val="24"/>
                  <w:lang w:val="en-US"/>
                </w:rPr>
                <w:delText>(HTTP method:GET)</w:delText>
              </w:r>
              <w:bookmarkStart w:id="474" w:name="_Toc486873862"/>
              <w:bookmarkEnd w:id="474"/>
            </w:del>
          </w:p>
        </w:tc>
        <w:tc>
          <w:tcPr>
            <w:tcW w:w="2303" w:type="dxa"/>
          </w:tcPr>
          <w:p w14:paraId="276DCAA8" w14:textId="39F57761"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475" w:author="Raul García Fernández" w:date="2017-07-01T13:41:00Z"/>
                <w:szCs w:val="24"/>
                <w:lang w:val="es-ES_tradnl"/>
              </w:rPr>
            </w:pPr>
            <w:del w:id="476" w:author="Raul García Fernández" w:date="2017-07-01T13:41:00Z">
              <w:r w:rsidRPr="00137F39" w:rsidDel="008956EC">
                <w:rPr>
                  <w:szCs w:val="24"/>
                  <w:lang w:val="es-ES_tradnl"/>
                </w:rPr>
                <w:delText>Devuelve la entidad correspondiente al id del grupo entregado</w:delText>
              </w:r>
              <w:bookmarkStart w:id="477" w:name="_Toc486873863"/>
              <w:bookmarkEnd w:id="477"/>
            </w:del>
          </w:p>
        </w:tc>
        <w:tc>
          <w:tcPr>
            <w:tcW w:w="2303" w:type="dxa"/>
          </w:tcPr>
          <w:p w14:paraId="3A045BE9" w14:textId="057017CA"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478" w:author="Raul García Fernández" w:date="2017-07-01T13:41:00Z"/>
                <w:szCs w:val="24"/>
                <w:lang w:val="es-ES_tradnl"/>
              </w:rPr>
            </w:pPr>
            <w:del w:id="479" w:author="Raul García Fernández" w:date="2017-07-01T13:41:00Z">
              <w:r w:rsidRPr="00137F39" w:rsidDel="008956EC">
                <w:rPr>
                  <w:szCs w:val="24"/>
                  <w:lang w:val="es-ES_tradnl"/>
                </w:rPr>
                <w:delText>Vacío</w:delText>
              </w:r>
              <w:bookmarkStart w:id="480" w:name="_Toc486873864"/>
              <w:bookmarkEnd w:id="480"/>
            </w:del>
          </w:p>
        </w:tc>
        <w:tc>
          <w:tcPr>
            <w:tcW w:w="2303" w:type="dxa"/>
          </w:tcPr>
          <w:p w14:paraId="5446BB0E" w14:textId="0B295E7E"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481" w:author="Raul García Fernández" w:date="2017-07-01T13:41:00Z"/>
                <w:szCs w:val="24"/>
                <w:lang w:val="es-ES_tradnl"/>
              </w:rPr>
            </w:pPr>
            <w:del w:id="482" w:author="Raul García Fernández" w:date="2017-07-01T13:41:00Z">
              <w:r w:rsidRPr="00137F39" w:rsidDel="008956EC">
                <w:rPr>
                  <w:szCs w:val="24"/>
                  <w:lang w:val="es-ES_tradnl"/>
                </w:rPr>
                <w:delText>Devuelve un mensaje con la entidad de grupo solicitada.</w:delText>
              </w:r>
              <w:bookmarkStart w:id="483" w:name="_Toc486873865"/>
              <w:bookmarkEnd w:id="483"/>
            </w:del>
          </w:p>
        </w:tc>
        <w:bookmarkStart w:id="484" w:name="_Toc486873866"/>
        <w:bookmarkEnd w:id="484"/>
      </w:tr>
      <w:tr w:rsidR="004B053F" w:rsidDel="008956EC" w14:paraId="230C95B9" w14:textId="763A14E1" w:rsidTr="0042412D">
        <w:trPr>
          <w:jc w:val="center"/>
          <w:del w:id="485"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136C4CE1" w14:textId="5DA910F7" w:rsidR="004B053F" w:rsidRPr="008A1BB7" w:rsidDel="008956EC" w:rsidRDefault="004B053F" w:rsidP="0042412D">
            <w:pPr>
              <w:jc w:val="center"/>
              <w:rPr>
                <w:del w:id="486" w:author="Raul García Fernández" w:date="2017-07-01T13:41:00Z"/>
                <w:szCs w:val="24"/>
                <w:lang w:val="en-US"/>
              </w:rPr>
            </w:pPr>
            <w:del w:id="487" w:author="Raul García Fernández" w:date="2017-07-01T13:41:00Z">
              <w:r w:rsidRPr="008A1BB7" w:rsidDel="008956EC">
                <w:rPr>
                  <w:szCs w:val="24"/>
                  <w:lang w:val="en-US"/>
                </w:rPr>
                <w:delText>/{idUser}/{groupID}</w:delText>
              </w:r>
              <w:bookmarkStart w:id="488" w:name="_Toc486873867"/>
              <w:bookmarkEnd w:id="488"/>
            </w:del>
          </w:p>
          <w:p w14:paraId="3CCE1AEC" w14:textId="30280E5B" w:rsidR="004B053F" w:rsidRPr="008A1BB7" w:rsidDel="008956EC" w:rsidRDefault="004B053F" w:rsidP="0042412D">
            <w:pPr>
              <w:jc w:val="center"/>
              <w:rPr>
                <w:del w:id="489" w:author="Raul García Fernández" w:date="2017-07-01T13:41:00Z"/>
                <w:szCs w:val="24"/>
                <w:lang w:val="en-US"/>
              </w:rPr>
            </w:pPr>
            <w:del w:id="490" w:author="Raul García Fernández" w:date="2017-07-01T13:41:00Z">
              <w:r w:rsidRPr="008A1BB7" w:rsidDel="008956EC">
                <w:rPr>
                  <w:szCs w:val="24"/>
                  <w:lang w:val="en-US"/>
                </w:rPr>
                <w:delText>(HTTP method:DELETE)</w:delText>
              </w:r>
              <w:bookmarkStart w:id="491" w:name="_Toc486873868"/>
              <w:bookmarkEnd w:id="491"/>
            </w:del>
          </w:p>
        </w:tc>
        <w:tc>
          <w:tcPr>
            <w:tcW w:w="2303" w:type="dxa"/>
          </w:tcPr>
          <w:p w14:paraId="49EB98A4" w14:textId="2D52B9A8"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492" w:author="Raul García Fernández" w:date="2017-07-01T13:41:00Z"/>
                <w:szCs w:val="24"/>
                <w:lang w:val="es-ES_tradnl"/>
              </w:rPr>
            </w:pPr>
            <w:del w:id="493" w:author="Raul García Fernández" w:date="2017-07-01T13:41:00Z">
              <w:r w:rsidRPr="00137F39" w:rsidDel="008956EC">
                <w:rPr>
                  <w:szCs w:val="24"/>
                  <w:lang w:val="es-ES_tradnl"/>
                </w:rPr>
                <w:delText>Elimina la entidad correspondiente al id del grupo entregado</w:delText>
              </w:r>
              <w:bookmarkStart w:id="494" w:name="_Toc486873869"/>
              <w:bookmarkEnd w:id="494"/>
            </w:del>
          </w:p>
        </w:tc>
        <w:tc>
          <w:tcPr>
            <w:tcW w:w="2303" w:type="dxa"/>
          </w:tcPr>
          <w:p w14:paraId="6E4B9B4D" w14:textId="4AC6FE91"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495" w:author="Raul García Fernández" w:date="2017-07-01T13:41:00Z"/>
                <w:szCs w:val="24"/>
                <w:lang w:val="es-ES_tradnl"/>
              </w:rPr>
            </w:pPr>
            <w:del w:id="496" w:author="Raul García Fernández" w:date="2017-07-01T13:41:00Z">
              <w:r w:rsidRPr="00137F39" w:rsidDel="008956EC">
                <w:rPr>
                  <w:szCs w:val="24"/>
                  <w:lang w:val="es-ES_tradnl"/>
                </w:rPr>
                <w:delText>Vacío</w:delText>
              </w:r>
              <w:bookmarkStart w:id="497" w:name="_Toc486873870"/>
              <w:bookmarkEnd w:id="497"/>
            </w:del>
          </w:p>
        </w:tc>
        <w:tc>
          <w:tcPr>
            <w:tcW w:w="2303" w:type="dxa"/>
          </w:tcPr>
          <w:p w14:paraId="6591BD00" w14:textId="3888E15A"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498" w:author="Raul García Fernández" w:date="2017-07-01T13:41:00Z"/>
                <w:szCs w:val="24"/>
                <w:lang w:val="es-ES_tradnl"/>
              </w:rPr>
            </w:pPr>
            <w:del w:id="499" w:author="Raul García Fernández" w:date="2017-07-01T13:41:00Z">
              <w:r w:rsidRPr="00137F39" w:rsidDel="008956EC">
                <w:rPr>
                  <w:szCs w:val="24"/>
                  <w:lang w:val="es-ES_tradnl"/>
                </w:rPr>
                <w:delText>Devuelve el resultado de la acción realizada.</w:delText>
              </w:r>
              <w:bookmarkStart w:id="500" w:name="_Toc486873871"/>
              <w:bookmarkEnd w:id="500"/>
            </w:del>
          </w:p>
        </w:tc>
        <w:bookmarkStart w:id="501" w:name="_Toc486873872"/>
        <w:bookmarkEnd w:id="501"/>
      </w:tr>
      <w:tr w:rsidR="004B053F" w:rsidDel="008956EC" w14:paraId="387D8609" w14:textId="05A5D697" w:rsidTr="0042412D">
        <w:trPr>
          <w:cnfStyle w:val="000000100000" w:firstRow="0" w:lastRow="0" w:firstColumn="0" w:lastColumn="0" w:oddVBand="0" w:evenVBand="0" w:oddHBand="1" w:evenHBand="0" w:firstRowFirstColumn="0" w:firstRowLastColumn="0" w:lastRowFirstColumn="0" w:lastRowLastColumn="0"/>
          <w:jc w:val="center"/>
          <w:del w:id="50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34D8A330" w14:textId="0B047A7A" w:rsidR="004B053F" w:rsidRPr="008A1BB7" w:rsidDel="008956EC" w:rsidRDefault="004B053F" w:rsidP="0042412D">
            <w:pPr>
              <w:jc w:val="center"/>
              <w:rPr>
                <w:del w:id="503" w:author="Raul García Fernández" w:date="2017-07-01T13:41:00Z"/>
                <w:szCs w:val="24"/>
                <w:lang w:val="en-US"/>
              </w:rPr>
            </w:pPr>
            <w:del w:id="504" w:author="Raul García Fernández" w:date="2017-07-01T13:41:00Z">
              <w:r w:rsidRPr="008A1BB7" w:rsidDel="008956EC">
                <w:rPr>
                  <w:szCs w:val="24"/>
                  <w:lang w:val="en-US"/>
                </w:rPr>
                <w:delText>/{idUser}/{groupID}</w:delText>
              </w:r>
              <w:bookmarkStart w:id="505" w:name="_Toc486873873"/>
              <w:bookmarkEnd w:id="505"/>
            </w:del>
          </w:p>
          <w:p w14:paraId="75F93F20" w14:textId="08898531" w:rsidR="004B053F" w:rsidRPr="008A1BB7" w:rsidDel="008956EC" w:rsidRDefault="004B053F" w:rsidP="0042412D">
            <w:pPr>
              <w:jc w:val="center"/>
              <w:rPr>
                <w:del w:id="506" w:author="Raul García Fernández" w:date="2017-07-01T13:41:00Z"/>
                <w:szCs w:val="24"/>
                <w:lang w:val="en-US"/>
              </w:rPr>
            </w:pPr>
            <w:del w:id="507" w:author="Raul García Fernández" w:date="2017-07-01T13:41:00Z">
              <w:r w:rsidRPr="008A1BB7" w:rsidDel="008956EC">
                <w:rPr>
                  <w:szCs w:val="24"/>
                  <w:lang w:val="en-US"/>
                </w:rPr>
                <w:delText>(HTTP method:PATH)</w:delText>
              </w:r>
              <w:bookmarkStart w:id="508" w:name="_Toc486873874"/>
              <w:bookmarkEnd w:id="508"/>
            </w:del>
          </w:p>
        </w:tc>
        <w:tc>
          <w:tcPr>
            <w:tcW w:w="2303" w:type="dxa"/>
          </w:tcPr>
          <w:p w14:paraId="75F7B4E5" w14:textId="6100C367"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509" w:author="Raul García Fernández" w:date="2017-07-01T13:41:00Z"/>
                <w:szCs w:val="24"/>
                <w:lang w:val="es-ES_tradnl"/>
              </w:rPr>
            </w:pPr>
            <w:del w:id="510" w:author="Raul García Fernández" w:date="2017-07-01T13:41:00Z">
              <w:r w:rsidRPr="00137F39" w:rsidDel="008956EC">
                <w:rPr>
                  <w:szCs w:val="24"/>
                  <w:lang w:val="es-ES_tradnl"/>
                </w:rPr>
                <w:delText>Modifica la entidad correspondiente al id del grupo entregado</w:delText>
              </w:r>
              <w:bookmarkStart w:id="511" w:name="_Toc486873875"/>
              <w:bookmarkEnd w:id="511"/>
            </w:del>
          </w:p>
        </w:tc>
        <w:tc>
          <w:tcPr>
            <w:tcW w:w="2303" w:type="dxa"/>
          </w:tcPr>
          <w:p w14:paraId="3AE3A236" w14:textId="6135CDF2"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512" w:author="Raul García Fernández" w:date="2017-07-01T13:41:00Z"/>
                <w:szCs w:val="24"/>
                <w:lang w:val="es-ES_tradnl"/>
              </w:rPr>
            </w:pPr>
            <w:del w:id="513" w:author="Raul García Fernández" w:date="2017-07-01T13:41:00Z">
              <w:r w:rsidRPr="00137F39" w:rsidDel="008956EC">
                <w:rPr>
                  <w:szCs w:val="24"/>
                  <w:lang w:val="es-ES_tradnl"/>
                </w:rPr>
                <w:delText>Entidad grupo con los datos modificados que se va a modificar</w:delText>
              </w:r>
              <w:bookmarkStart w:id="514" w:name="_Toc486873876"/>
              <w:bookmarkEnd w:id="514"/>
            </w:del>
          </w:p>
        </w:tc>
        <w:tc>
          <w:tcPr>
            <w:tcW w:w="2303" w:type="dxa"/>
          </w:tcPr>
          <w:p w14:paraId="49D2D68C" w14:textId="6536E2C0"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515" w:author="Raul García Fernández" w:date="2017-07-01T13:41:00Z"/>
                <w:szCs w:val="24"/>
                <w:lang w:val="es-ES_tradnl"/>
              </w:rPr>
            </w:pPr>
            <w:del w:id="516" w:author="Raul García Fernández" w:date="2017-07-01T13:41:00Z">
              <w:r w:rsidRPr="00137F39" w:rsidDel="008956EC">
                <w:rPr>
                  <w:szCs w:val="24"/>
                  <w:lang w:val="es-ES_tradnl"/>
                </w:rPr>
                <w:delText>Devuelve el resultado de la acción realizada</w:delText>
              </w:r>
              <w:bookmarkStart w:id="517" w:name="_Toc486873877"/>
              <w:bookmarkEnd w:id="517"/>
            </w:del>
          </w:p>
        </w:tc>
        <w:bookmarkStart w:id="518" w:name="_Toc486873878"/>
        <w:bookmarkEnd w:id="518"/>
      </w:tr>
      <w:tr w:rsidR="004B053F" w:rsidDel="008956EC" w14:paraId="5193F19F" w14:textId="730C13D8" w:rsidTr="0042412D">
        <w:trPr>
          <w:jc w:val="center"/>
          <w:del w:id="519"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428BE48E" w14:textId="3E12D31F" w:rsidR="004B053F" w:rsidRPr="008A1BB7" w:rsidDel="008956EC" w:rsidRDefault="004B053F" w:rsidP="0042412D">
            <w:pPr>
              <w:jc w:val="center"/>
              <w:rPr>
                <w:del w:id="520" w:author="Raul García Fernández" w:date="2017-07-01T13:41:00Z"/>
                <w:szCs w:val="24"/>
                <w:lang w:val="en-US"/>
              </w:rPr>
            </w:pPr>
            <w:del w:id="521" w:author="Raul García Fernández" w:date="2017-07-01T13:41:00Z">
              <w:r w:rsidRPr="008A1BB7" w:rsidDel="008956EC">
                <w:rPr>
                  <w:szCs w:val="24"/>
                  <w:lang w:val="en-US"/>
                </w:rPr>
                <w:delText>/{idUser}/all</w:delText>
              </w:r>
              <w:bookmarkStart w:id="522" w:name="_Toc486873879"/>
              <w:bookmarkEnd w:id="522"/>
            </w:del>
          </w:p>
          <w:p w14:paraId="0BCBFAE6" w14:textId="15D227C8" w:rsidR="004B053F" w:rsidRPr="008A1BB7" w:rsidDel="008956EC" w:rsidRDefault="004B053F" w:rsidP="0042412D">
            <w:pPr>
              <w:jc w:val="center"/>
              <w:rPr>
                <w:del w:id="523" w:author="Raul García Fernández" w:date="2017-07-01T13:41:00Z"/>
                <w:szCs w:val="24"/>
                <w:lang w:val="en-US"/>
              </w:rPr>
            </w:pPr>
            <w:del w:id="524" w:author="Raul García Fernández" w:date="2017-07-01T13:41:00Z">
              <w:r w:rsidRPr="008A1BB7" w:rsidDel="008956EC">
                <w:rPr>
                  <w:szCs w:val="24"/>
                  <w:lang w:val="en-US"/>
                </w:rPr>
                <w:delText>(HTTP method:GET)</w:delText>
              </w:r>
              <w:bookmarkStart w:id="525" w:name="_Toc486873880"/>
              <w:bookmarkEnd w:id="525"/>
            </w:del>
          </w:p>
        </w:tc>
        <w:tc>
          <w:tcPr>
            <w:tcW w:w="2303" w:type="dxa"/>
          </w:tcPr>
          <w:p w14:paraId="2B64FED5" w14:textId="2FA41382"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526" w:author="Raul García Fernández" w:date="2017-07-01T13:41:00Z"/>
                <w:szCs w:val="24"/>
                <w:lang w:val="es-ES_tradnl"/>
              </w:rPr>
            </w:pPr>
            <w:del w:id="527" w:author="Raul García Fernández" w:date="2017-07-01T13:41:00Z">
              <w:r w:rsidRPr="00137F39" w:rsidDel="008956EC">
                <w:rPr>
                  <w:szCs w:val="24"/>
                  <w:lang w:val="es-ES_tradnl"/>
                </w:rPr>
                <w:delText>Devuelve todos los grupos creados por el usuario</w:delText>
              </w:r>
              <w:bookmarkStart w:id="528" w:name="_Toc486873881"/>
              <w:bookmarkEnd w:id="528"/>
            </w:del>
          </w:p>
        </w:tc>
        <w:tc>
          <w:tcPr>
            <w:tcW w:w="2303" w:type="dxa"/>
          </w:tcPr>
          <w:p w14:paraId="5C90EA79" w14:textId="7962E88D"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529" w:author="Raul García Fernández" w:date="2017-07-01T13:41:00Z"/>
                <w:szCs w:val="24"/>
                <w:lang w:val="es-ES_tradnl"/>
              </w:rPr>
            </w:pPr>
            <w:del w:id="530" w:author="Raul García Fernández" w:date="2017-07-01T13:41:00Z">
              <w:r w:rsidRPr="00137F39" w:rsidDel="008956EC">
                <w:rPr>
                  <w:szCs w:val="24"/>
                  <w:lang w:val="es-ES_tradnl"/>
                </w:rPr>
                <w:delText>Vacío</w:delText>
              </w:r>
              <w:bookmarkStart w:id="531" w:name="_Toc486873882"/>
              <w:bookmarkEnd w:id="531"/>
            </w:del>
          </w:p>
        </w:tc>
        <w:tc>
          <w:tcPr>
            <w:tcW w:w="2303" w:type="dxa"/>
          </w:tcPr>
          <w:p w14:paraId="3E800D88" w14:textId="4FB87923"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532" w:author="Raul García Fernández" w:date="2017-07-01T13:41:00Z"/>
                <w:szCs w:val="24"/>
                <w:lang w:val="es-ES_tradnl"/>
              </w:rPr>
            </w:pPr>
            <w:del w:id="533" w:author="Raul García Fernández" w:date="2017-07-01T13:41:00Z">
              <w:r w:rsidRPr="00137F39" w:rsidDel="008956EC">
                <w:rPr>
                  <w:szCs w:val="24"/>
                  <w:lang w:val="es-ES_tradnl"/>
                </w:rPr>
                <w:delText xml:space="preserve">Devuelve </w:delText>
              </w:r>
              <w:r w:rsidDel="008956EC">
                <w:rPr>
                  <w:szCs w:val="24"/>
                  <w:lang w:val="es-ES_tradnl"/>
                </w:rPr>
                <w:delText>un listado de ID’s de grupos que fueron creados por el usuario.</w:delText>
              </w:r>
              <w:bookmarkStart w:id="534" w:name="_Toc486873883"/>
              <w:bookmarkEnd w:id="534"/>
            </w:del>
          </w:p>
        </w:tc>
        <w:bookmarkStart w:id="535" w:name="_Toc486873884"/>
        <w:bookmarkEnd w:id="535"/>
      </w:tr>
      <w:tr w:rsidR="004B053F" w:rsidDel="008956EC" w14:paraId="20559935" w14:textId="6966A984" w:rsidTr="0042412D">
        <w:trPr>
          <w:cnfStyle w:val="000000100000" w:firstRow="0" w:lastRow="0" w:firstColumn="0" w:lastColumn="0" w:oddVBand="0" w:evenVBand="0" w:oddHBand="1" w:evenHBand="0" w:firstRowFirstColumn="0" w:firstRowLastColumn="0" w:lastRowFirstColumn="0" w:lastRowLastColumn="0"/>
          <w:jc w:val="center"/>
          <w:del w:id="53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33A94B16" w14:textId="2259C655" w:rsidR="004B053F" w:rsidRPr="008A1BB7" w:rsidDel="008956EC" w:rsidRDefault="004B053F" w:rsidP="0042412D">
            <w:pPr>
              <w:jc w:val="center"/>
              <w:rPr>
                <w:del w:id="537" w:author="Raul García Fernández" w:date="2017-07-01T13:41:00Z"/>
                <w:szCs w:val="24"/>
                <w:lang w:val="en-US"/>
              </w:rPr>
            </w:pPr>
            <w:del w:id="538" w:author="Raul García Fernández" w:date="2017-07-01T13:41:00Z">
              <w:r w:rsidRPr="008A1BB7" w:rsidDel="008956EC">
                <w:rPr>
                  <w:szCs w:val="24"/>
                  <w:lang w:val="en-US"/>
                </w:rPr>
                <w:delText>/{idUser}/create</w:delText>
              </w:r>
              <w:bookmarkStart w:id="539" w:name="_Toc486873885"/>
              <w:bookmarkEnd w:id="539"/>
            </w:del>
          </w:p>
          <w:p w14:paraId="00B25B2B" w14:textId="38B30068" w:rsidR="004B053F" w:rsidRPr="008A1BB7" w:rsidDel="008956EC" w:rsidRDefault="004B053F" w:rsidP="0042412D">
            <w:pPr>
              <w:jc w:val="center"/>
              <w:rPr>
                <w:del w:id="540" w:author="Raul García Fernández" w:date="2017-07-01T13:41:00Z"/>
                <w:szCs w:val="24"/>
                <w:lang w:val="en-US"/>
              </w:rPr>
            </w:pPr>
            <w:del w:id="541" w:author="Raul García Fernández" w:date="2017-07-01T13:41:00Z">
              <w:r w:rsidRPr="008A1BB7" w:rsidDel="008956EC">
                <w:rPr>
                  <w:szCs w:val="24"/>
                  <w:lang w:val="en-US"/>
                </w:rPr>
                <w:delText>(HTTP method:GET)</w:delText>
              </w:r>
              <w:bookmarkStart w:id="542" w:name="_Toc486873886"/>
              <w:bookmarkEnd w:id="542"/>
            </w:del>
          </w:p>
        </w:tc>
        <w:tc>
          <w:tcPr>
            <w:tcW w:w="2303" w:type="dxa"/>
          </w:tcPr>
          <w:p w14:paraId="556041BC" w14:textId="390D5F69"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543" w:author="Raul García Fernández" w:date="2017-07-01T13:41:00Z"/>
                <w:szCs w:val="24"/>
                <w:lang w:val="es-ES_tradnl"/>
              </w:rPr>
            </w:pPr>
            <w:del w:id="544" w:author="Raul García Fernández" w:date="2017-07-01T13:41:00Z">
              <w:r w:rsidRPr="00137F39" w:rsidDel="008956EC">
                <w:rPr>
                  <w:szCs w:val="24"/>
                  <w:lang w:val="es-ES_tradnl"/>
                </w:rPr>
                <w:delText>Facilita la creación de los grupos mediante un ejemplo</w:delText>
              </w:r>
              <w:bookmarkStart w:id="545" w:name="_Toc486873887"/>
              <w:bookmarkEnd w:id="545"/>
            </w:del>
          </w:p>
        </w:tc>
        <w:tc>
          <w:tcPr>
            <w:tcW w:w="2303" w:type="dxa"/>
          </w:tcPr>
          <w:p w14:paraId="68C69D37" w14:textId="3AE5B4CB"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546" w:author="Raul García Fernández" w:date="2017-07-01T13:41:00Z"/>
                <w:szCs w:val="24"/>
                <w:lang w:val="es-ES_tradnl"/>
              </w:rPr>
            </w:pPr>
            <w:del w:id="547" w:author="Raul García Fernández" w:date="2017-07-01T13:41:00Z">
              <w:r w:rsidRPr="00137F39" w:rsidDel="008956EC">
                <w:rPr>
                  <w:szCs w:val="24"/>
                  <w:lang w:val="es-ES_tradnl"/>
                </w:rPr>
                <w:delText>Vacío</w:delText>
              </w:r>
              <w:bookmarkStart w:id="548" w:name="_Toc486873888"/>
              <w:bookmarkEnd w:id="548"/>
            </w:del>
          </w:p>
        </w:tc>
        <w:tc>
          <w:tcPr>
            <w:tcW w:w="2303" w:type="dxa"/>
          </w:tcPr>
          <w:p w14:paraId="268A3D12" w14:textId="0588BA7B"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549" w:author="Raul García Fernández" w:date="2017-07-01T13:41:00Z"/>
                <w:szCs w:val="24"/>
                <w:lang w:val="es-ES_tradnl"/>
              </w:rPr>
            </w:pPr>
            <w:del w:id="550" w:author="Raul García Fernández" w:date="2017-07-01T13:41:00Z">
              <w:r w:rsidRPr="00137F39" w:rsidDel="008956EC">
                <w:rPr>
                  <w:szCs w:val="24"/>
                  <w:lang w:val="es-ES_tradnl"/>
                </w:rPr>
                <w:delText>Devuelve una entidad grupo con datos rellenados con ejemplos para poder crear el grupo.</w:delText>
              </w:r>
              <w:bookmarkStart w:id="551" w:name="_Toc486873889"/>
              <w:bookmarkEnd w:id="551"/>
            </w:del>
          </w:p>
        </w:tc>
        <w:bookmarkStart w:id="552" w:name="_Toc486873890"/>
        <w:bookmarkEnd w:id="552"/>
      </w:tr>
      <w:tr w:rsidR="004B053F" w:rsidDel="008956EC" w14:paraId="387B54A5" w14:textId="76366212" w:rsidTr="0042412D">
        <w:trPr>
          <w:jc w:val="center"/>
          <w:del w:id="553"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0EE34C8A" w14:textId="77028997" w:rsidR="004B053F" w:rsidRPr="008A1BB7" w:rsidDel="008956EC" w:rsidRDefault="004B053F" w:rsidP="0042412D">
            <w:pPr>
              <w:jc w:val="center"/>
              <w:rPr>
                <w:del w:id="554" w:author="Raul García Fernández" w:date="2017-07-01T13:41:00Z"/>
                <w:szCs w:val="24"/>
                <w:lang w:val="en-US"/>
              </w:rPr>
            </w:pPr>
            <w:del w:id="555" w:author="Raul García Fernández" w:date="2017-07-01T13:41:00Z">
              <w:r w:rsidRPr="008A1BB7" w:rsidDel="008956EC">
                <w:rPr>
                  <w:szCs w:val="24"/>
                  <w:lang w:val="en-US"/>
                </w:rPr>
                <w:delText>/{idUser}/create</w:delText>
              </w:r>
              <w:bookmarkStart w:id="556" w:name="_Toc486873891"/>
              <w:bookmarkEnd w:id="556"/>
            </w:del>
          </w:p>
          <w:p w14:paraId="40FC0C25" w14:textId="44126CEC" w:rsidR="004B053F" w:rsidRPr="008A1BB7" w:rsidDel="008956EC" w:rsidRDefault="004B053F" w:rsidP="0042412D">
            <w:pPr>
              <w:jc w:val="center"/>
              <w:rPr>
                <w:del w:id="557" w:author="Raul García Fernández" w:date="2017-07-01T13:41:00Z"/>
                <w:szCs w:val="24"/>
                <w:lang w:val="en-US"/>
              </w:rPr>
            </w:pPr>
            <w:del w:id="558" w:author="Raul García Fernández" w:date="2017-07-01T13:41:00Z">
              <w:r w:rsidRPr="008A1BB7" w:rsidDel="008956EC">
                <w:rPr>
                  <w:szCs w:val="24"/>
                  <w:lang w:val="en-US"/>
                </w:rPr>
                <w:delText>(HTTP method:POST)</w:delText>
              </w:r>
              <w:bookmarkStart w:id="559" w:name="_Toc486873892"/>
              <w:bookmarkEnd w:id="559"/>
            </w:del>
          </w:p>
        </w:tc>
        <w:tc>
          <w:tcPr>
            <w:tcW w:w="2303" w:type="dxa"/>
          </w:tcPr>
          <w:p w14:paraId="206AC242" w14:textId="45932E19"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560" w:author="Raul García Fernández" w:date="2017-07-01T13:41:00Z"/>
                <w:szCs w:val="24"/>
                <w:lang w:val="es-ES_tradnl"/>
              </w:rPr>
            </w:pPr>
            <w:del w:id="561" w:author="Raul García Fernández" w:date="2017-07-01T13:41:00Z">
              <w:r w:rsidRPr="00137F39" w:rsidDel="008956EC">
                <w:rPr>
                  <w:szCs w:val="24"/>
                  <w:lang w:val="es-ES_tradnl"/>
                </w:rPr>
                <w:delText>Crea el grupo entregado por el usuario</w:delText>
              </w:r>
              <w:bookmarkStart w:id="562" w:name="_Toc486873893"/>
              <w:bookmarkEnd w:id="562"/>
            </w:del>
          </w:p>
        </w:tc>
        <w:tc>
          <w:tcPr>
            <w:tcW w:w="2303" w:type="dxa"/>
          </w:tcPr>
          <w:p w14:paraId="3AAB1726" w14:textId="029FE1A9"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563" w:author="Raul García Fernández" w:date="2017-07-01T13:41:00Z"/>
                <w:szCs w:val="24"/>
                <w:lang w:val="es-ES_tradnl"/>
              </w:rPr>
            </w:pPr>
            <w:del w:id="564" w:author="Raul García Fernández" w:date="2017-07-01T13:41:00Z">
              <w:r w:rsidRPr="00137F39" w:rsidDel="008956EC">
                <w:rPr>
                  <w:szCs w:val="24"/>
                  <w:lang w:val="es-ES_tradnl"/>
                </w:rPr>
                <w:delText>Entidad grupo con los datos que se quieren crear</w:delText>
              </w:r>
              <w:bookmarkStart w:id="565" w:name="_Toc486873894"/>
              <w:bookmarkEnd w:id="565"/>
            </w:del>
          </w:p>
        </w:tc>
        <w:tc>
          <w:tcPr>
            <w:tcW w:w="2303" w:type="dxa"/>
          </w:tcPr>
          <w:p w14:paraId="50A3D6FC" w14:textId="1D2A2E13"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566" w:author="Raul García Fernández" w:date="2017-07-01T13:41:00Z"/>
                <w:szCs w:val="24"/>
                <w:lang w:val="es-ES_tradnl"/>
              </w:rPr>
            </w:pPr>
            <w:del w:id="567" w:author="Raul García Fernández" w:date="2017-07-01T13:41:00Z">
              <w:r w:rsidRPr="00137F39" w:rsidDel="008956EC">
                <w:rPr>
                  <w:szCs w:val="24"/>
                  <w:lang w:val="es-ES_tradnl"/>
                </w:rPr>
                <w:delText>Devuelve el resultado de la acción realizada</w:delText>
              </w:r>
              <w:bookmarkStart w:id="568" w:name="_Toc486873895"/>
              <w:bookmarkEnd w:id="568"/>
            </w:del>
          </w:p>
        </w:tc>
        <w:bookmarkStart w:id="569" w:name="_Toc486873896"/>
        <w:bookmarkEnd w:id="569"/>
      </w:tr>
    </w:tbl>
    <w:p w14:paraId="6E6B0246" w14:textId="1F5D3E35" w:rsidR="004B053F" w:rsidDel="008956EC" w:rsidRDefault="004B053F" w:rsidP="004B053F">
      <w:pPr>
        <w:rPr>
          <w:del w:id="570" w:author="Raul García Fernández" w:date="2017-07-01T13:41:00Z"/>
          <w:lang w:val="es-ES_tradnl"/>
        </w:rPr>
      </w:pPr>
      <w:bookmarkStart w:id="571" w:name="_Toc486873897"/>
      <w:bookmarkEnd w:id="571"/>
    </w:p>
    <w:p w14:paraId="1A432A72" w14:textId="3E26B523" w:rsidR="004B053F" w:rsidDel="008956EC" w:rsidRDefault="004B053F" w:rsidP="004B053F">
      <w:pPr>
        <w:pStyle w:val="Ttulo4"/>
        <w:numPr>
          <w:ilvl w:val="3"/>
          <w:numId w:val="34"/>
        </w:numPr>
        <w:rPr>
          <w:del w:id="572" w:author="Raul García Fernández" w:date="2017-07-01T13:41:00Z"/>
          <w:lang w:val="es-ES_tradnl"/>
        </w:rPr>
      </w:pPr>
      <w:del w:id="573" w:author="Raul García Fernández" w:date="2017-07-01T13:41:00Z">
        <w:r w:rsidRPr="00EB0E55" w:rsidDel="008956EC">
          <w:rPr>
            <w:lang w:val="es-ES_tradnl"/>
          </w:rPr>
          <w:delText>Grupos miembros:</w:delText>
        </w:r>
        <w:bookmarkStart w:id="574" w:name="_Toc486873898"/>
        <w:bookmarkEnd w:id="574"/>
      </w:del>
    </w:p>
    <w:p w14:paraId="1DC02A5D" w14:textId="569801D4" w:rsidR="004B053F" w:rsidDel="008956EC" w:rsidRDefault="004B053F" w:rsidP="004B053F">
      <w:pPr>
        <w:pStyle w:val="Descripcin"/>
        <w:keepNext/>
        <w:rPr>
          <w:del w:id="575" w:author="Raul García Fernández" w:date="2017-07-01T13:41:00Z"/>
        </w:rPr>
      </w:pPr>
      <w:bookmarkStart w:id="576" w:name="_Toc480479794"/>
      <w:bookmarkStart w:id="577" w:name="_Toc481607025"/>
      <w:del w:id="578" w:author="Raul García Fernández" w:date="2017-07-01T13:41:00Z">
        <w:r w:rsidDel="008956EC">
          <w:delText xml:space="preserve">Tabla </w:delText>
        </w:r>
        <w:r w:rsidDel="008956EC">
          <w:fldChar w:fldCharType="begin"/>
        </w:r>
        <w:r w:rsidDel="008956EC">
          <w:delInstrText xml:space="preserve"> STYLEREF 1 \s </w:delInstrText>
        </w:r>
        <w:r w:rsidDel="008956EC">
          <w:fldChar w:fldCharType="separate"/>
        </w:r>
        <w:r w:rsidDel="008956EC">
          <w:rPr>
            <w:noProof/>
          </w:rPr>
          <w:delText>4</w:delText>
        </w:r>
        <w:r w:rsidDel="008956EC">
          <w:rPr>
            <w:noProof/>
          </w:rPr>
          <w:fldChar w:fldCharType="end"/>
        </w:r>
        <w:r w:rsidDel="008956EC">
          <w:noBreakHyphen/>
        </w:r>
        <w:r w:rsidDel="008956EC">
          <w:fldChar w:fldCharType="begin"/>
        </w:r>
        <w:r w:rsidDel="008956EC">
          <w:delInstrText xml:space="preserve"> SEQ Tabla \* ARABIC \s 1 </w:delInstrText>
        </w:r>
        <w:r w:rsidDel="008956EC">
          <w:fldChar w:fldCharType="separate"/>
        </w:r>
        <w:r w:rsidDel="008956EC">
          <w:rPr>
            <w:noProof/>
          </w:rPr>
          <w:delText>3</w:delText>
        </w:r>
        <w:r w:rsidDel="008956EC">
          <w:rPr>
            <w:noProof/>
          </w:rPr>
          <w:fldChar w:fldCharType="end"/>
        </w:r>
        <w:r w:rsidDel="008956EC">
          <w:delText>.Protocolo repositorio: Grupo miembros</w:delText>
        </w:r>
        <w:bookmarkStart w:id="579" w:name="_Toc486873899"/>
        <w:bookmarkEnd w:id="576"/>
        <w:bookmarkEnd w:id="577"/>
        <w:bookmarkEnd w:id="579"/>
      </w:del>
    </w:p>
    <w:tbl>
      <w:tblPr>
        <w:tblStyle w:val="Tabladecuadrcula6concolores1"/>
        <w:tblW w:w="9889" w:type="dxa"/>
        <w:jc w:val="center"/>
        <w:tblLook w:val="04A0" w:firstRow="1" w:lastRow="0" w:firstColumn="1" w:lastColumn="0" w:noHBand="0" w:noVBand="1"/>
      </w:tblPr>
      <w:tblGrid>
        <w:gridCol w:w="3902"/>
        <w:gridCol w:w="2181"/>
        <w:gridCol w:w="1759"/>
        <w:gridCol w:w="2047"/>
      </w:tblGrid>
      <w:tr w:rsidR="004B053F" w:rsidDel="008956EC" w14:paraId="547F537A" w14:textId="128A1FA8" w:rsidTr="0042412D">
        <w:trPr>
          <w:cnfStyle w:val="100000000000" w:firstRow="1" w:lastRow="0" w:firstColumn="0" w:lastColumn="0" w:oddVBand="0" w:evenVBand="0" w:oddHBand="0" w:evenHBand="0" w:firstRowFirstColumn="0" w:firstRowLastColumn="0" w:lastRowFirstColumn="0" w:lastRowLastColumn="0"/>
          <w:trHeight w:val="425"/>
          <w:jc w:val="center"/>
          <w:del w:id="58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7025E82E" w14:textId="0EE9F25D" w:rsidR="004B053F" w:rsidRPr="00EB0E55" w:rsidDel="008956EC" w:rsidRDefault="004B053F" w:rsidP="0042412D">
            <w:pPr>
              <w:jc w:val="center"/>
              <w:rPr>
                <w:del w:id="581" w:author="Raul García Fernández" w:date="2017-07-01T13:41:00Z"/>
                <w:szCs w:val="24"/>
                <w:lang w:val="es-ES_tradnl"/>
              </w:rPr>
            </w:pPr>
            <w:del w:id="582" w:author="Raul García Fernández" w:date="2017-07-01T13:41:00Z">
              <w:r w:rsidRPr="00EB0E55" w:rsidDel="008956EC">
                <w:rPr>
                  <w:szCs w:val="24"/>
                  <w:lang w:val="es-ES_tradnl"/>
                </w:rPr>
                <w:delText>Método</w:delText>
              </w:r>
              <w:bookmarkStart w:id="583" w:name="_Toc486873900"/>
              <w:bookmarkEnd w:id="583"/>
            </w:del>
          </w:p>
        </w:tc>
        <w:tc>
          <w:tcPr>
            <w:tcW w:w="2181" w:type="dxa"/>
          </w:tcPr>
          <w:p w14:paraId="794927F7" w14:textId="63DBEEAC" w:rsidR="004B053F" w:rsidRPr="00EB0E55"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584" w:author="Raul García Fernández" w:date="2017-07-01T13:41:00Z"/>
                <w:szCs w:val="24"/>
                <w:lang w:val="es-ES_tradnl"/>
              </w:rPr>
            </w:pPr>
            <w:del w:id="585" w:author="Raul García Fernández" w:date="2017-07-01T13:41:00Z">
              <w:r w:rsidRPr="00EB0E55" w:rsidDel="008956EC">
                <w:rPr>
                  <w:szCs w:val="24"/>
                  <w:lang w:val="es-ES_tradnl"/>
                </w:rPr>
                <w:delText>Descripción</w:delText>
              </w:r>
              <w:bookmarkStart w:id="586" w:name="_Toc486873901"/>
              <w:bookmarkEnd w:id="586"/>
            </w:del>
          </w:p>
        </w:tc>
        <w:tc>
          <w:tcPr>
            <w:tcW w:w="1759" w:type="dxa"/>
          </w:tcPr>
          <w:p w14:paraId="068F274B" w14:textId="106FAFD9" w:rsidR="004B053F" w:rsidRPr="00EB0E55"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587" w:author="Raul García Fernández" w:date="2017-07-01T13:41:00Z"/>
                <w:szCs w:val="24"/>
                <w:lang w:val="es-ES_tradnl"/>
              </w:rPr>
            </w:pPr>
            <w:del w:id="588" w:author="Raul García Fernández" w:date="2017-07-01T13:41:00Z">
              <w:r w:rsidRPr="00EB0E55" w:rsidDel="008956EC">
                <w:rPr>
                  <w:szCs w:val="24"/>
                  <w:lang w:val="es-ES_tradnl"/>
                </w:rPr>
                <w:delText>Entradas</w:delText>
              </w:r>
              <w:bookmarkStart w:id="589" w:name="_Toc486873902"/>
              <w:bookmarkEnd w:id="589"/>
            </w:del>
          </w:p>
          <w:p w14:paraId="3CE325C3" w14:textId="1E7FBE73" w:rsidR="004B053F" w:rsidRPr="00EB0E55"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590" w:author="Raul García Fernández" w:date="2017-07-01T13:41:00Z"/>
                <w:szCs w:val="24"/>
                <w:lang w:val="es-ES_tradnl"/>
              </w:rPr>
            </w:pPr>
            <w:del w:id="591" w:author="Raul García Fernández" w:date="2017-07-01T13:41:00Z">
              <w:r w:rsidRPr="00EB0E55" w:rsidDel="008956EC">
                <w:rPr>
                  <w:szCs w:val="24"/>
                  <w:lang w:val="es-ES_tradnl"/>
                </w:rPr>
                <w:delText>(Body)</w:delText>
              </w:r>
              <w:bookmarkStart w:id="592" w:name="_Toc486873903"/>
              <w:bookmarkEnd w:id="592"/>
            </w:del>
          </w:p>
        </w:tc>
        <w:tc>
          <w:tcPr>
            <w:tcW w:w="2047" w:type="dxa"/>
          </w:tcPr>
          <w:p w14:paraId="712C888C" w14:textId="6D528A22" w:rsidR="004B053F" w:rsidRPr="00EB0E55"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593" w:author="Raul García Fernández" w:date="2017-07-01T13:41:00Z"/>
                <w:szCs w:val="24"/>
                <w:lang w:val="es-ES_tradnl"/>
              </w:rPr>
            </w:pPr>
            <w:del w:id="594" w:author="Raul García Fernández" w:date="2017-07-01T13:41:00Z">
              <w:r w:rsidRPr="00EB0E55" w:rsidDel="008956EC">
                <w:rPr>
                  <w:szCs w:val="24"/>
                  <w:lang w:val="es-ES_tradnl"/>
                </w:rPr>
                <w:delText>Salidas</w:delText>
              </w:r>
              <w:bookmarkStart w:id="595" w:name="_Toc486873904"/>
              <w:bookmarkEnd w:id="595"/>
            </w:del>
          </w:p>
        </w:tc>
        <w:bookmarkStart w:id="596" w:name="_Toc486873905"/>
        <w:bookmarkEnd w:id="596"/>
      </w:tr>
      <w:tr w:rsidR="004B053F" w:rsidDel="008956EC" w14:paraId="6B9AD796" w14:textId="6D11F8CD" w:rsidTr="0042412D">
        <w:trPr>
          <w:cnfStyle w:val="000000100000" w:firstRow="0" w:lastRow="0" w:firstColumn="0" w:lastColumn="0" w:oddVBand="0" w:evenVBand="0" w:oddHBand="1" w:evenHBand="0" w:firstRowFirstColumn="0" w:firstRowLastColumn="0" w:lastRowFirstColumn="0" w:lastRowLastColumn="0"/>
          <w:jc w:val="center"/>
          <w:del w:id="597"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33B24976" w14:textId="49602D88" w:rsidR="004B053F" w:rsidRPr="00EB0E55" w:rsidDel="008956EC" w:rsidRDefault="004B053F" w:rsidP="0042412D">
            <w:pPr>
              <w:jc w:val="center"/>
              <w:rPr>
                <w:del w:id="598" w:author="Raul García Fernández" w:date="2017-07-01T13:41:00Z"/>
                <w:szCs w:val="24"/>
                <w:lang w:val="es-ES_tradnl"/>
              </w:rPr>
            </w:pPr>
            <w:del w:id="599" w:author="Raul García Fernández" w:date="2017-07-01T13:41:00Z">
              <w:r w:rsidRPr="00EB0E55" w:rsidDel="008956EC">
                <w:rPr>
                  <w:szCs w:val="24"/>
                  <w:lang w:val="es-ES_tradnl"/>
                </w:rPr>
                <w:delText>/{</w:delText>
              </w:r>
              <w:r w:rsidDel="008956EC">
                <w:rPr>
                  <w:szCs w:val="24"/>
                  <w:lang w:val="es-ES_tradnl"/>
                </w:rPr>
                <w:delText>idUser</w:delText>
              </w:r>
              <w:r w:rsidRPr="00EB0E55" w:rsidDel="008956EC">
                <w:rPr>
                  <w:szCs w:val="24"/>
                  <w:lang w:val="es-ES_tradnl"/>
                </w:rPr>
                <w:delText>}/{</w:delText>
              </w:r>
              <w:r w:rsidDel="008956EC">
                <w:rPr>
                  <w:szCs w:val="24"/>
                  <w:lang w:val="es-ES_tradnl"/>
                </w:rPr>
                <w:delText>groupID</w:delText>
              </w:r>
              <w:r w:rsidRPr="00EB0E55" w:rsidDel="008956EC">
                <w:rPr>
                  <w:szCs w:val="24"/>
                  <w:lang w:val="es-ES_tradnl"/>
                </w:rPr>
                <w:delText>}</w:delText>
              </w:r>
              <w:r w:rsidDel="008956EC">
                <w:rPr>
                  <w:szCs w:val="24"/>
                  <w:lang w:val="es-ES_tradnl"/>
                </w:rPr>
                <w:delText>/member</w:delText>
              </w:r>
              <w:bookmarkStart w:id="600" w:name="_Toc486873906"/>
              <w:bookmarkEnd w:id="600"/>
            </w:del>
          </w:p>
          <w:p w14:paraId="59B8FB0C" w14:textId="150BCD8C" w:rsidR="004B053F" w:rsidRPr="00EB0E55" w:rsidDel="008956EC" w:rsidRDefault="004B053F" w:rsidP="0042412D">
            <w:pPr>
              <w:jc w:val="center"/>
              <w:rPr>
                <w:del w:id="601" w:author="Raul García Fernández" w:date="2017-07-01T13:41:00Z"/>
                <w:szCs w:val="24"/>
                <w:lang w:val="es-ES_tradnl"/>
              </w:rPr>
            </w:pPr>
            <w:del w:id="602" w:author="Raul García Fernández" w:date="2017-07-01T13:41:00Z">
              <w:r w:rsidRPr="00EB0E55" w:rsidDel="008956EC">
                <w:rPr>
                  <w:szCs w:val="24"/>
                  <w:lang w:val="es-ES_tradnl"/>
                </w:rPr>
                <w:delText>(HTTP method:GET)</w:delText>
              </w:r>
              <w:bookmarkStart w:id="603" w:name="_Toc486873907"/>
              <w:bookmarkEnd w:id="603"/>
            </w:del>
          </w:p>
        </w:tc>
        <w:tc>
          <w:tcPr>
            <w:tcW w:w="2181" w:type="dxa"/>
          </w:tcPr>
          <w:p w14:paraId="2883EAA1" w14:textId="53D44135" w:rsidR="004B053F" w:rsidRPr="00EB0E55"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604" w:author="Raul García Fernández" w:date="2017-07-01T13:41:00Z"/>
                <w:szCs w:val="24"/>
                <w:lang w:val="es-ES_tradnl"/>
              </w:rPr>
            </w:pPr>
            <w:del w:id="605" w:author="Raul García Fernández" w:date="2017-07-01T13:41:00Z">
              <w:r w:rsidDel="008956EC">
                <w:rPr>
                  <w:szCs w:val="24"/>
                  <w:lang w:val="es-ES_tradnl"/>
                </w:rPr>
                <w:delText>Acción que permite visualizar todos los miembros de un grupo</w:delText>
              </w:r>
              <w:bookmarkStart w:id="606" w:name="_Toc486873908"/>
              <w:bookmarkEnd w:id="606"/>
            </w:del>
          </w:p>
        </w:tc>
        <w:tc>
          <w:tcPr>
            <w:tcW w:w="1759" w:type="dxa"/>
          </w:tcPr>
          <w:p w14:paraId="67CCF236" w14:textId="0C0F662C" w:rsidR="004B053F" w:rsidRPr="00EB0E55"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607" w:author="Raul García Fernández" w:date="2017-07-01T13:41:00Z"/>
                <w:szCs w:val="24"/>
                <w:lang w:val="es-ES_tradnl"/>
              </w:rPr>
            </w:pPr>
            <w:del w:id="608" w:author="Raul García Fernández" w:date="2017-07-01T13:41:00Z">
              <w:r w:rsidRPr="00EB0E55" w:rsidDel="008956EC">
                <w:rPr>
                  <w:szCs w:val="24"/>
                  <w:lang w:val="es-ES_tradnl"/>
                </w:rPr>
                <w:delText>Vacío</w:delText>
              </w:r>
              <w:bookmarkStart w:id="609" w:name="_Toc486873909"/>
              <w:bookmarkEnd w:id="609"/>
            </w:del>
          </w:p>
        </w:tc>
        <w:tc>
          <w:tcPr>
            <w:tcW w:w="2047" w:type="dxa"/>
          </w:tcPr>
          <w:p w14:paraId="3C74E5A6" w14:textId="3F099124" w:rsidR="004B053F" w:rsidRPr="00EB0E55"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610" w:author="Raul García Fernández" w:date="2017-07-01T13:41:00Z"/>
                <w:szCs w:val="24"/>
                <w:lang w:val="es-ES_tradnl"/>
              </w:rPr>
            </w:pPr>
            <w:del w:id="611" w:author="Raul García Fernández" w:date="2017-07-01T13:41:00Z">
              <w:r w:rsidDel="008956EC">
                <w:rPr>
                  <w:szCs w:val="24"/>
                  <w:lang w:val="es-ES_tradnl"/>
                </w:rPr>
                <w:delText>Devuelve un conjunto de ID’s de usuarios.</w:delText>
              </w:r>
              <w:bookmarkStart w:id="612" w:name="_Toc486873910"/>
              <w:bookmarkEnd w:id="612"/>
            </w:del>
          </w:p>
        </w:tc>
        <w:bookmarkStart w:id="613" w:name="_Toc486873911"/>
        <w:bookmarkEnd w:id="613"/>
      </w:tr>
      <w:tr w:rsidR="004B053F" w:rsidDel="008956EC" w14:paraId="3DB3FDEA" w14:textId="7855A1F4" w:rsidTr="0042412D">
        <w:trPr>
          <w:jc w:val="center"/>
          <w:del w:id="61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2E4D7DDE" w14:textId="66B76CBA" w:rsidR="004B053F" w:rsidRPr="008A1BB7" w:rsidDel="008956EC" w:rsidRDefault="004B053F" w:rsidP="0042412D">
            <w:pPr>
              <w:jc w:val="center"/>
              <w:rPr>
                <w:del w:id="615" w:author="Raul García Fernández" w:date="2017-07-01T13:41:00Z"/>
                <w:szCs w:val="24"/>
                <w:lang w:val="en-US"/>
              </w:rPr>
            </w:pPr>
            <w:del w:id="616" w:author="Raul García Fernández" w:date="2017-07-01T13:41:00Z">
              <w:r w:rsidRPr="008A1BB7" w:rsidDel="008956EC">
                <w:rPr>
                  <w:szCs w:val="24"/>
                  <w:lang w:val="en-US"/>
                </w:rPr>
                <w:delText>/{idUser}/{groupID}/member/create</w:delText>
              </w:r>
              <w:bookmarkStart w:id="617" w:name="_Toc486873912"/>
              <w:bookmarkEnd w:id="617"/>
            </w:del>
          </w:p>
          <w:p w14:paraId="6DE28889" w14:textId="2D5EFDCE" w:rsidR="004B053F" w:rsidRPr="008A1BB7" w:rsidDel="008956EC" w:rsidRDefault="004B053F" w:rsidP="0042412D">
            <w:pPr>
              <w:jc w:val="center"/>
              <w:rPr>
                <w:del w:id="618" w:author="Raul García Fernández" w:date="2017-07-01T13:41:00Z"/>
                <w:szCs w:val="24"/>
                <w:lang w:val="en-US"/>
              </w:rPr>
            </w:pPr>
            <w:del w:id="619" w:author="Raul García Fernández" w:date="2017-07-01T13:41:00Z">
              <w:r w:rsidRPr="008A1BB7" w:rsidDel="008956EC">
                <w:rPr>
                  <w:szCs w:val="24"/>
                  <w:lang w:val="en-US"/>
                </w:rPr>
                <w:delText>(HTTP method:GET)</w:delText>
              </w:r>
              <w:bookmarkStart w:id="620" w:name="_Toc486873913"/>
              <w:bookmarkEnd w:id="620"/>
            </w:del>
          </w:p>
        </w:tc>
        <w:tc>
          <w:tcPr>
            <w:tcW w:w="2181" w:type="dxa"/>
          </w:tcPr>
          <w:p w14:paraId="269CD646" w14:textId="768BCB7F" w:rsidR="004B053F" w:rsidRPr="00EB0E55"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621" w:author="Raul García Fernández" w:date="2017-07-01T13:41:00Z"/>
                <w:szCs w:val="24"/>
                <w:lang w:val="es-ES_tradnl"/>
              </w:rPr>
            </w:pPr>
            <w:del w:id="622" w:author="Raul García Fernández" w:date="2017-07-01T13:41:00Z">
              <w:r w:rsidDel="008956EC">
                <w:rPr>
                  <w:szCs w:val="24"/>
                  <w:lang w:val="es-ES_tradnl"/>
                </w:rPr>
                <w:delText>Acción que permite conseguir un ejemplo de método de entrada para crear miembros de grupos</w:delText>
              </w:r>
              <w:bookmarkStart w:id="623" w:name="_Toc486873914"/>
              <w:bookmarkEnd w:id="623"/>
            </w:del>
          </w:p>
        </w:tc>
        <w:tc>
          <w:tcPr>
            <w:tcW w:w="1759" w:type="dxa"/>
          </w:tcPr>
          <w:p w14:paraId="69D5017C" w14:textId="73A550E6" w:rsidR="004B053F" w:rsidRPr="00EB0E55"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624" w:author="Raul García Fernández" w:date="2017-07-01T13:41:00Z"/>
                <w:szCs w:val="24"/>
                <w:lang w:val="es-ES_tradnl"/>
              </w:rPr>
            </w:pPr>
            <w:del w:id="625" w:author="Raul García Fernández" w:date="2017-07-01T13:41:00Z">
              <w:r w:rsidRPr="00EB0E55" w:rsidDel="008956EC">
                <w:rPr>
                  <w:szCs w:val="24"/>
                  <w:lang w:val="es-ES_tradnl"/>
                </w:rPr>
                <w:delText>Vacío</w:delText>
              </w:r>
              <w:bookmarkStart w:id="626" w:name="_Toc486873915"/>
              <w:bookmarkEnd w:id="626"/>
            </w:del>
          </w:p>
        </w:tc>
        <w:tc>
          <w:tcPr>
            <w:tcW w:w="2047" w:type="dxa"/>
          </w:tcPr>
          <w:p w14:paraId="2BA6EBE2" w14:textId="45B2D301" w:rsidR="004B053F" w:rsidRPr="00EB0E55"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627" w:author="Raul García Fernández" w:date="2017-07-01T13:41:00Z"/>
                <w:szCs w:val="24"/>
                <w:lang w:val="es-ES_tradnl"/>
              </w:rPr>
            </w:pPr>
            <w:del w:id="628" w:author="Raul García Fernández" w:date="2017-07-01T13:41:00Z">
              <w:r w:rsidDel="008956EC">
                <w:rPr>
                  <w:szCs w:val="24"/>
                  <w:lang w:val="es-ES_tradnl"/>
                </w:rPr>
                <w:delText>Devuelve una entidad mensaje que se podrá usar para comunicar con el sistema.</w:delText>
              </w:r>
              <w:bookmarkStart w:id="629" w:name="_Toc486873916"/>
              <w:bookmarkEnd w:id="629"/>
            </w:del>
          </w:p>
        </w:tc>
        <w:bookmarkStart w:id="630" w:name="_Toc486873917"/>
        <w:bookmarkEnd w:id="630"/>
      </w:tr>
      <w:tr w:rsidR="004B053F" w:rsidDel="008956EC" w14:paraId="672F6231" w14:textId="35E3A9A3" w:rsidTr="0042412D">
        <w:trPr>
          <w:cnfStyle w:val="000000100000" w:firstRow="0" w:lastRow="0" w:firstColumn="0" w:lastColumn="0" w:oddVBand="0" w:evenVBand="0" w:oddHBand="1" w:evenHBand="0" w:firstRowFirstColumn="0" w:firstRowLastColumn="0" w:lastRowFirstColumn="0" w:lastRowLastColumn="0"/>
          <w:jc w:val="center"/>
          <w:del w:id="631"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3D20D86B" w14:textId="2A11445B" w:rsidR="004B053F" w:rsidRPr="008A1BB7" w:rsidDel="008956EC" w:rsidRDefault="004B053F" w:rsidP="0042412D">
            <w:pPr>
              <w:jc w:val="center"/>
              <w:rPr>
                <w:del w:id="632" w:author="Raul García Fernández" w:date="2017-07-01T13:41:00Z"/>
                <w:szCs w:val="24"/>
                <w:lang w:val="en-US"/>
              </w:rPr>
            </w:pPr>
            <w:del w:id="633" w:author="Raul García Fernández" w:date="2017-07-01T13:41:00Z">
              <w:r w:rsidRPr="008A1BB7" w:rsidDel="008956EC">
                <w:rPr>
                  <w:szCs w:val="24"/>
                  <w:lang w:val="en-US"/>
                </w:rPr>
                <w:delText>/{idUser}/{groupID}/member/create</w:delText>
              </w:r>
              <w:bookmarkStart w:id="634" w:name="_Toc486873918"/>
              <w:bookmarkEnd w:id="634"/>
            </w:del>
          </w:p>
          <w:p w14:paraId="301B559E" w14:textId="650CD852" w:rsidR="004B053F" w:rsidRPr="008A1BB7" w:rsidDel="008956EC" w:rsidRDefault="004B053F" w:rsidP="0042412D">
            <w:pPr>
              <w:jc w:val="center"/>
              <w:rPr>
                <w:del w:id="635" w:author="Raul García Fernández" w:date="2017-07-01T13:41:00Z"/>
                <w:szCs w:val="24"/>
                <w:lang w:val="en-US"/>
              </w:rPr>
            </w:pPr>
            <w:del w:id="636" w:author="Raul García Fernández" w:date="2017-07-01T13:41:00Z">
              <w:r w:rsidRPr="008A1BB7" w:rsidDel="008956EC">
                <w:rPr>
                  <w:szCs w:val="24"/>
                  <w:lang w:val="en-US"/>
                </w:rPr>
                <w:delText>(HTTP method:POST)</w:delText>
              </w:r>
              <w:bookmarkStart w:id="637" w:name="_Toc486873919"/>
              <w:bookmarkEnd w:id="637"/>
            </w:del>
          </w:p>
        </w:tc>
        <w:tc>
          <w:tcPr>
            <w:tcW w:w="2181" w:type="dxa"/>
          </w:tcPr>
          <w:p w14:paraId="23B05296" w14:textId="2A64F162" w:rsidR="004B053F" w:rsidRPr="00EB0E55"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638" w:author="Raul García Fernández" w:date="2017-07-01T13:41:00Z"/>
                <w:szCs w:val="24"/>
                <w:lang w:val="es-ES_tradnl"/>
              </w:rPr>
            </w:pPr>
            <w:del w:id="639" w:author="Raul García Fernández" w:date="2017-07-01T13:41:00Z">
              <w:r w:rsidDel="008956EC">
                <w:rPr>
                  <w:szCs w:val="24"/>
                  <w:lang w:val="es-ES_tradnl"/>
                </w:rPr>
                <w:delText>Acción que permite crear miembros para un grupo.</w:delText>
              </w:r>
              <w:bookmarkStart w:id="640" w:name="_Toc486873920"/>
              <w:bookmarkEnd w:id="640"/>
            </w:del>
          </w:p>
        </w:tc>
        <w:tc>
          <w:tcPr>
            <w:tcW w:w="1759" w:type="dxa"/>
          </w:tcPr>
          <w:p w14:paraId="3E5D0335" w14:textId="27F6467C" w:rsidR="004B053F" w:rsidRPr="00EB0E55"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641" w:author="Raul García Fernández" w:date="2017-07-01T13:41:00Z"/>
                <w:szCs w:val="24"/>
                <w:lang w:val="es-ES_tradnl"/>
              </w:rPr>
            </w:pPr>
            <w:del w:id="642" w:author="Raul García Fernández" w:date="2017-07-01T13:41:00Z">
              <w:r w:rsidDel="008956EC">
                <w:rPr>
                  <w:szCs w:val="24"/>
                  <w:lang w:val="es-ES_tradnl"/>
                </w:rPr>
                <w:delText>Mensaje de comunicación para generar un miembro</w:delText>
              </w:r>
              <w:bookmarkStart w:id="643" w:name="_Toc486873921"/>
              <w:bookmarkEnd w:id="643"/>
            </w:del>
          </w:p>
        </w:tc>
        <w:tc>
          <w:tcPr>
            <w:tcW w:w="2047" w:type="dxa"/>
          </w:tcPr>
          <w:p w14:paraId="1150E35F" w14:textId="52057198" w:rsidR="004B053F" w:rsidRPr="00EB0E55"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644" w:author="Raul García Fernández" w:date="2017-07-01T13:41:00Z"/>
                <w:szCs w:val="24"/>
                <w:lang w:val="es-ES_tradnl"/>
              </w:rPr>
            </w:pPr>
            <w:del w:id="645" w:author="Raul García Fernández" w:date="2017-07-01T13:41:00Z">
              <w:r w:rsidDel="008956EC">
                <w:rPr>
                  <w:szCs w:val="24"/>
                  <w:lang w:val="es-ES_tradnl"/>
                </w:rPr>
                <w:delText>Devolverá el resultado sobre la ejecución de la acción.</w:delText>
              </w:r>
              <w:bookmarkStart w:id="646" w:name="_Toc486873922"/>
              <w:bookmarkEnd w:id="646"/>
            </w:del>
          </w:p>
        </w:tc>
        <w:bookmarkStart w:id="647" w:name="_Toc486873923"/>
        <w:bookmarkEnd w:id="647"/>
      </w:tr>
      <w:tr w:rsidR="004B053F" w:rsidDel="008956EC" w14:paraId="31307815" w14:textId="2C0FC1A6" w:rsidTr="0042412D">
        <w:trPr>
          <w:jc w:val="center"/>
          <w:del w:id="64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1FD6D1DC" w14:textId="7B0FE219" w:rsidR="004B053F" w:rsidRPr="008A1BB7" w:rsidDel="008956EC" w:rsidRDefault="004B053F" w:rsidP="0042412D">
            <w:pPr>
              <w:jc w:val="center"/>
              <w:rPr>
                <w:del w:id="649" w:author="Raul García Fernández" w:date="2017-07-01T13:41:00Z"/>
                <w:szCs w:val="24"/>
                <w:lang w:val="en-US"/>
              </w:rPr>
            </w:pPr>
            <w:del w:id="650" w:author="Raul García Fernández" w:date="2017-07-01T13:41:00Z">
              <w:r w:rsidRPr="008A1BB7" w:rsidDel="008956EC">
                <w:rPr>
                  <w:szCs w:val="24"/>
                  <w:lang w:val="en-US"/>
                </w:rPr>
                <w:delText>/{idUser}/{groupID}/</w:delText>
              </w:r>
              <w:bookmarkStart w:id="651" w:name="_Toc486873924"/>
              <w:bookmarkEnd w:id="651"/>
            </w:del>
          </w:p>
          <w:p w14:paraId="0F3DB985" w14:textId="64918EFD" w:rsidR="004B053F" w:rsidRPr="008A1BB7" w:rsidDel="008956EC" w:rsidRDefault="004B053F" w:rsidP="0042412D">
            <w:pPr>
              <w:jc w:val="center"/>
              <w:rPr>
                <w:del w:id="652" w:author="Raul García Fernández" w:date="2017-07-01T13:41:00Z"/>
                <w:szCs w:val="24"/>
                <w:lang w:val="en-US"/>
              </w:rPr>
            </w:pPr>
            <w:del w:id="653" w:author="Raul García Fernández" w:date="2017-07-01T13:41:00Z">
              <w:r w:rsidRPr="008A1BB7" w:rsidDel="008956EC">
                <w:rPr>
                  <w:szCs w:val="24"/>
                  <w:lang w:val="en-US"/>
                </w:rPr>
                <w:delText>member/{memberID}</w:delText>
              </w:r>
              <w:bookmarkStart w:id="654" w:name="_Toc486873925"/>
              <w:bookmarkEnd w:id="654"/>
            </w:del>
          </w:p>
          <w:p w14:paraId="4E02D990" w14:textId="655CF8E4" w:rsidR="004B053F" w:rsidRPr="008A1BB7" w:rsidDel="008956EC" w:rsidRDefault="004B053F" w:rsidP="0042412D">
            <w:pPr>
              <w:jc w:val="center"/>
              <w:rPr>
                <w:del w:id="655" w:author="Raul García Fernández" w:date="2017-07-01T13:41:00Z"/>
                <w:szCs w:val="24"/>
                <w:lang w:val="en-US"/>
              </w:rPr>
            </w:pPr>
            <w:del w:id="656" w:author="Raul García Fernández" w:date="2017-07-01T13:41:00Z">
              <w:r w:rsidRPr="008A1BB7" w:rsidDel="008956EC">
                <w:rPr>
                  <w:szCs w:val="24"/>
                  <w:lang w:val="en-US"/>
                </w:rPr>
                <w:delText>(HTTP method:DELETE)</w:delText>
              </w:r>
              <w:bookmarkStart w:id="657" w:name="_Toc486873926"/>
              <w:bookmarkEnd w:id="657"/>
            </w:del>
          </w:p>
        </w:tc>
        <w:tc>
          <w:tcPr>
            <w:tcW w:w="2181" w:type="dxa"/>
          </w:tcPr>
          <w:p w14:paraId="5E6156A2" w14:textId="3B534AF8" w:rsidR="004B053F"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658" w:author="Raul García Fernández" w:date="2017-07-01T13:41:00Z"/>
                <w:szCs w:val="24"/>
                <w:lang w:val="es-ES_tradnl"/>
              </w:rPr>
            </w:pPr>
            <w:del w:id="659" w:author="Raul García Fernández" w:date="2017-07-01T13:41:00Z">
              <w:r w:rsidDel="008956EC">
                <w:rPr>
                  <w:szCs w:val="24"/>
                  <w:lang w:val="es-ES_tradnl"/>
                </w:rPr>
                <w:delText>Acción que permite borrar un miembro de un grupo</w:delText>
              </w:r>
              <w:bookmarkStart w:id="660" w:name="_Toc486873927"/>
              <w:bookmarkEnd w:id="660"/>
            </w:del>
          </w:p>
        </w:tc>
        <w:tc>
          <w:tcPr>
            <w:tcW w:w="1759" w:type="dxa"/>
          </w:tcPr>
          <w:p w14:paraId="57455F37" w14:textId="2F8482A1" w:rsidR="004B053F"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661" w:author="Raul García Fernández" w:date="2017-07-01T13:41:00Z"/>
                <w:szCs w:val="24"/>
                <w:lang w:val="es-ES_tradnl"/>
              </w:rPr>
            </w:pPr>
            <w:del w:id="662" w:author="Raul García Fernández" w:date="2017-07-01T13:41:00Z">
              <w:r w:rsidDel="008956EC">
                <w:rPr>
                  <w:szCs w:val="24"/>
                  <w:lang w:val="es-ES_tradnl"/>
                </w:rPr>
                <w:delText>Vacío</w:delText>
              </w:r>
              <w:bookmarkStart w:id="663" w:name="_Toc486873928"/>
              <w:bookmarkEnd w:id="663"/>
            </w:del>
          </w:p>
        </w:tc>
        <w:tc>
          <w:tcPr>
            <w:tcW w:w="2047" w:type="dxa"/>
          </w:tcPr>
          <w:p w14:paraId="1B629D12" w14:textId="131BC98C" w:rsidR="004B053F"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664" w:author="Raul García Fernández" w:date="2017-07-01T13:41:00Z"/>
                <w:szCs w:val="24"/>
                <w:lang w:val="es-ES_tradnl"/>
              </w:rPr>
            </w:pPr>
            <w:del w:id="665" w:author="Raul García Fernández" w:date="2017-07-01T13:41:00Z">
              <w:r w:rsidDel="008956EC">
                <w:rPr>
                  <w:szCs w:val="24"/>
                  <w:lang w:val="es-ES_tradnl"/>
                </w:rPr>
                <w:delText>Devolverá el resultado sobre la ejecución de la acción</w:delText>
              </w:r>
              <w:bookmarkStart w:id="666" w:name="_Toc486873929"/>
              <w:bookmarkEnd w:id="666"/>
            </w:del>
          </w:p>
        </w:tc>
        <w:bookmarkStart w:id="667" w:name="_Toc486873930"/>
        <w:bookmarkEnd w:id="667"/>
      </w:tr>
    </w:tbl>
    <w:p w14:paraId="2B7B8E7A" w14:textId="7384C336" w:rsidR="004B053F" w:rsidRPr="005C496F" w:rsidDel="008956EC" w:rsidRDefault="004B053F" w:rsidP="004B053F">
      <w:pPr>
        <w:rPr>
          <w:del w:id="668" w:author="Raul García Fernández" w:date="2017-07-01T13:41:00Z"/>
          <w:b/>
          <w:sz w:val="56"/>
          <w:szCs w:val="56"/>
          <w:lang w:val="es-ES_tradnl"/>
        </w:rPr>
      </w:pPr>
      <w:bookmarkStart w:id="669" w:name="_Toc486873931"/>
      <w:bookmarkEnd w:id="669"/>
    </w:p>
    <w:p w14:paraId="3E15B7C9" w14:textId="020E0164" w:rsidR="004B053F" w:rsidDel="008956EC" w:rsidRDefault="004B053F" w:rsidP="004B053F">
      <w:pPr>
        <w:pStyle w:val="Ttulo4"/>
        <w:numPr>
          <w:ilvl w:val="3"/>
          <w:numId w:val="34"/>
        </w:numPr>
        <w:rPr>
          <w:del w:id="670" w:author="Raul García Fernández" w:date="2017-07-01T13:41:00Z"/>
          <w:lang w:val="es-ES_tradnl"/>
        </w:rPr>
      </w:pPr>
      <w:del w:id="671" w:author="Raul García Fernández" w:date="2017-07-01T13:41:00Z">
        <w:r w:rsidRPr="005C496F" w:rsidDel="008956EC">
          <w:rPr>
            <w:lang w:val="es-ES_tradnl"/>
          </w:rPr>
          <w:delText>Grupos subgrupos</w:delText>
        </w:r>
        <w:r w:rsidDel="008956EC">
          <w:rPr>
            <w:lang w:val="es-ES_tradnl"/>
          </w:rPr>
          <w:delText>:</w:delText>
        </w:r>
        <w:bookmarkStart w:id="672" w:name="_Toc486873932"/>
        <w:bookmarkEnd w:id="672"/>
      </w:del>
    </w:p>
    <w:p w14:paraId="62386F36" w14:textId="2AD70F2B" w:rsidR="004B053F" w:rsidDel="008956EC" w:rsidRDefault="004B053F" w:rsidP="004B053F">
      <w:pPr>
        <w:pStyle w:val="Descripcin"/>
        <w:keepNext/>
        <w:rPr>
          <w:del w:id="673" w:author="Raul García Fernández" w:date="2017-07-01T13:41:00Z"/>
        </w:rPr>
      </w:pPr>
      <w:bookmarkStart w:id="674" w:name="_Toc480479795"/>
      <w:bookmarkStart w:id="675" w:name="_Toc481607026"/>
      <w:del w:id="676" w:author="Raul García Fernández" w:date="2017-07-01T13:41:00Z">
        <w:r w:rsidDel="008956EC">
          <w:delText xml:space="preserve">Tabla </w:delText>
        </w:r>
        <w:r w:rsidDel="008956EC">
          <w:fldChar w:fldCharType="begin"/>
        </w:r>
        <w:r w:rsidDel="008956EC">
          <w:delInstrText xml:space="preserve"> STYLEREF 1 \s </w:delInstrText>
        </w:r>
        <w:r w:rsidDel="008956EC">
          <w:fldChar w:fldCharType="separate"/>
        </w:r>
        <w:r w:rsidDel="008956EC">
          <w:rPr>
            <w:noProof/>
          </w:rPr>
          <w:delText>4</w:delText>
        </w:r>
        <w:r w:rsidDel="008956EC">
          <w:rPr>
            <w:noProof/>
          </w:rPr>
          <w:fldChar w:fldCharType="end"/>
        </w:r>
        <w:r w:rsidDel="008956EC">
          <w:noBreakHyphen/>
        </w:r>
        <w:r w:rsidDel="008956EC">
          <w:fldChar w:fldCharType="begin"/>
        </w:r>
        <w:r w:rsidDel="008956EC">
          <w:delInstrText xml:space="preserve"> SEQ Tabla \* ARABIC \s 1 </w:delInstrText>
        </w:r>
        <w:r w:rsidDel="008956EC">
          <w:fldChar w:fldCharType="separate"/>
        </w:r>
        <w:r w:rsidDel="008956EC">
          <w:rPr>
            <w:noProof/>
          </w:rPr>
          <w:delText>4</w:delText>
        </w:r>
        <w:r w:rsidDel="008956EC">
          <w:rPr>
            <w:noProof/>
          </w:rPr>
          <w:fldChar w:fldCharType="end"/>
        </w:r>
        <w:r w:rsidDel="008956EC">
          <w:delText>.</w:delText>
        </w:r>
        <w:r w:rsidRPr="009741EA" w:rsidDel="008956EC">
          <w:delText xml:space="preserve">Protocolo repositorio: Grupo </w:delText>
        </w:r>
        <w:r w:rsidDel="008956EC">
          <w:delText>subgrupos</w:delText>
        </w:r>
        <w:bookmarkStart w:id="677" w:name="_Toc486873933"/>
        <w:bookmarkEnd w:id="674"/>
        <w:bookmarkEnd w:id="675"/>
        <w:bookmarkEnd w:id="677"/>
      </w:del>
    </w:p>
    <w:tbl>
      <w:tblPr>
        <w:tblStyle w:val="Tabladecuadrcula6concolores1"/>
        <w:tblW w:w="9889" w:type="dxa"/>
        <w:jc w:val="center"/>
        <w:tblLook w:val="04A0" w:firstRow="1" w:lastRow="0" w:firstColumn="1" w:lastColumn="0" w:noHBand="0" w:noVBand="1"/>
      </w:tblPr>
      <w:tblGrid>
        <w:gridCol w:w="4813"/>
        <w:gridCol w:w="1840"/>
        <w:gridCol w:w="1488"/>
        <w:gridCol w:w="1748"/>
      </w:tblGrid>
      <w:tr w:rsidR="004B053F" w:rsidDel="008956EC" w14:paraId="53BE8F27" w14:textId="5FB21D0C" w:rsidTr="0042412D">
        <w:trPr>
          <w:cnfStyle w:val="100000000000" w:firstRow="1" w:lastRow="0" w:firstColumn="0" w:lastColumn="0" w:oddVBand="0" w:evenVBand="0" w:oddHBand="0" w:evenHBand="0" w:firstRowFirstColumn="0" w:firstRowLastColumn="0" w:lastRowFirstColumn="0" w:lastRowLastColumn="0"/>
          <w:trHeight w:val="425"/>
          <w:jc w:val="center"/>
          <w:del w:id="67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2A0F589D" w14:textId="6473689B" w:rsidR="004B053F" w:rsidRPr="008500CC" w:rsidDel="008956EC" w:rsidRDefault="004B053F" w:rsidP="0042412D">
            <w:pPr>
              <w:jc w:val="center"/>
              <w:rPr>
                <w:del w:id="679" w:author="Raul García Fernández" w:date="2017-07-01T13:41:00Z"/>
                <w:szCs w:val="24"/>
                <w:lang w:val="es-ES_tradnl"/>
              </w:rPr>
            </w:pPr>
            <w:del w:id="680" w:author="Raul García Fernández" w:date="2017-07-01T13:41:00Z">
              <w:r w:rsidRPr="008500CC" w:rsidDel="008956EC">
                <w:rPr>
                  <w:szCs w:val="24"/>
                  <w:lang w:val="es-ES_tradnl"/>
                </w:rPr>
                <w:delText>Método</w:delText>
              </w:r>
              <w:bookmarkStart w:id="681" w:name="_Toc486873934"/>
              <w:bookmarkEnd w:id="681"/>
            </w:del>
          </w:p>
        </w:tc>
        <w:tc>
          <w:tcPr>
            <w:tcW w:w="1873" w:type="dxa"/>
          </w:tcPr>
          <w:p w14:paraId="29C74B64" w14:textId="7F8CCCD0" w:rsidR="004B053F" w:rsidRPr="008500CC"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682" w:author="Raul García Fernández" w:date="2017-07-01T13:41:00Z"/>
                <w:szCs w:val="24"/>
                <w:lang w:val="es-ES_tradnl"/>
              </w:rPr>
            </w:pPr>
            <w:del w:id="683" w:author="Raul García Fernández" w:date="2017-07-01T13:41:00Z">
              <w:r w:rsidRPr="008500CC" w:rsidDel="008956EC">
                <w:rPr>
                  <w:szCs w:val="24"/>
                  <w:lang w:val="es-ES_tradnl"/>
                </w:rPr>
                <w:delText>Descripción</w:delText>
              </w:r>
              <w:bookmarkStart w:id="684" w:name="_Toc486873935"/>
              <w:bookmarkEnd w:id="684"/>
            </w:del>
          </w:p>
        </w:tc>
        <w:tc>
          <w:tcPr>
            <w:tcW w:w="1514" w:type="dxa"/>
          </w:tcPr>
          <w:p w14:paraId="5DA3F253" w14:textId="55E52EC2" w:rsidR="004B053F" w:rsidRPr="008500CC"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685" w:author="Raul García Fernández" w:date="2017-07-01T13:41:00Z"/>
                <w:szCs w:val="24"/>
                <w:lang w:val="es-ES_tradnl"/>
              </w:rPr>
            </w:pPr>
            <w:del w:id="686" w:author="Raul García Fernández" w:date="2017-07-01T13:41:00Z">
              <w:r w:rsidRPr="008500CC" w:rsidDel="008956EC">
                <w:rPr>
                  <w:szCs w:val="24"/>
                  <w:lang w:val="es-ES_tradnl"/>
                </w:rPr>
                <w:delText>Entradas</w:delText>
              </w:r>
              <w:bookmarkStart w:id="687" w:name="_Toc486873936"/>
              <w:bookmarkEnd w:id="687"/>
            </w:del>
          </w:p>
          <w:p w14:paraId="7594406D" w14:textId="297C2101" w:rsidR="004B053F" w:rsidRPr="008500CC"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688" w:author="Raul García Fernández" w:date="2017-07-01T13:41:00Z"/>
                <w:szCs w:val="24"/>
                <w:lang w:val="es-ES_tradnl"/>
              </w:rPr>
            </w:pPr>
            <w:del w:id="689" w:author="Raul García Fernández" w:date="2017-07-01T13:41:00Z">
              <w:r w:rsidRPr="008500CC" w:rsidDel="008956EC">
                <w:rPr>
                  <w:szCs w:val="24"/>
                  <w:lang w:val="es-ES_tradnl"/>
                </w:rPr>
                <w:delText>(Body)</w:delText>
              </w:r>
              <w:bookmarkStart w:id="690" w:name="_Toc486873937"/>
              <w:bookmarkEnd w:id="690"/>
            </w:del>
          </w:p>
        </w:tc>
        <w:tc>
          <w:tcPr>
            <w:tcW w:w="1777" w:type="dxa"/>
          </w:tcPr>
          <w:p w14:paraId="5378937A" w14:textId="2E7BD549" w:rsidR="004B053F" w:rsidRPr="008500CC"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691" w:author="Raul García Fernández" w:date="2017-07-01T13:41:00Z"/>
                <w:szCs w:val="24"/>
                <w:lang w:val="es-ES_tradnl"/>
              </w:rPr>
            </w:pPr>
            <w:del w:id="692" w:author="Raul García Fernández" w:date="2017-07-01T13:41:00Z">
              <w:r w:rsidRPr="008500CC" w:rsidDel="008956EC">
                <w:rPr>
                  <w:szCs w:val="24"/>
                  <w:lang w:val="es-ES_tradnl"/>
                </w:rPr>
                <w:delText>Salidas</w:delText>
              </w:r>
              <w:bookmarkStart w:id="693" w:name="_Toc486873938"/>
              <w:bookmarkEnd w:id="693"/>
            </w:del>
          </w:p>
        </w:tc>
        <w:bookmarkStart w:id="694" w:name="_Toc486873939"/>
        <w:bookmarkEnd w:id="694"/>
      </w:tr>
      <w:tr w:rsidR="004B053F" w:rsidDel="008956EC" w14:paraId="0DA8C99C" w14:textId="6F689FEB" w:rsidTr="0042412D">
        <w:trPr>
          <w:cnfStyle w:val="000000100000" w:firstRow="0" w:lastRow="0" w:firstColumn="0" w:lastColumn="0" w:oddVBand="0" w:evenVBand="0" w:oddHBand="1" w:evenHBand="0" w:firstRowFirstColumn="0" w:firstRowLastColumn="0" w:lastRowFirstColumn="0" w:lastRowLastColumn="0"/>
          <w:jc w:val="center"/>
          <w:del w:id="695"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5086B138" w14:textId="61D682FD" w:rsidR="004B053F" w:rsidRPr="008500CC" w:rsidDel="008956EC" w:rsidRDefault="004B053F" w:rsidP="0042412D">
            <w:pPr>
              <w:jc w:val="center"/>
              <w:rPr>
                <w:del w:id="696" w:author="Raul García Fernández" w:date="2017-07-01T13:41:00Z"/>
                <w:szCs w:val="24"/>
                <w:lang w:val="es-ES_tradnl"/>
              </w:rPr>
            </w:pPr>
            <w:del w:id="697" w:author="Raul García Fernández" w:date="2017-07-01T13:41:00Z">
              <w:r w:rsidRPr="008500CC" w:rsidDel="008956EC">
                <w:rPr>
                  <w:color w:val="auto"/>
                  <w:szCs w:val="24"/>
                </w:rPr>
                <w:delText>/{token}/{groupID}/subgroups</w:delText>
              </w:r>
              <w:bookmarkStart w:id="698" w:name="_Toc486873940"/>
              <w:bookmarkEnd w:id="698"/>
            </w:del>
          </w:p>
          <w:p w14:paraId="5A499A51" w14:textId="37BB0954" w:rsidR="004B053F" w:rsidRPr="008500CC" w:rsidDel="008956EC" w:rsidRDefault="004B053F" w:rsidP="0042412D">
            <w:pPr>
              <w:jc w:val="center"/>
              <w:rPr>
                <w:del w:id="699" w:author="Raul García Fernández" w:date="2017-07-01T13:41:00Z"/>
                <w:szCs w:val="24"/>
                <w:lang w:val="es-ES_tradnl"/>
              </w:rPr>
            </w:pPr>
            <w:del w:id="700" w:author="Raul García Fernández" w:date="2017-07-01T13:41:00Z">
              <w:r w:rsidRPr="008500CC" w:rsidDel="008956EC">
                <w:rPr>
                  <w:szCs w:val="24"/>
                  <w:lang w:val="es-ES_tradnl"/>
                </w:rPr>
                <w:delText>(HTTP method:GET)</w:delText>
              </w:r>
              <w:bookmarkStart w:id="701" w:name="_Toc486873941"/>
              <w:bookmarkEnd w:id="701"/>
            </w:del>
          </w:p>
        </w:tc>
        <w:tc>
          <w:tcPr>
            <w:tcW w:w="1873" w:type="dxa"/>
          </w:tcPr>
          <w:p w14:paraId="54B2019F" w14:textId="49C4A6BA"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702" w:author="Raul García Fernández" w:date="2017-07-01T13:41:00Z"/>
                <w:szCs w:val="24"/>
                <w:lang w:val="es-ES_tradnl"/>
              </w:rPr>
            </w:pPr>
            <w:del w:id="703" w:author="Raul García Fernández" w:date="2017-07-01T13:41:00Z">
              <w:r w:rsidRPr="008500CC" w:rsidDel="008956EC">
                <w:rPr>
                  <w:szCs w:val="24"/>
                  <w:lang w:val="es-ES_tradnl"/>
                </w:rPr>
                <w:delText>Accion que devuelve todos los subgrupos de un grupo</w:delText>
              </w:r>
              <w:bookmarkStart w:id="704" w:name="_Toc486873942"/>
              <w:bookmarkEnd w:id="704"/>
            </w:del>
          </w:p>
        </w:tc>
        <w:tc>
          <w:tcPr>
            <w:tcW w:w="1514" w:type="dxa"/>
          </w:tcPr>
          <w:p w14:paraId="4BF515B1" w14:textId="7B5A35E5"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705" w:author="Raul García Fernández" w:date="2017-07-01T13:41:00Z"/>
                <w:szCs w:val="24"/>
                <w:lang w:val="es-ES_tradnl"/>
              </w:rPr>
            </w:pPr>
            <w:del w:id="706" w:author="Raul García Fernández" w:date="2017-07-01T13:41:00Z">
              <w:r w:rsidRPr="008500CC" w:rsidDel="008956EC">
                <w:rPr>
                  <w:szCs w:val="24"/>
                  <w:lang w:val="es-ES_tradnl"/>
                </w:rPr>
                <w:delText>Vacío</w:delText>
              </w:r>
              <w:bookmarkStart w:id="707" w:name="_Toc486873943"/>
              <w:bookmarkEnd w:id="707"/>
            </w:del>
          </w:p>
        </w:tc>
        <w:tc>
          <w:tcPr>
            <w:tcW w:w="1777" w:type="dxa"/>
          </w:tcPr>
          <w:p w14:paraId="144DF47B" w14:textId="7F2FFF78"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708" w:author="Raul García Fernández" w:date="2017-07-01T13:41:00Z"/>
                <w:szCs w:val="24"/>
                <w:lang w:val="es-ES_tradnl"/>
              </w:rPr>
            </w:pPr>
            <w:del w:id="709" w:author="Raul García Fernández" w:date="2017-07-01T13:41:00Z">
              <w:r w:rsidRPr="008500CC" w:rsidDel="008956EC">
                <w:rPr>
                  <w:szCs w:val="24"/>
                  <w:lang w:val="es-ES_tradnl"/>
                </w:rPr>
                <w:delText>Devuelve un conjunto de ID’s de grupos</w:delText>
              </w:r>
              <w:bookmarkStart w:id="710" w:name="_Toc486873944"/>
              <w:bookmarkEnd w:id="710"/>
            </w:del>
          </w:p>
        </w:tc>
        <w:bookmarkStart w:id="711" w:name="_Toc486873945"/>
        <w:bookmarkEnd w:id="711"/>
      </w:tr>
      <w:tr w:rsidR="004B053F" w:rsidDel="008956EC" w14:paraId="0F5F8AA9" w14:textId="30B7F7C0" w:rsidTr="0042412D">
        <w:trPr>
          <w:trHeight w:val="2507"/>
          <w:jc w:val="center"/>
          <w:del w:id="71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1F4B1E9F" w14:textId="788FCB38" w:rsidR="004B053F" w:rsidRPr="008A1BB7" w:rsidDel="008956EC" w:rsidRDefault="004B053F" w:rsidP="0042412D">
            <w:pPr>
              <w:jc w:val="center"/>
              <w:rPr>
                <w:del w:id="713" w:author="Raul García Fernández" w:date="2017-07-01T13:41:00Z"/>
                <w:color w:val="auto"/>
                <w:szCs w:val="24"/>
                <w:lang w:val="en-US"/>
              </w:rPr>
            </w:pPr>
            <w:del w:id="714" w:author="Raul García Fernández" w:date="2017-07-01T13:41:00Z">
              <w:r w:rsidRPr="008A1BB7" w:rsidDel="008956EC">
                <w:rPr>
                  <w:color w:val="auto"/>
                  <w:szCs w:val="24"/>
                  <w:lang w:val="en-US"/>
                </w:rPr>
                <w:delText>/{token}/{groupID}/subgroups/{subgroupID} (HTTP method:GET)</w:delText>
              </w:r>
              <w:bookmarkStart w:id="715" w:name="_Toc486873946"/>
              <w:bookmarkEnd w:id="715"/>
            </w:del>
          </w:p>
        </w:tc>
        <w:tc>
          <w:tcPr>
            <w:tcW w:w="1873" w:type="dxa"/>
          </w:tcPr>
          <w:p w14:paraId="1FE26F0A" w14:textId="646DB039"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716" w:author="Raul García Fernández" w:date="2017-07-01T13:41:00Z"/>
                <w:szCs w:val="24"/>
                <w:lang w:val="es-ES_tradnl"/>
              </w:rPr>
            </w:pPr>
            <w:del w:id="717" w:author="Raul García Fernández" w:date="2017-07-01T13:41:00Z">
              <w:r w:rsidRPr="008500CC" w:rsidDel="008956EC">
                <w:rPr>
                  <w:szCs w:val="24"/>
                  <w:lang w:val="es-ES_tradnl"/>
                </w:rPr>
                <w:delText>Acción que permite conseguir la información de que un grupo es subgrupo de otro</w:delText>
              </w:r>
              <w:bookmarkStart w:id="718" w:name="_Toc486873947"/>
              <w:bookmarkEnd w:id="718"/>
            </w:del>
          </w:p>
        </w:tc>
        <w:tc>
          <w:tcPr>
            <w:tcW w:w="1514" w:type="dxa"/>
          </w:tcPr>
          <w:p w14:paraId="4CCA8BBA" w14:textId="483DBD73"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719" w:author="Raul García Fernández" w:date="2017-07-01T13:41:00Z"/>
                <w:szCs w:val="24"/>
                <w:lang w:val="es-ES_tradnl"/>
              </w:rPr>
            </w:pPr>
            <w:del w:id="720" w:author="Raul García Fernández" w:date="2017-07-01T13:41:00Z">
              <w:r w:rsidRPr="008500CC" w:rsidDel="008956EC">
                <w:rPr>
                  <w:szCs w:val="24"/>
                  <w:lang w:val="es-ES_tradnl"/>
                </w:rPr>
                <w:delText>Vacío</w:delText>
              </w:r>
              <w:bookmarkStart w:id="721" w:name="_Toc486873948"/>
              <w:bookmarkEnd w:id="721"/>
            </w:del>
          </w:p>
        </w:tc>
        <w:tc>
          <w:tcPr>
            <w:tcW w:w="1777" w:type="dxa"/>
          </w:tcPr>
          <w:p w14:paraId="115F4826" w14:textId="39A6026E"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722" w:author="Raul García Fernández" w:date="2017-07-01T13:41:00Z"/>
                <w:szCs w:val="24"/>
                <w:lang w:val="es-ES_tradnl"/>
              </w:rPr>
            </w:pPr>
            <w:del w:id="723" w:author="Raul García Fernández" w:date="2017-07-01T13:41:00Z">
              <w:r w:rsidRPr="008500CC" w:rsidDel="008956EC">
                <w:rPr>
                  <w:szCs w:val="24"/>
                  <w:lang w:val="es-ES_tradnl"/>
                </w:rPr>
                <w:delText>Devuelve una entidad mensaje que contiene la información de la orden</w:delText>
              </w:r>
              <w:bookmarkStart w:id="724" w:name="_Toc486873949"/>
              <w:bookmarkEnd w:id="724"/>
            </w:del>
          </w:p>
        </w:tc>
        <w:bookmarkStart w:id="725" w:name="_Toc486873950"/>
        <w:bookmarkEnd w:id="725"/>
      </w:tr>
      <w:tr w:rsidR="004B053F" w:rsidDel="008956EC" w14:paraId="41840EDF" w14:textId="5E019794" w:rsidTr="0042412D">
        <w:trPr>
          <w:cnfStyle w:val="000000100000" w:firstRow="0" w:lastRow="0" w:firstColumn="0" w:lastColumn="0" w:oddVBand="0" w:evenVBand="0" w:oddHBand="1" w:evenHBand="0" w:firstRowFirstColumn="0" w:firstRowLastColumn="0" w:lastRowFirstColumn="0" w:lastRowLastColumn="0"/>
          <w:jc w:val="center"/>
          <w:del w:id="72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5F57395A" w14:textId="15642185" w:rsidR="004B053F" w:rsidRPr="008A1BB7" w:rsidDel="008956EC" w:rsidRDefault="004B053F" w:rsidP="0042412D">
            <w:pPr>
              <w:jc w:val="center"/>
              <w:rPr>
                <w:del w:id="727" w:author="Raul García Fernández" w:date="2017-07-01T13:41:00Z"/>
                <w:szCs w:val="24"/>
                <w:lang w:val="en-US"/>
              </w:rPr>
            </w:pPr>
            <w:del w:id="728" w:author="Raul García Fernández" w:date="2017-07-01T13:41:00Z">
              <w:r w:rsidRPr="008A1BB7" w:rsidDel="008956EC">
                <w:rPr>
                  <w:color w:val="auto"/>
                  <w:szCs w:val="24"/>
                  <w:lang w:val="en-US"/>
                </w:rPr>
                <w:delText>/{token}/{groupID}/subgroups/{subgroupID}</w:delText>
              </w:r>
              <w:bookmarkStart w:id="729" w:name="_Toc486873951"/>
              <w:bookmarkEnd w:id="729"/>
            </w:del>
          </w:p>
          <w:p w14:paraId="3040283C" w14:textId="257C1CB2" w:rsidR="004B053F" w:rsidRPr="008A1BB7" w:rsidDel="008956EC" w:rsidRDefault="004B053F" w:rsidP="0042412D">
            <w:pPr>
              <w:jc w:val="center"/>
              <w:rPr>
                <w:del w:id="730" w:author="Raul García Fernández" w:date="2017-07-01T13:41:00Z"/>
                <w:szCs w:val="24"/>
                <w:lang w:val="en-US"/>
              </w:rPr>
            </w:pPr>
            <w:del w:id="731" w:author="Raul García Fernández" w:date="2017-07-01T13:41:00Z">
              <w:r w:rsidRPr="008A1BB7" w:rsidDel="008956EC">
                <w:rPr>
                  <w:szCs w:val="24"/>
                  <w:lang w:val="en-US"/>
                </w:rPr>
                <w:delText>(HTTP method:POST)</w:delText>
              </w:r>
              <w:bookmarkStart w:id="732" w:name="_Toc486873952"/>
              <w:bookmarkEnd w:id="732"/>
            </w:del>
          </w:p>
        </w:tc>
        <w:tc>
          <w:tcPr>
            <w:tcW w:w="1873" w:type="dxa"/>
          </w:tcPr>
          <w:p w14:paraId="285446E9" w14:textId="460E381C"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733" w:author="Raul García Fernández" w:date="2017-07-01T13:41:00Z"/>
                <w:szCs w:val="24"/>
                <w:lang w:val="es-ES_tradnl"/>
              </w:rPr>
            </w:pPr>
            <w:del w:id="734" w:author="Raul García Fernández" w:date="2017-07-01T13:41:00Z">
              <w:r w:rsidRPr="008500CC" w:rsidDel="008956EC">
                <w:rPr>
                  <w:szCs w:val="24"/>
                  <w:lang w:val="es-ES_tradnl"/>
                </w:rPr>
                <w:delText>Acción que permite hacer que un grupo sea subgrupo de otro grupo</w:delText>
              </w:r>
              <w:bookmarkStart w:id="735" w:name="_Toc486873953"/>
              <w:bookmarkEnd w:id="735"/>
            </w:del>
          </w:p>
        </w:tc>
        <w:tc>
          <w:tcPr>
            <w:tcW w:w="1514" w:type="dxa"/>
          </w:tcPr>
          <w:p w14:paraId="44312C90" w14:textId="3FB9A213"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736" w:author="Raul García Fernández" w:date="2017-07-01T13:41:00Z"/>
                <w:szCs w:val="24"/>
                <w:lang w:val="es-ES_tradnl"/>
              </w:rPr>
            </w:pPr>
            <w:del w:id="737" w:author="Raul García Fernández" w:date="2017-07-01T13:41:00Z">
              <w:r w:rsidRPr="008500CC" w:rsidDel="008956EC">
                <w:rPr>
                  <w:szCs w:val="24"/>
                  <w:lang w:val="es-ES_tradnl"/>
                </w:rPr>
                <w:delText>Vacío</w:delText>
              </w:r>
              <w:bookmarkStart w:id="738" w:name="_Toc486873954"/>
              <w:bookmarkEnd w:id="738"/>
            </w:del>
          </w:p>
        </w:tc>
        <w:tc>
          <w:tcPr>
            <w:tcW w:w="1777" w:type="dxa"/>
          </w:tcPr>
          <w:p w14:paraId="2D877AF0" w14:textId="360AF90F"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739" w:author="Raul García Fernández" w:date="2017-07-01T13:41:00Z"/>
                <w:szCs w:val="24"/>
                <w:lang w:val="es-ES_tradnl"/>
              </w:rPr>
            </w:pPr>
            <w:del w:id="740" w:author="Raul García Fernández" w:date="2017-07-01T13:41:00Z">
              <w:r w:rsidRPr="008500CC" w:rsidDel="008956EC">
                <w:rPr>
                  <w:szCs w:val="24"/>
                  <w:lang w:val="es-ES_tradnl"/>
                </w:rPr>
                <w:delText>Devolverá el resultado sobre la ejecución de la acción.</w:delText>
              </w:r>
              <w:bookmarkStart w:id="741" w:name="_Toc486873955"/>
              <w:bookmarkEnd w:id="741"/>
            </w:del>
          </w:p>
        </w:tc>
        <w:bookmarkStart w:id="742" w:name="_Toc486873956"/>
        <w:bookmarkEnd w:id="742"/>
      </w:tr>
      <w:tr w:rsidR="004B053F" w:rsidDel="008956EC" w14:paraId="1429B0F4" w14:textId="19828B30" w:rsidTr="0042412D">
        <w:trPr>
          <w:jc w:val="center"/>
          <w:del w:id="743"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023B5802" w14:textId="3B53AC44" w:rsidR="004B053F" w:rsidRPr="008500CC" w:rsidDel="008956EC" w:rsidRDefault="004B053F" w:rsidP="0042412D">
            <w:pPr>
              <w:jc w:val="center"/>
              <w:rPr>
                <w:del w:id="744" w:author="Raul García Fernández" w:date="2017-07-01T13:41:00Z"/>
                <w:szCs w:val="24"/>
                <w:lang w:val="es-ES_tradnl"/>
              </w:rPr>
            </w:pPr>
            <w:del w:id="745" w:author="Raul García Fernández" w:date="2017-07-01T13:41:00Z">
              <w:r w:rsidRPr="008500CC" w:rsidDel="008956EC">
                <w:rPr>
                  <w:color w:val="auto"/>
                  <w:szCs w:val="24"/>
                </w:rPr>
                <w:delText>/{token}/{groupID}/subgroups/{subgroupID}</w:delText>
              </w:r>
              <w:r w:rsidRPr="008500CC" w:rsidDel="008956EC">
                <w:rPr>
                  <w:szCs w:val="24"/>
                  <w:lang w:val="es-ES_tradnl"/>
                </w:rPr>
                <w:delText xml:space="preserve"> (HTTP method:DELETE)</w:delText>
              </w:r>
              <w:bookmarkStart w:id="746" w:name="_Toc486873957"/>
              <w:bookmarkEnd w:id="746"/>
            </w:del>
          </w:p>
        </w:tc>
        <w:tc>
          <w:tcPr>
            <w:tcW w:w="1873" w:type="dxa"/>
          </w:tcPr>
          <w:p w14:paraId="39ABF3C8" w14:textId="236170D4"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747" w:author="Raul García Fernández" w:date="2017-07-01T13:41:00Z"/>
                <w:szCs w:val="24"/>
                <w:lang w:val="es-ES_tradnl"/>
              </w:rPr>
            </w:pPr>
            <w:del w:id="748" w:author="Raul García Fernández" w:date="2017-07-01T13:41:00Z">
              <w:r w:rsidRPr="008500CC" w:rsidDel="008956EC">
                <w:rPr>
                  <w:szCs w:val="24"/>
                  <w:lang w:val="es-ES_tradnl"/>
                </w:rPr>
                <w:delText>Acción que permite revertir que un grupo sea subgrupo de otro</w:delText>
              </w:r>
              <w:bookmarkStart w:id="749" w:name="_Toc486873958"/>
              <w:bookmarkEnd w:id="749"/>
            </w:del>
          </w:p>
        </w:tc>
        <w:tc>
          <w:tcPr>
            <w:tcW w:w="1514" w:type="dxa"/>
          </w:tcPr>
          <w:p w14:paraId="14B41C33" w14:textId="603342CD"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750" w:author="Raul García Fernández" w:date="2017-07-01T13:41:00Z"/>
                <w:szCs w:val="24"/>
                <w:lang w:val="es-ES_tradnl"/>
              </w:rPr>
            </w:pPr>
            <w:del w:id="751" w:author="Raul García Fernández" w:date="2017-07-01T13:41:00Z">
              <w:r w:rsidRPr="008500CC" w:rsidDel="008956EC">
                <w:rPr>
                  <w:szCs w:val="24"/>
                  <w:lang w:val="es-ES_tradnl"/>
                </w:rPr>
                <w:delText>Vacío</w:delText>
              </w:r>
              <w:bookmarkStart w:id="752" w:name="_Toc486873959"/>
              <w:bookmarkEnd w:id="752"/>
            </w:del>
          </w:p>
        </w:tc>
        <w:tc>
          <w:tcPr>
            <w:tcW w:w="1777" w:type="dxa"/>
          </w:tcPr>
          <w:p w14:paraId="5CAA8128" w14:textId="0F35AEE0"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753" w:author="Raul García Fernández" w:date="2017-07-01T13:41:00Z"/>
                <w:szCs w:val="24"/>
                <w:lang w:val="es-ES_tradnl"/>
              </w:rPr>
            </w:pPr>
            <w:del w:id="754" w:author="Raul García Fernández" w:date="2017-07-01T13:41:00Z">
              <w:r w:rsidRPr="008500CC" w:rsidDel="008956EC">
                <w:rPr>
                  <w:szCs w:val="24"/>
                  <w:lang w:val="es-ES_tradnl"/>
                </w:rPr>
                <w:delText>Devolverá el resultado sobre la ejecución de la acción</w:delText>
              </w:r>
              <w:bookmarkStart w:id="755" w:name="_Toc486873960"/>
              <w:bookmarkEnd w:id="755"/>
            </w:del>
          </w:p>
        </w:tc>
        <w:bookmarkStart w:id="756" w:name="_Toc486873961"/>
        <w:bookmarkEnd w:id="756"/>
      </w:tr>
    </w:tbl>
    <w:p w14:paraId="1E7636D1" w14:textId="402272AD" w:rsidR="004B053F" w:rsidRPr="005C496F" w:rsidDel="008956EC" w:rsidRDefault="004B053F" w:rsidP="004B053F">
      <w:pPr>
        <w:rPr>
          <w:del w:id="757" w:author="Raul García Fernández" w:date="2017-07-01T13:41:00Z"/>
          <w:b/>
          <w:sz w:val="56"/>
          <w:szCs w:val="56"/>
          <w:lang w:val="es-ES_tradnl"/>
        </w:rPr>
      </w:pPr>
      <w:bookmarkStart w:id="758" w:name="_Toc486873962"/>
      <w:bookmarkEnd w:id="758"/>
    </w:p>
    <w:p w14:paraId="3821AFEA" w14:textId="0E5E3E10" w:rsidR="004B053F" w:rsidRPr="005C496F" w:rsidDel="008956EC" w:rsidRDefault="004B053F" w:rsidP="004B053F">
      <w:pPr>
        <w:pStyle w:val="Ttulo4"/>
        <w:numPr>
          <w:ilvl w:val="3"/>
          <w:numId w:val="34"/>
        </w:numPr>
        <w:rPr>
          <w:del w:id="759" w:author="Raul García Fernández" w:date="2017-07-01T13:41:00Z"/>
          <w:lang w:val="es-ES_tradnl"/>
        </w:rPr>
      </w:pPr>
      <w:del w:id="760" w:author="Raul García Fernández" w:date="2017-07-01T13:41:00Z">
        <w:r w:rsidDel="008956EC">
          <w:rPr>
            <w:lang w:val="es-ES_tradnl"/>
          </w:rPr>
          <w:delText>Grupos proyectos:</w:delText>
        </w:r>
        <w:bookmarkStart w:id="761" w:name="_Toc486873963"/>
        <w:bookmarkEnd w:id="761"/>
      </w:del>
    </w:p>
    <w:p w14:paraId="7F66827D" w14:textId="31127934" w:rsidR="004B053F" w:rsidDel="008956EC" w:rsidRDefault="004B053F" w:rsidP="004B053F">
      <w:pPr>
        <w:pStyle w:val="Descripcin"/>
        <w:keepNext/>
        <w:rPr>
          <w:del w:id="762" w:author="Raul García Fernández" w:date="2017-07-01T13:41:00Z"/>
        </w:rPr>
      </w:pPr>
      <w:bookmarkStart w:id="763" w:name="_Toc480479796"/>
      <w:bookmarkStart w:id="764" w:name="_Toc481607027"/>
      <w:del w:id="765" w:author="Raul García Fernández" w:date="2017-07-01T13:41:00Z">
        <w:r w:rsidDel="008956EC">
          <w:delText xml:space="preserve">Tabla </w:delText>
        </w:r>
        <w:r w:rsidDel="008956EC">
          <w:fldChar w:fldCharType="begin"/>
        </w:r>
        <w:r w:rsidDel="008956EC">
          <w:delInstrText xml:space="preserve"> STYLEREF 1 \s </w:delInstrText>
        </w:r>
        <w:r w:rsidDel="008956EC">
          <w:fldChar w:fldCharType="separate"/>
        </w:r>
        <w:r w:rsidDel="008956EC">
          <w:rPr>
            <w:noProof/>
          </w:rPr>
          <w:delText>4</w:delText>
        </w:r>
        <w:r w:rsidDel="008956EC">
          <w:rPr>
            <w:noProof/>
          </w:rPr>
          <w:fldChar w:fldCharType="end"/>
        </w:r>
        <w:r w:rsidDel="008956EC">
          <w:noBreakHyphen/>
        </w:r>
        <w:r w:rsidDel="008956EC">
          <w:fldChar w:fldCharType="begin"/>
        </w:r>
        <w:r w:rsidDel="008956EC">
          <w:delInstrText xml:space="preserve"> SEQ Tabla \* ARABIC \s 1 </w:delInstrText>
        </w:r>
        <w:r w:rsidDel="008956EC">
          <w:fldChar w:fldCharType="separate"/>
        </w:r>
        <w:r w:rsidDel="008956EC">
          <w:rPr>
            <w:noProof/>
          </w:rPr>
          <w:delText>5</w:delText>
        </w:r>
        <w:r w:rsidDel="008956EC">
          <w:rPr>
            <w:noProof/>
          </w:rPr>
          <w:fldChar w:fldCharType="end"/>
        </w:r>
        <w:r w:rsidDel="008956EC">
          <w:delText>.</w:delText>
        </w:r>
        <w:r w:rsidRPr="00886A26" w:rsidDel="008956EC">
          <w:delText>Proto</w:delText>
        </w:r>
        <w:r w:rsidDel="008956EC">
          <w:delText>colo repositorio: Grupo proyectos</w:delText>
        </w:r>
        <w:bookmarkStart w:id="766" w:name="_Toc486873964"/>
        <w:bookmarkEnd w:id="763"/>
        <w:bookmarkEnd w:id="764"/>
        <w:bookmarkEnd w:id="766"/>
      </w:del>
    </w:p>
    <w:tbl>
      <w:tblPr>
        <w:tblStyle w:val="Tabladecuadrcula6concolores1"/>
        <w:tblW w:w="9889" w:type="dxa"/>
        <w:jc w:val="center"/>
        <w:tblLook w:val="04A0" w:firstRow="1" w:lastRow="0" w:firstColumn="1" w:lastColumn="0" w:noHBand="0" w:noVBand="1"/>
      </w:tblPr>
      <w:tblGrid>
        <w:gridCol w:w="5171"/>
        <w:gridCol w:w="1641"/>
        <w:gridCol w:w="1618"/>
        <w:gridCol w:w="1459"/>
      </w:tblGrid>
      <w:tr w:rsidR="004B053F" w:rsidDel="008956EC" w14:paraId="7FD92C02" w14:textId="18833138" w:rsidTr="0042412D">
        <w:trPr>
          <w:cnfStyle w:val="100000000000" w:firstRow="1" w:lastRow="0" w:firstColumn="0" w:lastColumn="0" w:oddVBand="0" w:evenVBand="0" w:oddHBand="0" w:evenHBand="0" w:firstRowFirstColumn="0" w:firstRowLastColumn="0" w:lastRowFirstColumn="0" w:lastRowLastColumn="0"/>
          <w:trHeight w:val="425"/>
          <w:jc w:val="center"/>
          <w:del w:id="767"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1AA8F77D" w14:textId="74606665" w:rsidR="004B053F" w:rsidRPr="008500CC" w:rsidDel="008956EC" w:rsidRDefault="004B053F" w:rsidP="0042412D">
            <w:pPr>
              <w:jc w:val="center"/>
              <w:rPr>
                <w:del w:id="768" w:author="Raul García Fernández" w:date="2017-07-01T13:41:00Z"/>
                <w:szCs w:val="24"/>
                <w:lang w:val="es-ES_tradnl"/>
              </w:rPr>
            </w:pPr>
            <w:del w:id="769" w:author="Raul García Fernández" w:date="2017-07-01T13:41:00Z">
              <w:r w:rsidRPr="008500CC" w:rsidDel="008956EC">
                <w:rPr>
                  <w:szCs w:val="24"/>
                  <w:lang w:val="es-ES_tradnl"/>
                </w:rPr>
                <w:delText>Método</w:delText>
              </w:r>
              <w:bookmarkStart w:id="770" w:name="_Toc486873965"/>
              <w:bookmarkEnd w:id="770"/>
            </w:del>
          </w:p>
        </w:tc>
        <w:tc>
          <w:tcPr>
            <w:tcW w:w="1641" w:type="dxa"/>
          </w:tcPr>
          <w:p w14:paraId="5F2B3679" w14:textId="457A5E0F" w:rsidR="004B053F" w:rsidRPr="008500CC"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771" w:author="Raul García Fernández" w:date="2017-07-01T13:41:00Z"/>
                <w:szCs w:val="24"/>
                <w:lang w:val="es-ES_tradnl"/>
              </w:rPr>
            </w:pPr>
            <w:del w:id="772" w:author="Raul García Fernández" w:date="2017-07-01T13:41:00Z">
              <w:r w:rsidRPr="008500CC" w:rsidDel="008956EC">
                <w:rPr>
                  <w:szCs w:val="24"/>
                  <w:lang w:val="es-ES_tradnl"/>
                </w:rPr>
                <w:delText>Descripción</w:delText>
              </w:r>
              <w:bookmarkStart w:id="773" w:name="_Toc486873966"/>
              <w:bookmarkEnd w:id="773"/>
            </w:del>
          </w:p>
        </w:tc>
        <w:tc>
          <w:tcPr>
            <w:tcW w:w="1618" w:type="dxa"/>
          </w:tcPr>
          <w:p w14:paraId="17D5A56A" w14:textId="361C9087" w:rsidR="004B053F" w:rsidRPr="008500CC"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774" w:author="Raul García Fernández" w:date="2017-07-01T13:41:00Z"/>
                <w:szCs w:val="24"/>
                <w:lang w:val="es-ES_tradnl"/>
              </w:rPr>
            </w:pPr>
            <w:del w:id="775" w:author="Raul García Fernández" w:date="2017-07-01T13:41:00Z">
              <w:r w:rsidRPr="008500CC" w:rsidDel="008956EC">
                <w:rPr>
                  <w:szCs w:val="24"/>
                  <w:lang w:val="es-ES_tradnl"/>
                </w:rPr>
                <w:delText>Entradas</w:delText>
              </w:r>
              <w:bookmarkStart w:id="776" w:name="_Toc486873967"/>
              <w:bookmarkEnd w:id="776"/>
            </w:del>
          </w:p>
          <w:p w14:paraId="7A3784BC" w14:textId="5F3ED96D" w:rsidR="004B053F" w:rsidRPr="008500CC"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777" w:author="Raul García Fernández" w:date="2017-07-01T13:41:00Z"/>
                <w:szCs w:val="24"/>
                <w:lang w:val="es-ES_tradnl"/>
              </w:rPr>
            </w:pPr>
            <w:del w:id="778" w:author="Raul García Fernández" w:date="2017-07-01T13:41:00Z">
              <w:r w:rsidRPr="008500CC" w:rsidDel="008956EC">
                <w:rPr>
                  <w:szCs w:val="24"/>
                  <w:lang w:val="es-ES_tradnl"/>
                </w:rPr>
                <w:delText>(Body)</w:delText>
              </w:r>
              <w:bookmarkStart w:id="779" w:name="_Toc486873968"/>
              <w:bookmarkEnd w:id="779"/>
            </w:del>
          </w:p>
        </w:tc>
        <w:tc>
          <w:tcPr>
            <w:tcW w:w="1459" w:type="dxa"/>
          </w:tcPr>
          <w:p w14:paraId="3EEC0719" w14:textId="60758BDB" w:rsidR="004B053F" w:rsidRPr="008500CC"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780" w:author="Raul García Fernández" w:date="2017-07-01T13:41:00Z"/>
                <w:szCs w:val="24"/>
                <w:lang w:val="es-ES_tradnl"/>
              </w:rPr>
            </w:pPr>
            <w:del w:id="781" w:author="Raul García Fernández" w:date="2017-07-01T13:41:00Z">
              <w:r w:rsidRPr="008500CC" w:rsidDel="008956EC">
                <w:rPr>
                  <w:szCs w:val="24"/>
                  <w:lang w:val="es-ES_tradnl"/>
                </w:rPr>
                <w:delText>Salidas</w:delText>
              </w:r>
              <w:bookmarkStart w:id="782" w:name="_Toc486873969"/>
              <w:bookmarkEnd w:id="782"/>
            </w:del>
          </w:p>
        </w:tc>
        <w:bookmarkStart w:id="783" w:name="_Toc486873970"/>
        <w:bookmarkEnd w:id="783"/>
      </w:tr>
      <w:tr w:rsidR="004B053F" w:rsidDel="008956EC" w14:paraId="2562DD7F" w14:textId="359DCDF7" w:rsidTr="0042412D">
        <w:trPr>
          <w:cnfStyle w:val="000000100000" w:firstRow="0" w:lastRow="0" w:firstColumn="0" w:lastColumn="0" w:oddVBand="0" w:evenVBand="0" w:oddHBand="1" w:evenHBand="0" w:firstRowFirstColumn="0" w:firstRowLastColumn="0" w:lastRowFirstColumn="0" w:lastRowLastColumn="0"/>
          <w:jc w:val="center"/>
          <w:del w:id="78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497A5870" w14:textId="3E3FC903" w:rsidR="004B053F" w:rsidRPr="008500CC" w:rsidDel="008956EC" w:rsidRDefault="004B053F" w:rsidP="0042412D">
            <w:pPr>
              <w:jc w:val="center"/>
              <w:rPr>
                <w:del w:id="785" w:author="Raul García Fernández" w:date="2017-07-01T13:41:00Z"/>
                <w:color w:val="auto"/>
                <w:szCs w:val="24"/>
                <w:lang w:val="es-ES_tradnl"/>
              </w:rPr>
            </w:pPr>
            <w:del w:id="786" w:author="Raul García Fernández" w:date="2017-07-01T13:41:00Z">
              <w:r w:rsidRPr="008500CC" w:rsidDel="008956EC">
                <w:rPr>
                  <w:color w:val="auto"/>
                  <w:szCs w:val="24"/>
                </w:rPr>
                <w:delText>/{idUser}/{groupID}/contain/project</w:delText>
              </w:r>
              <w:bookmarkStart w:id="787" w:name="_Toc486873971"/>
              <w:bookmarkEnd w:id="787"/>
            </w:del>
          </w:p>
          <w:p w14:paraId="759FA982" w14:textId="5465848D" w:rsidR="004B053F" w:rsidRPr="008500CC" w:rsidDel="008956EC" w:rsidRDefault="004B053F" w:rsidP="0042412D">
            <w:pPr>
              <w:jc w:val="center"/>
              <w:rPr>
                <w:del w:id="788" w:author="Raul García Fernández" w:date="2017-07-01T13:41:00Z"/>
                <w:szCs w:val="24"/>
                <w:lang w:val="es-ES_tradnl"/>
              </w:rPr>
            </w:pPr>
            <w:del w:id="789" w:author="Raul García Fernández" w:date="2017-07-01T13:41:00Z">
              <w:r w:rsidRPr="008500CC" w:rsidDel="008956EC">
                <w:rPr>
                  <w:szCs w:val="24"/>
                  <w:lang w:val="es-ES_tradnl"/>
                </w:rPr>
                <w:delText>(HTTP method:GET)</w:delText>
              </w:r>
              <w:bookmarkStart w:id="790" w:name="_Toc486873972"/>
              <w:bookmarkEnd w:id="790"/>
            </w:del>
          </w:p>
        </w:tc>
        <w:tc>
          <w:tcPr>
            <w:tcW w:w="1641" w:type="dxa"/>
          </w:tcPr>
          <w:p w14:paraId="0936E4DA" w14:textId="32735A43"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791" w:author="Raul García Fernández" w:date="2017-07-01T13:41:00Z"/>
                <w:szCs w:val="24"/>
                <w:lang w:val="es-ES_tradnl"/>
              </w:rPr>
            </w:pPr>
            <w:del w:id="792" w:author="Raul García Fernández" w:date="2017-07-01T13:41:00Z">
              <w:r w:rsidDel="008956EC">
                <w:rPr>
                  <w:szCs w:val="24"/>
                  <w:lang w:val="es-ES_tradnl"/>
                </w:rPr>
                <w:delText>Acción que permite ver todos los proyectos contenidos en un grupo.</w:delText>
              </w:r>
              <w:bookmarkStart w:id="793" w:name="_Toc486873973"/>
              <w:bookmarkEnd w:id="793"/>
            </w:del>
          </w:p>
        </w:tc>
        <w:tc>
          <w:tcPr>
            <w:tcW w:w="1618" w:type="dxa"/>
          </w:tcPr>
          <w:p w14:paraId="19F64628" w14:textId="44CA2E2D"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794" w:author="Raul García Fernández" w:date="2017-07-01T13:41:00Z"/>
                <w:szCs w:val="24"/>
                <w:lang w:val="es-ES_tradnl"/>
              </w:rPr>
            </w:pPr>
            <w:del w:id="795" w:author="Raul García Fernández" w:date="2017-07-01T13:41:00Z">
              <w:r w:rsidRPr="008500CC" w:rsidDel="008956EC">
                <w:rPr>
                  <w:szCs w:val="24"/>
                  <w:lang w:val="es-ES_tradnl"/>
                </w:rPr>
                <w:delText>Vacío</w:delText>
              </w:r>
              <w:bookmarkStart w:id="796" w:name="_Toc486873974"/>
              <w:bookmarkEnd w:id="796"/>
            </w:del>
          </w:p>
        </w:tc>
        <w:tc>
          <w:tcPr>
            <w:tcW w:w="1459" w:type="dxa"/>
          </w:tcPr>
          <w:p w14:paraId="17EE2089" w14:textId="717F243B"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797" w:author="Raul García Fernández" w:date="2017-07-01T13:41:00Z"/>
                <w:szCs w:val="24"/>
                <w:lang w:val="es-ES_tradnl"/>
              </w:rPr>
            </w:pPr>
            <w:del w:id="798" w:author="Raul García Fernández" w:date="2017-07-01T13:41:00Z">
              <w:r w:rsidDel="008956EC">
                <w:rPr>
                  <w:szCs w:val="24"/>
                  <w:lang w:val="es-ES_tradnl"/>
                </w:rPr>
                <w:delText>Devuelve un mensaje con un conjunto de ID’s de proyectos contenidos en un grupo</w:delText>
              </w:r>
              <w:bookmarkStart w:id="799" w:name="_Toc486873975"/>
              <w:bookmarkEnd w:id="799"/>
            </w:del>
          </w:p>
        </w:tc>
        <w:bookmarkStart w:id="800" w:name="_Toc486873976"/>
        <w:bookmarkEnd w:id="800"/>
      </w:tr>
      <w:tr w:rsidR="004B053F" w:rsidDel="008956EC" w14:paraId="2CC72608" w14:textId="391EAAC4" w:rsidTr="0042412D">
        <w:trPr>
          <w:jc w:val="center"/>
          <w:del w:id="801"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5CD80DAD" w14:textId="6E7DFA05" w:rsidR="004B053F" w:rsidRPr="008A1BB7" w:rsidDel="008956EC" w:rsidRDefault="004B053F" w:rsidP="0042412D">
            <w:pPr>
              <w:jc w:val="center"/>
              <w:rPr>
                <w:del w:id="802" w:author="Raul García Fernández" w:date="2017-07-01T13:41:00Z"/>
                <w:color w:val="auto"/>
                <w:szCs w:val="24"/>
                <w:lang w:val="en-US"/>
              </w:rPr>
            </w:pPr>
            <w:del w:id="803" w:author="Raul García Fernández" w:date="2017-07-01T13:41:00Z">
              <w:r w:rsidRPr="008A1BB7" w:rsidDel="008956EC">
                <w:rPr>
                  <w:color w:val="auto"/>
                  <w:szCs w:val="24"/>
                  <w:lang w:val="en-US"/>
                </w:rPr>
                <w:delText>/{idUser}/{groupID}/contain/project/{projectID}</w:delText>
              </w:r>
              <w:bookmarkStart w:id="804" w:name="_Toc486873977"/>
              <w:bookmarkEnd w:id="804"/>
            </w:del>
          </w:p>
          <w:p w14:paraId="67919D0E" w14:textId="406F84DB" w:rsidR="004B053F" w:rsidRPr="008A1BB7" w:rsidDel="008956EC" w:rsidRDefault="004B053F" w:rsidP="0042412D">
            <w:pPr>
              <w:jc w:val="center"/>
              <w:rPr>
                <w:del w:id="805" w:author="Raul García Fernández" w:date="2017-07-01T13:41:00Z"/>
                <w:szCs w:val="24"/>
                <w:lang w:val="en-US"/>
              </w:rPr>
            </w:pPr>
            <w:del w:id="806" w:author="Raul García Fernández" w:date="2017-07-01T13:41:00Z">
              <w:r w:rsidRPr="008A1BB7" w:rsidDel="008956EC">
                <w:rPr>
                  <w:szCs w:val="24"/>
                  <w:lang w:val="en-US"/>
                </w:rPr>
                <w:delText xml:space="preserve"> (HTTP method:GET)</w:delText>
              </w:r>
              <w:bookmarkStart w:id="807" w:name="_Toc486873978"/>
              <w:bookmarkEnd w:id="807"/>
            </w:del>
          </w:p>
        </w:tc>
        <w:tc>
          <w:tcPr>
            <w:tcW w:w="1641" w:type="dxa"/>
          </w:tcPr>
          <w:p w14:paraId="584321EA" w14:textId="29BBA986"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808" w:author="Raul García Fernández" w:date="2017-07-01T13:41:00Z"/>
                <w:szCs w:val="24"/>
                <w:lang w:val="es-ES_tradnl"/>
              </w:rPr>
            </w:pPr>
            <w:del w:id="809" w:author="Raul García Fernández" w:date="2017-07-01T13:41:00Z">
              <w:r w:rsidRPr="008500CC" w:rsidDel="008956EC">
                <w:rPr>
                  <w:szCs w:val="24"/>
                  <w:lang w:val="es-ES_tradnl"/>
                </w:rPr>
                <w:delText xml:space="preserve">Acción que permite visualizar </w:delText>
              </w:r>
              <w:r w:rsidDel="008956EC">
                <w:rPr>
                  <w:szCs w:val="24"/>
                  <w:lang w:val="es-ES_tradnl"/>
                </w:rPr>
                <w:delText>la información de cuando un proyecto es contenido en un grupo</w:delText>
              </w:r>
              <w:bookmarkStart w:id="810" w:name="_Toc486873979"/>
              <w:bookmarkEnd w:id="810"/>
            </w:del>
          </w:p>
        </w:tc>
        <w:tc>
          <w:tcPr>
            <w:tcW w:w="1618" w:type="dxa"/>
          </w:tcPr>
          <w:p w14:paraId="2278E334" w14:textId="3F03D873"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811" w:author="Raul García Fernández" w:date="2017-07-01T13:41:00Z"/>
                <w:szCs w:val="24"/>
                <w:lang w:val="es-ES_tradnl"/>
              </w:rPr>
            </w:pPr>
            <w:del w:id="812" w:author="Raul García Fernández" w:date="2017-07-01T13:41:00Z">
              <w:r w:rsidRPr="008500CC" w:rsidDel="008956EC">
                <w:rPr>
                  <w:szCs w:val="24"/>
                  <w:lang w:val="es-ES_tradnl"/>
                </w:rPr>
                <w:delText>Vacío</w:delText>
              </w:r>
              <w:bookmarkStart w:id="813" w:name="_Toc486873980"/>
              <w:bookmarkEnd w:id="813"/>
            </w:del>
          </w:p>
        </w:tc>
        <w:tc>
          <w:tcPr>
            <w:tcW w:w="1459" w:type="dxa"/>
          </w:tcPr>
          <w:p w14:paraId="12B10986" w14:textId="63546E77"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814" w:author="Raul García Fernández" w:date="2017-07-01T13:41:00Z"/>
                <w:szCs w:val="24"/>
                <w:lang w:val="es-ES_tradnl"/>
              </w:rPr>
            </w:pPr>
            <w:del w:id="815" w:author="Raul García Fernández" w:date="2017-07-01T13:41:00Z">
              <w:r w:rsidRPr="008500CC" w:rsidDel="008956EC">
                <w:rPr>
                  <w:szCs w:val="24"/>
                  <w:lang w:val="es-ES_tradnl"/>
                </w:rPr>
                <w:delText xml:space="preserve">Devuelve un </w:delText>
              </w:r>
              <w:r w:rsidDel="008956EC">
                <w:rPr>
                  <w:szCs w:val="24"/>
                  <w:lang w:val="es-ES_tradnl"/>
                </w:rPr>
                <w:delText>mensaje con la información de la acción</w:delText>
              </w:r>
              <w:bookmarkStart w:id="816" w:name="_Toc486873981"/>
              <w:bookmarkEnd w:id="816"/>
            </w:del>
          </w:p>
        </w:tc>
        <w:bookmarkStart w:id="817" w:name="_Toc486873982"/>
        <w:bookmarkEnd w:id="817"/>
      </w:tr>
      <w:tr w:rsidR="004B053F" w:rsidDel="008956EC" w14:paraId="1DF154A3" w14:textId="6068E0D6" w:rsidTr="0042412D">
        <w:trPr>
          <w:cnfStyle w:val="000000100000" w:firstRow="0" w:lastRow="0" w:firstColumn="0" w:lastColumn="0" w:oddVBand="0" w:evenVBand="0" w:oddHBand="1" w:evenHBand="0" w:firstRowFirstColumn="0" w:firstRowLastColumn="0" w:lastRowFirstColumn="0" w:lastRowLastColumn="0"/>
          <w:jc w:val="center"/>
          <w:del w:id="81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6F0ADE44" w14:textId="0E17E1B3" w:rsidR="004B053F" w:rsidRPr="008A1BB7" w:rsidDel="008956EC" w:rsidRDefault="004B053F" w:rsidP="0042412D">
            <w:pPr>
              <w:jc w:val="center"/>
              <w:rPr>
                <w:del w:id="819" w:author="Raul García Fernández" w:date="2017-07-01T13:41:00Z"/>
                <w:color w:val="auto"/>
                <w:szCs w:val="24"/>
                <w:lang w:val="en-US"/>
              </w:rPr>
            </w:pPr>
            <w:del w:id="820" w:author="Raul García Fernández" w:date="2017-07-01T13:41:00Z">
              <w:r w:rsidRPr="008A1BB7" w:rsidDel="008956EC">
                <w:rPr>
                  <w:color w:val="auto"/>
                  <w:szCs w:val="24"/>
                  <w:lang w:val="en-US"/>
                </w:rPr>
                <w:delText>/{idUser}/{groupID}/contain/project/{projectID}</w:delText>
              </w:r>
              <w:bookmarkStart w:id="821" w:name="_Toc486873983"/>
              <w:bookmarkEnd w:id="821"/>
            </w:del>
          </w:p>
          <w:p w14:paraId="0EFDBCFC" w14:textId="69C3406F" w:rsidR="004B053F" w:rsidRPr="008A1BB7" w:rsidDel="008956EC" w:rsidRDefault="004B053F" w:rsidP="0042412D">
            <w:pPr>
              <w:jc w:val="center"/>
              <w:rPr>
                <w:del w:id="822" w:author="Raul García Fernández" w:date="2017-07-01T13:41:00Z"/>
                <w:szCs w:val="24"/>
                <w:lang w:val="en-US"/>
              </w:rPr>
            </w:pPr>
            <w:del w:id="823" w:author="Raul García Fernández" w:date="2017-07-01T13:41:00Z">
              <w:r w:rsidRPr="008A1BB7" w:rsidDel="008956EC">
                <w:rPr>
                  <w:szCs w:val="24"/>
                  <w:lang w:val="en-US"/>
                </w:rPr>
                <w:delText xml:space="preserve"> (HTTP method:POST)</w:delText>
              </w:r>
              <w:bookmarkStart w:id="824" w:name="_Toc486873984"/>
              <w:bookmarkEnd w:id="824"/>
            </w:del>
          </w:p>
        </w:tc>
        <w:tc>
          <w:tcPr>
            <w:tcW w:w="1641" w:type="dxa"/>
          </w:tcPr>
          <w:p w14:paraId="3747C0C7" w14:textId="026E1463"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825" w:author="Raul García Fernández" w:date="2017-07-01T13:41:00Z"/>
                <w:szCs w:val="24"/>
                <w:lang w:val="es-ES_tradnl"/>
              </w:rPr>
            </w:pPr>
            <w:del w:id="826" w:author="Raul García Fernández" w:date="2017-07-01T13:41:00Z">
              <w:r w:rsidRPr="008500CC" w:rsidDel="008956EC">
                <w:rPr>
                  <w:szCs w:val="24"/>
                  <w:lang w:val="es-ES_tradnl"/>
                </w:rPr>
                <w:delText>Acción</w:delText>
              </w:r>
              <w:r w:rsidDel="008956EC">
                <w:rPr>
                  <w:szCs w:val="24"/>
                  <w:lang w:val="es-ES_tradnl"/>
                </w:rPr>
                <w:delText xml:space="preserve"> que permite introducir proyectos en el grupo</w:delText>
              </w:r>
              <w:bookmarkStart w:id="827" w:name="_Toc486873985"/>
              <w:bookmarkEnd w:id="827"/>
            </w:del>
          </w:p>
        </w:tc>
        <w:tc>
          <w:tcPr>
            <w:tcW w:w="1618" w:type="dxa"/>
          </w:tcPr>
          <w:p w14:paraId="56BB52BB" w14:textId="23447E20"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828" w:author="Raul García Fernández" w:date="2017-07-01T13:41:00Z"/>
                <w:szCs w:val="24"/>
                <w:lang w:val="es-ES_tradnl"/>
              </w:rPr>
            </w:pPr>
            <w:del w:id="829" w:author="Raul García Fernández" w:date="2017-07-01T13:41:00Z">
              <w:r w:rsidDel="008956EC">
                <w:rPr>
                  <w:szCs w:val="24"/>
                  <w:lang w:val="es-ES_tradnl"/>
                </w:rPr>
                <w:delText>Vacío</w:delText>
              </w:r>
              <w:bookmarkStart w:id="830" w:name="_Toc486873986"/>
              <w:bookmarkEnd w:id="830"/>
            </w:del>
          </w:p>
        </w:tc>
        <w:tc>
          <w:tcPr>
            <w:tcW w:w="1459" w:type="dxa"/>
          </w:tcPr>
          <w:p w14:paraId="6B61B1DD" w14:textId="4E745836" w:rsidR="004B053F" w:rsidRPr="008500CC"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831" w:author="Raul García Fernández" w:date="2017-07-01T13:41:00Z"/>
                <w:szCs w:val="24"/>
                <w:lang w:val="es-ES_tradnl"/>
              </w:rPr>
            </w:pPr>
            <w:del w:id="832" w:author="Raul García Fernández" w:date="2017-07-01T13:41:00Z">
              <w:r w:rsidRPr="008500CC" w:rsidDel="008956EC">
                <w:rPr>
                  <w:szCs w:val="24"/>
                  <w:lang w:val="es-ES_tradnl"/>
                </w:rPr>
                <w:delText>Devolverá el resultado sobre la ejecución de la acción.</w:delText>
              </w:r>
              <w:bookmarkStart w:id="833" w:name="_Toc486873987"/>
              <w:bookmarkEnd w:id="833"/>
            </w:del>
          </w:p>
        </w:tc>
        <w:bookmarkStart w:id="834" w:name="_Toc486873988"/>
        <w:bookmarkEnd w:id="834"/>
      </w:tr>
      <w:tr w:rsidR="004B053F" w:rsidDel="008956EC" w14:paraId="20C0AE29" w14:textId="377A032B" w:rsidTr="0042412D">
        <w:trPr>
          <w:jc w:val="center"/>
          <w:del w:id="835"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4E48B3AD" w14:textId="6A38A94F" w:rsidR="004B053F" w:rsidRPr="008A1BB7" w:rsidDel="008956EC" w:rsidRDefault="004B053F" w:rsidP="0042412D">
            <w:pPr>
              <w:jc w:val="center"/>
              <w:rPr>
                <w:del w:id="836" w:author="Raul García Fernández" w:date="2017-07-01T13:41:00Z"/>
                <w:color w:val="auto"/>
                <w:szCs w:val="24"/>
                <w:lang w:val="en-US"/>
              </w:rPr>
            </w:pPr>
            <w:del w:id="837" w:author="Raul García Fernández" w:date="2017-07-01T13:41:00Z">
              <w:r w:rsidRPr="008A1BB7" w:rsidDel="008956EC">
                <w:rPr>
                  <w:color w:val="auto"/>
                  <w:szCs w:val="24"/>
                  <w:lang w:val="en-US"/>
                </w:rPr>
                <w:delText>/{idUser}/{groupID}/contain/project/{projectID}</w:delText>
              </w:r>
              <w:bookmarkStart w:id="838" w:name="_Toc486873989"/>
              <w:bookmarkEnd w:id="838"/>
            </w:del>
          </w:p>
          <w:p w14:paraId="5621D21B" w14:textId="72C83AC8" w:rsidR="004B053F" w:rsidRPr="008A1BB7" w:rsidDel="008956EC" w:rsidRDefault="004B053F" w:rsidP="0042412D">
            <w:pPr>
              <w:jc w:val="center"/>
              <w:rPr>
                <w:del w:id="839" w:author="Raul García Fernández" w:date="2017-07-01T13:41:00Z"/>
                <w:szCs w:val="24"/>
                <w:lang w:val="en-US"/>
              </w:rPr>
            </w:pPr>
            <w:del w:id="840" w:author="Raul García Fernández" w:date="2017-07-01T13:41:00Z">
              <w:r w:rsidRPr="008A1BB7" w:rsidDel="008956EC">
                <w:rPr>
                  <w:szCs w:val="24"/>
                  <w:lang w:val="en-US"/>
                </w:rPr>
                <w:delText xml:space="preserve"> (HTTP method:DELETE)</w:delText>
              </w:r>
              <w:bookmarkStart w:id="841" w:name="_Toc486873990"/>
              <w:bookmarkEnd w:id="841"/>
            </w:del>
          </w:p>
        </w:tc>
        <w:tc>
          <w:tcPr>
            <w:tcW w:w="1641" w:type="dxa"/>
          </w:tcPr>
          <w:p w14:paraId="6A8642FA" w14:textId="620EA0B7"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842" w:author="Raul García Fernández" w:date="2017-07-01T13:41:00Z"/>
                <w:szCs w:val="24"/>
                <w:lang w:val="es-ES_tradnl"/>
              </w:rPr>
            </w:pPr>
            <w:del w:id="843" w:author="Raul García Fernández" w:date="2017-07-01T13:41:00Z">
              <w:r w:rsidRPr="008500CC" w:rsidDel="008956EC">
                <w:rPr>
                  <w:szCs w:val="24"/>
                  <w:lang w:val="es-ES_tradnl"/>
                </w:rPr>
                <w:delText xml:space="preserve">Acción que permite borrar un </w:delText>
              </w:r>
              <w:r w:rsidDel="008956EC">
                <w:rPr>
                  <w:szCs w:val="24"/>
                  <w:lang w:val="es-ES_tradnl"/>
                </w:rPr>
                <w:delText>proyecto de un grupo</w:delText>
              </w:r>
              <w:bookmarkStart w:id="844" w:name="_Toc486873991"/>
              <w:bookmarkEnd w:id="844"/>
            </w:del>
          </w:p>
        </w:tc>
        <w:tc>
          <w:tcPr>
            <w:tcW w:w="1618" w:type="dxa"/>
          </w:tcPr>
          <w:p w14:paraId="3BC4639C" w14:textId="204C4056"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845" w:author="Raul García Fernández" w:date="2017-07-01T13:41:00Z"/>
                <w:szCs w:val="24"/>
                <w:lang w:val="es-ES_tradnl"/>
              </w:rPr>
            </w:pPr>
            <w:del w:id="846" w:author="Raul García Fernández" w:date="2017-07-01T13:41:00Z">
              <w:r w:rsidRPr="008500CC" w:rsidDel="008956EC">
                <w:rPr>
                  <w:szCs w:val="24"/>
                  <w:lang w:val="es-ES_tradnl"/>
                </w:rPr>
                <w:delText>Vacío</w:delText>
              </w:r>
              <w:bookmarkStart w:id="847" w:name="_Toc486873992"/>
              <w:bookmarkEnd w:id="847"/>
            </w:del>
          </w:p>
        </w:tc>
        <w:tc>
          <w:tcPr>
            <w:tcW w:w="1459" w:type="dxa"/>
          </w:tcPr>
          <w:p w14:paraId="782E3BFF" w14:textId="24965CFC" w:rsidR="004B053F" w:rsidRPr="008500CC"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848" w:author="Raul García Fernández" w:date="2017-07-01T13:41:00Z"/>
                <w:szCs w:val="24"/>
                <w:lang w:val="es-ES_tradnl"/>
              </w:rPr>
            </w:pPr>
            <w:del w:id="849" w:author="Raul García Fernández" w:date="2017-07-01T13:41:00Z">
              <w:r w:rsidRPr="008500CC" w:rsidDel="008956EC">
                <w:rPr>
                  <w:szCs w:val="24"/>
                  <w:lang w:val="es-ES_tradnl"/>
                </w:rPr>
                <w:delText>Devolverá el resultado sobre la ejecución de la acción</w:delText>
              </w:r>
              <w:bookmarkStart w:id="850" w:name="_Toc486873993"/>
              <w:bookmarkEnd w:id="850"/>
            </w:del>
          </w:p>
        </w:tc>
        <w:bookmarkStart w:id="851" w:name="_Toc486873994"/>
        <w:bookmarkEnd w:id="851"/>
      </w:tr>
    </w:tbl>
    <w:p w14:paraId="1AE60C93" w14:textId="5ED8575F" w:rsidR="004B053F" w:rsidRPr="005C496F" w:rsidDel="008956EC" w:rsidRDefault="004B053F" w:rsidP="004B053F">
      <w:pPr>
        <w:rPr>
          <w:del w:id="852" w:author="Raul García Fernández" w:date="2017-07-01T13:41:00Z"/>
          <w:b/>
          <w:sz w:val="56"/>
          <w:szCs w:val="56"/>
          <w:lang w:val="es-ES_tradnl"/>
        </w:rPr>
      </w:pPr>
      <w:bookmarkStart w:id="853" w:name="_Toc486873995"/>
      <w:bookmarkEnd w:id="853"/>
    </w:p>
    <w:p w14:paraId="067D274B" w14:textId="2402B278" w:rsidR="004B053F" w:rsidRPr="00D43281" w:rsidDel="008956EC" w:rsidRDefault="004B053F" w:rsidP="004B053F">
      <w:pPr>
        <w:pStyle w:val="Ttulo3"/>
        <w:numPr>
          <w:ilvl w:val="2"/>
          <w:numId w:val="34"/>
        </w:numPr>
        <w:rPr>
          <w:del w:id="854" w:author="Raul García Fernández" w:date="2017-07-01T13:41:00Z"/>
          <w:lang w:val="es-ES_tradnl"/>
        </w:rPr>
      </w:pPr>
      <w:del w:id="855" w:author="Raul García Fernández" w:date="2017-07-01T13:41:00Z">
        <w:r w:rsidDel="008956EC">
          <w:rPr>
            <w:lang w:val="es-ES_tradnl"/>
          </w:rPr>
          <w:delText>Proyectos:</w:delText>
        </w:r>
        <w:bookmarkStart w:id="856" w:name="_Toc486873996"/>
        <w:bookmarkEnd w:id="856"/>
      </w:del>
    </w:p>
    <w:p w14:paraId="0A590B17" w14:textId="2E5FB2D0" w:rsidR="004B053F" w:rsidRPr="00E84212" w:rsidDel="008956EC" w:rsidRDefault="004B053F" w:rsidP="004B053F">
      <w:pPr>
        <w:ind w:firstLine="708"/>
        <w:rPr>
          <w:del w:id="857" w:author="Raul García Fernández" w:date="2017-07-01T13:41:00Z"/>
          <w:lang w:val="es-ES_tradnl"/>
        </w:rPr>
      </w:pPr>
      <w:del w:id="858" w:author="Raul García Fernández" w:date="2017-07-01T13:41:00Z">
        <w:r w:rsidRPr="00E84212" w:rsidDel="008956EC">
          <w:rPr>
            <w:lang w:val="es-ES_tradnl"/>
          </w:rPr>
          <w:delText xml:space="preserve">Todas estas acciones llevan por delante el comando </w:delText>
        </w:r>
        <w:r w:rsidRPr="00E84212" w:rsidDel="008956EC">
          <w:rPr>
            <w:b/>
            <w:lang w:val="es-ES_tradnl"/>
          </w:rPr>
          <w:delText>“/project/”</w:delText>
        </w:r>
        <w:r w:rsidRPr="00E84212" w:rsidDel="008956EC">
          <w:rPr>
            <w:lang w:val="es-ES_tradnl"/>
          </w:rPr>
          <w:delText xml:space="preserve"> se deberá de concatenar por delante para que acción funcione </w:delText>
        </w:r>
        <w:r w:rsidRPr="00E84212" w:rsidDel="008956EC">
          <w:rPr>
            <w:b/>
            <w:lang w:val="es-ES_tradnl"/>
          </w:rPr>
          <w:delText>(dir+/project/+accion).</w:delText>
        </w:r>
        <w:bookmarkStart w:id="859" w:name="_Toc486873997"/>
        <w:bookmarkEnd w:id="859"/>
      </w:del>
    </w:p>
    <w:p w14:paraId="150B3698" w14:textId="421FC88C" w:rsidR="004B053F" w:rsidDel="008956EC" w:rsidRDefault="004B053F" w:rsidP="004B053F">
      <w:pPr>
        <w:pStyle w:val="Descripcin"/>
        <w:keepNext/>
        <w:rPr>
          <w:del w:id="860" w:author="Raul García Fernández" w:date="2017-07-01T13:41:00Z"/>
        </w:rPr>
      </w:pPr>
      <w:bookmarkStart w:id="861" w:name="_Toc480479797"/>
      <w:bookmarkStart w:id="862" w:name="_Toc481607028"/>
      <w:del w:id="863" w:author="Raul García Fernández" w:date="2017-07-01T13:41:00Z">
        <w:r w:rsidDel="008956EC">
          <w:delText xml:space="preserve">Tabla </w:delText>
        </w:r>
        <w:r w:rsidDel="008956EC">
          <w:fldChar w:fldCharType="begin"/>
        </w:r>
        <w:r w:rsidDel="008956EC">
          <w:delInstrText xml:space="preserve"> STYLEREF 1 \s </w:delInstrText>
        </w:r>
        <w:r w:rsidDel="008956EC">
          <w:fldChar w:fldCharType="separate"/>
        </w:r>
        <w:r w:rsidDel="008956EC">
          <w:rPr>
            <w:noProof/>
          </w:rPr>
          <w:delText>4</w:delText>
        </w:r>
        <w:r w:rsidDel="008956EC">
          <w:rPr>
            <w:noProof/>
          </w:rPr>
          <w:fldChar w:fldCharType="end"/>
        </w:r>
        <w:r w:rsidDel="008956EC">
          <w:noBreakHyphen/>
        </w:r>
        <w:r w:rsidDel="008956EC">
          <w:fldChar w:fldCharType="begin"/>
        </w:r>
        <w:r w:rsidDel="008956EC">
          <w:delInstrText xml:space="preserve"> SEQ Tabla \* ARABIC \s 1 </w:delInstrText>
        </w:r>
        <w:r w:rsidDel="008956EC">
          <w:fldChar w:fldCharType="separate"/>
        </w:r>
        <w:r w:rsidDel="008956EC">
          <w:rPr>
            <w:noProof/>
          </w:rPr>
          <w:delText>6</w:delText>
        </w:r>
        <w:r w:rsidDel="008956EC">
          <w:rPr>
            <w:noProof/>
          </w:rPr>
          <w:fldChar w:fldCharType="end"/>
        </w:r>
        <w:r w:rsidDel="008956EC">
          <w:delText xml:space="preserve"> .</w:delText>
        </w:r>
        <w:r w:rsidRPr="006754A7" w:rsidDel="008956EC">
          <w:delText xml:space="preserve">Protocolo repositorio: </w:delText>
        </w:r>
        <w:r w:rsidDel="008956EC">
          <w:delText>Proyectos</w:delText>
        </w:r>
        <w:bookmarkStart w:id="864" w:name="_Toc486873998"/>
        <w:bookmarkEnd w:id="861"/>
        <w:bookmarkEnd w:id="862"/>
        <w:bookmarkEnd w:id="864"/>
      </w:del>
    </w:p>
    <w:tbl>
      <w:tblPr>
        <w:tblStyle w:val="Tabladecuadrcula6concolores1"/>
        <w:tblW w:w="0" w:type="auto"/>
        <w:jc w:val="center"/>
        <w:tblLook w:val="04A0" w:firstRow="1" w:lastRow="0" w:firstColumn="1" w:lastColumn="0" w:noHBand="0" w:noVBand="1"/>
      </w:tblPr>
      <w:tblGrid>
        <w:gridCol w:w="2409"/>
        <w:gridCol w:w="2247"/>
        <w:gridCol w:w="2212"/>
        <w:gridCol w:w="2193"/>
      </w:tblGrid>
      <w:tr w:rsidR="004B053F" w:rsidDel="008956EC" w14:paraId="18B595A8" w14:textId="68CA78B2" w:rsidTr="0042412D">
        <w:trPr>
          <w:cnfStyle w:val="100000000000" w:firstRow="1" w:lastRow="0" w:firstColumn="0" w:lastColumn="0" w:oddVBand="0" w:evenVBand="0" w:oddHBand="0" w:evenHBand="0" w:firstRowFirstColumn="0" w:firstRowLastColumn="0" w:lastRowFirstColumn="0" w:lastRowLastColumn="0"/>
          <w:trHeight w:val="425"/>
          <w:jc w:val="center"/>
          <w:del w:id="865"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6A3A1266" w14:textId="1349AA70" w:rsidR="004B053F" w:rsidRPr="00137F39" w:rsidDel="008956EC" w:rsidRDefault="004B053F" w:rsidP="0042412D">
            <w:pPr>
              <w:jc w:val="center"/>
              <w:rPr>
                <w:del w:id="866" w:author="Raul García Fernández" w:date="2017-07-01T13:41:00Z"/>
                <w:szCs w:val="24"/>
                <w:lang w:val="es-ES_tradnl"/>
              </w:rPr>
            </w:pPr>
            <w:del w:id="867" w:author="Raul García Fernández" w:date="2017-07-01T13:41:00Z">
              <w:r w:rsidRPr="00137F39" w:rsidDel="008956EC">
                <w:rPr>
                  <w:szCs w:val="24"/>
                  <w:lang w:val="es-ES_tradnl"/>
                </w:rPr>
                <w:delText>Método</w:delText>
              </w:r>
              <w:bookmarkStart w:id="868" w:name="_Toc486873999"/>
              <w:bookmarkEnd w:id="868"/>
            </w:del>
          </w:p>
        </w:tc>
        <w:tc>
          <w:tcPr>
            <w:tcW w:w="2296" w:type="dxa"/>
          </w:tcPr>
          <w:p w14:paraId="50E0C133" w14:textId="34A32ABF" w:rsidR="004B053F" w:rsidRPr="00137F39"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869" w:author="Raul García Fernández" w:date="2017-07-01T13:41:00Z"/>
                <w:szCs w:val="24"/>
                <w:lang w:val="es-ES_tradnl"/>
              </w:rPr>
            </w:pPr>
            <w:del w:id="870" w:author="Raul García Fernández" w:date="2017-07-01T13:41:00Z">
              <w:r w:rsidRPr="00137F39" w:rsidDel="008956EC">
                <w:rPr>
                  <w:szCs w:val="24"/>
                  <w:lang w:val="es-ES_tradnl"/>
                </w:rPr>
                <w:delText>Descripción</w:delText>
              </w:r>
              <w:bookmarkStart w:id="871" w:name="_Toc486874000"/>
              <w:bookmarkEnd w:id="871"/>
            </w:del>
          </w:p>
        </w:tc>
        <w:tc>
          <w:tcPr>
            <w:tcW w:w="2292" w:type="dxa"/>
          </w:tcPr>
          <w:p w14:paraId="59609BD1" w14:textId="40A7D857" w:rsidR="004B053F" w:rsidRPr="00137F39"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872" w:author="Raul García Fernández" w:date="2017-07-01T13:41:00Z"/>
                <w:szCs w:val="24"/>
                <w:lang w:val="es-ES_tradnl"/>
              </w:rPr>
            </w:pPr>
            <w:del w:id="873" w:author="Raul García Fernández" w:date="2017-07-01T13:41:00Z">
              <w:r w:rsidRPr="00137F39" w:rsidDel="008956EC">
                <w:rPr>
                  <w:szCs w:val="24"/>
                  <w:lang w:val="es-ES_tradnl"/>
                </w:rPr>
                <w:delText>Entradas</w:delText>
              </w:r>
              <w:bookmarkStart w:id="874" w:name="_Toc486874001"/>
              <w:bookmarkEnd w:id="874"/>
            </w:del>
          </w:p>
          <w:p w14:paraId="6A46760B" w14:textId="1E6A1944" w:rsidR="004B053F" w:rsidRPr="00137F39"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875" w:author="Raul García Fernández" w:date="2017-07-01T13:41:00Z"/>
                <w:szCs w:val="24"/>
                <w:lang w:val="es-ES_tradnl"/>
              </w:rPr>
            </w:pPr>
            <w:del w:id="876" w:author="Raul García Fernández" w:date="2017-07-01T13:41:00Z">
              <w:r w:rsidRPr="00137F39" w:rsidDel="008956EC">
                <w:rPr>
                  <w:szCs w:val="24"/>
                  <w:lang w:val="es-ES_tradnl"/>
                </w:rPr>
                <w:delText>(Body)</w:delText>
              </w:r>
              <w:bookmarkStart w:id="877" w:name="_Toc486874002"/>
              <w:bookmarkEnd w:id="877"/>
            </w:del>
          </w:p>
        </w:tc>
        <w:tc>
          <w:tcPr>
            <w:tcW w:w="2290" w:type="dxa"/>
          </w:tcPr>
          <w:p w14:paraId="2C2B6B06" w14:textId="362FF4AE" w:rsidR="004B053F" w:rsidRPr="00137F39"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878" w:author="Raul García Fernández" w:date="2017-07-01T13:41:00Z"/>
                <w:szCs w:val="24"/>
                <w:lang w:val="es-ES_tradnl"/>
              </w:rPr>
            </w:pPr>
            <w:del w:id="879" w:author="Raul García Fernández" w:date="2017-07-01T13:41:00Z">
              <w:r w:rsidRPr="00137F39" w:rsidDel="008956EC">
                <w:rPr>
                  <w:szCs w:val="24"/>
                  <w:lang w:val="es-ES_tradnl"/>
                </w:rPr>
                <w:delText>Salida</w:delText>
              </w:r>
              <w:bookmarkStart w:id="880" w:name="_Toc486874003"/>
              <w:bookmarkEnd w:id="880"/>
            </w:del>
          </w:p>
        </w:tc>
        <w:bookmarkStart w:id="881" w:name="_Toc486874004"/>
        <w:bookmarkEnd w:id="881"/>
      </w:tr>
      <w:tr w:rsidR="004B053F" w:rsidDel="008956EC" w14:paraId="273ACC81" w14:textId="774105E0" w:rsidTr="0042412D">
        <w:trPr>
          <w:cnfStyle w:val="000000100000" w:firstRow="0" w:lastRow="0" w:firstColumn="0" w:lastColumn="0" w:oddVBand="0" w:evenVBand="0" w:oddHBand="1" w:evenHBand="0" w:firstRowFirstColumn="0" w:firstRowLastColumn="0" w:lastRowFirstColumn="0" w:lastRowLastColumn="0"/>
          <w:jc w:val="center"/>
          <w:del w:id="88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093B04A8" w14:textId="24459A9E" w:rsidR="004B053F" w:rsidRPr="008A1BB7" w:rsidDel="008956EC" w:rsidRDefault="004B053F" w:rsidP="0042412D">
            <w:pPr>
              <w:jc w:val="center"/>
              <w:rPr>
                <w:del w:id="883" w:author="Raul García Fernández" w:date="2017-07-01T13:41:00Z"/>
                <w:szCs w:val="24"/>
                <w:lang w:val="en-US"/>
              </w:rPr>
            </w:pPr>
            <w:del w:id="884" w:author="Raul García Fernández" w:date="2017-07-01T13:41:00Z">
              <w:r w:rsidRPr="008A1BB7" w:rsidDel="008956EC">
                <w:rPr>
                  <w:szCs w:val="24"/>
                  <w:lang w:val="en-US"/>
                </w:rPr>
                <w:delText>/{idUser}/{projectID}</w:delText>
              </w:r>
              <w:bookmarkStart w:id="885" w:name="_Toc486874005"/>
              <w:bookmarkEnd w:id="885"/>
            </w:del>
          </w:p>
          <w:p w14:paraId="382E6478" w14:textId="23FF8A64" w:rsidR="004B053F" w:rsidRPr="008A1BB7" w:rsidDel="008956EC" w:rsidRDefault="004B053F" w:rsidP="0042412D">
            <w:pPr>
              <w:jc w:val="center"/>
              <w:rPr>
                <w:del w:id="886" w:author="Raul García Fernández" w:date="2017-07-01T13:41:00Z"/>
                <w:szCs w:val="24"/>
                <w:lang w:val="en-US"/>
              </w:rPr>
            </w:pPr>
            <w:del w:id="887" w:author="Raul García Fernández" w:date="2017-07-01T13:41:00Z">
              <w:r w:rsidRPr="008A1BB7" w:rsidDel="008956EC">
                <w:rPr>
                  <w:szCs w:val="24"/>
                  <w:lang w:val="en-US"/>
                </w:rPr>
                <w:delText>(HTTP method:GET)</w:delText>
              </w:r>
              <w:bookmarkStart w:id="888" w:name="_Toc486874006"/>
              <w:bookmarkEnd w:id="888"/>
            </w:del>
          </w:p>
        </w:tc>
        <w:tc>
          <w:tcPr>
            <w:tcW w:w="2296" w:type="dxa"/>
          </w:tcPr>
          <w:p w14:paraId="66D1155A" w14:textId="52683961"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889" w:author="Raul García Fernández" w:date="2017-07-01T13:41:00Z"/>
                <w:szCs w:val="24"/>
                <w:lang w:val="es-ES_tradnl"/>
              </w:rPr>
            </w:pPr>
            <w:del w:id="890" w:author="Raul García Fernández" w:date="2017-07-01T13:41:00Z">
              <w:r w:rsidRPr="00137F39" w:rsidDel="008956EC">
                <w:rPr>
                  <w:szCs w:val="24"/>
                  <w:lang w:val="es-ES_tradnl"/>
                </w:rPr>
                <w:delText xml:space="preserve">Devuelve la entidad correspondiente al id del </w:delText>
              </w:r>
              <w:r w:rsidDel="008956EC">
                <w:rPr>
                  <w:szCs w:val="24"/>
                  <w:lang w:val="es-ES_tradnl"/>
                </w:rPr>
                <w:delText>proyecto</w:delText>
              </w:r>
              <w:r w:rsidRPr="00137F39" w:rsidDel="008956EC">
                <w:rPr>
                  <w:szCs w:val="24"/>
                  <w:lang w:val="es-ES_tradnl"/>
                </w:rPr>
                <w:delText xml:space="preserve"> entregado</w:delText>
              </w:r>
              <w:bookmarkStart w:id="891" w:name="_Toc486874007"/>
              <w:bookmarkEnd w:id="891"/>
            </w:del>
          </w:p>
        </w:tc>
        <w:tc>
          <w:tcPr>
            <w:tcW w:w="2292" w:type="dxa"/>
          </w:tcPr>
          <w:p w14:paraId="7E2CFBA7" w14:textId="34368B10"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892" w:author="Raul García Fernández" w:date="2017-07-01T13:41:00Z"/>
                <w:szCs w:val="24"/>
                <w:lang w:val="es-ES_tradnl"/>
              </w:rPr>
            </w:pPr>
            <w:del w:id="893" w:author="Raul García Fernández" w:date="2017-07-01T13:41:00Z">
              <w:r w:rsidRPr="00137F39" w:rsidDel="008956EC">
                <w:rPr>
                  <w:szCs w:val="24"/>
                  <w:lang w:val="es-ES_tradnl"/>
                </w:rPr>
                <w:delText>Vacío</w:delText>
              </w:r>
              <w:bookmarkStart w:id="894" w:name="_Toc486874008"/>
              <w:bookmarkEnd w:id="894"/>
            </w:del>
          </w:p>
        </w:tc>
        <w:tc>
          <w:tcPr>
            <w:tcW w:w="2290" w:type="dxa"/>
          </w:tcPr>
          <w:p w14:paraId="1EBF2D55" w14:textId="29D54EE9"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895" w:author="Raul García Fernández" w:date="2017-07-01T13:41:00Z"/>
                <w:szCs w:val="24"/>
                <w:lang w:val="es-ES_tradnl"/>
              </w:rPr>
            </w:pPr>
            <w:del w:id="896" w:author="Raul García Fernández" w:date="2017-07-01T13:41:00Z">
              <w:r w:rsidRPr="00137F39" w:rsidDel="008956EC">
                <w:rPr>
                  <w:szCs w:val="24"/>
                  <w:lang w:val="es-ES_tradnl"/>
                </w:rPr>
                <w:delText xml:space="preserve">Devuelve un mensaje con la entidad de </w:delText>
              </w:r>
              <w:r w:rsidDel="008956EC">
                <w:rPr>
                  <w:szCs w:val="24"/>
                  <w:lang w:val="es-ES_tradnl"/>
                </w:rPr>
                <w:delText>proyecto</w:delText>
              </w:r>
              <w:r w:rsidRPr="00137F39" w:rsidDel="008956EC">
                <w:rPr>
                  <w:szCs w:val="24"/>
                  <w:lang w:val="es-ES_tradnl"/>
                </w:rPr>
                <w:delText xml:space="preserve"> solicitada.</w:delText>
              </w:r>
              <w:bookmarkStart w:id="897" w:name="_Toc486874009"/>
              <w:bookmarkEnd w:id="897"/>
            </w:del>
          </w:p>
        </w:tc>
        <w:bookmarkStart w:id="898" w:name="_Toc486874010"/>
        <w:bookmarkEnd w:id="898"/>
      </w:tr>
      <w:tr w:rsidR="004B053F" w:rsidDel="008956EC" w14:paraId="15D9289F" w14:textId="7DE93DBD" w:rsidTr="0042412D">
        <w:trPr>
          <w:jc w:val="center"/>
          <w:del w:id="899"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15C4344D" w14:textId="41602460" w:rsidR="004B053F" w:rsidRPr="008A1BB7" w:rsidDel="008956EC" w:rsidRDefault="004B053F" w:rsidP="0042412D">
            <w:pPr>
              <w:rPr>
                <w:del w:id="900" w:author="Raul García Fernández" w:date="2017-07-01T13:41:00Z"/>
                <w:szCs w:val="24"/>
                <w:lang w:val="en-US"/>
              </w:rPr>
            </w:pPr>
            <w:del w:id="901" w:author="Raul García Fernández" w:date="2017-07-01T13:41:00Z">
              <w:r w:rsidRPr="008A1BB7" w:rsidDel="008956EC">
                <w:rPr>
                  <w:szCs w:val="24"/>
                  <w:lang w:val="en-US"/>
                </w:rPr>
                <w:delText>/{idUser}/{projectID}</w:delText>
              </w:r>
              <w:bookmarkStart w:id="902" w:name="_Toc486874011"/>
              <w:bookmarkEnd w:id="902"/>
            </w:del>
          </w:p>
          <w:p w14:paraId="231733BC" w14:textId="2B21E15A" w:rsidR="004B053F" w:rsidRPr="008A1BB7" w:rsidDel="008956EC" w:rsidRDefault="004B053F" w:rsidP="0042412D">
            <w:pPr>
              <w:jc w:val="center"/>
              <w:rPr>
                <w:del w:id="903" w:author="Raul García Fernández" w:date="2017-07-01T13:41:00Z"/>
                <w:szCs w:val="24"/>
                <w:lang w:val="en-US"/>
              </w:rPr>
            </w:pPr>
            <w:del w:id="904" w:author="Raul García Fernández" w:date="2017-07-01T13:41:00Z">
              <w:r w:rsidRPr="008A1BB7" w:rsidDel="008956EC">
                <w:rPr>
                  <w:szCs w:val="24"/>
                  <w:lang w:val="en-US"/>
                </w:rPr>
                <w:delText>(HTTP method:DELETE)</w:delText>
              </w:r>
              <w:bookmarkStart w:id="905" w:name="_Toc486874012"/>
              <w:bookmarkEnd w:id="905"/>
            </w:del>
          </w:p>
        </w:tc>
        <w:tc>
          <w:tcPr>
            <w:tcW w:w="2296" w:type="dxa"/>
          </w:tcPr>
          <w:p w14:paraId="4C286AE5" w14:textId="64BAF229"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906" w:author="Raul García Fernández" w:date="2017-07-01T13:41:00Z"/>
                <w:szCs w:val="24"/>
                <w:lang w:val="es-ES_tradnl"/>
              </w:rPr>
            </w:pPr>
            <w:del w:id="907" w:author="Raul García Fernández" w:date="2017-07-01T13:41:00Z">
              <w:r w:rsidRPr="00137F39" w:rsidDel="008956EC">
                <w:rPr>
                  <w:szCs w:val="24"/>
                  <w:lang w:val="es-ES_tradnl"/>
                </w:rPr>
                <w:delText xml:space="preserve">Elimina la entidad correspondiente al id del </w:delText>
              </w:r>
              <w:r w:rsidDel="008956EC">
                <w:rPr>
                  <w:szCs w:val="24"/>
                  <w:lang w:val="es-ES_tradnl"/>
                </w:rPr>
                <w:delText>proyecto</w:delText>
              </w:r>
              <w:r w:rsidRPr="00137F39" w:rsidDel="008956EC">
                <w:rPr>
                  <w:szCs w:val="24"/>
                  <w:lang w:val="es-ES_tradnl"/>
                </w:rPr>
                <w:delText xml:space="preserve"> entregado</w:delText>
              </w:r>
              <w:bookmarkStart w:id="908" w:name="_Toc486874013"/>
              <w:bookmarkEnd w:id="908"/>
            </w:del>
          </w:p>
        </w:tc>
        <w:tc>
          <w:tcPr>
            <w:tcW w:w="2292" w:type="dxa"/>
          </w:tcPr>
          <w:p w14:paraId="4599A47D" w14:textId="6C5204AC"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909" w:author="Raul García Fernández" w:date="2017-07-01T13:41:00Z"/>
                <w:szCs w:val="24"/>
                <w:lang w:val="es-ES_tradnl"/>
              </w:rPr>
            </w:pPr>
            <w:del w:id="910" w:author="Raul García Fernández" w:date="2017-07-01T13:41:00Z">
              <w:r w:rsidRPr="00137F39" w:rsidDel="008956EC">
                <w:rPr>
                  <w:szCs w:val="24"/>
                  <w:lang w:val="es-ES_tradnl"/>
                </w:rPr>
                <w:delText>Vacío</w:delText>
              </w:r>
              <w:bookmarkStart w:id="911" w:name="_Toc486874014"/>
              <w:bookmarkEnd w:id="911"/>
            </w:del>
          </w:p>
        </w:tc>
        <w:tc>
          <w:tcPr>
            <w:tcW w:w="2290" w:type="dxa"/>
          </w:tcPr>
          <w:p w14:paraId="32482C53" w14:textId="4E7BC960"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912" w:author="Raul García Fernández" w:date="2017-07-01T13:41:00Z"/>
                <w:szCs w:val="24"/>
                <w:lang w:val="es-ES_tradnl"/>
              </w:rPr>
            </w:pPr>
            <w:del w:id="913" w:author="Raul García Fernández" w:date="2017-07-01T13:41:00Z">
              <w:r w:rsidRPr="00137F39" w:rsidDel="008956EC">
                <w:rPr>
                  <w:szCs w:val="24"/>
                  <w:lang w:val="es-ES_tradnl"/>
                </w:rPr>
                <w:delText>Devuelve el resultado de la acción realizada.</w:delText>
              </w:r>
              <w:bookmarkStart w:id="914" w:name="_Toc486874015"/>
              <w:bookmarkEnd w:id="914"/>
            </w:del>
          </w:p>
        </w:tc>
        <w:bookmarkStart w:id="915" w:name="_Toc486874016"/>
        <w:bookmarkEnd w:id="915"/>
      </w:tr>
      <w:tr w:rsidR="004B053F" w:rsidDel="008956EC" w14:paraId="24190181" w14:textId="25179F52" w:rsidTr="0042412D">
        <w:trPr>
          <w:cnfStyle w:val="000000100000" w:firstRow="0" w:lastRow="0" w:firstColumn="0" w:lastColumn="0" w:oddVBand="0" w:evenVBand="0" w:oddHBand="1" w:evenHBand="0" w:firstRowFirstColumn="0" w:firstRowLastColumn="0" w:lastRowFirstColumn="0" w:lastRowLastColumn="0"/>
          <w:jc w:val="center"/>
          <w:del w:id="91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46F825A4" w14:textId="2D72546E" w:rsidR="004B053F" w:rsidRPr="008A1BB7" w:rsidDel="008956EC" w:rsidRDefault="004B053F" w:rsidP="0042412D">
            <w:pPr>
              <w:jc w:val="center"/>
              <w:rPr>
                <w:del w:id="917" w:author="Raul García Fernández" w:date="2017-07-01T13:41:00Z"/>
                <w:szCs w:val="24"/>
                <w:lang w:val="en-US"/>
              </w:rPr>
            </w:pPr>
            <w:del w:id="918" w:author="Raul García Fernández" w:date="2017-07-01T13:41:00Z">
              <w:r w:rsidRPr="008A1BB7" w:rsidDel="008956EC">
                <w:rPr>
                  <w:szCs w:val="24"/>
                  <w:lang w:val="en-US"/>
                </w:rPr>
                <w:delText>/{idUser}/{projectID}</w:delText>
              </w:r>
              <w:bookmarkStart w:id="919" w:name="_Toc486874017"/>
              <w:bookmarkEnd w:id="919"/>
            </w:del>
          </w:p>
          <w:p w14:paraId="38C8E22A" w14:textId="0E90494F" w:rsidR="004B053F" w:rsidRPr="008A1BB7" w:rsidDel="008956EC" w:rsidRDefault="004B053F" w:rsidP="0042412D">
            <w:pPr>
              <w:jc w:val="center"/>
              <w:rPr>
                <w:del w:id="920" w:author="Raul García Fernández" w:date="2017-07-01T13:41:00Z"/>
                <w:szCs w:val="24"/>
                <w:lang w:val="en-US"/>
              </w:rPr>
            </w:pPr>
            <w:del w:id="921" w:author="Raul García Fernández" w:date="2017-07-01T13:41:00Z">
              <w:r w:rsidRPr="008A1BB7" w:rsidDel="008956EC">
                <w:rPr>
                  <w:szCs w:val="24"/>
                  <w:lang w:val="en-US"/>
                </w:rPr>
                <w:delText>(HTTP method:PATH)</w:delText>
              </w:r>
              <w:bookmarkStart w:id="922" w:name="_Toc486874018"/>
              <w:bookmarkEnd w:id="922"/>
            </w:del>
          </w:p>
        </w:tc>
        <w:tc>
          <w:tcPr>
            <w:tcW w:w="2296" w:type="dxa"/>
          </w:tcPr>
          <w:p w14:paraId="0D993A14" w14:textId="270DF04B"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923" w:author="Raul García Fernández" w:date="2017-07-01T13:41:00Z"/>
                <w:szCs w:val="24"/>
                <w:lang w:val="es-ES_tradnl"/>
              </w:rPr>
            </w:pPr>
            <w:del w:id="924" w:author="Raul García Fernández" w:date="2017-07-01T13:41:00Z">
              <w:r w:rsidRPr="00137F39" w:rsidDel="008956EC">
                <w:rPr>
                  <w:szCs w:val="24"/>
                  <w:lang w:val="es-ES_tradnl"/>
                </w:rPr>
                <w:delText xml:space="preserve">Modifica la entidad correspondiente al id del </w:delText>
              </w:r>
              <w:r w:rsidDel="008956EC">
                <w:rPr>
                  <w:szCs w:val="24"/>
                  <w:lang w:val="es-ES_tradnl"/>
                </w:rPr>
                <w:delText>proyecto</w:delText>
              </w:r>
              <w:r w:rsidRPr="00137F39" w:rsidDel="008956EC">
                <w:rPr>
                  <w:szCs w:val="24"/>
                  <w:lang w:val="es-ES_tradnl"/>
                </w:rPr>
                <w:delText xml:space="preserve"> entregado</w:delText>
              </w:r>
              <w:bookmarkStart w:id="925" w:name="_Toc486874019"/>
              <w:bookmarkEnd w:id="925"/>
            </w:del>
          </w:p>
        </w:tc>
        <w:tc>
          <w:tcPr>
            <w:tcW w:w="2292" w:type="dxa"/>
          </w:tcPr>
          <w:p w14:paraId="4A55DC6B" w14:textId="64AC02CA"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926" w:author="Raul García Fernández" w:date="2017-07-01T13:41:00Z"/>
                <w:szCs w:val="24"/>
                <w:lang w:val="es-ES_tradnl"/>
              </w:rPr>
            </w:pPr>
            <w:del w:id="927" w:author="Raul García Fernández" w:date="2017-07-01T13:41:00Z">
              <w:r w:rsidRPr="00137F39" w:rsidDel="008956EC">
                <w:rPr>
                  <w:szCs w:val="24"/>
                  <w:lang w:val="es-ES_tradnl"/>
                </w:rPr>
                <w:delText xml:space="preserve">Entidad </w:delText>
              </w:r>
              <w:r w:rsidDel="008956EC">
                <w:rPr>
                  <w:szCs w:val="24"/>
                  <w:lang w:val="es-ES_tradnl"/>
                </w:rPr>
                <w:delText>proyecto</w:delText>
              </w:r>
              <w:r w:rsidRPr="00137F39" w:rsidDel="008956EC">
                <w:rPr>
                  <w:szCs w:val="24"/>
                  <w:lang w:val="es-ES_tradnl"/>
                </w:rPr>
                <w:delText xml:space="preserve"> con los datos modificados que se va a modificar</w:delText>
              </w:r>
              <w:bookmarkStart w:id="928" w:name="_Toc486874020"/>
              <w:bookmarkEnd w:id="928"/>
            </w:del>
          </w:p>
        </w:tc>
        <w:tc>
          <w:tcPr>
            <w:tcW w:w="2290" w:type="dxa"/>
          </w:tcPr>
          <w:p w14:paraId="5AF5D5D4" w14:textId="67BBA78C"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929" w:author="Raul García Fernández" w:date="2017-07-01T13:41:00Z"/>
                <w:szCs w:val="24"/>
                <w:lang w:val="es-ES_tradnl"/>
              </w:rPr>
            </w:pPr>
            <w:del w:id="930" w:author="Raul García Fernández" w:date="2017-07-01T13:41:00Z">
              <w:r w:rsidRPr="00137F39" w:rsidDel="008956EC">
                <w:rPr>
                  <w:szCs w:val="24"/>
                  <w:lang w:val="es-ES_tradnl"/>
                </w:rPr>
                <w:delText>Devuelve el resultado de la acción realizada</w:delText>
              </w:r>
              <w:bookmarkStart w:id="931" w:name="_Toc486874021"/>
              <w:bookmarkEnd w:id="931"/>
            </w:del>
          </w:p>
        </w:tc>
        <w:bookmarkStart w:id="932" w:name="_Toc486874022"/>
        <w:bookmarkEnd w:id="932"/>
      </w:tr>
      <w:tr w:rsidR="004B053F" w:rsidDel="008956EC" w14:paraId="0A01D3BD" w14:textId="29A93C57" w:rsidTr="0042412D">
        <w:trPr>
          <w:jc w:val="center"/>
          <w:del w:id="933"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6E5B8362" w14:textId="5C2E8546" w:rsidR="004B053F" w:rsidRPr="008A1BB7" w:rsidDel="008956EC" w:rsidRDefault="004B053F" w:rsidP="0042412D">
            <w:pPr>
              <w:jc w:val="center"/>
              <w:rPr>
                <w:del w:id="934" w:author="Raul García Fernández" w:date="2017-07-01T13:41:00Z"/>
                <w:szCs w:val="24"/>
                <w:lang w:val="en-US"/>
              </w:rPr>
            </w:pPr>
            <w:del w:id="935" w:author="Raul García Fernández" w:date="2017-07-01T13:41:00Z">
              <w:r w:rsidRPr="008A1BB7" w:rsidDel="008956EC">
                <w:rPr>
                  <w:szCs w:val="24"/>
                  <w:lang w:val="en-US"/>
                </w:rPr>
                <w:delText>/{idUser}/all</w:delText>
              </w:r>
              <w:bookmarkStart w:id="936" w:name="_Toc486874023"/>
              <w:bookmarkEnd w:id="936"/>
            </w:del>
          </w:p>
          <w:p w14:paraId="47CC386B" w14:textId="61E79A8D" w:rsidR="004B053F" w:rsidRPr="008A1BB7" w:rsidDel="008956EC" w:rsidRDefault="004B053F" w:rsidP="0042412D">
            <w:pPr>
              <w:jc w:val="center"/>
              <w:rPr>
                <w:del w:id="937" w:author="Raul García Fernández" w:date="2017-07-01T13:41:00Z"/>
                <w:szCs w:val="24"/>
                <w:lang w:val="en-US"/>
              </w:rPr>
            </w:pPr>
            <w:del w:id="938" w:author="Raul García Fernández" w:date="2017-07-01T13:41:00Z">
              <w:r w:rsidRPr="008A1BB7" w:rsidDel="008956EC">
                <w:rPr>
                  <w:szCs w:val="24"/>
                  <w:lang w:val="en-US"/>
                </w:rPr>
                <w:delText>(HTTP method:GET)</w:delText>
              </w:r>
              <w:bookmarkStart w:id="939" w:name="_Toc486874024"/>
              <w:bookmarkEnd w:id="939"/>
            </w:del>
          </w:p>
        </w:tc>
        <w:tc>
          <w:tcPr>
            <w:tcW w:w="2296" w:type="dxa"/>
          </w:tcPr>
          <w:p w14:paraId="009D376B" w14:textId="543B3AE2"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940" w:author="Raul García Fernández" w:date="2017-07-01T13:41:00Z"/>
                <w:szCs w:val="24"/>
                <w:lang w:val="es-ES_tradnl"/>
              </w:rPr>
            </w:pPr>
            <w:del w:id="941" w:author="Raul García Fernández" w:date="2017-07-01T13:41:00Z">
              <w:r w:rsidRPr="00137F39" w:rsidDel="008956EC">
                <w:rPr>
                  <w:szCs w:val="24"/>
                  <w:lang w:val="es-ES_tradnl"/>
                </w:rPr>
                <w:delText xml:space="preserve">Devuelve todos los </w:delText>
              </w:r>
              <w:r w:rsidDel="008956EC">
                <w:rPr>
                  <w:szCs w:val="24"/>
                  <w:lang w:val="es-ES_tradnl"/>
                </w:rPr>
                <w:delText>proyectos</w:delText>
              </w:r>
              <w:r w:rsidRPr="00137F39" w:rsidDel="008956EC">
                <w:rPr>
                  <w:szCs w:val="24"/>
                  <w:lang w:val="es-ES_tradnl"/>
                </w:rPr>
                <w:delText xml:space="preserve"> creados por el usuario</w:delText>
              </w:r>
              <w:bookmarkStart w:id="942" w:name="_Toc486874025"/>
              <w:bookmarkEnd w:id="942"/>
            </w:del>
          </w:p>
        </w:tc>
        <w:tc>
          <w:tcPr>
            <w:tcW w:w="2292" w:type="dxa"/>
          </w:tcPr>
          <w:p w14:paraId="2A63AF7B" w14:textId="0FD08FC2"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943" w:author="Raul García Fernández" w:date="2017-07-01T13:41:00Z"/>
                <w:szCs w:val="24"/>
                <w:lang w:val="es-ES_tradnl"/>
              </w:rPr>
            </w:pPr>
            <w:del w:id="944" w:author="Raul García Fernández" w:date="2017-07-01T13:41:00Z">
              <w:r w:rsidRPr="00137F39" w:rsidDel="008956EC">
                <w:rPr>
                  <w:szCs w:val="24"/>
                  <w:lang w:val="es-ES_tradnl"/>
                </w:rPr>
                <w:delText>Vacío</w:delText>
              </w:r>
              <w:bookmarkStart w:id="945" w:name="_Toc486874026"/>
              <w:bookmarkEnd w:id="945"/>
            </w:del>
          </w:p>
        </w:tc>
        <w:tc>
          <w:tcPr>
            <w:tcW w:w="2290" w:type="dxa"/>
          </w:tcPr>
          <w:p w14:paraId="4D4FD095" w14:textId="490D98BC"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946" w:author="Raul García Fernández" w:date="2017-07-01T13:41:00Z"/>
                <w:szCs w:val="24"/>
                <w:lang w:val="es-ES_tradnl"/>
              </w:rPr>
            </w:pPr>
            <w:del w:id="947" w:author="Raul García Fernández" w:date="2017-07-01T13:41:00Z">
              <w:r w:rsidRPr="00137F39" w:rsidDel="008956EC">
                <w:rPr>
                  <w:szCs w:val="24"/>
                  <w:lang w:val="es-ES_tradnl"/>
                </w:rPr>
                <w:delText xml:space="preserve">Devuelve </w:delText>
              </w:r>
              <w:r w:rsidDel="008956EC">
                <w:rPr>
                  <w:szCs w:val="24"/>
                  <w:lang w:val="es-ES_tradnl"/>
                </w:rPr>
                <w:delText>un listado de ID’s de proyecto que fueron creados por el usuario.</w:delText>
              </w:r>
              <w:bookmarkStart w:id="948" w:name="_Toc486874027"/>
              <w:bookmarkEnd w:id="948"/>
            </w:del>
          </w:p>
        </w:tc>
        <w:bookmarkStart w:id="949" w:name="_Toc486874028"/>
        <w:bookmarkEnd w:id="949"/>
      </w:tr>
      <w:tr w:rsidR="004B053F" w:rsidDel="008956EC" w14:paraId="2779FD51" w14:textId="363959B5" w:rsidTr="0042412D">
        <w:trPr>
          <w:cnfStyle w:val="000000100000" w:firstRow="0" w:lastRow="0" w:firstColumn="0" w:lastColumn="0" w:oddVBand="0" w:evenVBand="0" w:oddHBand="1" w:evenHBand="0" w:firstRowFirstColumn="0" w:firstRowLastColumn="0" w:lastRowFirstColumn="0" w:lastRowLastColumn="0"/>
          <w:jc w:val="center"/>
          <w:del w:id="95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0324AF2A" w14:textId="33193FFB" w:rsidR="004B053F" w:rsidRPr="008A1BB7" w:rsidDel="008956EC" w:rsidRDefault="004B053F" w:rsidP="0042412D">
            <w:pPr>
              <w:jc w:val="center"/>
              <w:rPr>
                <w:del w:id="951" w:author="Raul García Fernández" w:date="2017-07-01T13:41:00Z"/>
                <w:szCs w:val="24"/>
                <w:lang w:val="en-US"/>
              </w:rPr>
            </w:pPr>
            <w:del w:id="952" w:author="Raul García Fernández" w:date="2017-07-01T13:41:00Z">
              <w:r w:rsidRPr="008A1BB7" w:rsidDel="008956EC">
                <w:rPr>
                  <w:szCs w:val="24"/>
                  <w:lang w:val="en-US"/>
                </w:rPr>
                <w:delText>/{idUser}/create</w:delText>
              </w:r>
              <w:bookmarkStart w:id="953" w:name="_Toc486874029"/>
              <w:bookmarkEnd w:id="953"/>
            </w:del>
          </w:p>
          <w:p w14:paraId="316085E5" w14:textId="3A4BED6B" w:rsidR="004B053F" w:rsidRPr="008A1BB7" w:rsidDel="008956EC" w:rsidRDefault="004B053F" w:rsidP="0042412D">
            <w:pPr>
              <w:jc w:val="center"/>
              <w:rPr>
                <w:del w:id="954" w:author="Raul García Fernández" w:date="2017-07-01T13:41:00Z"/>
                <w:szCs w:val="24"/>
                <w:lang w:val="en-US"/>
              </w:rPr>
            </w:pPr>
            <w:del w:id="955" w:author="Raul García Fernández" w:date="2017-07-01T13:41:00Z">
              <w:r w:rsidRPr="008A1BB7" w:rsidDel="008956EC">
                <w:rPr>
                  <w:szCs w:val="24"/>
                  <w:lang w:val="en-US"/>
                </w:rPr>
                <w:delText>(HTTP method:GET)</w:delText>
              </w:r>
              <w:bookmarkStart w:id="956" w:name="_Toc486874030"/>
              <w:bookmarkEnd w:id="956"/>
            </w:del>
          </w:p>
        </w:tc>
        <w:tc>
          <w:tcPr>
            <w:tcW w:w="2296" w:type="dxa"/>
          </w:tcPr>
          <w:p w14:paraId="5EFD7F67" w14:textId="7C5DD549"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957" w:author="Raul García Fernández" w:date="2017-07-01T13:41:00Z"/>
                <w:szCs w:val="24"/>
                <w:lang w:val="es-ES_tradnl"/>
              </w:rPr>
            </w:pPr>
            <w:del w:id="958" w:author="Raul García Fernández" w:date="2017-07-01T13:41:00Z">
              <w:r w:rsidRPr="00137F39" w:rsidDel="008956EC">
                <w:rPr>
                  <w:szCs w:val="24"/>
                  <w:lang w:val="es-ES_tradnl"/>
                </w:rPr>
                <w:delText>Fa</w:delText>
              </w:r>
              <w:r w:rsidDel="008956EC">
                <w:rPr>
                  <w:szCs w:val="24"/>
                  <w:lang w:val="es-ES_tradnl"/>
                </w:rPr>
                <w:delText>cilita la creación de los proyectos</w:delText>
              </w:r>
              <w:r w:rsidRPr="00137F39" w:rsidDel="008956EC">
                <w:rPr>
                  <w:szCs w:val="24"/>
                  <w:lang w:val="es-ES_tradnl"/>
                </w:rPr>
                <w:delText xml:space="preserve"> mediante un ejemplo</w:delText>
              </w:r>
              <w:bookmarkStart w:id="959" w:name="_Toc486874031"/>
              <w:bookmarkEnd w:id="959"/>
            </w:del>
          </w:p>
        </w:tc>
        <w:tc>
          <w:tcPr>
            <w:tcW w:w="2292" w:type="dxa"/>
          </w:tcPr>
          <w:p w14:paraId="3E0D81C3" w14:textId="5600A832"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960" w:author="Raul García Fernández" w:date="2017-07-01T13:41:00Z"/>
                <w:szCs w:val="24"/>
                <w:lang w:val="es-ES_tradnl"/>
              </w:rPr>
            </w:pPr>
            <w:del w:id="961" w:author="Raul García Fernández" w:date="2017-07-01T13:41:00Z">
              <w:r w:rsidRPr="00137F39" w:rsidDel="008956EC">
                <w:rPr>
                  <w:szCs w:val="24"/>
                  <w:lang w:val="es-ES_tradnl"/>
                </w:rPr>
                <w:delText>Vacío</w:delText>
              </w:r>
              <w:bookmarkStart w:id="962" w:name="_Toc486874032"/>
              <w:bookmarkEnd w:id="962"/>
            </w:del>
          </w:p>
        </w:tc>
        <w:tc>
          <w:tcPr>
            <w:tcW w:w="2290" w:type="dxa"/>
          </w:tcPr>
          <w:p w14:paraId="2737EC89" w14:textId="4F3B6FB5" w:rsidR="004B053F" w:rsidRPr="00137F39"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963" w:author="Raul García Fernández" w:date="2017-07-01T13:41:00Z"/>
                <w:szCs w:val="24"/>
                <w:lang w:val="es-ES_tradnl"/>
              </w:rPr>
            </w:pPr>
            <w:del w:id="964" w:author="Raul García Fernández" w:date="2017-07-01T13:41:00Z">
              <w:r w:rsidDel="008956EC">
                <w:rPr>
                  <w:szCs w:val="24"/>
                  <w:lang w:val="es-ES_tradnl"/>
                </w:rPr>
                <w:delText>Devuelve una entidad proyectos</w:delText>
              </w:r>
              <w:r w:rsidRPr="00137F39" w:rsidDel="008956EC">
                <w:rPr>
                  <w:szCs w:val="24"/>
                  <w:lang w:val="es-ES_tradnl"/>
                </w:rPr>
                <w:delText xml:space="preserve"> con datos rellenados con ejemplos para poder crear el </w:delText>
              </w:r>
              <w:r w:rsidDel="008956EC">
                <w:rPr>
                  <w:szCs w:val="24"/>
                  <w:lang w:val="es-ES_tradnl"/>
                </w:rPr>
                <w:delText>proyecto</w:delText>
              </w:r>
              <w:r w:rsidRPr="00137F39" w:rsidDel="008956EC">
                <w:rPr>
                  <w:szCs w:val="24"/>
                  <w:lang w:val="es-ES_tradnl"/>
                </w:rPr>
                <w:delText>.</w:delText>
              </w:r>
              <w:bookmarkStart w:id="965" w:name="_Toc486874033"/>
              <w:bookmarkEnd w:id="965"/>
            </w:del>
          </w:p>
        </w:tc>
        <w:bookmarkStart w:id="966" w:name="_Toc486874034"/>
        <w:bookmarkEnd w:id="966"/>
      </w:tr>
      <w:tr w:rsidR="004B053F" w:rsidDel="008956EC" w14:paraId="273193CD" w14:textId="4EB98200" w:rsidTr="0042412D">
        <w:trPr>
          <w:jc w:val="center"/>
          <w:del w:id="967"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0DF7D316" w14:textId="35E84B16" w:rsidR="004B053F" w:rsidRPr="008A1BB7" w:rsidDel="008956EC" w:rsidRDefault="004B053F" w:rsidP="0042412D">
            <w:pPr>
              <w:jc w:val="center"/>
              <w:rPr>
                <w:del w:id="968" w:author="Raul García Fernández" w:date="2017-07-01T13:41:00Z"/>
                <w:szCs w:val="24"/>
                <w:lang w:val="en-US"/>
              </w:rPr>
            </w:pPr>
            <w:del w:id="969" w:author="Raul García Fernández" w:date="2017-07-01T13:41:00Z">
              <w:r w:rsidRPr="008A1BB7" w:rsidDel="008956EC">
                <w:rPr>
                  <w:szCs w:val="24"/>
                  <w:lang w:val="en-US"/>
                </w:rPr>
                <w:delText>/{idUser}/create</w:delText>
              </w:r>
              <w:bookmarkStart w:id="970" w:name="_Toc486874035"/>
              <w:bookmarkEnd w:id="970"/>
            </w:del>
          </w:p>
          <w:p w14:paraId="7769B17B" w14:textId="49DF3A5A" w:rsidR="004B053F" w:rsidRPr="008A1BB7" w:rsidDel="008956EC" w:rsidRDefault="004B053F" w:rsidP="0042412D">
            <w:pPr>
              <w:jc w:val="center"/>
              <w:rPr>
                <w:del w:id="971" w:author="Raul García Fernández" w:date="2017-07-01T13:41:00Z"/>
                <w:szCs w:val="24"/>
                <w:lang w:val="en-US"/>
              </w:rPr>
            </w:pPr>
            <w:del w:id="972" w:author="Raul García Fernández" w:date="2017-07-01T13:41:00Z">
              <w:r w:rsidRPr="008A1BB7" w:rsidDel="008956EC">
                <w:rPr>
                  <w:szCs w:val="24"/>
                  <w:lang w:val="en-US"/>
                </w:rPr>
                <w:delText>(HTTP method:POST)</w:delText>
              </w:r>
              <w:bookmarkStart w:id="973" w:name="_Toc486874036"/>
              <w:bookmarkEnd w:id="973"/>
            </w:del>
          </w:p>
        </w:tc>
        <w:tc>
          <w:tcPr>
            <w:tcW w:w="2296" w:type="dxa"/>
          </w:tcPr>
          <w:p w14:paraId="2CCAA842" w14:textId="110D46A4"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974" w:author="Raul García Fernández" w:date="2017-07-01T13:41:00Z"/>
                <w:szCs w:val="24"/>
                <w:lang w:val="es-ES_tradnl"/>
              </w:rPr>
            </w:pPr>
            <w:del w:id="975" w:author="Raul García Fernández" w:date="2017-07-01T13:41:00Z">
              <w:r w:rsidDel="008956EC">
                <w:rPr>
                  <w:szCs w:val="24"/>
                  <w:lang w:val="es-ES_tradnl"/>
                </w:rPr>
                <w:delText>Crea el proyecto</w:delText>
              </w:r>
              <w:r w:rsidRPr="00137F39" w:rsidDel="008956EC">
                <w:rPr>
                  <w:szCs w:val="24"/>
                  <w:lang w:val="es-ES_tradnl"/>
                </w:rPr>
                <w:delText xml:space="preserve"> entregado por el usuario</w:delText>
              </w:r>
              <w:bookmarkStart w:id="976" w:name="_Toc486874037"/>
              <w:bookmarkEnd w:id="976"/>
            </w:del>
          </w:p>
        </w:tc>
        <w:tc>
          <w:tcPr>
            <w:tcW w:w="2292" w:type="dxa"/>
          </w:tcPr>
          <w:p w14:paraId="75A5A718" w14:textId="7D6BD8A2"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977" w:author="Raul García Fernández" w:date="2017-07-01T13:41:00Z"/>
                <w:szCs w:val="24"/>
                <w:lang w:val="es-ES_tradnl"/>
              </w:rPr>
            </w:pPr>
            <w:del w:id="978" w:author="Raul García Fernández" w:date="2017-07-01T13:41:00Z">
              <w:r w:rsidRPr="00137F39" w:rsidDel="008956EC">
                <w:rPr>
                  <w:szCs w:val="24"/>
                  <w:lang w:val="es-ES_tradnl"/>
                </w:rPr>
                <w:delText xml:space="preserve">Entidad </w:delText>
              </w:r>
              <w:r w:rsidDel="008956EC">
                <w:rPr>
                  <w:szCs w:val="24"/>
                  <w:lang w:val="es-ES_tradnl"/>
                </w:rPr>
                <w:delText>proyecto</w:delText>
              </w:r>
              <w:r w:rsidRPr="00137F39" w:rsidDel="008956EC">
                <w:rPr>
                  <w:szCs w:val="24"/>
                  <w:lang w:val="es-ES_tradnl"/>
                </w:rPr>
                <w:delText xml:space="preserve"> con los datos que se quieren crear</w:delText>
              </w:r>
              <w:bookmarkStart w:id="979" w:name="_Toc486874038"/>
              <w:bookmarkEnd w:id="979"/>
            </w:del>
          </w:p>
        </w:tc>
        <w:tc>
          <w:tcPr>
            <w:tcW w:w="2290" w:type="dxa"/>
          </w:tcPr>
          <w:p w14:paraId="6F08299E" w14:textId="3E514464" w:rsidR="004B053F" w:rsidRPr="00137F39"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980" w:author="Raul García Fernández" w:date="2017-07-01T13:41:00Z"/>
                <w:szCs w:val="24"/>
                <w:lang w:val="es-ES_tradnl"/>
              </w:rPr>
            </w:pPr>
            <w:del w:id="981" w:author="Raul García Fernández" w:date="2017-07-01T13:41:00Z">
              <w:r w:rsidRPr="00137F39" w:rsidDel="008956EC">
                <w:rPr>
                  <w:szCs w:val="24"/>
                  <w:lang w:val="es-ES_tradnl"/>
                </w:rPr>
                <w:delText>Devuelve el resultado de la acción realizada</w:delText>
              </w:r>
              <w:bookmarkStart w:id="982" w:name="_Toc486874039"/>
              <w:bookmarkEnd w:id="982"/>
            </w:del>
          </w:p>
        </w:tc>
        <w:bookmarkStart w:id="983" w:name="_Toc486874040"/>
        <w:bookmarkEnd w:id="983"/>
      </w:tr>
    </w:tbl>
    <w:p w14:paraId="33FFEDA0" w14:textId="3DBD1364" w:rsidR="004B053F" w:rsidDel="008956EC" w:rsidRDefault="004B053F" w:rsidP="004B053F">
      <w:pPr>
        <w:rPr>
          <w:del w:id="984" w:author="Raul García Fernández" w:date="2017-07-01T13:41:00Z"/>
          <w:lang w:val="es-ES_tradnl"/>
        </w:rPr>
      </w:pPr>
      <w:bookmarkStart w:id="985" w:name="_Toc486874041"/>
      <w:bookmarkEnd w:id="985"/>
    </w:p>
    <w:p w14:paraId="7C4BD7E8" w14:textId="199DB18E" w:rsidR="004B053F" w:rsidDel="008956EC" w:rsidRDefault="004B053F" w:rsidP="004B053F">
      <w:pPr>
        <w:rPr>
          <w:del w:id="986" w:author="Raul García Fernández" w:date="2017-07-01T13:41:00Z"/>
          <w:lang w:val="es-ES_tradnl"/>
        </w:rPr>
      </w:pPr>
      <w:bookmarkStart w:id="987" w:name="_Toc486874042"/>
      <w:bookmarkEnd w:id="987"/>
    </w:p>
    <w:p w14:paraId="04A6D5BF" w14:textId="51B16056" w:rsidR="004B053F" w:rsidDel="008956EC" w:rsidRDefault="004B053F" w:rsidP="004B053F">
      <w:pPr>
        <w:rPr>
          <w:del w:id="988" w:author="Raul García Fernández" w:date="2017-07-01T13:41:00Z"/>
          <w:lang w:val="es-ES_tradnl"/>
        </w:rPr>
      </w:pPr>
      <w:bookmarkStart w:id="989" w:name="_Toc486874043"/>
      <w:bookmarkEnd w:id="989"/>
    </w:p>
    <w:p w14:paraId="0F62BA9C" w14:textId="1CC9B596" w:rsidR="004B053F" w:rsidDel="008956EC" w:rsidRDefault="004B053F" w:rsidP="004B053F">
      <w:pPr>
        <w:rPr>
          <w:del w:id="990" w:author="Raul García Fernández" w:date="2017-07-01T13:41:00Z"/>
          <w:lang w:val="es-ES_tradnl"/>
        </w:rPr>
      </w:pPr>
      <w:bookmarkStart w:id="991" w:name="_Toc486874044"/>
      <w:bookmarkEnd w:id="991"/>
    </w:p>
    <w:p w14:paraId="599DAB51" w14:textId="2F155C02" w:rsidR="004B053F" w:rsidRPr="00D43281" w:rsidDel="008956EC" w:rsidRDefault="004B053F" w:rsidP="004B053F">
      <w:pPr>
        <w:pStyle w:val="Ttulo3"/>
        <w:numPr>
          <w:ilvl w:val="2"/>
          <w:numId w:val="34"/>
        </w:numPr>
        <w:rPr>
          <w:del w:id="992" w:author="Raul García Fernández" w:date="2017-07-01T13:41:00Z"/>
          <w:lang w:val="es-ES_tradnl"/>
        </w:rPr>
      </w:pPr>
      <w:del w:id="993" w:author="Raul García Fernández" w:date="2017-07-01T13:41:00Z">
        <w:r w:rsidDel="008956EC">
          <w:rPr>
            <w:lang w:val="es-ES_tradnl"/>
          </w:rPr>
          <w:delText>Ejecuciones:</w:delText>
        </w:r>
        <w:bookmarkStart w:id="994" w:name="_Toc486874045"/>
        <w:bookmarkEnd w:id="994"/>
      </w:del>
    </w:p>
    <w:p w14:paraId="10C2288E" w14:textId="552338F6" w:rsidR="004B053F" w:rsidDel="008956EC" w:rsidRDefault="004B053F" w:rsidP="004B053F">
      <w:pPr>
        <w:ind w:firstLine="708"/>
        <w:rPr>
          <w:del w:id="995" w:author="Raul García Fernández" w:date="2017-07-01T13:41:00Z"/>
          <w:lang w:val="es-ES_tradnl"/>
        </w:rPr>
      </w:pPr>
      <w:del w:id="996" w:author="Raul García Fernández" w:date="2017-07-01T13:41:00Z">
        <w:r w:rsidRPr="00E84212" w:rsidDel="008956EC">
          <w:rPr>
            <w:lang w:val="es-ES_tradnl"/>
          </w:rPr>
          <w:delText xml:space="preserve">Todas estas acciones llevan por delante el comando </w:delText>
        </w:r>
        <w:r w:rsidRPr="00E84212" w:rsidDel="008956EC">
          <w:rPr>
            <w:b/>
            <w:lang w:val="es-ES_tradnl"/>
          </w:rPr>
          <w:delText>“/execution/”</w:delText>
        </w:r>
        <w:r w:rsidRPr="00E84212" w:rsidDel="008956EC">
          <w:rPr>
            <w:lang w:val="es-ES_tradnl"/>
          </w:rPr>
          <w:delText xml:space="preserve"> se deberá de concatenar por delante para que acción funcione </w:delText>
        </w:r>
        <w:r w:rsidRPr="00E84212" w:rsidDel="008956EC">
          <w:rPr>
            <w:b/>
            <w:lang w:val="es-ES_tradnl"/>
          </w:rPr>
          <w:delText>(dir+/execution/+accion)</w:delText>
        </w:r>
        <w:r w:rsidRPr="00E84212" w:rsidDel="008956EC">
          <w:rPr>
            <w:lang w:val="es-ES_tradnl"/>
          </w:rPr>
          <w:delText>.</w:delText>
        </w:r>
        <w:bookmarkStart w:id="997" w:name="_Toc486874046"/>
        <w:bookmarkEnd w:id="997"/>
      </w:del>
    </w:p>
    <w:p w14:paraId="039A992B" w14:textId="434D0E75" w:rsidR="004B053F" w:rsidRPr="00E84212" w:rsidDel="008956EC" w:rsidRDefault="004B053F" w:rsidP="004B053F">
      <w:pPr>
        <w:ind w:firstLine="708"/>
        <w:rPr>
          <w:del w:id="998" w:author="Raul García Fernández" w:date="2017-07-01T13:41:00Z"/>
          <w:lang w:val="es-ES_tradnl"/>
        </w:rPr>
      </w:pPr>
      <w:bookmarkStart w:id="999" w:name="_Toc486874047"/>
      <w:bookmarkEnd w:id="999"/>
    </w:p>
    <w:p w14:paraId="5CF2C855" w14:textId="7F5F8165" w:rsidR="004B053F" w:rsidDel="008956EC" w:rsidRDefault="004B053F" w:rsidP="004B053F">
      <w:pPr>
        <w:pStyle w:val="Descripcin"/>
        <w:keepNext/>
        <w:rPr>
          <w:del w:id="1000" w:author="Raul García Fernández" w:date="2017-07-01T13:41:00Z"/>
        </w:rPr>
      </w:pPr>
      <w:bookmarkStart w:id="1001" w:name="_Toc480479798"/>
      <w:bookmarkStart w:id="1002" w:name="_Toc481607029"/>
      <w:del w:id="1003" w:author="Raul García Fernández" w:date="2017-07-01T13:41:00Z">
        <w:r w:rsidDel="008956EC">
          <w:delText xml:space="preserve">Tabla </w:delText>
        </w:r>
        <w:r w:rsidDel="008956EC">
          <w:fldChar w:fldCharType="begin"/>
        </w:r>
        <w:r w:rsidDel="008956EC">
          <w:delInstrText xml:space="preserve"> STYLEREF 1 \s </w:delInstrText>
        </w:r>
        <w:r w:rsidDel="008956EC">
          <w:fldChar w:fldCharType="separate"/>
        </w:r>
        <w:r w:rsidDel="008956EC">
          <w:rPr>
            <w:noProof/>
          </w:rPr>
          <w:delText>4</w:delText>
        </w:r>
        <w:r w:rsidDel="008956EC">
          <w:rPr>
            <w:noProof/>
          </w:rPr>
          <w:fldChar w:fldCharType="end"/>
        </w:r>
        <w:r w:rsidDel="008956EC">
          <w:noBreakHyphen/>
        </w:r>
        <w:r w:rsidDel="008956EC">
          <w:fldChar w:fldCharType="begin"/>
        </w:r>
        <w:r w:rsidDel="008956EC">
          <w:delInstrText xml:space="preserve"> SEQ Tabla \* ARABIC \s 1 </w:delInstrText>
        </w:r>
        <w:r w:rsidDel="008956EC">
          <w:fldChar w:fldCharType="separate"/>
        </w:r>
        <w:r w:rsidDel="008956EC">
          <w:rPr>
            <w:noProof/>
          </w:rPr>
          <w:delText>7</w:delText>
        </w:r>
        <w:r w:rsidDel="008956EC">
          <w:rPr>
            <w:noProof/>
          </w:rPr>
          <w:fldChar w:fldCharType="end"/>
        </w:r>
        <w:r w:rsidDel="008956EC">
          <w:delText>.</w:delText>
        </w:r>
        <w:r w:rsidRPr="009135EE" w:rsidDel="008956EC">
          <w:delText>Protocolo repositorio</w:delText>
        </w:r>
        <w:r w:rsidDel="008956EC">
          <w:delText>: Ejecuciones</w:delText>
        </w:r>
        <w:bookmarkStart w:id="1004" w:name="_Toc486874048"/>
        <w:bookmarkEnd w:id="1001"/>
        <w:bookmarkEnd w:id="1002"/>
        <w:bookmarkEnd w:id="1004"/>
      </w:del>
    </w:p>
    <w:tbl>
      <w:tblPr>
        <w:tblStyle w:val="Tabladecuadrcula6concolores1"/>
        <w:tblW w:w="0" w:type="auto"/>
        <w:jc w:val="center"/>
        <w:tblLook w:val="04A0" w:firstRow="1" w:lastRow="0" w:firstColumn="1" w:lastColumn="0" w:noHBand="0" w:noVBand="1"/>
      </w:tblPr>
      <w:tblGrid>
        <w:gridCol w:w="3545"/>
        <w:gridCol w:w="1992"/>
        <w:gridCol w:w="1717"/>
        <w:gridCol w:w="1807"/>
      </w:tblGrid>
      <w:tr w:rsidR="004B053F" w:rsidDel="008956EC" w14:paraId="6B1F2208" w14:textId="624C45E8" w:rsidTr="0042412D">
        <w:trPr>
          <w:cnfStyle w:val="100000000000" w:firstRow="1" w:lastRow="0" w:firstColumn="0" w:lastColumn="0" w:oddVBand="0" w:evenVBand="0" w:oddHBand="0" w:evenHBand="0" w:firstRowFirstColumn="0" w:firstRowLastColumn="0" w:lastRowFirstColumn="0" w:lastRowLastColumn="0"/>
          <w:trHeight w:val="425"/>
          <w:jc w:val="center"/>
          <w:del w:id="1005"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68FC4A2E" w14:textId="6270BF99" w:rsidR="004B053F" w:rsidDel="008956EC" w:rsidRDefault="004B053F" w:rsidP="0042412D">
            <w:pPr>
              <w:jc w:val="center"/>
              <w:rPr>
                <w:del w:id="1006" w:author="Raul García Fernández" w:date="2017-07-01T13:41:00Z"/>
                <w:lang w:val="es-ES_tradnl"/>
              </w:rPr>
            </w:pPr>
            <w:del w:id="1007" w:author="Raul García Fernández" w:date="2017-07-01T13:41:00Z">
              <w:r w:rsidDel="008956EC">
                <w:rPr>
                  <w:lang w:val="es-ES_tradnl"/>
                </w:rPr>
                <w:delText>Método</w:delText>
              </w:r>
              <w:bookmarkStart w:id="1008" w:name="_Toc486874049"/>
              <w:bookmarkEnd w:id="1008"/>
            </w:del>
          </w:p>
        </w:tc>
        <w:tc>
          <w:tcPr>
            <w:tcW w:w="2035" w:type="dxa"/>
          </w:tcPr>
          <w:p w14:paraId="31B6B6BB" w14:textId="5148CAB9" w:rsidR="004B053F"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009" w:author="Raul García Fernández" w:date="2017-07-01T13:41:00Z"/>
                <w:lang w:val="es-ES_tradnl"/>
              </w:rPr>
            </w:pPr>
            <w:del w:id="1010" w:author="Raul García Fernández" w:date="2017-07-01T13:41:00Z">
              <w:r w:rsidDel="008956EC">
                <w:rPr>
                  <w:lang w:val="es-ES_tradnl"/>
                </w:rPr>
                <w:delText>Descripción</w:delText>
              </w:r>
              <w:bookmarkStart w:id="1011" w:name="_Toc486874050"/>
              <w:bookmarkEnd w:id="1011"/>
            </w:del>
          </w:p>
        </w:tc>
        <w:tc>
          <w:tcPr>
            <w:tcW w:w="1816" w:type="dxa"/>
          </w:tcPr>
          <w:p w14:paraId="498CEC9D" w14:textId="435405A1" w:rsidR="004B053F"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012" w:author="Raul García Fernández" w:date="2017-07-01T13:41:00Z"/>
                <w:lang w:val="es-ES_tradnl"/>
              </w:rPr>
            </w:pPr>
            <w:del w:id="1013" w:author="Raul García Fernández" w:date="2017-07-01T13:41:00Z">
              <w:r w:rsidDel="008956EC">
                <w:rPr>
                  <w:lang w:val="es-ES_tradnl"/>
                </w:rPr>
                <w:delText>Entradas</w:delText>
              </w:r>
              <w:bookmarkStart w:id="1014" w:name="_Toc486874051"/>
              <w:bookmarkEnd w:id="1014"/>
            </w:del>
          </w:p>
          <w:p w14:paraId="3E5E2438" w14:textId="113F4A5E" w:rsidR="004B053F"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015" w:author="Raul García Fernández" w:date="2017-07-01T13:41:00Z"/>
                <w:lang w:val="es-ES_tradnl"/>
              </w:rPr>
            </w:pPr>
            <w:del w:id="1016" w:author="Raul García Fernández" w:date="2017-07-01T13:41:00Z">
              <w:r w:rsidDel="008956EC">
                <w:rPr>
                  <w:lang w:val="es-ES_tradnl"/>
                </w:rPr>
                <w:delText>(Body)</w:delText>
              </w:r>
              <w:bookmarkStart w:id="1017" w:name="_Toc486874052"/>
              <w:bookmarkEnd w:id="1017"/>
            </w:del>
          </w:p>
        </w:tc>
        <w:tc>
          <w:tcPr>
            <w:tcW w:w="1891" w:type="dxa"/>
          </w:tcPr>
          <w:p w14:paraId="3CA04260" w14:textId="69399D16" w:rsidR="004B053F"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018" w:author="Raul García Fernández" w:date="2017-07-01T13:41:00Z"/>
                <w:lang w:val="es-ES_tradnl"/>
              </w:rPr>
            </w:pPr>
            <w:del w:id="1019" w:author="Raul García Fernández" w:date="2017-07-01T13:41:00Z">
              <w:r w:rsidDel="008956EC">
                <w:rPr>
                  <w:lang w:val="es-ES_tradnl"/>
                </w:rPr>
                <w:delText>Salida</w:delText>
              </w:r>
              <w:bookmarkStart w:id="1020" w:name="_Toc486874053"/>
              <w:bookmarkEnd w:id="1020"/>
            </w:del>
          </w:p>
        </w:tc>
        <w:bookmarkStart w:id="1021" w:name="_Toc486874054"/>
        <w:bookmarkEnd w:id="1021"/>
      </w:tr>
      <w:tr w:rsidR="004B053F" w:rsidDel="008956EC" w14:paraId="76D947E0" w14:textId="41B6ECDB" w:rsidTr="0042412D">
        <w:trPr>
          <w:cnfStyle w:val="000000100000" w:firstRow="0" w:lastRow="0" w:firstColumn="0" w:lastColumn="0" w:oddVBand="0" w:evenVBand="0" w:oddHBand="1" w:evenHBand="0" w:firstRowFirstColumn="0" w:firstRowLastColumn="0" w:lastRowFirstColumn="0" w:lastRowLastColumn="0"/>
          <w:jc w:val="center"/>
          <w:del w:id="102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24697FD9" w14:textId="08DAF971" w:rsidR="004B053F" w:rsidRPr="008A1BB7" w:rsidDel="008956EC" w:rsidRDefault="004B053F" w:rsidP="0042412D">
            <w:pPr>
              <w:jc w:val="center"/>
              <w:rPr>
                <w:del w:id="1023" w:author="Raul García Fernández" w:date="2017-07-01T13:41:00Z"/>
                <w:szCs w:val="24"/>
                <w:lang w:val="en-US"/>
              </w:rPr>
            </w:pPr>
            <w:del w:id="1024" w:author="Raul García Fernández" w:date="2017-07-01T13:41:00Z">
              <w:r w:rsidRPr="008A1BB7" w:rsidDel="008956EC">
                <w:rPr>
                  <w:szCs w:val="24"/>
                  <w:lang w:val="en-US"/>
                </w:rPr>
                <w:delText>/{idUser}/{groupID}/{projectID}</w:delText>
              </w:r>
              <w:bookmarkStart w:id="1025" w:name="_Toc486874055"/>
              <w:bookmarkEnd w:id="1025"/>
            </w:del>
          </w:p>
          <w:p w14:paraId="7E5A73E1" w14:textId="3E015B3E" w:rsidR="004B053F" w:rsidRPr="008A1BB7" w:rsidDel="008956EC" w:rsidRDefault="004B053F" w:rsidP="0042412D">
            <w:pPr>
              <w:jc w:val="center"/>
              <w:rPr>
                <w:del w:id="1026" w:author="Raul García Fernández" w:date="2017-07-01T13:41:00Z"/>
                <w:szCs w:val="24"/>
                <w:lang w:val="en-US"/>
              </w:rPr>
            </w:pPr>
            <w:del w:id="1027" w:author="Raul García Fernández" w:date="2017-07-01T13:41:00Z">
              <w:r w:rsidRPr="008A1BB7" w:rsidDel="008956EC">
                <w:rPr>
                  <w:szCs w:val="24"/>
                  <w:lang w:val="en-US"/>
                </w:rPr>
                <w:delText>(HTTP method:POST)</w:delText>
              </w:r>
              <w:bookmarkStart w:id="1028" w:name="_Toc486874056"/>
              <w:bookmarkEnd w:id="1028"/>
            </w:del>
          </w:p>
        </w:tc>
        <w:tc>
          <w:tcPr>
            <w:tcW w:w="2035" w:type="dxa"/>
          </w:tcPr>
          <w:p w14:paraId="6F1C8CF3" w14:textId="50F0DA9E" w:rsidR="004B053F" w:rsidRPr="00E84212"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029" w:author="Raul García Fernández" w:date="2017-07-01T13:41:00Z"/>
                <w:szCs w:val="24"/>
                <w:lang w:val="es-ES_tradnl"/>
              </w:rPr>
            </w:pPr>
            <w:del w:id="1030" w:author="Raul García Fernández" w:date="2017-07-01T13:41:00Z">
              <w:r w:rsidRPr="00E84212" w:rsidDel="008956EC">
                <w:rPr>
                  <w:szCs w:val="24"/>
                  <w:lang w:val="es-ES_tradnl"/>
                </w:rPr>
                <w:delText>Crear una entidad ejecución y la ejecuta. Usando un proyecto con projectID albergado en el grupo de groupID</w:delText>
              </w:r>
              <w:bookmarkStart w:id="1031" w:name="_Toc486874057"/>
              <w:bookmarkEnd w:id="1031"/>
            </w:del>
          </w:p>
        </w:tc>
        <w:tc>
          <w:tcPr>
            <w:tcW w:w="1816" w:type="dxa"/>
          </w:tcPr>
          <w:p w14:paraId="35583D31" w14:textId="6A496A1C" w:rsidR="004B053F" w:rsidRPr="00E84212"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032" w:author="Raul García Fernández" w:date="2017-07-01T13:41:00Z"/>
                <w:szCs w:val="24"/>
                <w:lang w:val="es-ES_tradnl"/>
              </w:rPr>
            </w:pPr>
            <w:del w:id="1033" w:author="Raul García Fernández" w:date="2017-07-01T13:41:00Z">
              <w:r w:rsidRPr="00E84212" w:rsidDel="008956EC">
                <w:rPr>
                  <w:szCs w:val="24"/>
                  <w:lang w:val="es-ES_tradnl"/>
                </w:rPr>
                <w:delText>Archivo JSON, que será utilizado como la entrada de la ejecución del proyecto.</w:delText>
              </w:r>
              <w:bookmarkStart w:id="1034" w:name="_Toc486874058"/>
              <w:bookmarkEnd w:id="1034"/>
            </w:del>
          </w:p>
        </w:tc>
        <w:tc>
          <w:tcPr>
            <w:tcW w:w="1891" w:type="dxa"/>
          </w:tcPr>
          <w:p w14:paraId="15303E78" w14:textId="3995C518" w:rsidR="004B053F" w:rsidRPr="00E84212"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035" w:author="Raul García Fernández" w:date="2017-07-01T13:41:00Z"/>
                <w:szCs w:val="24"/>
                <w:lang w:val="es-ES_tradnl"/>
              </w:rPr>
            </w:pPr>
            <w:del w:id="1036" w:author="Raul García Fernández" w:date="2017-07-01T13:41:00Z">
              <w:r w:rsidRPr="00E84212" w:rsidDel="008956EC">
                <w:rPr>
                  <w:szCs w:val="24"/>
                  <w:lang w:val="es-ES_tradnl"/>
                </w:rPr>
                <w:delText>Devuelve el resultado de la acción realizada</w:delText>
              </w:r>
              <w:bookmarkStart w:id="1037" w:name="_Toc486874059"/>
              <w:bookmarkEnd w:id="1037"/>
            </w:del>
          </w:p>
        </w:tc>
        <w:bookmarkStart w:id="1038" w:name="_Toc486874060"/>
        <w:bookmarkEnd w:id="1038"/>
      </w:tr>
      <w:tr w:rsidR="004B053F" w:rsidDel="008956EC" w14:paraId="607B1524" w14:textId="0BB0143B" w:rsidTr="0042412D">
        <w:trPr>
          <w:jc w:val="center"/>
          <w:del w:id="1039"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08A744C1" w14:textId="551217F4" w:rsidR="004B053F" w:rsidRPr="008A1BB7" w:rsidDel="008956EC" w:rsidRDefault="004B053F" w:rsidP="0042412D">
            <w:pPr>
              <w:jc w:val="center"/>
              <w:rPr>
                <w:del w:id="1040" w:author="Raul García Fernández" w:date="2017-07-01T13:41:00Z"/>
                <w:szCs w:val="24"/>
                <w:lang w:val="en-US"/>
              </w:rPr>
            </w:pPr>
            <w:del w:id="1041" w:author="Raul García Fernández" w:date="2017-07-01T13:41:00Z">
              <w:r w:rsidRPr="008A1BB7" w:rsidDel="008956EC">
                <w:rPr>
                  <w:szCs w:val="24"/>
                  <w:lang w:val="en-US"/>
                </w:rPr>
                <w:delText>/{idUser}/{executionID}</w:delText>
              </w:r>
              <w:bookmarkStart w:id="1042" w:name="_Toc486874061"/>
              <w:bookmarkEnd w:id="1042"/>
            </w:del>
          </w:p>
          <w:p w14:paraId="140554A4" w14:textId="2392F39D" w:rsidR="004B053F" w:rsidRPr="008A1BB7" w:rsidDel="008956EC" w:rsidRDefault="004B053F" w:rsidP="0042412D">
            <w:pPr>
              <w:jc w:val="center"/>
              <w:rPr>
                <w:del w:id="1043" w:author="Raul García Fernández" w:date="2017-07-01T13:41:00Z"/>
                <w:szCs w:val="24"/>
                <w:lang w:val="en-US"/>
              </w:rPr>
            </w:pPr>
            <w:del w:id="1044" w:author="Raul García Fernández" w:date="2017-07-01T13:41:00Z">
              <w:r w:rsidRPr="008A1BB7" w:rsidDel="008956EC">
                <w:rPr>
                  <w:szCs w:val="24"/>
                  <w:lang w:val="en-US"/>
                </w:rPr>
                <w:delText>(HTTP method:GET)</w:delText>
              </w:r>
              <w:bookmarkStart w:id="1045" w:name="_Toc486874062"/>
              <w:bookmarkEnd w:id="1045"/>
            </w:del>
          </w:p>
        </w:tc>
        <w:tc>
          <w:tcPr>
            <w:tcW w:w="2035" w:type="dxa"/>
          </w:tcPr>
          <w:p w14:paraId="2B8CD7B8" w14:textId="124B3DA4" w:rsidR="004B053F" w:rsidRPr="00E84212"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046" w:author="Raul García Fernández" w:date="2017-07-01T13:41:00Z"/>
                <w:szCs w:val="24"/>
                <w:lang w:val="es-ES_tradnl"/>
              </w:rPr>
            </w:pPr>
            <w:del w:id="1047" w:author="Raul García Fernández" w:date="2017-07-01T13:41:00Z">
              <w:r w:rsidRPr="00E84212" w:rsidDel="008956EC">
                <w:rPr>
                  <w:szCs w:val="24"/>
                  <w:lang w:val="es-ES_tradnl"/>
                </w:rPr>
                <w:delText>Devuelve la entidad correspondiente al id de la ejecución entregada</w:delText>
              </w:r>
              <w:bookmarkStart w:id="1048" w:name="_Toc486874063"/>
              <w:bookmarkEnd w:id="1048"/>
            </w:del>
          </w:p>
        </w:tc>
        <w:tc>
          <w:tcPr>
            <w:tcW w:w="1816" w:type="dxa"/>
          </w:tcPr>
          <w:p w14:paraId="553C73E7" w14:textId="6F3C385B" w:rsidR="004B053F" w:rsidRPr="00E84212"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049" w:author="Raul García Fernández" w:date="2017-07-01T13:41:00Z"/>
                <w:szCs w:val="24"/>
                <w:lang w:val="es-ES_tradnl"/>
              </w:rPr>
            </w:pPr>
            <w:del w:id="1050" w:author="Raul García Fernández" w:date="2017-07-01T13:41:00Z">
              <w:r w:rsidRPr="00E84212" w:rsidDel="008956EC">
                <w:rPr>
                  <w:szCs w:val="24"/>
                  <w:lang w:val="es-ES_tradnl"/>
                </w:rPr>
                <w:delText>Vacío</w:delText>
              </w:r>
              <w:bookmarkStart w:id="1051" w:name="_Toc486874064"/>
              <w:bookmarkEnd w:id="1051"/>
            </w:del>
          </w:p>
        </w:tc>
        <w:tc>
          <w:tcPr>
            <w:tcW w:w="1891" w:type="dxa"/>
          </w:tcPr>
          <w:p w14:paraId="0B373864" w14:textId="7837B1E2" w:rsidR="004B053F" w:rsidRPr="00E84212"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052" w:author="Raul García Fernández" w:date="2017-07-01T13:41:00Z"/>
                <w:szCs w:val="24"/>
                <w:lang w:val="es-ES_tradnl"/>
              </w:rPr>
            </w:pPr>
            <w:del w:id="1053" w:author="Raul García Fernández" w:date="2017-07-01T13:41:00Z">
              <w:r w:rsidRPr="00E84212" w:rsidDel="008956EC">
                <w:rPr>
                  <w:szCs w:val="24"/>
                  <w:lang w:val="es-ES_tradnl"/>
                </w:rPr>
                <w:delText>Devuelve un mensaje con la entidad de ejecución solicitada.</w:delText>
              </w:r>
              <w:bookmarkStart w:id="1054" w:name="_Toc486874065"/>
              <w:bookmarkEnd w:id="1054"/>
            </w:del>
          </w:p>
        </w:tc>
        <w:bookmarkStart w:id="1055" w:name="_Toc486874066"/>
        <w:bookmarkEnd w:id="1055"/>
      </w:tr>
      <w:tr w:rsidR="004B053F" w:rsidDel="008956EC" w14:paraId="4A3480F3" w14:textId="2FF81504" w:rsidTr="0042412D">
        <w:trPr>
          <w:cnfStyle w:val="000000100000" w:firstRow="0" w:lastRow="0" w:firstColumn="0" w:lastColumn="0" w:oddVBand="0" w:evenVBand="0" w:oddHBand="1" w:evenHBand="0" w:firstRowFirstColumn="0" w:firstRowLastColumn="0" w:lastRowFirstColumn="0" w:lastRowLastColumn="0"/>
          <w:jc w:val="center"/>
          <w:del w:id="105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6CE6E47C" w14:textId="3B9C9CAA" w:rsidR="004B053F" w:rsidRPr="008A1BB7" w:rsidDel="008956EC" w:rsidRDefault="004B053F" w:rsidP="0042412D">
            <w:pPr>
              <w:jc w:val="center"/>
              <w:rPr>
                <w:del w:id="1057" w:author="Raul García Fernández" w:date="2017-07-01T13:41:00Z"/>
                <w:szCs w:val="24"/>
                <w:lang w:val="en-US"/>
              </w:rPr>
            </w:pPr>
            <w:del w:id="1058" w:author="Raul García Fernández" w:date="2017-07-01T13:41:00Z">
              <w:r w:rsidRPr="008A1BB7" w:rsidDel="008956EC">
                <w:rPr>
                  <w:szCs w:val="24"/>
                  <w:lang w:val="en-US"/>
                </w:rPr>
                <w:delText>/{idUser}/{executionID}</w:delText>
              </w:r>
              <w:bookmarkStart w:id="1059" w:name="_Toc486874067"/>
              <w:bookmarkEnd w:id="1059"/>
            </w:del>
          </w:p>
          <w:p w14:paraId="70D86427" w14:textId="7722FDAB" w:rsidR="004B053F" w:rsidRPr="008A1BB7" w:rsidDel="008956EC" w:rsidRDefault="004B053F" w:rsidP="0042412D">
            <w:pPr>
              <w:jc w:val="center"/>
              <w:rPr>
                <w:del w:id="1060" w:author="Raul García Fernández" w:date="2017-07-01T13:41:00Z"/>
                <w:szCs w:val="24"/>
                <w:lang w:val="en-US"/>
              </w:rPr>
            </w:pPr>
            <w:del w:id="1061" w:author="Raul García Fernández" w:date="2017-07-01T13:41:00Z">
              <w:r w:rsidRPr="008A1BB7" w:rsidDel="008956EC">
                <w:rPr>
                  <w:szCs w:val="24"/>
                  <w:lang w:val="en-US"/>
                </w:rPr>
                <w:delText>(HTTP method:DELETE)</w:delText>
              </w:r>
              <w:bookmarkStart w:id="1062" w:name="_Toc486874068"/>
              <w:bookmarkEnd w:id="1062"/>
            </w:del>
          </w:p>
        </w:tc>
        <w:tc>
          <w:tcPr>
            <w:tcW w:w="2035" w:type="dxa"/>
          </w:tcPr>
          <w:p w14:paraId="388716CB" w14:textId="0EADA7AE" w:rsidR="004B053F" w:rsidRPr="00E84212"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063" w:author="Raul García Fernández" w:date="2017-07-01T13:41:00Z"/>
                <w:szCs w:val="24"/>
                <w:lang w:val="es-ES_tradnl"/>
              </w:rPr>
            </w:pPr>
            <w:del w:id="1064" w:author="Raul García Fernández" w:date="2017-07-01T13:41:00Z">
              <w:r w:rsidRPr="00E84212" w:rsidDel="008956EC">
                <w:rPr>
                  <w:szCs w:val="24"/>
                  <w:lang w:val="es-ES_tradnl"/>
                </w:rPr>
                <w:delText>Elimina la entidad ejecución representada por executionID. En el caso de que este en ejecución se detendrá.</w:delText>
              </w:r>
              <w:bookmarkStart w:id="1065" w:name="_Toc486874069"/>
              <w:bookmarkEnd w:id="1065"/>
            </w:del>
          </w:p>
        </w:tc>
        <w:tc>
          <w:tcPr>
            <w:tcW w:w="1816" w:type="dxa"/>
          </w:tcPr>
          <w:p w14:paraId="31822F81" w14:textId="104C5BB2" w:rsidR="004B053F" w:rsidRPr="00E84212"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066" w:author="Raul García Fernández" w:date="2017-07-01T13:41:00Z"/>
                <w:szCs w:val="24"/>
                <w:lang w:val="es-ES_tradnl"/>
              </w:rPr>
            </w:pPr>
            <w:del w:id="1067" w:author="Raul García Fernández" w:date="2017-07-01T13:41:00Z">
              <w:r w:rsidRPr="00E84212" w:rsidDel="008956EC">
                <w:rPr>
                  <w:szCs w:val="24"/>
                  <w:lang w:val="es-ES_tradnl"/>
                </w:rPr>
                <w:delText>Vacío</w:delText>
              </w:r>
              <w:bookmarkStart w:id="1068" w:name="_Toc486874070"/>
              <w:bookmarkEnd w:id="1068"/>
            </w:del>
          </w:p>
        </w:tc>
        <w:tc>
          <w:tcPr>
            <w:tcW w:w="1891" w:type="dxa"/>
          </w:tcPr>
          <w:p w14:paraId="6A6545D2" w14:textId="60AB8AC8" w:rsidR="004B053F" w:rsidRPr="00E84212"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069" w:author="Raul García Fernández" w:date="2017-07-01T13:41:00Z"/>
                <w:szCs w:val="24"/>
                <w:lang w:val="es-ES_tradnl"/>
              </w:rPr>
            </w:pPr>
            <w:del w:id="1070" w:author="Raul García Fernández" w:date="2017-07-01T13:41:00Z">
              <w:r w:rsidRPr="00E84212" w:rsidDel="008956EC">
                <w:rPr>
                  <w:szCs w:val="24"/>
                  <w:lang w:val="es-ES_tradnl"/>
                </w:rPr>
                <w:delText>Devuelve un mensaje con la entidad de ejecución solicitada.</w:delText>
              </w:r>
              <w:bookmarkStart w:id="1071" w:name="_Toc486874071"/>
              <w:bookmarkEnd w:id="1071"/>
            </w:del>
          </w:p>
        </w:tc>
        <w:bookmarkStart w:id="1072" w:name="_Toc486874072"/>
        <w:bookmarkEnd w:id="1072"/>
      </w:tr>
      <w:tr w:rsidR="004B053F" w:rsidDel="008956EC" w14:paraId="21E343F2" w14:textId="74664568" w:rsidTr="0042412D">
        <w:trPr>
          <w:jc w:val="center"/>
          <w:del w:id="1073"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5B43C730" w14:textId="6825CC22" w:rsidR="004B053F" w:rsidRPr="008A1BB7" w:rsidDel="008956EC" w:rsidRDefault="004B053F" w:rsidP="0042412D">
            <w:pPr>
              <w:jc w:val="center"/>
              <w:rPr>
                <w:del w:id="1074" w:author="Raul García Fernández" w:date="2017-07-01T13:41:00Z"/>
                <w:szCs w:val="24"/>
                <w:lang w:val="en-US"/>
              </w:rPr>
            </w:pPr>
            <w:del w:id="1075" w:author="Raul García Fernández" w:date="2017-07-01T13:41:00Z">
              <w:r w:rsidRPr="008A1BB7" w:rsidDel="008956EC">
                <w:rPr>
                  <w:szCs w:val="24"/>
                  <w:lang w:val="en-US"/>
                </w:rPr>
                <w:delText>/{idUser}/{executionID}/project</w:delText>
              </w:r>
              <w:bookmarkStart w:id="1076" w:name="_Toc486874073"/>
              <w:bookmarkEnd w:id="1076"/>
            </w:del>
          </w:p>
          <w:p w14:paraId="523D5F44" w14:textId="012F2188" w:rsidR="004B053F" w:rsidRPr="008A1BB7" w:rsidDel="008956EC" w:rsidRDefault="004B053F" w:rsidP="0042412D">
            <w:pPr>
              <w:jc w:val="center"/>
              <w:rPr>
                <w:del w:id="1077" w:author="Raul García Fernández" w:date="2017-07-01T13:41:00Z"/>
                <w:szCs w:val="24"/>
                <w:lang w:val="en-US"/>
              </w:rPr>
            </w:pPr>
            <w:del w:id="1078" w:author="Raul García Fernández" w:date="2017-07-01T13:41:00Z">
              <w:r w:rsidRPr="008A1BB7" w:rsidDel="008956EC">
                <w:rPr>
                  <w:szCs w:val="24"/>
                  <w:lang w:val="en-US"/>
                </w:rPr>
                <w:delText>(HTTP method:GET)</w:delText>
              </w:r>
              <w:bookmarkStart w:id="1079" w:name="_Toc486874074"/>
              <w:bookmarkEnd w:id="1079"/>
            </w:del>
          </w:p>
        </w:tc>
        <w:tc>
          <w:tcPr>
            <w:tcW w:w="2035" w:type="dxa"/>
          </w:tcPr>
          <w:p w14:paraId="177CA3F3" w14:textId="24CDA0F4" w:rsidR="004B053F" w:rsidRPr="00E84212"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080" w:author="Raul García Fernández" w:date="2017-07-01T13:41:00Z"/>
                <w:szCs w:val="24"/>
                <w:lang w:val="es-ES_tradnl"/>
              </w:rPr>
            </w:pPr>
            <w:del w:id="1081" w:author="Raul García Fernández" w:date="2017-07-01T13:41:00Z">
              <w:r w:rsidRPr="00E84212" w:rsidDel="008956EC">
                <w:rPr>
                  <w:szCs w:val="24"/>
                  <w:lang w:val="es-ES_tradnl"/>
                </w:rPr>
                <w:delText>Devuelve la información del proyecto que está ejecutando la entidad ejecución representada por el executionID</w:delText>
              </w:r>
              <w:bookmarkStart w:id="1082" w:name="_Toc486874075"/>
              <w:bookmarkEnd w:id="1082"/>
            </w:del>
          </w:p>
        </w:tc>
        <w:tc>
          <w:tcPr>
            <w:tcW w:w="1816" w:type="dxa"/>
          </w:tcPr>
          <w:p w14:paraId="23AA5880" w14:textId="64EA433B" w:rsidR="004B053F" w:rsidRPr="00E84212"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083" w:author="Raul García Fernández" w:date="2017-07-01T13:41:00Z"/>
                <w:szCs w:val="24"/>
                <w:lang w:val="es-ES_tradnl"/>
              </w:rPr>
            </w:pPr>
            <w:del w:id="1084" w:author="Raul García Fernández" w:date="2017-07-01T13:41:00Z">
              <w:r w:rsidRPr="00E84212" w:rsidDel="008956EC">
                <w:rPr>
                  <w:szCs w:val="24"/>
                  <w:lang w:val="es-ES_tradnl"/>
                </w:rPr>
                <w:delText>Vacío</w:delText>
              </w:r>
              <w:bookmarkStart w:id="1085" w:name="_Toc486874076"/>
              <w:bookmarkEnd w:id="1085"/>
            </w:del>
          </w:p>
        </w:tc>
        <w:tc>
          <w:tcPr>
            <w:tcW w:w="1891" w:type="dxa"/>
          </w:tcPr>
          <w:p w14:paraId="5911FB51" w14:textId="598F957A" w:rsidR="004B053F" w:rsidRPr="00E84212"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086" w:author="Raul García Fernández" w:date="2017-07-01T13:41:00Z"/>
                <w:szCs w:val="24"/>
                <w:lang w:val="es-ES_tradnl"/>
              </w:rPr>
            </w:pPr>
            <w:del w:id="1087" w:author="Raul García Fernández" w:date="2017-07-01T13:41:00Z">
              <w:r w:rsidRPr="00E84212" w:rsidDel="008956EC">
                <w:rPr>
                  <w:szCs w:val="24"/>
                  <w:lang w:val="es-ES_tradnl"/>
                </w:rPr>
                <w:delText>Devuelve un mensaje con la entidad del proyecto de la ejecución solicitada.</w:delText>
              </w:r>
              <w:bookmarkStart w:id="1088" w:name="_Toc486874077"/>
              <w:bookmarkEnd w:id="1088"/>
            </w:del>
          </w:p>
        </w:tc>
        <w:bookmarkStart w:id="1089" w:name="_Toc486874078"/>
        <w:bookmarkEnd w:id="1089"/>
      </w:tr>
      <w:tr w:rsidR="004B053F" w:rsidDel="008956EC" w14:paraId="2BEACBB2" w14:textId="5DFBF6DE" w:rsidTr="0042412D">
        <w:trPr>
          <w:cnfStyle w:val="000000100000" w:firstRow="0" w:lastRow="0" w:firstColumn="0" w:lastColumn="0" w:oddVBand="0" w:evenVBand="0" w:oddHBand="1" w:evenHBand="0" w:firstRowFirstColumn="0" w:firstRowLastColumn="0" w:lastRowFirstColumn="0" w:lastRowLastColumn="0"/>
          <w:jc w:val="center"/>
          <w:del w:id="109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26B25583" w14:textId="0E8BF5CA" w:rsidR="004B053F" w:rsidRPr="008A1BB7" w:rsidDel="008956EC" w:rsidRDefault="004B053F" w:rsidP="0042412D">
            <w:pPr>
              <w:jc w:val="center"/>
              <w:rPr>
                <w:del w:id="1091" w:author="Raul García Fernández" w:date="2017-07-01T13:41:00Z"/>
                <w:szCs w:val="24"/>
                <w:lang w:val="en-US"/>
              </w:rPr>
            </w:pPr>
            <w:del w:id="1092" w:author="Raul García Fernández" w:date="2017-07-01T13:41:00Z">
              <w:r w:rsidRPr="008A1BB7" w:rsidDel="008956EC">
                <w:rPr>
                  <w:szCs w:val="24"/>
                  <w:lang w:val="en-US"/>
                </w:rPr>
                <w:delText>/{idUser}/running</w:delText>
              </w:r>
              <w:bookmarkStart w:id="1093" w:name="_Toc486874079"/>
              <w:bookmarkEnd w:id="1093"/>
            </w:del>
          </w:p>
          <w:p w14:paraId="228737B7" w14:textId="654FDF3D" w:rsidR="004B053F" w:rsidRPr="008A1BB7" w:rsidDel="008956EC" w:rsidRDefault="004B053F" w:rsidP="0042412D">
            <w:pPr>
              <w:jc w:val="center"/>
              <w:rPr>
                <w:del w:id="1094" w:author="Raul García Fernández" w:date="2017-07-01T13:41:00Z"/>
                <w:szCs w:val="24"/>
                <w:lang w:val="en-US"/>
              </w:rPr>
            </w:pPr>
            <w:del w:id="1095" w:author="Raul García Fernández" w:date="2017-07-01T13:41:00Z">
              <w:r w:rsidRPr="008A1BB7" w:rsidDel="008956EC">
                <w:rPr>
                  <w:szCs w:val="24"/>
                  <w:lang w:val="en-US"/>
                </w:rPr>
                <w:delText>(HTTP method:GET)</w:delText>
              </w:r>
              <w:bookmarkStart w:id="1096" w:name="_Toc486874080"/>
              <w:bookmarkEnd w:id="1096"/>
            </w:del>
          </w:p>
        </w:tc>
        <w:tc>
          <w:tcPr>
            <w:tcW w:w="2035" w:type="dxa"/>
          </w:tcPr>
          <w:p w14:paraId="38713901" w14:textId="1D1C6BE3" w:rsidR="004B053F" w:rsidRPr="00E84212"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097" w:author="Raul García Fernández" w:date="2017-07-01T13:41:00Z"/>
                <w:szCs w:val="24"/>
                <w:lang w:val="es-ES_tradnl"/>
              </w:rPr>
            </w:pPr>
            <w:del w:id="1098" w:author="Raul García Fernández" w:date="2017-07-01T13:41:00Z">
              <w:r w:rsidRPr="00E84212" w:rsidDel="008956EC">
                <w:rPr>
                  <w:szCs w:val="24"/>
                  <w:lang w:val="es-ES_tradnl"/>
                </w:rPr>
                <w:delText>Devuelve todas las ejecuciones del usuario que se están ejecutando.</w:delText>
              </w:r>
              <w:bookmarkStart w:id="1099" w:name="_Toc486874081"/>
              <w:bookmarkEnd w:id="1099"/>
            </w:del>
          </w:p>
        </w:tc>
        <w:tc>
          <w:tcPr>
            <w:tcW w:w="1816" w:type="dxa"/>
          </w:tcPr>
          <w:p w14:paraId="6AA4A6D0" w14:textId="16298726" w:rsidR="004B053F" w:rsidRPr="00E84212"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100" w:author="Raul García Fernández" w:date="2017-07-01T13:41:00Z"/>
                <w:szCs w:val="24"/>
                <w:lang w:val="es-ES_tradnl"/>
              </w:rPr>
            </w:pPr>
            <w:del w:id="1101" w:author="Raul García Fernández" w:date="2017-07-01T13:41:00Z">
              <w:r w:rsidRPr="00E84212" w:rsidDel="008956EC">
                <w:rPr>
                  <w:szCs w:val="24"/>
                  <w:lang w:val="es-ES_tradnl"/>
                </w:rPr>
                <w:delText>Vacío</w:delText>
              </w:r>
              <w:bookmarkStart w:id="1102" w:name="_Toc486874082"/>
              <w:bookmarkEnd w:id="1102"/>
            </w:del>
          </w:p>
        </w:tc>
        <w:tc>
          <w:tcPr>
            <w:tcW w:w="1891" w:type="dxa"/>
          </w:tcPr>
          <w:p w14:paraId="49A07665" w14:textId="6F850ACB" w:rsidR="004B053F" w:rsidRPr="00E84212"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103" w:author="Raul García Fernández" w:date="2017-07-01T13:41:00Z"/>
                <w:szCs w:val="24"/>
                <w:lang w:val="es-ES_tradnl"/>
              </w:rPr>
            </w:pPr>
            <w:del w:id="1104" w:author="Raul García Fernández" w:date="2017-07-01T13:41:00Z">
              <w:r w:rsidRPr="00E84212" w:rsidDel="008956EC">
                <w:rPr>
                  <w:szCs w:val="24"/>
                  <w:lang w:val="es-ES_tradnl"/>
                </w:rPr>
                <w:delText>Devuelve un mensaje con el conjunto de las identidades de las ejecuciones en ejecución</w:delText>
              </w:r>
              <w:bookmarkStart w:id="1105" w:name="_Toc486874083"/>
              <w:bookmarkEnd w:id="1105"/>
            </w:del>
          </w:p>
        </w:tc>
        <w:bookmarkStart w:id="1106" w:name="_Toc486874084"/>
        <w:bookmarkEnd w:id="1106"/>
      </w:tr>
      <w:tr w:rsidR="004B053F" w:rsidDel="008956EC" w14:paraId="7DEC40F1" w14:textId="3679EB5E" w:rsidTr="0042412D">
        <w:trPr>
          <w:jc w:val="center"/>
          <w:del w:id="1107"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69953EAF" w14:textId="31A06137" w:rsidR="004B053F" w:rsidRPr="008A1BB7" w:rsidDel="008956EC" w:rsidRDefault="004B053F" w:rsidP="0042412D">
            <w:pPr>
              <w:jc w:val="center"/>
              <w:rPr>
                <w:del w:id="1108" w:author="Raul García Fernández" w:date="2017-07-01T13:41:00Z"/>
                <w:szCs w:val="24"/>
                <w:lang w:val="en-US"/>
              </w:rPr>
            </w:pPr>
            <w:del w:id="1109" w:author="Raul García Fernández" w:date="2017-07-01T13:41:00Z">
              <w:r w:rsidRPr="008A1BB7" w:rsidDel="008956EC">
                <w:rPr>
                  <w:szCs w:val="24"/>
                  <w:lang w:val="en-US"/>
                </w:rPr>
                <w:delText>/{idUser}/finish</w:delText>
              </w:r>
              <w:bookmarkStart w:id="1110" w:name="_Toc486874085"/>
              <w:bookmarkEnd w:id="1110"/>
            </w:del>
          </w:p>
          <w:p w14:paraId="1D92A34E" w14:textId="4E61A9A3" w:rsidR="004B053F" w:rsidRPr="008A1BB7" w:rsidDel="008956EC" w:rsidRDefault="004B053F" w:rsidP="0042412D">
            <w:pPr>
              <w:jc w:val="center"/>
              <w:rPr>
                <w:del w:id="1111" w:author="Raul García Fernández" w:date="2017-07-01T13:41:00Z"/>
                <w:szCs w:val="24"/>
                <w:lang w:val="en-US"/>
              </w:rPr>
            </w:pPr>
            <w:del w:id="1112" w:author="Raul García Fernández" w:date="2017-07-01T13:41:00Z">
              <w:r w:rsidRPr="008A1BB7" w:rsidDel="008956EC">
                <w:rPr>
                  <w:szCs w:val="24"/>
                  <w:lang w:val="en-US"/>
                </w:rPr>
                <w:delText>(HTTP method:GET)</w:delText>
              </w:r>
              <w:bookmarkStart w:id="1113" w:name="_Toc486874086"/>
              <w:bookmarkEnd w:id="1113"/>
            </w:del>
          </w:p>
        </w:tc>
        <w:tc>
          <w:tcPr>
            <w:tcW w:w="2035" w:type="dxa"/>
          </w:tcPr>
          <w:p w14:paraId="1D8FB81C" w14:textId="3B73E84F" w:rsidR="004B053F" w:rsidRPr="00E84212"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114" w:author="Raul García Fernández" w:date="2017-07-01T13:41:00Z"/>
                <w:szCs w:val="24"/>
                <w:lang w:val="es-ES_tradnl"/>
              </w:rPr>
            </w:pPr>
            <w:del w:id="1115" w:author="Raul García Fernández" w:date="2017-07-01T13:41:00Z">
              <w:r w:rsidRPr="00E84212" w:rsidDel="008956EC">
                <w:rPr>
                  <w:szCs w:val="24"/>
                  <w:lang w:val="es-ES_tradnl"/>
                </w:rPr>
                <w:delText>Devuelve todas las ejecuciones del usuario que hayan finalizado</w:delText>
              </w:r>
              <w:bookmarkStart w:id="1116" w:name="_Toc486874087"/>
              <w:bookmarkEnd w:id="1116"/>
            </w:del>
          </w:p>
        </w:tc>
        <w:tc>
          <w:tcPr>
            <w:tcW w:w="1816" w:type="dxa"/>
          </w:tcPr>
          <w:p w14:paraId="2D96DCAB" w14:textId="771AC570" w:rsidR="004B053F" w:rsidRPr="00E84212"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117" w:author="Raul García Fernández" w:date="2017-07-01T13:41:00Z"/>
                <w:szCs w:val="24"/>
                <w:lang w:val="es-ES_tradnl"/>
              </w:rPr>
            </w:pPr>
            <w:del w:id="1118" w:author="Raul García Fernández" w:date="2017-07-01T13:41:00Z">
              <w:r w:rsidRPr="00E84212" w:rsidDel="008956EC">
                <w:rPr>
                  <w:szCs w:val="24"/>
                  <w:lang w:val="es-ES_tradnl"/>
                </w:rPr>
                <w:delText>Vacío</w:delText>
              </w:r>
              <w:bookmarkStart w:id="1119" w:name="_Toc486874088"/>
              <w:bookmarkEnd w:id="1119"/>
            </w:del>
          </w:p>
        </w:tc>
        <w:tc>
          <w:tcPr>
            <w:tcW w:w="1891" w:type="dxa"/>
          </w:tcPr>
          <w:p w14:paraId="0F9C6570" w14:textId="7AAC13A0" w:rsidR="004B053F" w:rsidRPr="00E84212"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120" w:author="Raul García Fernández" w:date="2017-07-01T13:41:00Z"/>
                <w:szCs w:val="24"/>
                <w:lang w:val="es-ES_tradnl"/>
              </w:rPr>
            </w:pPr>
            <w:del w:id="1121" w:author="Raul García Fernández" w:date="2017-07-01T13:41:00Z">
              <w:r w:rsidRPr="00E84212" w:rsidDel="008956EC">
                <w:rPr>
                  <w:szCs w:val="24"/>
                  <w:lang w:val="es-ES_tradnl"/>
                </w:rPr>
                <w:delText>Devuelve un mensaje con el conjunto de las identidades de las ejecuciones finalizadas</w:delText>
              </w:r>
              <w:bookmarkStart w:id="1122" w:name="_Toc486874089"/>
              <w:bookmarkEnd w:id="1122"/>
            </w:del>
          </w:p>
        </w:tc>
        <w:bookmarkStart w:id="1123" w:name="_Toc486874090"/>
        <w:bookmarkEnd w:id="1123"/>
      </w:tr>
    </w:tbl>
    <w:p w14:paraId="6B8453C9" w14:textId="7E4753EE" w:rsidR="004B053F" w:rsidDel="008956EC" w:rsidRDefault="004B053F" w:rsidP="004B053F">
      <w:pPr>
        <w:rPr>
          <w:del w:id="1124" w:author="Raul García Fernández" w:date="2017-07-01T13:41:00Z"/>
          <w:lang w:val="es-ES_tradnl"/>
        </w:rPr>
      </w:pPr>
      <w:bookmarkStart w:id="1125" w:name="_Toc486874091"/>
      <w:bookmarkEnd w:id="1125"/>
    </w:p>
    <w:p w14:paraId="4E8F3822" w14:textId="1B4CF07E" w:rsidR="004B053F" w:rsidRPr="00D43281" w:rsidDel="008956EC" w:rsidRDefault="004B053F" w:rsidP="004B053F">
      <w:pPr>
        <w:pStyle w:val="Ttulo3"/>
        <w:numPr>
          <w:ilvl w:val="2"/>
          <w:numId w:val="34"/>
        </w:numPr>
        <w:rPr>
          <w:del w:id="1126" w:author="Raul García Fernández" w:date="2017-07-01T13:41:00Z"/>
          <w:lang w:val="es-ES_tradnl"/>
        </w:rPr>
      </w:pPr>
      <w:del w:id="1127" w:author="Raul García Fernández" w:date="2017-07-01T13:41:00Z">
        <w:r w:rsidDel="008956EC">
          <w:rPr>
            <w:lang w:val="es-ES_tradnl"/>
          </w:rPr>
          <w:delText>Administración:</w:delText>
        </w:r>
        <w:bookmarkStart w:id="1128" w:name="_Toc486874092"/>
        <w:bookmarkEnd w:id="1128"/>
      </w:del>
    </w:p>
    <w:p w14:paraId="676962C4" w14:textId="211B3F21" w:rsidR="004B053F" w:rsidDel="008956EC" w:rsidRDefault="004B053F" w:rsidP="004B053F">
      <w:pPr>
        <w:ind w:firstLine="708"/>
        <w:rPr>
          <w:del w:id="1129" w:author="Raul García Fernández" w:date="2017-07-01T13:41:00Z"/>
          <w:lang w:val="es-ES_tradnl"/>
        </w:rPr>
      </w:pPr>
      <w:del w:id="1130" w:author="Raul García Fernández" w:date="2017-07-01T13:41:00Z">
        <w:r w:rsidRPr="00404743" w:rsidDel="008956EC">
          <w:rPr>
            <w:lang w:val="es-ES_tradnl"/>
          </w:rPr>
          <w:delText xml:space="preserve">Todas estas acciones llevan por delante el comando </w:delText>
        </w:r>
        <w:r w:rsidRPr="00404743" w:rsidDel="008956EC">
          <w:rPr>
            <w:b/>
            <w:lang w:val="es-ES_tradnl"/>
          </w:rPr>
          <w:delText>“/</w:delText>
        </w:r>
        <w:r w:rsidDel="008956EC">
          <w:rPr>
            <w:b/>
            <w:lang w:val="es-ES_tradnl"/>
          </w:rPr>
          <w:delText>admin</w:delText>
        </w:r>
        <w:r w:rsidRPr="00404743" w:rsidDel="008956EC">
          <w:rPr>
            <w:b/>
            <w:lang w:val="es-ES_tradnl"/>
          </w:rPr>
          <w:delText>/”</w:delText>
        </w:r>
        <w:r w:rsidRPr="00404743" w:rsidDel="008956EC">
          <w:rPr>
            <w:lang w:val="es-ES_tradnl"/>
          </w:rPr>
          <w:delText xml:space="preserve"> se deberá de concatenar por delante para que acción funcione </w:delText>
        </w:r>
        <w:r w:rsidRPr="00404743" w:rsidDel="008956EC">
          <w:rPr>
            <w:b/>
            <w:lang w:val="es-ES_tradnl"/>
          </w:rPr>
          <w:delText>(dir+/</w:delText>
        </w:r>
        <w:r w:rsidDel="008956EC">
          <w:rPr>
            <w:b/>
            <w:lang w:val="es-ES_tradnl"/>
          </w:rPr>
          <w:delText>admin</w:delText>
        </w:r>
        <w:r w:rsidRPr="00404743" w:rsidDel="008956EC">
          <w:rPr>
            <w:b/>
            <w:lang w:val="es-ES_tradnl"/>
          </w:rPr>
          <w:delText>/+accion)</w:delText>
        </w:r>
        <w:r w:rsidRPr="00404743" w:rsidDel="008956EC">
          <w:rPr>
            <w:lang w:val="es-ES_tradnl"/>
          </w:rPr>
          <w:delText>.</w:delText>
        </w:r>
        <w:bookmarkStart w:id="1131" w:name="_Toc486874093"/>
        <w:bookmarkEnd w:id="1131"/>
      </w:del>
    </w:p>
    <w:p w14:paraId="50FEE10E" w14:textId="2D518F0F" w:rsidR="004B053F" w:rsidRPr="00404743" w:rsidDel="008956EC" w:rsidRDefault="004B053F" w:rsidP="004B053F">
      <w:pPr>
        <w:ind w:firstLine="708"/>
        <w:rPr>
          <w:del w:id="1132" w:author="Raul García Fernández" w:date="2017-07-01T13:41:00Z"/>
          <w:lang w:val="es-ES_tradnl"/>
        </w:rPr>
      </w:pPr>
      <w:bookmarkStart w:id="1133" w:name="_Toc486874094"/>
      <w:bookmarkEnd w:id="1133"/>
    </w:p>
    <w:p w14:paraId="5D0CA67C" w14:textId="7CC86E8F" w:rsidR="004B053F" w:rsidDel="008956EC" w:rsidRDefault="004B053F" w:rsidP="004B053F">
      <w:pPr>
        <w:pStyle w:val="Descripcin"/>
        <w:keepNext/>
        <w:rPr>
          <w:del w:id="1134" w:author="Raul García Fernández" w:date="2017-07-01T13:41:00Z"/>
        </w:rPr>
      </w:pPr>
      <w:bookmarkStart w:id="1135" w:name="_Toc480479799"/>
      <w:bookmarkStart w:id="1136" w:name="_Toc481607030"/>
      <w:del w:id="1137" w:author="Raul García Fernández" w:date="2017-07-01T13:41:00Z">
        <w:r w:rsidDel="008956EC">
          <w:delText xml:space="preserve">Tabla </w:delText>
        </w:r>
        <w:r w:rsidDel="008956EC">
          <w:fldChar w:fldCharType="begin"/>
        </w:r>
        <w:r w:rsidDel="008956EC">
          <w:delInstrText xml:space="preserve"> STYLEREF 1 \s </w:delInstrText>
        </w:r>
        <w:r w:rsidDel="008956EC">
          <w:fldChar w:fldCharType="separate"/>
        </w:r>
        <w:r w:rsidDel="008956EC">
          <w:rPr>
            <w:noProof/>
          </w:rPr>
          <w:delText>4</w:delText>
        </w:r>
        <w:r w:rsidDel="008956EC">
          <w:rPr>
            <w:noProof/>
          </w:rPr>
          <w:fldChar w:fldCharType="end"/>
        </w:r>
        <w:r w:rsidDel="008956EC">
          <w:noBreakHyphen/>
        </w:r>
        <w:r w:rsidDel="008956EC">
          <w:fldChar w:fldCharType="begin"/>
        </w:r>
        <w:r w:rsidDel="008956EC">
          <w:delInstrText xml:space="preserve"> SEQ Tabla \* ARABIC \s 1 </w:delInstrText>
        </w:r>
        <w:r w:rsidDel="008956EC">
          <w:fldChar w:fldCharType="separate"/>
        </w:r>
        <w:r w:rsidDel="008956EC">
          <w:rPr>
            <w:noProof/>
          </w:rPr>
          <w:delText>8</w:delText>
        </w:r>
        <w:r w:rsidDel="008956EC">
          <w:rPr>
            <w:noProof/>
          </w:rPr>
          <w:fldChar w:fldCharType="end"/>
        </w:r>
        <w:r w:rsidDel="008956EC">
          <w:delText>.</w:delText>
        </w:r>
        <w:r w:rsidRPr="001A2152" w:rsidDel="008956EC">
          <w:delText>Protocolo repositorio</w:delText>
        </w:r>
        <w:r w:rsidDel="008956EC">
          <w:delText>: Administración</w:delText>
        </w:r>
        <w:bookmarkStart w:id="1138" w:name="_Toc486874095"/>
        <w:bookmarkEnd w:id="1135"/>
        <w:bookmarkEnd w:id="1136"/>
        <w:bookmarkEnd w:id="1138"/>
      </w:del>
    </w:p>
    <w:tbl>
      <w:tblPr>
        <w:tblStyle w:val="Tabladecuadrcula6concolores1"/>
        <w:tblW w:w="0" w:type="auto"/>
        <w:jc w:val="center"/>
        <w:tblLook w:val="04A0" w:firstRow="1" w:lastRow="0" w:firstColumn="1" w:lastColumn="0" w:noHBand="0" w:noVBand="1"/>
      </w:tblPr>
      <w:tblGrid>
        <w:gridCol w:w="2698"/>
        <w:gridCol w:w="2157"/>
        <w:gridCol w:w="2089"/>
        <w:gridCol w:w="2117"/>
      </w:tblGrid>
      <w:tr w:rsidR="004B053F" w:rsidDel="008956EC" w14:paraId="3EEB32EE" w14:textId="316CF5A5" w:rsidTr="0042412D">
        <w:trPr>
          <w:cnfStyle w:val="100000000000" w:firstRow="1" w:lastRow="0" w:firstColumn="0" w:lastColumn="0" w:oddVBand="0" w:evenVBand="0" w:oddHBand="0" w:evenHBand="0" w:firstRowFirstColumn="0" w:firstRowLastColumn="0" w:lastRowFirstColumn="0" w:lastRowLastColumn="0"/>
          <w:trHeight w:val="425"/>
          <w:jc w:val="center"/>
          <w:del w:id="1139"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495BB910" w14:textId="148916EF" w:rsidR="004B053F" w:rsidRPr="00404743" w:rsidDel="008956EC" w:rsidRDefault="004B053F" w:rsidP="0042412D">
            <w:pPr>
              <w:jc w:val="center"/>
              <w:rPr>
                <w:del w:id="1140" w:author="Raul García Fernández" w:date="2017-07-01T13:41:00Z"/>
                <w:szCs w:val="24"/>
                <w:lang w:val="es-ES_tradnl"/>
              </w:rPr>
            </w:pPr>
            <w:del w:id="1141" w:author="Raul García Fernández" w:date="2017-07-01T13:41:00Z">
              <w:r w:rsidRPr="00404743" w:rsidDel="008956EC">
                <w:rPr>
                  <w:szCs w:val="24"/>
                  <w:lang w:val="es-ES_tradnl"/>
                </w:rPr>
                <w:delText>Método</w:delText>
              </w:r>
              <w:bookmarkStart w:id="1142" w:name="_Toc486874096"/>
              <w:bookmarkEnd w:id="1142"/>
            </w:del>
          </w:p>
        </w:tc>
        <w:tc>
          <w:tcPr>
            <w:tcW w:w="2246" w:type="dxa"/>
          </w:tcPr>
          <w:p w14:paraId="5ED788BB" w14:textId="6F41A95B" w:rsidR="004B053F" w:rsidRPr="00404743"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143" w:author="Raul García Fernández" w:date="2017-07-01T13:41:00Z"/>
                <w:szCs w:val="24"/>
                <w:lang w:val="es-ES_tradnl"/>
              </w:rPr>
            </w:pPr>
            <w:del w:id="1144" w:author="Raul García Fernández" w:date="2017-07-01T13:41:00Z">
              <w:r w:rsidRPr="00404743" w:rsidDel="008956EC">
                <w:rPr>
                  <w:szCs w:val="24"/>
                  <w:lang w:val="es-ES_tradnl"/>
                </w:rPr>
                <w:delText>Descripción</w:delText>
              </w:r>
              <w:bookmarkStart w:id="1145" w:name="_Toc486874097"/>
              <w:bookmarkEnd w:id="1145"/>
            </w:del>
          </w:p>
        </w:tc>
        <w:tc>
          <w:tcPr>
            <w:tcW w:w="2219" w:type="dxa"/>
          </w:tcPr>
          <w:p w14:paraId="0DA559AF" w14:textId="5209B25E" w:rsidR="004B053F" w:rsidRPr="00404743"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146" w:author="Raul García Fernández" w:date="2017-07-01T13:41:00Z"/>
                <w:szCs w:val="24"/>
                <w:lang w:val="es-ES_tradnl"/>
              </w:rPr>
            </w:pPr>
            <w:del w:id="1147" w:author="Raul García Fernández" w:date="2017-07-01T13:41:00Z">
              <w:r w:rsidRPr="00404743" w:rsidDel="008956EC">
                <w:rPr>
                  <w:szCs w:val="24"/>
                  <w:lang w:val="es-ES_tradnl"/>
                </w:rPr>
                <w:delText>Entradas</w:delText>
              </w:r>
              <w:bookmarkStart w:id="1148" w:name="_Toc486874098"/>
              <w:bookmarkEnd w:id="1148"/>
            </w:del>
          </w:p>
          <w:p w14:paraId="1B6E49B2" w14:textId="52FAF667" w:rsidR="004B053F" w:rsidRPr="00404743"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149" w:author="Raul García Fernández" w:date="2017-07-01T13:41:00Z"/>
                <w:szCs w:val="24"/>
                <w:lang w:val="es-ES_tradnl"/>
              </w:rPr>
            </w:pPr>
            <w:del w:id="1150" w:author="Raul García Fernández" w:date="2017-07-01T13:41:00Z">
              <w:r w:rsidRPr="00404743" w:rsidDel="008956EC">
                <w:rPr>
                  <w:szCs w:val="24"/>
                  <w:lang w:val="es-ES_tradnl"/>
                </w:rPr>
                <w:delText>(Body)</w:delText>
              </w:r>
              <w:bookmarkStart w:id="1151" w:name="_Toc486874099"/>
              <w:bookmarkEnd w:id="1151"/>
            </w:del>
          </w:p>
        </w:tc>
        <w:tc>
          <w:tcPr>
            <w:tcW w:w="2230" w:type="dxa"/>
          </w:tcPr>
          <w:p w14:paraId="710DF133" w14:textId="1ED6CC6B" w:rsidR="004B053F" w:rsidRPr="00404743"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152" w:author="Raul García Fernández" w:date="2017-07-01T13:41:00Z"/>
                <w:szCs w:val="24"/>
                <w:lang w:val="es-ES_tradnl"/>
              </w:rPr>
            </w:pPr>
            <w:del w:id="1153" w:author="Raul García Fernández" w:date="2017-07-01T13:41:00Z">
              <w:r w:rsidRPr="00404743" w:rsidDel="008956EC">
                <w:rPr>
                  <w:szCs w:val="24"/>
                  <w:lang w:val="es-ES_tradnl"/>
                </w:rPr>
                <w:delText>Salida</w:delText>
              </w:r>
              <w:bookmarkStart w:id="1154" w:name="_Toc486874100"/>
              <w:bookmarkEnd w:id="1154"/>
            </w:del>
          </w:p>
        </w:tc>
        <w:bookmarkStart w:id="1155" w:name="_Toc486874101"/>
        <w:bookmarkEnd w:id="1155"/>
      </w:tr>
      <w:tr w:rsidR="004B053F" w:rsidDel="008956EC" w14:paraId="3D0C18E3" w14:textId="37143780" w:rsidTr="0042412D">
        <w:trPr>
          <w:cnfStyle w:val="000000100000" w:firstRow="0" w:lastRow="0" w:firstColumn="0" w:lastColumn="0" w:oddVBand="0" w:evenVBand="0" w:oddHBand="1" w:evenHBand="0" w:firstRowFirstColumn="0" w:firstRowLastColumn="0" w:lastRowFirstColumn="0" w:lastRowLastColumn="0"/>
          <w:jc w:val="center"/>
          <w:del w:id="115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600DA29C" w14:textId="2EC656D3" w:rsidR="004B053F" w:rsidRPr="008A1BB7" w:rsidDel="008956EC" w:rsidRDefault="004B053F" w:rsidP="0042412D">
            <w:pPr>
              <w:rPr>
                <w:del w:id="1157" w:author="Raul García Fernández" w:date="2017-07-01T13:41:00Z"/>
                <w:szCs w:val="24"/>
                <w:lang w:val="en-US"/>
              </w:rPr>
            </w:pPr>
            <w:del w:id="1158" w:author="Raul García Fernández" w:date="2017-07-01T13:41:00Z">
              <w:r w:rsidRPr="008A1BB7" w:rsidDel="008956EC">
                <w:rPr>
                  <w:color w:val="auto"/>
                  <w:szCs w:val="24"/>
                  <w:lang w:val="en-US"/>
                </w:rPr>
                <w:delText>/{</w:delText>
              </w:r>
              <w:r w:rsidRPr="008A1BB7" w:rsidDel="008956EC">
                <w:rPr>
                  <w:szCs w:val="24"/>
                  <w:lang w:val="en-US"/>
                </w:rPr>
                <w:delText>idUser</w:delText>
              </w:r>
              <w:r w:rsidRPr="008A1BB7" w:rsidDel="008956EC">
                <w:rPr>
                  <w:color w:val="auto"/>
                  <w:szCs w:val="24"/>
                  <w:lang w:val="en-US"/>
                </w:rPr>
                <w:delText>}/createAccount</w:delText>
              </w:r>
              <w:bookmarkStart w:id="1159" w:name="_Toc486874102"/>
              <w:bookmarkEnd w:id="1159"/>
            </w:del>
          </w:p>
          <w:p w14:paraId="062425D3" w14:textId="65D8CB3C" w:rsidR="004B053F" w:rsidRPr="008A1BB7" w:rsidDel="008956EC" w:rsidRDefault="004B053F" w:rsidP="0042412D">
            <w:pPr>
              <w:jc w:val="center"/>
              <w:rPr>
                <w:del w:id="1160" w:author="Raul García Fernández" w:date="2017-07-01T13:41:00Z"/>
                <w:color w:val="auto"/>
                <w:szCs w:val="24"/>
                <w:lang w:val="en-US"/>
              </w:rPr>
            </w:pPr>
            <w:del w:id="1161" w:author="Raul García Fernández" w:date="2017-07-01T13:41:00Z">
              <w:r w:rsidRPr="008A1BB7" w:rsidDel="008956EC">
                <w:rPr>
                  <w:szCs w:val="24"/>
                  <w:lang w:val="en-US"/>
                </w:rPr>
                <w:delText>(HTTP method:POST)</w:delText>
              </w:r>
              <w:bookmarkStart w:id="1162" w:name="_Toc486874103"/>
              <w:bookmarkEnd w:id="1162"/>
            </w:del>
          </w:p>
        </w:tc>
        <w:tc>
          <w:tcPr>
            <w:tcW w:w="2246" w:type="dxa"/>
          </w:tcPr>
          <w:p w14:paraId="33CBB963" w14:textId="2EDD45CC" w:rsidR="004B053F" w:rsidRPr="00404743"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163" w:author="Raul García Fernández" w:date="2017-07-01T13:41:00Z"/>
                <w:szCs w:val="24"/>
                <w:lang w:val="es-ES_tradnl"/>
              </w:rPr>
            </w:pPr>
            <w:del w:id="1164" w:author="Raul García Fernández" w:date="2017-07-01T13:41:00Z">
              <w:r w:rsidRPr="00404743" w:rsidDel="008956EC">
                <w:rPr>
                  <w:szCs w:val="24"/>
                  <w:lang w:val="es-ES_tradnl"/>
                </w:rPr>
                <w:delText>Crea una cuenta con el rol que elija el administrador</w:delText>
              </w:r>
              <w:bookmarkStart w:id="1165" w:name="_Toc486874104"/>
              <w:bookmarkEnd w:id="1165"/>
            </w:del>
          </w:p>
        </w:tc>
        <w:tc>
          <w:tcPr>
            <w:tcW w:w="2219" w:type="dxa"/>
          </w:tcPr>
          <w:p w14:paraId="2993EB79" w14:textId="0A12FB2A" w:rsidR="004B053F" w:rsidRPr="00404743"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166" w:author="Raul García Fernández" w:date="2017-07-01T13:41:00Z"/>
                <w:szCs w:val="24"/>
                <w:lang w:val="es-ES_tradnl"/>
              </w:rPr>
            </w:pPr>
            <w:del w:id="1167" w:author="Raul García Fernández" w:date="2017-07-01T13:41:00Z">
              <w:r w:rsidRPr="00404743" w:rsidDel="008956EC">
                <w:rPr>
                  <w:szCs w:val="24"/>
                  <w:lang w:val="es-ES_tradnl"/>
                </w:rPr>
                <w:delText>Entidad userLogin con los datos rellenos para su creación</w:delText>
              </w:r>
              <w:bookmarkStart w:id="1168" w:name="_Toc486874105"/>
              <w:bookmarkEnd w:id="1168"/>
            </w:del>
          </w:p>
        </w:tc>
        <w:tc>
          <w:tcPr>
            <w:tcW w:w="2230" w:type="dxa"/>
          </w:tcPr>
          <w:p w14:paraId="2ABD5900" w14:textId="6A5AC3BE" w:rsidR="004B053F" w:rsidRPr="00404743"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169" w:author="Raul García Fernández" w:date="2017-07-01T13:41:00Z"/>
                <w:szCs w:val="24"/>
                <w:lang w:val="es-ES_tradnl"/>
              </w:rPr>
            </w:pPr>
            <w:del w:id="1170" w:author="Raul García Fernández" w:date="2017-07-01T13:41:00Z">
              <w:r w:rsidRPr="00404743" w:rsidDel="008956EC">
                <w:rPr>
                  <w:szCs w:val="24"/>
                  <w:lang w:val="es-ES_tradnl"/>
                </w:rPr>
                <w:delText>Devuelve el resultado de la acción realizada</w:delText>
              </w:r>
              <w:bookmarkStart w:id="1171" w:name="_Toc486874106"/>
              <w:bookmarkEnd w:id="1171"/>
            </w:del>
          </w:p>
        </w:tc>
        <w:bookmarkStart w:id="1172" w:name="_Toc486874107"/>
        <w:bookmarkEnd w:id="1172"/>
      </w:tr>
      <w:tr w:rsidR="004B053F" w:rsidDel="008956EC" w14:paraId="530B1DBA" w14:textId="6111C71C" w:rsidTr="0042412D">
        <w:trPr>
          <w:jc w:val="center"/>
          <w:del w:id="1173"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142385AC" w14:textId="6A83DC7E" w:rsidR="004B053F" w:rsidRPr="008A1BB7" w:rsidDel="008956EC" w:rsidRDefault="004B053F" w:rsidP="0042412D">
            <w:pPr>
              <w:jc w:val="center"/>
              <w:rPr>
                <w:del w:id="1174" w:author="Raul García Fernández" w:date="2017-07-01T13:41:00Z"/>
                <w:szCs w:val="24"/>
                <w:lang w:val="en-US"/>
              </w:rPr>
            </w:pPr>
            <w:del w:id="1175" w:author="Raul García Fernández" w:date="2017-07-01T13:41:00Z">
              <w:r w:rsidRPr="008A1BB7" w:rsidDel="008956EC">
                <w:rPr>
                  <w:color w:val="auto"/>
                  <w:szCs w:val="24"/>
                  <w:lang w:val="en-US"/>
                </w:rPr>
                <w:delText>/{idUser }/allUsers</w:delText>
              </w:r>
              <w:bookmarkStart w:id="1176" w:name="_Toc486874108"/>
              <w:bookmarkEnd w:id="1176"/>
            </w:del>
          </w:p>
          <w:p w14:paraId="31CBDCB8" w14:textId="4D1B8448" w:rsidR="004B053F" w:rsidRPr="008A1BB7" w:rsidDel="008956EC" w:rsidRDefault="004B053F" w:rsidP="0042412D">
            <w:pPr>
              <w:jc w:val="center"/>
              <w:rPr>
                <w:del w:id="1177" w:author="Raul García Fernández" w:date="2017-07-01T13:41:00Z"/>
                <w:color w:val="auto"/>
                <w:szCs w:val="24"/>
                <w:lang w:val="en-US"/>
              </w:rPr>
            </w:pPr>
            <w:del w:id="1178" w:author="Raul García Fernández" w:date="2017-07-01T13:41:00Z">
              <w:r w:rsidRPr="008A1BB7" w:rsidDel="008956EC">
                <w:rPr>
                  <w:szCs w:val="24"/>
                  <w:lang w:val="en-US"/>
                </w:rPr>
                <w:delText>(HTTP method:GET)</w:delText>
              </w:r>
              <w:bookmarkStart w:id="1179" w:name="_Toc486874109"/>
              <w:bookmarkEnd w:id="1179"/>
            </w:del>
          </w:p>
        </w:tc>
        <w:tc>
          <w:tcPr>
            <w:tcW w:w="2246" w:type="dxa"/>
          </w:tcPr>
          <w:p w14:paraId="74DF5263" w14:textId="4B604AF0" w:rsidR="004B053F" w:rsidRPr="00404743"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180" w:author="Raul García Fernández" w:date="2017-07-01T13:41:00Z"/>
                <w:szCs w:val="24"/>
                <w:lang w:val="es-ES_tradnl"/>
              </w:rPr>
            </w:pPr>
            <w:del w:id="1181" w:author="Raul García Fernández" w:date="2017-07-01T13:41:00Z">
              <w:r w:rsidRPr="00404743" w:rsidDel="008956EC">
                <w:rPr>
                  <w:szCs w:val="24"/>
                  <w:lang w:val="es-ES_tradnl"/>
                </w:rPr>
                <w:delText>Devuelve todos los usuarios del sistema</w:delText>
              </w:r>
              <w:bookmarkStart w:id="1182" w:name="_Toc486874110"/>
              <w:bookmarkEnd w:id="1182"/>
            </w:del>
          </w:p>
        </w:tc>
        <w:tc>
          <w:tcPr>
            <w:tcW w:w="2219" w:type="dxa"/>
          </w:tcPr>
          <w:p w14:paraId="36688E1C" w14:textId="37EBEF9E" w:rsidR="004B053F" w:rsidRPr="00404743"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183" w:author="Raul García Fernández" w:date="2017-07-01T13:41:00Z"/>
                <w:szCs w:val="24"/>
                <w:lang w:val="es-ES_tradnl"/>
              </w:rPr>
            </w:pPr>
            <w:del w:id="1184" w:author="Raul García Fernández" w:date="2017-07-01T13:41:00Z">
              <w:r w:rsidRPr="00404743" w:rsidDel="008956EC">
                <w:rPr>
                  <w:szCs w:val="24"/>
                  <w:lang w:val="es-ES_tradnl"/>
                </w:rPr>
                <w:delText>Vacío</w:delText>
              </w:r>
              <w:bookmarkStart w:id="1185" w:name="_Toc486874111"/>
              <w:bookmarkEnd w:id="1185"/>
            </w:del>
          </w:p>
        </w:tc>
        <w:tc>
          <w:tcPr>
            <w:tcW w:w="2230" w:type="dxa"/>
          </w:tcPr>
          <w:p w14:paraId="6420A29C" w14:textId="4C5E8499" w:rsidR="004B053F" w:rsidRPr="00404743"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186" w:author="Raul García Fernández" w:date="2017-07-01T13:41:00Z"/>
                <w:szCs w:val="24"/>
                <w:lang w:val="es-ES_tradnl"/>
              </w:rPr>
            </w:pPr>
            <w:del w:id="1187" w:author="Raul García Fernández" w:date="2017-07-01T13:41:00Z">
              <w:r w:rsidRPr="00404743" w:rsidDel="008956EC">
                <w:rPr>
                  <w:szCs w:val="24"/>
                  <w:lang w:val="es-ES_tradnl"/>
                </w:rPr>
                <w:delText>Devuelve un mensaje con el conjunto de identidades de usuarios</w:delText>
              </w:r>
              <w:bookmarkStart w:id="1188" w:name="_Toc486874112"/>
              <w:bookmarkEnd w:id="1188"/>
            </w:del>
          </w:p>
        </w:tc>
        <w:bookmarkStart w:id="1189" w:name="_Toc486874113"/>
        <w:bookmarkEnd w:id="1189"/>
      </w:tr>
      <w:tr w:rsidR="004B053F" w:rsidDel="008956EC" w14:paraId="7799CC09" w14:textId="35C2B0F3" w:rsidTr="0042412D">
        <w:trPr>
          <w:cnfStyle w:val="000000100000" w:firstRow="0" w:lastRow="0" w:firstColumn="0" w:lastColumn="0" w:oddVBand="0" w:evenVBand="0" w:oddHBand="1" w:evenHBand="0" w:firstRowFirstColumn="0" w:firstRowLastColumn="0" w:lastRowFirstColumn="0" w:lastRowLastColumn="0"/>
          <w:jc w:val="center"/>
          <w:del w:id="119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6C80475A" w14:textId="489BF79D" w:rsidR="004B053F" w:rsidRPr="008A1BB7" w:rsidDel="008956EC" w:rsidRDefault="004B053F" w:rsidP="0042412D">
            <w:pPr>
              <w:jc w:val="center"/>
              <w:rPr>
                <w:del w:id="1191" w:author="Raul García Fernández" w:date="2017-07-01T13:41:00Z"/>
                <w:szCs w:val="24"/>
                <w:lang w:val="en-US"/>
              </w:rPr>
            </w:pPr>
            <w:del w:id="1192" w:author="Raul García Fernández" w:date="2017-07-01T13:41:00Z">
              <w:r w:rsidRPr="008A1BB7" w:rsidDel="008956EC">
                <w:rPr>
                  <w:color w:val="auto"/>
                  <w:szCs w:val="24"/>
                  <w:lang w:val="en-US"/>
                </w:rPr>
                <w:delText>/{idUser}/allGroups</w:delText>
              </w:r>
              <w:bookmarkStart w:id="1193" w:name="_Toc486874114"/>
              <w:bookmarkEnd w:id="1193"/>
            </w:del>
          </w:p>
          <w:p w14:paraId="103E3F49" w14:textId="4FBA1A6F" w:rsidR="004B053F" w:rsidRPr="008A1BB7" w:rsidDel="008956EC" w:rsidRDefault="004B053F" w:rsidP="0042412D">
            <w:pPr>
              <w:jc w:val="center"/>
              <w:rPr>
                <w:del w:id="1194" w:author="Raul García Fernández" w:date="2017-07-01T13:41:00Z"/>
                <w:color w:val="auto"/>
                <w:szCs w:val="24"/>
                <w:lang w:val="en-US"/>
              </w:rPr>
            </w:pPr>
            <w:del w:id="1195" w:author="Raul García Fernández" w:date="2017-07-01T13:41:00Z">
              <w:r w:rsidRPr="008A1BB7" w:rsidDel="008956EC">
                <w:rPr>
                  <w:szCs w:val="24"/>
                  <w:lang w:val="en-US"/>
                </w:rPr>
                <w:delText>(HTTP method:GET)</w:delText>
              </w:r>
              <w:bookmarkStart w:id="1196" w:name="_Toc486874115"/>
              <w:bookmarkEnd w:id="1196"/>
            </w:del>
          </w:p>
        </w:tc>
        <w:tc>
          <w:tcPr>
            <w:tcW w:w="2246" w:type="dxa"/>
          </w:tcPr>
          <w:p w14:paraId="3F0E8319" w14:textId="3D082A52" w:rsidR="004B053F" w:rsidRPr="00404743"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197" w:author="Raul García Fernández" w:date="2017-07-01T13:41:00Z"/>
                <w:szCs w:val="24"/>
                <w:lang w:val="es-ES_tradnl"/>
              </w:rPr>
            </w:pPr>
            <w:del w:id="1198" w:author="Raul García Fernández" w:date="2017-07-01T13:41:00Z">
              <w:r w:rsidRPr="00404743" w:rsidDel="008956EC">
                <w:rPr>
                  <w:szCs w:val="24"/>
                  <w:lang w:val="es-ES_tradnl"/>
                </w:rPr>
                <w:delText>Devuelve todos los grupos del sistema</w:delText>
              </w:r>
              <w:bookmarkStart w:id="1199" w:name="_Toc486874116"/>
              <w:bookmarkEnd w:id="1199"/>
            </w:del>
          </w:p>
        </w:tc>
        <w:tc>
          <w:tcPr>
            <w:tcW w:w="2219" w:type="dxa"/>
          </w:tcPr>
          <w:p w14:paraId="2AC83D09" w14:textId="785F1216" w:rsidR="004B053F" w:rsidRPr="00404743"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200" w:author="Raul García Fernández" w:date="2017-07-01T13:41:00Z"/>
                <w:szCs w:val="24"/>
                <w:lang w:val="es-ES_tradnl"/>
              </w:rPr>
            </w:pPr>
            <w:del w:id="1201" w:author="Raul García Fernández" w:date="2017-07-01T13:41:00Z">
              <w:r w:rsidRPr="00404743" w:rsidDel="008956EC">
                <w:rPr>
                  <w:szCs w:val="24"/>
                  <w:lang w:val="es-ES_tradnl"/>
                </w:rPr>
                <w:delText>Vacío</w:delText>
              </w:r>
              <w:bookmarkStart w:id="1202" w:name="_Toc486874117"/>
              <w:bookmarkEnd w:id="1202"/>
            </w:del>
          </w:p>
        </w:tc>
        <w:tc>
          <w:tcPr>
            <w:tcW w:w="2230" w:type="dxa"/>
          </w:tcPr>
          <w:p w14:paraId="5EDA4BC6" w14:textId="0CB5CE94" w:rsidR="004B053F" w:rsidRPr="00404743"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203" w:author="Raul García Fernández" w:date="2017-07-01T13:41:00Z"/>
                <w:szCs w:val="24"/>
                <w:lang w:val="es-ES_tradnl"/>
              </w:rPr>
            </w:pPr>
            <w:del w:id="1204" w:author="Raul García Fernández" w:date="2017-07-01T13:41:00Z">
              <w:r w:rsidRPr="00404743" w:rsidDel="008956EC">
                <w:rPr>
                  <w:szCs w:val="24"/>
                  <w:lang w:val="es-ES_tradnl"/>
                </w:rPr>
                <w:delText>Devuelve un mensaje con el conjunto de identidades de grupos</w:delText>
              </w:r>
              <w:bookmarkStart w:id="1205" w:name="_Toc486874118"/>
              <w:bookmarkEnd w:id="1205"/>
            </w:del>
          </w:p>
        </w:tc>
        <w:bookmarkStart w:id="1206" w:name="_Toc486874119"/>
        <w:bookmarkEnd w:id="1206"/>
      </w:tr>
      <w:tr w:rsidR="004B053F" w:rsidDel="008956EC" w14:paraId="2990D5B5" w14:textId="312D5AAA" w:rsidTr="0042412D">
        <w:trPr>
          <w:jc w:val="center"/>
          <w:del w:id="1207"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62355EB1" w14:textId="0B2673BE" w:rsidR="004B053F" w:rsidRPr="008A1BB7" w:rsidDel="008956EC" w:rsidRDefault="004B053F" w:rsidP="0042412D">
            <w:pPr>
              <w:jc w:val="center"/>
              <w:rPr>
                <w:del w:id="1208" w:author="Raul García Fernández" w:date="2017-07-01T13:41:00Z"/>
                <w:szCs w:val="24"/>
                <w:lang w:val="en-US"/>
              </w:rPr>
            </w:pPr>
            <w:del w:id="1209" w:author="Raul García Fernández" w:date="2017-07-01T13:41:00Z">
              <w:r w:rsidRPr="008A1BB7" w:rsidDel="008956EC">
                <w:rPr>
                  <w:color w:val="auto"/>
                  <w:szCs w:val="24"/>
                  <w:lang w:val="en-US"/>
                </w:rPr>
                <w:delText>/{idUser}/allProjects</w:delText>
              </w:r>
              <w:bookmarkStart w:id="1210" w:name="_Toc486874120"/>
              <w:bookmarkEnd w:id="1210"/>
            </w:del>
          </w:p>
          <w:p w14:paraId="347E9C05" w14:textId="05FF2F53" w:rsidR="004B053F" w:rsidRPr="008A1BB7" w:rsidDel="008956EC" w:rsidRDefault="004B053F" w:rsidP="0042412D">
            <w:pPr>
              <w:jc w:val="center"/>
              <w:rPr>
                <w:del w:id="1211" w:author="Raul García Fernández" w:date="2017-07-01T13:41:00Z"/>
                <w:color w:val="auto"/>
                <w:szCs w:val="24"/>
                <w:lang w:val="en-US"/>
              </w:rPr>
            </w:pPr>
            <w:del w:id="1212" w:author="Raul García Fernández" w:date="2017-07-01T13:41:00Z">
              <w:r w:rsidRPr="008A1BB7" w:rsidDel="008956EC">
                <w:rPr>
                  <w:szCs w:val="24"/>
                  <w:lang w:val="en-US"/>
                </w:rPr>
                <w:delText>(HTTP method:GET)</w:delText>
              </w:r>
              <w:bookmarkStart w:id="1213" w:name="_Toc486874121"/>
              <w:bookmarkEnd w:id="1213"/>
            </w:del>
          </w:p>
        </w:tc>
        <w:tc>
          <w:tcPr>
            <w:tcW w:w="2246" w:type="dxa"/>
          </w:tcPr>
          <w:p w14:paraId="78343EFC" w14:textId="59204053" w:rsidR="004B053F" w:rsidRPr="00404743"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214" w:author="Raul García Fernández" w:date="2017-07-01T13:41:00Z"/>
                <w:szCs w:val="24"/>
                <w:lang w:val="es-ES_tradnl"/>
              </w:rPr>
            </w:pPr>
            <w:del w:id="1215" w:author="Raul García Fernández" w:date="2017-07-01T13:41:00Z">
              <w:r w:rsidRPr="00404743" w:rsidDel="008956EC">
                <w:rPr>
                  <w:szCs w:val="24"/>
                  <w:lang w:val="es-ES_tradnl"/>
                </w:rPr>
                <w:delText>Devuelve todos los proyectos del sistema</w:delText>
              </w:r>
              <w:bookmarkStart w:id="1216" w:name="_Toc486874122"/>
              <w:bookmarkEnd w:id="1216"/>
            </w:del>
          </w:p>
        </w:tc>
        <w:tc>
          <w:tcPr>
            <w:tcW w:w="2219" w:type="dxa"/>
          </w:tcPr>
          <w:p w14:paraId="07613B38" w14:textId="402EEB66" w:rsidR="004B053F" w:rsidRPr="00404743"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217" w:author="Raul García Fernández" w:date="2017-07-01T13:41:00Z"/>
                <w:szCs w:val="24"/>
                <w:lang w:val="es-ES_tradnl"/>
              </w:rPr>
            </w:pPr>
            <w:del w:id="1218" w:author="Raul García Fernández" w:date="2017-07-01T13:41:00Z">
              <w:r w:rsidRPr="00404743" w:rsidDel="008956EC">
                <w:rPr>
                  <w:szCs w:val="24"/>
                  <w:lang w:val="es-ES_tradnl"/>
                </w:rPr>
                <w:delText>Vacío</w:delText>
              </w:r>
              <w:bookmarkStart w:id="1219" w:name="_Toc486874123"/>
              <w:bookmarkEnd w:id="1219"/>
            </w:del>
          </w:p>
        </w:tc>
        <w:tc>
          <w:tcPr>
            <w:tcW w:w="2230" w:type="dxa"/>
          </w:tcPr>
          <w:p w14:paraId="38297596" w14:textId="7F6718BF" w:rsidR="004B053F" w:rsidRPr="00404743"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220" w:author="Raul García Fernández" w:date="2017-07-01T13:41:00Z"/>
                <w:szCs w:val="24"/>
                <w:lang w:val="es-ES_tradnl"/>
              </w:rPr>
            </w:pPr>
            <w:del w:id="1221" w:author="Raul García Fernández" w:date="2017-07-01T13:41:00Z">
              <w:r w:rsidRPr="00404743" w:rsidDel="008956EC">
                <w:rPr>
                  <w:szCs w:val="24"/>
                  <w:lang w:val="es-ES_tradnl"/>
                </w:rPr>
                <w:delText>Devuelve un mensaje con el conjunto de identidades de proyectos</w:delText>
              </w:r>
              <w:bookmarkStart w:id="1222" w:name="_Toc486874124"/>
              <w:bookmarkEnd w:id="1222"/>
            </w:del>
          </w:p>
        </w:tc>
        <w:bookmarkStart w:id="1223" w:name="_Toc486874125"/>
        <w:bookmarkEnd w:id="1223"/>
      </w:tr>
      <w:tr w:rsidR="004B053F" w:rsidDel="008956EC" w14:paraId="60DDAE51" w14:textId="36383843" w:rsidTr="0042412D">
        <w:trPr>
          <w:cnfStyle w:val="000000100000" w:firstRow="0" w:lastRow="0" w:firstColumn="0" w:lastColumn="0" w:oddVBand="0" w:evenVBand="0" w:oddHBand="1" w:evenHBand="0" w:firstRowFirstColumn="0" w:firstRowLastColumn="0" w:lastRowFirstColumn="0" w:lastRowLastColumn="0"/>
          <w:jc w:val="center"/>
          <w:del w:id="122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34634EE8" w14:textId="052BC1DE" w:rsidR="004B053F" w:rsidRPr="008A1BB7" w:rsidDel="008956EC" w:rsidRDefault="004B053F" w:rsidP="0042412D">
            <w:pPr>
              <w:jc w:val="center"/>
              <w:rPr>
                <w:del w:id="1225" w:author="Raul García Fernández" w:date="2017-07-01T13:41:00Z"/>
                <w:szCs w:val="24"/>
                <w:lang w:val="en-US"/>
              </w:rPr>
            </w:pPr>
            <w:del w:id="1226" w:author="Raul García Fernández" w:date="2017-07-01T13:41:00Z">
              <w:r w:rsidRPr="008A1BB7" w:rsidDel="008956EC">
                <w:rPr>
                  <w:color w:val="auto"/>
                  <w:szCs w:val="24"/>
                  <w:lang w:val="en-US"/>
                </w:rPr>
                <w:delText>/{idUser}/all</w:delText>
              </w:r>
              <w:r w:rsidRPr="008A1BB7" w:rsidDel="008956EC">
                <w:rPr>
                  <w:szCs w:val="24"/>
                  <w:lang w:val="en-US"/>
                </w:rPr>
                <w:delText>Execution</w:delText>
              </w:r>
              <w:bookmarkStart w:id="1227" w:name="_Toc486874126"/>
              <w:bookmarkEnd w:id="1227"/>
            </w:del>
          </w:p>
          <w:p w14:paraId="60D6DF10" w14:textId="28ABA6F7" w:rsidR="004B053F" w:rsidRPr="008A1BB7" w:rsidDel="008956EC" w:rsidRDefault="004B053F" w:rsidP="0042412D">
            <w:pPr>
              <w:jc w:val="center"/>
              <w:rPr>
                <w:del w:id="1228" w:author="Raul García Fernández" w:date="2017-07-01T13:41:00Z"/>
                <w:color w:val="auto"/>
                <w:szCs w:val="24"/>
                <w:lang w:val="en-US"/>
              </w:rPr>
            </w:pPr>
            <w:del w:id="1229" w:author="Raul García Fernández" w:date="2017-07-01T13:41:00Z">
              <w:r w:rsidRPr="008A1BB7" w:rsidDel="008956EC">
                <w:rPr>
                  <w:szCs w:val="24"/>
                  <w:lang w:val="en-US"/>
                </w:rPr>
                <w:delText>(HTTP method:GET)</w:delText>
              </w:r>
              <w:bookmarkStart w:id="1230" w:name="_Toc486874127"/>
              <w:bookmarkEnd w:id="1230"/>
            </w:del>
          </w:p>
        </w:tc>
        <w:tc>
          <w:tcPr>
            <w:tcW w:w="2246" w:type="dxa"/>
          </w:tcPr>
          <w:p w14:paraId="2E385F47" w14:textId="2F1C79FE" w:rsidR="004B053F" w:rsidRPr="00404743"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231" w:author="Raul García Fernández" w:date="2017-07-01T13:41:00Z"/>
                <w:szCs w:val="24"/>
                <w:lang w:val="es-ES_tradnl"/>
              </w:rPr>
            </w:pPr>
            <w:del w:id="1232" w:author="Raul García Fernández" w:date="2017-07-01T13:41:00Z">
              <w:r w:rsidRPr="00404743" w:rsidDel="008956EC">
                <w:rPr>
                  <w:szCs w:val="24"/>
                  <w:lang w:val="es-ES_tradnl"/>
                </w:rPr>
                <w:delText>Devuelve todas las ejecuciones del sistema</w:delText>
              </w:r>
              <w:bookmarkStart w:id="1233" w:name="_Toc486874128"/>
              <w:bookmarkEnd w:id="1233"/>
            </w:del>
          </w:p>
        </w:tc>
        <w:tc>
          <w:tcPr>
            <w:tcW w:w="2219" w:type="dxa"/>
          </w:tcPr>
          <w:p w14:paraId="43ABE0F0" w14:textId="52E2A564" w:rsidR="004B053F" w:rsidRPr="00404743"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234" w:author="Raul García Fernández" w:date="2017-07-01T13:41:00Z"/>
                <w:szCs w:val="24"/>
                <w:lang w:val="es-ES_tradnl"/>
              </w:rPr>
            </w:pPr>
            <w:del w:id="1235" w:author="Raul García Fernández" w:date="2017-07-01T13:41:00Z">
              <w:r w:rsidRPr="00404743" w:rsidDel="008956EC">
                <w:rPr>
                  <w:szCs w:val="24"/>
                  <w:lang w:val="es-ES_tradnl"/>
                </w:rPr>
                <w:delText>Vacío</w:delText>
              </w:r>
              <w:bookmarkStart w:id="1236" w:name="_Toc486874129"/>
              <w:bookmarkEnd w:id="1236"/>
            </w:del>
          </w:p>
        </w:tc>
        <w:tc>
          <w:tcPr>
            <w:tcW w:w="2230" w:type="dxa"/>
          </w:tcPr>
          <w:p w14:paraId="33E12F3B" w14:textId="192B891F" w:rsidR="004B053F" w:rsidRPr="00404743"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237" w:author="Raul García Fernández" w:date="2017-07-01T13:41:00Z"/>
                <w:szCs w:val="24"/>
                <w:lang w:val="es-ES_tradnl"/>
              </w:rPr>
            </w:pPr>
            <w:del w:id="1238" w:author="Raul García Fernández" w:date="2017-07-01T13:41:00Z">
              <w:r w:rsidRPr="00404743" w:rsidDel="008956EC">
                <w:rPr>
                  <w:szCs w:val="24"/>
                  <w:lang w:val="es-ES_tradnl"/>
                </w:rPr>
                <w:delText>Devuelve un mensaje con el conjunto de identidades de ejecuciones</w:delText>
              </w:r>
              <w:bookmarkStart w:id="1239" w:name="_Toc486874130"/>
              <w:bookmarkEnd w:id="1239"/>
            </w:del>
          </w:p>
        </w:tc>
        <w:bookmarkStart w:id="1240" w:name="_Toc486874131"/>
        <w:bookmarkEnd w:id="1240"/>
      </w:tr>
    </w:tbl>
    <w:p w14:paraId="337548FF" w14:textId="25D33F8D" w:rsidR="004B053F" w:rsidDel="008956EC" w:rsidRDefault="004B053F" w:rsidP="004B053F">
      <w:pPr>
        <w:rPr>
          <w:del w:id="1241" w:author="Raul García Fernández" w:date="2017-07-01T13:41:00Z"/>
          <w:lang w:val="es-ES_tradnl"/>
        </w:rPr>
      </w:pPr>
      <w:bookmarkStart w:id="1242" w:name="_Toc486874132"/>
      <w:bookmarkEnd w:id="1242"/>
    </w:p>
    <w:p w14:paraId="357E23DF" w14:textId="4A97B4B8" w:rsidR="004B053F" w:rsidRPr="00D43281" w:rsidDel="008956EC" w:rsidRDefault="004B053F" w:rsidP="004B053F">
      <w:pPr>
        <w:pStyle w:val="Ttulo3"/>
        <w:numPr>
          <w:ilvl w:val="2"/>
          <w:numId w:val="34"/>
        </w:numPr>
        <w:rPr>
          <w:del w:id="1243" w:author="Raul García Fernández" w:date="2017-07-01T13:41:00Z"/>
          <w:lang w:val="es-ES_tradnl"/>
        </w:rPr>
      </w:pPr>
      <w:del w:id="1244" w:author="Raul García Fernández" w:date="2017-07-01T13:41:00Z">
        <w:r w:rsidDel="008956EC">
          <w:rPr>
            <w:lang w:val="es-ES_tradnl"/>
          </w:rPr>
          <w:delText>Navegación:</w:delText>
        </w:r>
        <w:bookmarkStart w:id="1245" w:name="_Toc486874133"/>
        <w:bookmarkEnd w:id="1245"/>
      </w:del>
    </w:p>
    <w:p w14:paraId="4332F58F" w14:textId="5CD1BBE3" w:rsidR="004B053F" w:rsidDel="008956EC" w:rsidRDefault="004B053F" w:rsidP="004B053F">
      <w:pPr>
        <w:ind w:firstLine="708"/>
        <w:rPr>
          <w:del w:id="1246" w:author="Raul García Fernández" w:date="2017-07-01T13:41:00Z"/>
          <w:lang w:val="es-ES_tradnl"/>
        </w:rPr>
      </w:pPr>
      <w:del w:id="1247" w:author="Raul García Fernández" w:date="2017-07-01T13:41:00Z">
        <w:r w:rsidRPr="00D814BD" w:rsidDel="008956EC">
          <w:rPr>
            <w:lang w:val="es-ES_tradnl"/>
          </w:rPr>
          <w:delText xml:space="preserve">Todas estas acciones llevan por delante el comando </w:delText>
        </w:r>
        <w:r w:rsidRPr="00D814BD" w:rsidDel="008956EC">
          <w:rPr>
            <w:b/>
            <w:lang w:val="es-ES_tradnl"/>
          </w:rPr>
          <w:delText>“/</w:delText>
        </w:r>
        <w:r w:rsidDel="008956EC">
          <w:rPr>
            <w:b/>
            <w:lang w:val="es-ES_tradnl"/>
          </w:rPr>
          <w:delText>path</w:delText>
        </w:r>
        <w:r w:rsidRPr="00D814BD" w:rsidDel="008956EC">
          <w:rPr>
            <w:b/>
            <w:lang w:val="es-ES_tradnl"/>
          </w:rPr>
          <w:delText>/”</w:delText>
        </w:r>
        <w:r w:rsidRPr="00D814BD" w:rsidDel="008956EC">
          <w:rPr>
            <w:lang w:val="es-ES_tradnl"/>
          </w:rPr>
          <w:delText xml:space="preserve"> se deberá de concatenar por delante para que acción funcione </w:delText>
        </w:r>
        <w:r w:rsidRPr="00D814BD" w:rsidDel="008956EC">
          <w:rPr>
            <w:b/>
            <w:lang w:val="es-ES_tradnl"/>
          </w:rPr>
          <w:delText>(dir+/</w:delText>
        </w:r>
        <w:r w:rsidDel="008956EC">
          <w:rPr>
            <w:b/>
            <w:lang w:val="es-ES_tradnl"/>
          </w:rPr>
          <w:delText>path</w:delText>
        </w:r>
        <w:r w:rsidRPr="00D814BD" w:rsidDel="008956EC">
          <w:rPr>
            <w:b/>
            <w:lang w:val="es-ES_tradnl"/>
          </w:rPr>
          <w:delText>/+accion)</w:delText>
        </w:r>
        <w:r w:rsidRPr="00D814BD" w:rsidDel="008956EC">
          <w:rPr>
            <w:lang w:val="es-ES_tradnl"/>
          </w:rPr>
          <w:delText>.</w:delText>
        </w:r>
        <w:bookmarkStart w:id="1248" w:name="_Toc486874134"/>
        <w:bookmarkEnd w:id="1248"/>
      </w:del>
    </w:p>
    <w:p w14:paraId="150336BC" w14:textId="7521ED25" w:rsidR="004B053F" w:rsidRPr="00D8786C" w:rsidDel="008956EC" w:rsidRDefault="004B053F" w:rsidP="004B053F">
      <w:pPr>
        <w:ind w:firstLine="708"/>
        <w:rPr>
          <w:del w:id="1249" w:author="Raul García Fernández" w:date="2017-07-01T13:41:00Z"/>
          <w:lang w:val="es-ES_tradnl"/>
        </w:rPr>
      </w:pPr>
      <w:bookmarkStart w:id="1250" w:name="_Toc486874135"/>
      <w:bookmarkEnd w:id="1250"/>
    </w:p>
    <w:p w14:paraId="37577E39" w14:textId="478F1EB3" w:rsidR="004B053F" w:rsidDel="008956EC" w:rsidRDefault="004B053F" w:rsidP="004B053F">
      <w:pPr>
        <w:pStyle w:val="Descripcin"/>
        <w:keepNext/>
        <w:rPr>
          <w:del w:id="1251" w:author="Raul García Fernández" w:date="2017-07-01T13:41:00Z"/>
        </w:rPr>
      </w:pPr>
      <w:bookmarkStart w:id="1252" w:name="_Toc480479800"/>
      <w:bookmarkStart w:id="1253" w:name="_Toc481607031"/>
      <w:del w:id="1254" w:author="Raul García Fernández" w:date="2017-07-01T13:41:00Z">
        <w:r w:rsidDel="008956EC">
          <w:delText xml:space="preserve">Tabla </w:delText>
        </w:r>
        <w:r w:rsidDel="008956EC">
          <w:fldChar w:fldCharType="begin"/>
        </w:r>
        <w:r w:rsidDel="008956EC">
          <w:delInstrText xml:space="preserve"> STYLEREF 1 \s </w:delInstrText>
        </w:r>
        <w:r w:rsidDel="008956EC">
          <w:fldChar w:fldCharType="separate"/>
        </w:r>
        <w:r w:rsidDel="008956EC">
          <w:rPr>
            <w:noProof/>
          </w:rPr>
          <w:delText>4</w:delText>
        </w:r>
        <w:r w:rsidDel="008956EC">
          <w:rPr>
            <w:noProof/>
          </w:rPr>
          <w:fldChar w:fldCharType="end"/>
        </w:r>
        <w:r w:rsidDel="008956EC">
          <w:noBreakHyphen/>
        </w:r>
        <w:r w:rsidDel="008956EC">
          <w:fldChar w:fldCharType="begin"/>
        </w:r>
        <w:r w:rsidDel="008956EC">
          <w:delInstrText xml:space="preserve"> SEQ Tabla \* ARABIC \s 1 </w:delInstrText>
        </w:r>
        <w:r w:rsidDel="008956EC">
          <w:fldChar w:fldCharType="separate"/>
        </w:r>
        <w:r w:rsidDel="008956EC">
          <w:rPr>
            <w:noProof/>
          </w:rPr>
          <w:delText>9</w:delText>
        </w:r>
        <w:r w:rsidDel="008956EC">
          <w:rPr>
            <w:noProof/>
          </w:rPr>
          <w:fldChar w:fldCharType="end"/>
        </w:r>
        <w:r w:rsidDel="008956EC">
          <w:delText>.</w:delText>
        </w:r>
        <w:r w:rsidRPr="00251945" w:rsidDel="008956EC">
          <w:delText>Protocolo repositorio</w:delText>
        </w:r>
        <w:r w:rsidDel="008956EC">
          <w:delText>: Navegación</w:delText>
        </w:r>
        <w:bookmarkStart w:id="1255" w:name="_Toc486874136"/>
        <w:bookmarkEnd w:id="1252"/>
        <w:bookmarkEnd w:id="1253"/>
        <w:bookmarkEnd w:id="1255"/>
      </w:del>
    </w:p>
    <w:tbl>
      <w:tblPr>
        <w:tblStyle w:val="Tabladecuadrcula6concolores1"/>
        <w:tblW w:w="0" w:type="auto"/>
        <w:jc w:val="center"/>
        <w:tblLook w:val="04A0" w:firstRow="1" w:lastRow="0" w:firstColumn="1" w:lastColumn="0" w:noHBand="0" w:noVBand="1"/>
      </w:tblPr>
      <w:tblGrid>
        <w:gridCol w:w="2888"/>
        <w:gridCol w:w="2089"/>
        <w:gridCol w:w="2024"/>
        <w:gridCol w:w="2060"/>
      </w:tblGrid>
      <w:tr w:rsidR="004B053F" w:rsidDel="008956EC" w14:paraId="2BE9B183" w14:textId="43B93DEF" w:rsidTr="0042412D">
        <w:trPr>
          <w:cnfStyle w:val="100000000000" w:firstRow="1" w:lastRow="0" w:firstColumn="0" w:lastColumn="0" w:oddVBand="0" w:evenVBand="0" w:oddHBand="0" w:evenHBand="0" w:firstRowFirstColumn="0" w:firstRowLastColumn="0" w:lastRowFirstColumn="0" w:lastRowLastColumn="0"/>
          <w:trHeight w:val="425"/>
          <w:jc w:val="center"/>
          <w:del w:id="125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329225D4" w14:textId="141A7D8D" w:rsidR="004B053F" w:rsidRPr="00D814BD" w:rsidDel="008956EC" w:rsidRDefault="004B053F" w:rsidP="0042412D">
            <w:pPr>
              <w:jc w:val="center"/>
              <w:rPr>
                <w:del w:id="1257" w:author="Raul García Fernández" w:date="2017-07-01T13:41:00Z"/>
                <w:szCs w:val="24"/>
                <w:lang w:val="es-ES_tradnl"/>
              </w:rPr>
            </w:pPr>
            <w:del w:id="1258" w:author="Raul García Fernández" w:date="2017-07-01T13:41:00Z">
              <w:r w:rsidRPr="00D814BD" w:rsidDel="008956EC">
                <w:rPr>
                  <w:szCs w:val="24"/>
                  <w:lang w:val="es-ES_tradnl"/>
                </w:rPr>
                <w:delText>Método</w:delText>
              </w:r>
              <w:bookmarkStart w:id="1259" w:name="_Toc486874137"/>
              <w:bookmarkEnd w:id="1259"/>
            </w:del>
          </w:p>
        </w:tc>
        <w:tc>
          <w:tcPr>
            <w:tcW w:w="2303" w:type="dxa"/>
          </w:tcPr>
          <w:p w14:paraId="2BC1F6AE" w14:textId="1785BC1D" w:rsidR="004B053F" w:rsidRPr="00D814BD"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260" w:author="Raul García Fernández" w:date="2017-07-01T13:41:00Z"/>
                <w:szCs w:val="24"/>
                <w:lang w:val="es-ES_tradnl"/>
              </w:rPr>
            </w:pPr>
            <w:del w:id="1261" w:author="Raul García Fernández" w:date="2017-07-01T13:41:00Z">
              <w:r w:rsidRPr="00D814BD" w:rsidDel="008956EC">
                <w:rPr>
                  <w:szCs w:val="24"/>
                  <w:lang w:val="es-ES_tradnl"/>
                </w:rPr>
                <w:delText>Descripción</w:delText>
              </w:r>
              <w:bookmarkStart w:id="1262" w:name="_Toc486874138"/>
              <w:bookmarkEnd w:id="1262"/>
            </w:del>
          </w:p>
        </w:tc>
        <w:tc>
          <w:tcPr>
            <w:tcW w:w="2303" w:type="dxa"/>
          </w:tcPr>
          <w:p w14:paraId="4B2141AF" w14:textId="7200E3AB" w:rsidR="004B053F" w:rsidRPr="00D814BD"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263" w:author="Raul García Fernández" w:date="2017-07-01T13:41:00Z"/>
                <w:szCs w:val="24"/>
                <w:lang w:val="es-ES_tradnl"/>
              </w:rPr>
            </w:pPr>
            <w:del w:id="1264" w:author="Raul García Fernández" w:date="2017-07-01T13:41:00Z">
              <w:r w:rsidRPr="00D814BD" w:rsidDel="008956EC">
                <w:rPr>
                  <w:szCs w:val="24"/>
                  <w:lang w:val="es-ES_tradnl"/>
                </w:rPr>
                <w:delText>Entradas</w:delText>
              </w:r>
              <w:bookmarkStart w:id="1265" w:name="_Toc486874139"/>
              <w:bookmarkEnd w:id="1265"/>
            </w:del>
          </w:p>
          <w:p w14:paraId="55E1B38F" w14:textId="3C051E9C" w:rsidR="004B053F" w:rsidRPr="00D814BD"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266" w:author="Raul García Fernández" w:date="2017-07-01T13:41:00Z"/>
                <w:szCs w:val="24"/>
                <w:lang w:val="es-ES_tradnl"/>
              </w:rPr>
            </w:pPr>
            <w:del w:id="1267" w:author="Raul García Fernández" w:date="2017-07-01T13:41:00Z">
              <w:r w:rsidRPr="00D814BD" w:rsidDel="008956EC">
                <w:rPr>
                  <w:szCs w:val="24"/>
                  <w:lang w:val="es-ES_tradnl"/>
                </w:rPr>
                <w:delText>(Body)</w:delText>
              </w:r>
              <w:bookmarkStart w:id="1268" w:name="_Toc486874140"/>
              <w:bookmarkEnd w:id="1268"/>
            </w:del>
          </w:p>
        </w:tc>
        <w:tc>
          <w:tcPr>
            <w:tcW w:w="2303" w:type="dxa"/>
          </w:tcPr>
          <w:p w14:paraId="4EB25EBF" w14:textId="20F074B0" w:rsidR="004B053F" w:rsidRPr="00D814BD" w:rsidDel="008956EC" w:rsidRDefault="004B053F" w:rsidP="0042412D">
            <w:pPr>
              <w:jc w:val="center"/>
              <w:cnfStyle w:val="100000000000" w:firstRow="1" w:lastRow="0" w:firstColumn="0" w:lastColumn="0" w:oddVBand="0" w:evenVBand="0" w:oddHBand="0" w:evenHBand="0" w:firstRowFirstColumn="0" w:firstRowLastColumn="0" w:lastRowFirstColumn="0" w:lastRowLastColumn="0"/>
              <w:rPr>
                <w:del w:id="1269" w:author="Raul García Fernández" w:date="2017-07-01T13:41:00Z"/>
                <w:szCs w:val="24"/>
                <w:lang w:val="es-ES_tradnl"/>
              </w:rPr>
            </w:pPr>
            <w:del w:id="1270" w:author="Raul García Fernández" w:date="2017-07-01T13:41:00Z">
              <w:r w:rsidRPr="00D814BD" w:rsidDel="008956EC">
                <w:rPr>
                  <w:szCs w:val="24"/>
                  <w:lang w:val="es-ES_tradnl"/>
                </w:rPr>
                <w:delText>Salida</w:delText>
              </w:r>
              <w:bookmarkStart w:id="1271" w:name="_Toc486874141"/>
              <w:bookmarkEnd w:id="1271"/>
            </w:del>
          </w:p>
        </w:tc>
        <w:bookmarkStart w:id="1272" w:name="_Toc486874142"/>
        <w:bookmarkEnd w:id="1272"/>
      </w:tr>
      <w:tr w:rsidR="004B053F" w:rsidDel="008956EC" w14:paraId="07EBDA9A" w14:textId="47E67646" w:rsidTr="0042412D">
        <w:trPr>
          <w:cnfStyle w:val="000000100000" w:firstRow="0" w:lastRow="0" w:firstColumn="0" w:lastColumn="0" w:oddVBand="0" w:evenVBand="0" w:oddHBand="1" w:evenHBand="0" w:firstRowFirstColumn="0" w:firstRowLastColumn="0" w:lastRowFirstColumn="0" w:lastRowLastColumn="0"/>
          <w:trHeight w:val="2154"/>
          <w:jc w:val="center"/>
          <w:del w:id="1273"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3F4BA630" w14:textId="242E4D97" w:rsidR="004B053F" w:rsidRPr="008A1BB7" w:rsidDel="008956EC" w:rsidRDefault="004B053F" w:rsidP="0042412D">
            <w:pPr>
              <w:jc w:val="center"/>
              <w:rPr>
                <w:del w:id="1274" w:author="Raul García Fernández" w:date="2017-07-01T13:41:00Z"/>
                <w:szCs w:val="24"/>
                <w:lang w:val="en-US"/>
              </w:rPr>
            </w:pPr>
            <w:del w:id="1275" w:author="Raul García Fernández" w:date="2017-07-01T13:41:00Z">
              <w:r w:rsidRPr="008A1BB7" w:rsidDel="008956EC">
                <w:rPr>
                  <w:szCs w:val="24"/>
                  <w:lang w:val="en-US"/>
                </w:rPr>
                <w:delText>/{idUser}/main</w:delText>
              </w:r>
              <w:bookmarkStart w:id="1276" w:name="_Toc486874143"/>
              <w:bookmarkEnd w:id="1276"/>
            </w:del>
          </w:p>
          <w:p w14:paraId="543350BC" w14:textId="42BF6357" w:rsidR="004B053F" w:rsidRPr="008A1BB7" w:rsidDel="008956EC" w:rsidRDefault="004B053F" w:rsidP="0042412D">
            <w:pPr>
              <w:jc w:val="center"/>
              <w:rPr>
                <w:del w:id="1277" w:author="Raul García Fernández" w:date="2017-07-01T13:41:00Z"/>
                <w:szCs w:val="24"/>
                <w:lang w:val="en-US"/>
              </w:rPr>
            </w:pPr>
            <w:del w:id="1278" w:author="Raul García Fernández" w:date="2017-07-01T13:41:00Z">
              <w:r w:rsidRPr="008A1BB7" w:rsidDel="008956EC">
                <w:rPr>
                  <w:szCs w:val="24"/>
                  <w:lang w:val="en-US"/>
                </w:rPr>
                <w:delText>(HTTP method:GET)</w:delText>
              </w:r>
              <w:bookmarkStart w:id="1279" w:name="_Toc486874144"/>
              <w:bookmarkEnd w:id="1279"/>
            </w:del>
          </w:p>
        </w:tc>
        <w:tc>
          <w:tcPr>
            <w:tcW w:w="2303" w:type="dxa"/>
          </w:tcPr>
          <w:p w14:paraId="4FAD1935" w14:textId="5C0EDF09" w:rsidR="004B053F" w:rsidRPr="00D814BD"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280" w:author="Raul García Fernández" w:date="2017-07-01T13:41:00Z"/>
                <w:szCs w:val="24"/>
                <w:lang w:val="es-ES_tradnl"/>
              </w:rPr>
            </w:pPr>
            <w:del w:id="1281" w:author="Raul García Fernández" w:date="2017-07-01T13:41:00Z">
              <w:r w:rsidRPr="00D814BD" w:rsidDel="008956EC">
                <w:rPr>
                  <w:szCs w:val="24"/>
                  <w:lang w:val="es-ES_tradnl"/>
                </w:rPr>
                <w:delText>Devuelve los proyectos públicos y los grupos superiores del usuario</w:delText>
              </w:r>
              <w:bookmarkStart w:id="1282" w:name="_Toc486874145"/>
              <w:bookmarkEnd w:id="1282"/>
            </w:del>
          </w:p>
        </w:tc>
        <w:tc>
          <w:tcPr>
            <w:tcW w:w="2303" w:type="dxa"/>
          </w:tcPr>
          <w:p w14:paraId="3EACE916" w14:textId="2DB42680" w:rsidR="004B053F" w:rsidRPr="00D814BD"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283" w:author="Raul García Fernández" w:date="2017-07-01T13:41:00Z"/>
                <w:szCs w:val="24"/>
                <w:lang w:val="es-ES_tradnl"/>
              </w:rPr>
            </w:pPr>
            <w:del w:id="1284" w:author="Raul García Fernández" w:date="2017-07-01T13:41:00Z">
              <w:r w:rsidRPr="00D814BD" w:rsidDel="008956EC">
                <w:rPr>
                  <w:szCs w:val="24"/>
                  <w:lang w:val="es-ES_tradnl"/>
                </w:rPr>
                <w:delText>Vacío</w:delText>
              </w:r>
              <w:bookmarkStart w:id="1285" w:name="_Toc486874146"/>
              <w:bookmarkEnd w:id="1285"/>
            </w:del>
          </w:p>
        </w:tc>
        <w:tc>
          <w:tcPr>
            <w:tcW w:w="2303" w:type="dxa"/>
          </w:tcPr>
          <w:p w14:paraId="0A76BAE0" w14:textId="7297E2D8" w:rsidR="004B053F" w:rsidRPr="00D814BD"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286" w:author="Raul García Fernández" w:date="2017-07-01T13:41:00Z"/>
                <w:szCs w:val="24"/>
                <w:lang w:val="es-ES_tradnl"/>
              </w:rPr>
            </w:pPr>
            <w:del w:id="1287" w:author="Raul García Fernández" w:date="2017-07-01T13:41:00Z">
              <w:r w:rsidRPr="00D814BD" w:rsidDel="008956EC">
                <w:rPr>
                  <w:szCs w:val="24"/>
                  <w:lang w:val="es-ES_tradnl"/>
                </w:rPr>
                <w:delText>Devuelve un mensaje con todas las identidades de proyectos y grupos que contiene la navegación actual</w:delText>
              </w:r>
              <w:bookmarkStart w:id="1288" w:name="_Toc486874147"/>
              <w:bookmarkEnd w:id="1288"/>
            </w:del>
          </w:p>
        </w:tc>
        <w:bookmarkStart w:id="1289" w:name="_Toc486874148"/>
        <w:bookmarkEnd w:id="1289"/>
      </w:tr>
      <w:tr w:rsidR="004B053F" w:rsidDel="008956EC" w14:paraId="7507FB88" w14:textId="08951E78" w:rsidTr="0042412D">
        <w:trPr>
          <w:jc w:val="center"/>
          <w:del w:id="129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7E2DF466" w14:textId="0C69EB4B" w:rsidR="004B053F" w:rsidRPr="008A1BB7" w:rsidDel="008956EC" w:rsidRDefault="004B053F" w:rsidP="0042412D">
            <w:pPr>
              <w:jc w:val="center"/>
              <w:rPr>
                <w:del w:id="1291" w:author="Raul García Fernández" w:date="2017-07-01T13:41:00Z"/>
                <w:szCs w:val="24"/>
                <w:lang w:val="en-US"/>
              </w:rPr>
            </w:pPr>
            <w:del w:id="1292" w:author="Raul García Fernández" w:date="2017-07-01T13:41:00Z">
              <w:r w:rsidRPr="008A1BB7" w:rsidDel="008956EC">
                <w:rPr>
                  <w:szCs w:val="24"/>
                  <w:lang w:val="en-US"/>
                </w:rPr>
                <w:delText>/{idUser}/enter/{groupID}</w:delText>
              </w:r>
              <w:bookmarkStart w:id="1293" w:name="_Toc486874149"/>
              <w:bookmarkEnd w:id="1293"/>
            </w:del>
          </w:p>
          <w:p w14:paraId="4405DE92" w14:textId="48C12B41" w:rsidR="004B053F" w:rsidRPr="008A1BB7" w:rsidDel="008956EC" w:rsidRDefault="004B053F" w:rsidP="0042412D">
            <w:pPr>
              <w:jc w:val="center"/>
              <w:rPr>
                <w:del w:id="1294" w:author="Raul García Fernández" w:date="2017-07-01T13:41:00Z"/>
                <w:szCs w:val="24"/>
                <w:lang w:val="en-US"/>
              </w:rPr>
            </w:pPr>
            <w:del w:id="1295" w:author="Raul García Fernández" w:date="2017-07-01T13:41:00Z">
              <w:r w:rsidRPr="008A1BB7" w:rsidDel="008956EC">
                <w:rPr>
                  <w:szCs w:val="24"/>
                  <w:lang w:val="en-US"/>
                </w:rPr>
                <w:delText>(HTTP method:GET)</w:delText>
              </w:r>
              <w:bookmarkStart w:id="1296" w:name="_Toc486874150"/>
              <w:bookmarkEnd w:id="1296"/>
            </w:del>
          </w:p>
        </w:tc>
        <w:tc>
          <w:tcPr>
            <w:tcW w:w="2303" w:type="dxa"/>
          </w:tcPr>
          <w:p w14:paraId="30386813" w14:textId="21236F6A" w:rsidR="004B053F" w:rsidRPr="00D814BD"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297" w:author="Raul García Fernández" w:date="2017-07-01T13:41:00Z"/>
                <w:szCs w:val="24"/>
                <w:lang w:val="es-ES_tradnl"/>
              </w:rPr>
            </w:pPr>
            <w:del w:id="1298" w:author="Raul García Fernández" w:date="2017-07-01T13:41:00Z">
              <w:r w:rsidRPr="00D814BD" w:rsidDel="008956EC">
                <w:rPr>
                  <w:szCs w:val="24"/>
                  <w:lang w:val="es-ES_tradnl"/>
                </w:rPr>
                <w:delText>Devuelve todos los proyectos y grupos que puede visualizar el usuario</w:delText>
              </w:r>
              <w:bookmarkStart w:id="1299" w:name="_Toc486874151"/>
              <w:bookmarkEnd w:id="1299"/>
            </w:del>
          </w:p>
        </w:tc>
        <w:tc>
          <w:tcPr>
            <w:tcW w:w="2303" w:type="dxa"/>
          </w:tcPr>
          <w:p w14:paraId="7EFD5CFE" w14:textId="33D941CD" w:rsidR="004B053F" w:rsidRPr="00D814BD"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300" w:author="Raul García Fernández" w:date="2017-07-01T13:41:00Z"/>
                <w:szCs w:val="24"/>
                <w:lang w:val="es-ES_tradnl"/>
              </w:rPr>
            </w:pPr>
            <w:del w:id="1301" w:author="Raul García Fernández" w:date="2017-07-01T13:41:00Z">
              <w:r w:rsidRPr="00D814BD" w:rsidDel="008956EC">
                <w:rPr>
                  <w:szCs w:val="24"/>
                  <w:lang w:val="es-ES_tradnl"/>
                </w:rPr>
                <w:delText>Vacío</w:delText>
              </w:r>
              <w:bookmarkStart w:id="1302" w:name="_Toc486874152"/>
              <w:bookmarkEnd w:id="1302"/>
            </w:del>
          </w:p>
        </w:tc>
        <w:tc>
          <w:tcPr>
            <w:tcW w:w="2303" w:type="dxa"/>
          </w:tcPr>
          <w:p w14:paraId="58E57009" w14:textId="430742A9" w:rsidR="004B053F" w:rsidRPr="00D814BD" w:rsidDel="008956EC" w:rsidRDefault="004B053F" w:rsidP="0042412D">
            <w:pPr>
              <w:jc w:val="center"/>
              <w:cnfStyle w:val="000000000000" w:firstRow="0" w:lastRow="0" w:firstColumn="0" w:lastColumn="0" w:oddVBand="0" w:evenVBand="0" w:oddHBand="0" w:evenHBand="0" w:firstRowFirstColumn="0" w:firstRowLastColumn="0" w:lastRowFirstColumn="0" w:lastRowLastColumn="0"/>
              <w:rPr>
                <w:del w:id="1303" w:author="Raul García Fernández" w:date="2017-07-01T13:41:00Z"/>
                <w:szCs w:val="24"/>
                <w:lang w:val="es-ES_tradnl"/>
              </w:rPr>
            </w:pPr>
            <w:del w:id="1304" w:author="Raul García Fernández" w:date="2017-07-01T13:41:00Z">
              <w:r w:rsidRPr="00D814BD" w:rsidDel="008956EC">
                <w:rPr>
                  <w:szCs w:val="24"/>
                  <w:lang w:val="es-ES_tradnl"/>
                </w:rPr>
                <w:delText>Devuelve un mensaje con todas las identidades de proyectos y grupos que contiene la navegación actual</w:delText>
              </w:r>
              <w:bookmarkStart w:id="1305" w:name="_Toc486874153"/>
              <w:bookmarkEnd w:id="1305"/>
            </w:del>
          </w:p>
        </w:tc>
        <w:bookmarkStart w:id="1306" w:name="_Toc486874154"/>
        <w:bookmarkEnd w:id="1306"/>
      </w:tr>
      <w:tr w:rsidR="004B053F" w:rsidDel="008956EC" w14:paraId="68A75BFC" w14:textId="3CB154DB" w:rsidTr="0042412D">
        <w:trPr>
          <w:cnfStyle w:val="000000100000" w:firstRow="0" w:lastRow="0" w:firstColumn="0" w:lastColumn="0" w:oddVBand="0" w:evenVBand="0" w:oddHBand="1" w:evenHBand="0" w:firstRowFirstColumn="0" w:firstRowLastColumn="0" w:lastRowFirstColumn="0" w:lastRowLastColumn="0"/>
          <w:jc w:val="center"/>
          <w:del w:id="1307"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4E4990AF" w14:textId="3C7D41C7" w:rsidR="004B053F" w:rsidRPr="008A1BB7" w:rsidDel="008956EC" w:rsidRDefault="004B053F" w:rsidP="0042412D">
            <w:pPr>
              <w:jc w:val="center"/>
              <w:rPr>
                <w:del w:id="1308" w:author="Raul García Fernández" w:date="2017-07-01T13:41:00Z"/>
                <w:szCs w:val="24"/>
                <w:lang w:val="en-US"/>
              </w:rPr>
            </w:pPr>
            <w:del w:id="1309" w:author="Raul García Fernández" w:date="2017-07-01T13:41:00Z">
              <w:r w:rsidRPr="008A1BB7" w:rsidDel="008956EC">
                <w:rPr>
                  <w:szCs w:val="24"/>
                  <w:lang w:val="en-US"/>
                </w:rPr>
                <w:delText>/{idUser}/public</w:delText>
              </w:r>
              <w:bookmarkStart w:id="1310" w:name="_Toc486874155"/>
              <w:bookmarkEnd w:id="1310"/>
            </w:del>
          </w:p>
          <w:p w14:paraId="77406236" w14:textId="42E00C83" w:rsidR="004B053F" w:rsidRPr="008A1BB7" w:rsidDel="008956EC" w:rsidRDefault="004B053F" w:rsidP="0042412D">
            <w:pPr>
              <w:jc w:val="center"/>
              <w:rPr>
                <w:del w:id="1311" w:author="Raul García Fernández" w:date="2017-07-01T13:41:00Z"/>
                <w:szCs w:val="24"/>
                <w:lang w:val="en-US"/>
              </w:rPr>
            </w:pPr>
            <w:del w:id="1312" w:author="Raul García Fernández" w:date="2017-07-01T13:41:00Z">
              <w:r w:rsidRPr="008A1BB7" w:rsidDel="008956EC">
                <w:rPr>
                  <w:szCs w:val="24"/>
                  <w:lang w:val="en-US"/>
                </w:rPr>
                <w:delText>(HTTP method:GET)</w:delText>
              </w:r>
              <w:bookmarkStart w:id="1313" w:name="_Toc486874156"/>
              <w:bookmarkEnd w:id="1313"/>
            </w:del>
          </w:p>
        </w:tc>
        <w:tc>
          <w:tcPr>
            <w:tcW w:w="2303" w:type="dxa"/>
          </w:tcPr>
          <w:p w14:paraId="7C04AD3F" w14:textId="23F4CB09" w:rsidR="004B053F" w:rsidRPr="00D814BD"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314" w:author="Raul García Fernández" w:date="2017-07-01T13:41:00Z"/>
                <w:szCs w:val="24"/>
                <w:lang w:val="es-ES_tradnl"/>
              </w:rPr>
            </w:pPr>
            <w:del w:id="1315" w:author="Raul García Fernández" w:date="2017-07-01T13:41:00Z">
              <w:r w:rsidRPr="00D814BD" w:rsidDel="008956EC">
                <w:rPr>
                  <w:szCs w:val="24"/>
                  <w:lang w:val="es-ES_tradnl"/>
                </w:rPr>
                <w:delText>Devuelve la información del grupo publico</w:delText>
              </w:r>
              <w:bookmarkStart w:id="1316" w:name="_Toc486874157"/>
              <w:bookmarkEnd w:id="1316"/>
            </w:del>
          </w:p>
        </w:tc>
        <w:tc>
          <w:tcPr>
            <w:tcW w:w="2303" w:type="dxa"/>
          </w:tcPr>
          <w:p w14:paraId="5A773F00" w14:textId="725A0ACF" w:rsidR="004B053F" w:rsidRPr="00D814BD"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317" w:author="Raul García Fernández" w:date="2017-07-01T13:41:00Z"/>
                <w:szCs w:val="24"/>
                <w:lang w:val="es-ES_tradnl"/>
              </w:rPr>
            </w:pPr>
            <w:del w:id="1318" w:author="Raul García Fernández" w:date="2017-07-01T13:41:00Z">
              <w:r w:rsidRPr="00D814BD" w:rsidDel="008956EC">
                <w:rPr>
                  <w:szCs w:val="24"/>
                  <w:lang w:val="es-ES_tradnl"/>
                </w:rPr>
                <w:delText>Vacío</w:delText>
              </w:r>
              <w:bookmarkStart w:id="1319" w:name="_Toc486874158"/>
              <w:bookmarkEnd w:id="1319"/>
            </w:del>
          </w:p>
        </w:tc>
        <w:tc>
          <w:tcPr>
            <w:tcW w:w="2303" w:type="dxa"/>
          </w:tcPr>
          <w:p w14:paraId="2BB8B93E" w14:textId="3B36B458" w:rsidR="004B053F" w:rsidRPr="00D814BD" w:rsidDel="008956EC" w:rsidRDefault="004B053F" w:rsidP="0042412D">
            <w:pPr>
              <w:jc w:val="center"/>
              <w:cnfStyle w:val="000000100000" w:firstRow="0" w:lastRow="0" w:firstColumn="0" w:lastColumn="0" w:oddVBand="0" w:evenVBand="0" w:oddHBand="1" w:evenHBand="0" w:firstRowFirstColumn="0" w:firstRowLastColumn="0" w:lastRowFirstColumn="0" w:lastRowLastColumn="0"/>
              <w:rPr>
                <w:del w:id="1320" w:author="Raul García Fernández" w:date="2017-07-01T13:41:00Z"/>
                <w:szCs w:val="24"/>
                <w:lang w:val="es-ES_tradnl"/>
              </w:rPr>
            </w:pPr>
            <w:del w:id="1321" w:author="Raul García Fernández" w:date="2017-07-01T13:41:00Z">
              <w:r w:rsidRPr="00D814BD" w:rsidDel="008956EC">
                <w:rPr>
                  <w:szCs w:val="24"/>
                  <w:lang w:val="es-ES_tradnl"/>
                </w:rPr>
                <w:delText>Devuelve un mensaje con la entidad del grupo publico</w:delText>
              </w:r>
              <w:bookmarkStart w:id="1322" w:name="_Toc486874159"/>
              <w:bookmarkEnd w:id="1322"/>
            </w:del>
          </w:p>
        </w:tc>
        <w:bookmarkStart w:id="1323" w:name="_Toc486874160"/>
        <w:bookmarkEnd w:id="1323"/>
      </w:tr>
    </w:tbl>
    <w:p w14:paraId="7780B1ED" w14:textId="7A113AEF" w:rsidR="004B053F" w:rsidDel="008956EC" w:rsidRDefault="004B053F" w:rsidP="004B053F">
      <w:pPr>
        <w:rPr>
          <w:del w:id="1324" w:author="Raul García Fernández" w:date="2017-07-01T13:41:00Z"/>
          <w:lang w:val="es-ES_tradnl"/>
        </w:rPr>
      </w:pPr>
      <w:bookmarkStart w:id="1325" w:name="_Toc486874161"/>
      <w:bookmarkEnd w:id="1325"/>
    </w:p>
    <w:p w14:paraId="1F36DA12" w14:textId="77777777" w:rsidR="004B053F" w:rsidRPr="00D43281" w:rsidRDefault="004B053F" w:rsidP="004B053F">
      <w:pPr>
        <w:pStyle w:val="Ttulo2"/>
        <w:numPr>
          <w:ilvl w:val="1"/>
          <w:numId w:val="34"/>
        </w:numPr>
        <w:rPr>
          <w:lang w:val="es-ES_tradnl"/>
        </w:rPr>
      </w:pPr>
      <w:bookmarkStart w:id="1326" w:name="_Toc486874162"/>
      <w:commentRangeStart w:id="1327"/>
      <w:r>
        <w:rPr>
          <w:lang w:val="es-ES_tradnl"/>
        </w:rPr>
        <w:t>UniApi (JS):</w:t>
      </w:r>
      <w:commentRangeEnd w:id="1327"/>
      <w:r w:rsidR="00380CA2">
        <w:rPr>
          <w:rStyle w:val="Refdecomentario"/>
          <w:rFonts w:eastAsia="Calibri" w:cs="Times New Roman"/>
          <w:b w:val="0"/>
        </w:rPr>
        <w:commentReference w:id="1327"/>
      </w:r>
      <w:bookmarkEnd w:id="1326"/>
    </w:p>
    <w:p w14:paraId="16589984" w14:textId="77777777" w:rsidR="004B053F" w:rsidRDefault="004B053F" w:rsidP="004B053F">
      <w:pPr>
        <w:ind w:firstLine="360"/>
        <w:rPr>
          <w:lang w:val="es-ES_tradnl"/>
        </w:rPr>
      </w:pPr>
      <w:r>
        <w:rPr>
          <w:lang w:val="es-ES_tradnl"/>
        </w:rPr>
        <w:t>Para facilitar el desarrollo de aplicaciones web utilizando el repositorio, se ha diseñado una librería para angular.js extrapolable a cualquier tecnología que use JavaScript (utilizando JQuery). Esta API está hecha mediante funciones que utilizan el protocolo explicado en el punto 6.2. La API facilita a los desarrolladores de aplicaciones web que no quieren entender el protocolo de comunicación del repositorio el usarlo.</w:t>
      </w:r>
    </w:p>
    <w:p w14:paraId="60062089" w14:textId="77777777" w:rsidR="004B053F" w:rsidRDefault="004B053F" w:rsidP="004B053F">
      <w:pPr>
        <w:rPr>
          <w:lang w:val="es-ES_tradnl"/>
        </w:rPr>
      </w:pPr>
      <w:r>
        <w:rPr>
          <w:lang w:val="es-ES_tradnl"/>
        </w:rPr>
        <w:t>Para poder usarlo. Deberemos instalarlo en la página web incluyéndolo con el siguiente trozo de código HTML. Cabe destacar que deberá poder ser accedido por el servidor web que sustenta la aplicación web. Las funciones son:</w:t>
      </w:r>
    </w:p>
    <w:p w14:paraId="661B21D3" w14:textId="77777777" w:rsidR="004B053F" w:rsidRDefault="004B053F" w:rsidP="004B053F">
      <w:pPr>
        <w:rPr>
          <w:lang w:val="es-ES_tradnl"/>
        </w:rPr>
      </w:pPr>
    </w:p>
    <w:p w14:paraId="39ED97BC" w14:textId="5B438429" w:rsidR="004B053F" w:rsidRDefault="004B053F" w:rsidP="004B053F">
      <w:pPr>
        <w:rPr>
          <w:ins w:id="1328" w:author="Raul García Fernández" w:date="2017-07-01T13:42:00Z"/>
          <w:lang w:val="es-ES_tradnl"/>
        </w:rPr>
      </w:pPr>
    </w:p>
    <w:p w14:paraId="4831F954" w14:textId="06AF744C" w:rsidR="008956EC" w:rsidRDefault="008956EC" w:rsidP="004B053F">
      <w:pPr>
        <w:rPr>
          <w:ins w:id="1329" w:author="Raul García Fernández" w:date="2017-07-01T13:42:00Z"/>
          <w:lang w:val="es-ES_tradnl"/>
        </w:rPr>
      </w:pPr>
    </w:p>
    <w:p w14:paraId="140D3060" w14:textId="77777777" w:rsidR="008956EC" w:rsidRDefault="008956EC" w:rsidP="004B053F">
      <w:pPr>
        <w:rPr>
          <w:lang w:val="es-ES_tradnl"/>
        </w:rPr>
      </w:pPr>
    </w:p>
    <w:p w14:paraId="6AE2D957" w14:textId="77777777" w:rsidR="004B053F" w:rsidRDefault="004B053F" w:rsidP="004B053F">
      <w:pPr>
        <w:pStyle w:val="Descripcin"/>
        <w:keepNext/>
      </w:pPr>
      <w:bookmarkStart w:id="1330" w:name="_Toc480479801"/>
      <w:bookmarkStart w:id="1331" w:name="_Toc481607032"/>
      <w:r>
        <w:lastRenderedPageBreak/>
        <w:t xml:space="preserve">Tabla </w:t>
      </w:r>
      <w:fldSimple w:instr=" STYLEREF 1 \s ">
        <w:r>
          <w:rPr>
            <w:noProof/>
          </w:rPr>
          <w:t>4</w:t>
        </w:r>
      </w:fldSimple>
      <w:r>
        <w:noBreakHyphen/>
      </w:r>
      <w:fldSimple w:instr=" SEQ Tabla \* ARABIC \s 1 ">
        <w:r>
          <w:rPr>
            <w:noProof/>
          </w:rPr>
          <w:t>10</w:t>
        </w:r>
      </w:fldSimple>
      <w:r>
        <w:t xml:space="preserve"> UniApi.js: Nombre de funciones</w:t>
      </w:r>
      <w:bookmarkEnd w:id="1330"/>
      <w:bookmarkEnd w:id="1331"/>
    </w:p>
    <w:tbl>
      <w:tblPr>
        <w:tblStyle w:val="Tabladecuadrcula6concolores1"/>
        <w:tblW w:w="9334" w:type="dxa"/>
        <w:tblLook w:val="04A0" w:firstRow="1" w:lastRow="0" w:firstColumn="1" w:lastColumn="0" w:noHBand="0" w:noVBand="1"/>
      </w:tblPr>
      <w:tblGrid>
        <w:gridCol w:w="2903"/>
        <w:gridCol w:w="3412"/>
        <w:gridCol w:w="3019"/>
      </w:tblGrid>
      <w:tr w:rsidR="004B053F" w14:paraId="1DB023E1" w14:textId="77777777" w:rsidTr="0042412D">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9334" w:type="dxa"/>
            <w:gridSpan w:val="3"/>
          </w:tcPr>
          <w:p w14:paraId="1BB8DAD7" w14:textId="77777777" w:rsidR="004B053F" w:rsidRDefault="004B053F" w:rsidP="0042412D">
            <w:pPr>
              <w:jc w:val="center"/>
              <w:rPr>
                <w:lang w:val="es-ES_tradnl"/>
              </w:rPr>
            </w:pPr>
            <w:r>
              <w:rPr>
                <w:lang w:val="es-ES_tradnl"/>
              </w:rPr>
              <w:t>Nombre de las funciones</w:t>
            </w:r>
          </w:p>
        </w:tc>
      </w:tr>
      <w:tr w:rsidR="004B053F" w14:paraId="5AEA1356" w14:textId="77777777" w:rsidTr="0042412D">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903" w:type="dxa"/>
          </w:tcPr>
          <w:p w14:paraId="095D23F1" w14:textId="77777777" w:rsidR="004B053F" w:rsidRDefault="004B053F" w:rsidP="0042412D">
            <w:pPr>
              <w:jc w:val="center"/>
              <w:rPr>
                <w:lang w:val="es-ES_tradnl"/>
              </w:rPr>
            </w:pPr>
            <w:r w:rsidRPr="00AC1CF0">
              <w:rPr>
                <w:lang w:val="es-ES_tradnl"/>
              </w:rPr>
              <w:t>Whoami</w:t>
            </w:r>
            <w:r>
              <w:rPr>
                <w:lang w:val="es-ES_tradnl"/>
              </w:rPr>
              <w:t>()</w:t>
            </w:r>
          </w:p>
        </w:tc>
        <w:tc>
          <w:tcPr>
            <w:tcW w:w="3412" w:type="dxa"/>
          </w:tcPr>
          <w:p w14:paraId="553886AD"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getMyProjects</w:t>
            </w:r>
            <w:r>
              <w:rPr>
                <w:lang w:val="es-ES_tradnl"/>
              </w:rPr>
              <w:t>()</w:t>
            </w:r>
          </w:p>
        </w:tc>
        <w:tc>
          <w:tcPr>
            <w:tcW w:w="3018" w:type="dxa"/>
          </w:tcPr>
          <w:p w14:paraId="7493888A"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deleteSubgroup</w:t>
            </w:r>
            <w:r>
              <w:rPr>
                <w:lang w:val="es-ES_tradnl"/>
              </w:rPr>
              <w:t>()</w:t>
            </w:r>
          </w:p>
        </w:tc>
      </w:tr>
      <w:tr w:rsidR="004B053F" w14:paraId="0857CE5B" w14:textId="77777777" w:rsidTr="0042412D">
        <w:trPr>
          <w:trHeight w:val="324"/>
        </w:trPr>
        <w:tc>
          <w:tcPr>
            <w:cnfStyle w:val="001000000000" w:firstRow="0" w:lastRow="0" w:firstColumn="1" w:lastColumn="0" w:oddVBand="0" w:evenVBand="0" w:oddHBand="0" w:evenHBand="0" w:firstRowFirstColumn="0" w:firstRowLastColumn="0" w:lastRowFirstColumn="0" w:lastRowLastColumn="0"/>
            <w:tcW w:w="2903" w:type="dxa"/>
          </w:tcPr>
          <w:p w14:paraId="60F4B829" w14:textId="77777777" w:rsidR="004B053F" w:rsidRDefault="004B053F" w:rsidP="0042412D">
            <w:pPr>
              <w:jc w:val="center"/>
              <w:rPr>
                <w:lang w:val="es-ES_tradnl"/>
              </w:rPr>
            </w:pPr>
            <w:r w:rsidRPr="00AC1CF0">
              <w:rPr>
                <w:lang w:val="es-ES_tradnl"/>
              </w:rPr>
              <w:t>changePass</w:t>
            </w:r>
            <w:r>
              <w:rPr>
                <w:lang w:val="es-ES_tradnl"/>
              </w:rPr>
              <w:t>()</w:t>
            </w:r>
          </w:p>
        </w:tc>
        <w:tc>
          <w:tcPr>
            <w:tcW w:w="3412" w:type="dxa"/>
          </w:tcPr>
          <w:p w14:paraId="2749E8A5"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getMyGroups</w:t>
            </w:r>
            <w:r>
              <w:rPr>
                <w:lang w:val="es-ES_tradnl"/>
              </w:rPr>
              <w:t>()</w:t>
            </w:r>
          </w:p>
        </w:tc>
        <w:tc>
          <w:tcPr>
            <w:tcW w:w="3018" w:type="dxa"/>
          </w:tcPr>
          <w:p w14:paraId="596EBD0F"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getMainPathGroups</w:t>
            </w:r>
            <w:r>
              <w:rPr>
                <w:lang w:val="es-ES_tradnl"/>
              </w:rPr>
              <w:t>()</w:t>
            </w:r>
          </w:p>
        </w:tc>
      </w:tr>
      <w:tr w:rsidR="004B053F" w14:paraId="488D2598" w14:textId="77777777" w:rsidTr="0042412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14:paraId="2B942DBC" w14:textId="77777777" w:rsidR="004B053F" w:rsidRPr="00AC1CF0" w:rsidRDefault="004B053F" w:rsidP="0042412D">
            <w:pPr>
              <w:jc w:val="center"/>
              <w:rPr>
                <w:lang w:val="es-ES_tradnl"/>
              </w:rPr>
            </w:pPr>
            <w:r w:rsidRPr="00AC1CF0">
              <w:rPr>
                <w:lang w:val="es-ES_tradnl"/>
              </w:rPr>
              <w:t>changeBio</w:t>
            </w:r>
            <w:r>
              <w:rPr>
                <w:lang w:val="es-ES_tradnl"/>
              </w:rPr>
              <w:t>()</w:t>
            </w:r>
          </w:p>
        </w:tc>
        <w:tc>
          <w:tcPr>
            <w:tcW w:w="3412" w:type="dxa"/>
          </w:tcPr>
          <w:p w14:paraId="6EAB535F"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w:t>
            </w:r>
            <w:r>
              <w:rPr>
                <w:lang w:val="es-ES_tradnl"/>
              </w:rPr>
              <w:t>()</w:t>
            </w:r>
          </w:p>
        </w:tc>
        <w:tc>
          <w:tcPr>
            <w:tcW w:w="3018" w:type="dxa"/>
          </w:tcPr>
          <w:p w14:paraId="3DAA47B1"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getPathGroups</w:t>
            </w:r>
            <w:r>
              <w:rPr>
                <w:lang w:val="es-ES_tradnl"/>
              </w:rPr>
              <w:t>()</w:t>
            </w:r>
          </w:p>
        </w:tc>
      </w:tr>
      <w:tr w:rsidR="004B053F" w14:paraId="13F1C1C9" w14:textId="77777777" w:rsidTr="0042412D">
        <w:trPr>
          <w:trHeight w:val="324"/>
        </w:trPr>
        <w:tc>
          <w:tcPr>
            <w:cnfStyle w:val="001000000000" w:firstRow="0" w:lastRow="0" w:firstColumn="1" w:lastColumn="0" w:oddVBand="0" w:evenVBand="0" w:oddHBand="0" w:evenHBand="0" w:firstRowFirstColumn="0" w:firstRowLastColumn="0" w:lastRowFirstColumn="0" w:lastRowLastColumn="0"/>
            <w:tcW w:w="2903" w:type="dxa"/>
          </w:tcPr>
          <w:p w14:paraId="69E81F51" w14:textId="77777777" w:rsidR="004B053F" w:rsidRPr="00AC1CF0" w:rsidRDefault="004B053F" w:rsidP="0042412D">
            <w:pPr>
              <w:jc w:val="center"/>
              <w:rPr>
                <w:lang w:val="es-ES_tradnl"/>
              </w:rPr>
            </w:pPr>
            <w:r w:rsidRPr="00AC1CF0">
              <w:rPr>
                <w:lang w:val="es-ES_tradnl"/>
              </w:rPr>
              <w:t>createAccount</w:t>
            </w:r>
            <w:r>
              <w:rPr>
                <w:lang w:val="es-ES_tradnl"/>
              </w:rPr>
              <w:t>()</w:t>
            </w:r>
          </w:p>
        </w:tc>
        <w:tc>
          <w:tcPr>
            <w:tcW w:w="3412" w:type="dxa"/>
          </w:tcPr>
          <w:p w14:paraId="0906643C"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updateProject</w:t>
            </w:r>
            <w:r>
              <w:rPr>
                <w:lang w:val="es-ES_tradnl"/>
              </w:rPr>
              <w:t>()</w:t>
            </w:r>
          </w:p>
        </w:tc>
        <w:tc>
          <w:tcPr>
            <w:tcW w:w="3018" w:type="dxa"/>
          </w:tcPr>
          <w:p w14:paraId="5540044C"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projectsInsideGroup</w:t>
            </w:r>
            <w:r>
              <w:rPr>
                <w:lang w:val="es-ES_tradnl"/>
              </w:rPr>
              <w:t>()</w:t>
            </w:r>
          </w:p>
        </w:tc>
      </w:tr>
      <w:tr w:rsidR="004B053F" w14:paraId="7BE2D92C" w14:textId="77777777" w:rsidTr="0042412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14:paraId="3CA3FE42" w14:textId="77777777" w:rsidR="004B053F" w:rsidRPr="00AC1CF0" w:rsidRDefault="004B053F" w:rsidP="0042412D">
            <w:pPr>
              <w:jc w:val="center"/>
              <w:rPr>
                <w:lang w:val="es-ES_tradnl"/>
              </w:rPr>
            </w:pPr>
            <w:r w:rsidRPr="00AC1CF0">
              <w:rPr>
                <w:lang w:val="es-ES_tradnl"/>
              </w:rPr>
              <w:t>getAllUsers</w:t>
            </w:r>
            <w:r>
              <w:rPr>
                <w:lang w:val="es-ES_tradnl"/>
              </w:rPr>
              <w:t>()</w:t>
            </w:r>
          </w:p>
        </w:tc>
        <w:tc>
          <w:tcPr>
            <w:tcW w:w="3412" w:type="dxa"/>
          </w:tcPr>
          <w:p w14:paraId="7A5DF354"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w:t>
            </w:r>
            <w:r>
              <w:rPr>
                <w:lang w:val="es-ES_tradnl"/>
              </w:rPr>
              <w:t>()</w:t>
            </w:r>
          </w:p>
        </w:tc>
        <w:tc>
          <w:tcPr>
            <w:tcW w:w="3018" w:type="dxa"/>
          </w:tcPr>
          <w:p w14:paraId="014CD70E"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getProjectsInsideGroup</w:t>
            </w:r>
            <w:r>
              <w:rPr>
                <w:lang w:val="es-ES_tradnl"/>
              </w:rPr>
              <w:t>()</w:t>
            </w:r>
          </w:p>
        </w:tc>
      </w:tr>
      <w:tr w:rsidR="004B053F" w14:paraId="277877BA" w14:textId="77777777" w:rsidTr="0042412D">
        <w:trPr>
          <w:trHeight w:val="324"/>
        </w:trPr>
        <w:tc>
          <w:tcPr>
            <w:cnfStyle w:val="001000000000" w:firstRow="0" w:lastRow="0" w:firstColumn="1" w:lastColumn="0" w:oddVBand="0" w:evenVBand="0" w:oddHBand="0" w:evenHBand="0" w:firstRowFirstColumn="0" w:firstRowLastColumn="0" w:lastRowFirstColumn="0" w:lastRowLastColumn="0"/>
            <w:tcW w:w="2903" w:type="dxa"/>
          </w:tcPr>
          <w:p w14:paraId="48B269D1" w14:textId="77777777" w:rsidR="004B053F" w:rsidRPr="00AC1CF0" w:rsidRDefault="004B053F" w:rsidP="0042412D">
            <w:pPr>
              <w:jc w:val="center"/>
              <w:rPr>
                <w:lang w:val="es-ES_tradnl"/>
              </w:rPr>
            </w:pPr>
            <w:r w:rsidRPr="00AC1CF0">
              <w:rPr>
                <w:lang w:val="es-ES_tradnl"/>
              </w:rPr>
              <w:t>getAllProjects</w:t>
            </w:r>
            <w:r>
              <w:rPr>
                <w:lang w:val="es-ES_tradnl"/>
              </w:rPr>
              <w:t>()</w:t>
            </w:r>
          </w:p>
        </w:tc>
        <w:tc>
          <w:tcPr>
            <w:tcW w:w="3412" w:type="dxa"/>
          </w:tcPr>
          <w:p w14:paraId="7F924D77"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createProject</w:t>
            </w:r>
            <w:r>
              <w:rPr>
                <w:lang w:val="es-ES_tradnl"/>
              </w:rPr>
              <w:t>()</w:t>
            </w:r>
          </w:p>
        </w:tc>
        <w:tc>
          <w:tcPr>
            <w:tcW w:w="3018" w:type="dxa"/>
          </w:tcPr>
          <w:p w14:paraId="2AB2C691"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getExecutionsRunning</w:t>
            </w:r>
            <w:r>
              <w:rPr>
                <w:lang w:val="es-ES_tradnl"/>
              </w:rPr>
              <w:t>()</w:t>
            </w:r>
          </w:p>
        </w:tc>
      </w:tr>
      <w:tr w:rsidR="004B053F" w14:paraId="0E40D355" w14:textId="77777777" w:rsidTr="0042412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14:paraId="5395E63F" w14:textId="77777777" w:rsidR="004B053F" w:rsidRPr="00AC1CF0" w:rsidRDefault="004B053F" w:rsidP="0042412D">
            <w:pPr>
              <w:jc w:val="center"/>
              <w:rPr>
                <w:lang w:val="es-ES_tradnl"/>
              </w:rPr>
            </w:pPr>
            <w:r w:rsidRPr="00AC1CF0">
              <w:rPr>
                <w:lang w:val="es-ES_tradnl"/>
              </w:rPr>
              <w:t>getAllGroups</w:t>
            </w:r>
            <w:r>
              <w:rPr>
                <w:lang w:val="es-ES_tradnl"/>
              </w:rPr>
              <w:t>()</w:t>
            </w:r>
          </w:p>
        </w:tc>
        <w:tc>
          <w:tcPr>
            <w:tcW w:w="3412" w:type="dxa"/>
          </w:tcPr>
          <w:p w14:paraId="38AEEA42"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createGroup</w:t>
            </w:r>
            <w:r>
              <w:rPr>
                <w:lang w:val="es-ES_tradnl"/>
              </w:rPr>
              <w:t>()</w:t>
            </w:r>
          </w:p>
        </w:tc>
        <w:tc>
          <w:tcPr>
            <w:tcW w:w="3018" w:type="dxa"/>
          </w:tcPr>
          <w:p w14:paraId="295DCAFB" w14:textId="77777777" w:rsidR="004B053F" w:rsidRPr="003B6ACE" w:rsidRDefault="004B053F" w:rsidP="0042412D">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getAllExecutionsRunning</w:t>
            </w:r>
            <w:r>
              <w:rPr>
                <w:lang w:val="es-ES_tradnl"/>
              </w:rPr>
              <w:t>()</w:t>
            </w:r>
          </w:p>
        </w:tc>
      </w:tr>
      <w:tr w:rsidR="004B053F" w14:paraId="1696F68E" w14:textId="77777777" w:rsidTr="0042412D">
        <w:trPr>
          <w:trHeight w:val="324"/>
        </w:trPr>
        <w:tc>
          <w:tcPr>
            <w:cnfStyle w:val="001000000000" w:firstRow="0" w:lastRow="0" w:firstColumn="1" w:lastColumn="0" w:oddVBand="0" w:evenVBand="0" w:oddHBand="0" w:evenHBand="0" w:firstRowFirstColumn="0" w:firstRowLastColumn="0" w:lastRowFirstColumn="0" w:lastRowLastColumn="0"/>
            <w:tcW w:w="2903" w:type="dxa"/>
          </w:tcPr>
          <w:p w14:paraId="67F816AE" w14:textId="77777777" w:rsidR="004B053F" w:rsidRPr="00AC1CF0" w:rsidRDefault="004B053F" w:rsidP="0042412D">
            <w:pPr>
              <w:jc w:val="center"/>
              <w:rPr>
                <w:lang w:val="es-ES_tradnl"/>
              </w:rPr>
            </w:pPr>
            <w:r w:rsidRPr="00AC1CF0">
              <w:rPr>
                <w:lang w:val="es-ES_tradnl"/>
              </w:rPr>
              <w:t>getGroup</w:t>
            </w:r>
            <w:r>
              <w:rPr>
                <w:lang w:val="es-ES_tradnl"/>
              </w:rPr>
              <w:t>()</w:t>
            </w:r>
          </w:p>
        </w:tc>
        <w:tc>
          <w:tcPr>
            <w:tcW w:w="3412" w:type="dxa"/>
          </w:tcPr>
          <w:p w14:paraId="338AF0E5"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updateGroup</w:t>
            </w:r>
            <w:r>
              <w:rPr>
                <w:lang w:val="es-ES_tradnl"/>
              </w:rPr>
              <w:t>()</w:t>
            </w:r>
          </w:p>
        </w:tc>
        <w:tc>
          <w:tcPr>
            <w:tcW w:w="3018" w:type="dxa"/>
          </w:tcPr>
          <w:p w14:paraId="7448594E" w14:textId="77777777" w:rsidR="004B053F" w:rsidRPr="003B6ACE" w:rsidRDefault="004B053F" w:rsidP="0042412D">
            <w:pPr>
              <w:tabs>
                <w:tab w:val="left" w:pos="2583"/>
              </w:tabs>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w:t>
            </w:r>
            <w:r>
              <w:rPr>
                <w:lang w:val="es-ES_tradnl"/>
              </w:rPr>
              <w:t>()</w:t>
            </w:r>
          </w:p>
        </w:tc>
      </w:tr>
      <w:tr w:rsidR="004B053F" w14:paraId="10BE68C5" w14:textId="77777777" w:rsidTr="0042412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14:paraId="387D6ABF" w14:textId="77777777" w:rsidR="004B053F" w:rsidRPr="00AC1CF0" w:rsidRDefault="004B053F" w:rsidP="0042412D">
            <w:pPr>
              <w:jc w:val="center"/>
              <w:rPr>
                <w:lang w:val="es-ES_tradnl"/>
              </w:rPr>
            </w:pPr>
            <w:r w:rsidRPr="00AC1CF0">
              <w:rPr>
                <w:lang w:val="es-ES_tradnl"/>
              </w:rPr>
              <w:t>deleteGroup</w:t>
            </w:r>
            <w:r>
              <w:rPr>
                <w:lang w:val="es-ES_tradnl"/>
              </w:rPr>
              <w:t>()</w:t>
            </w:r>
          </w:p>
        </w:tc>
        <w:tc>
          <w:tcPr>
            <w:tcW w:w="3412" w:type="dxa"/>
          </w:tcPr>
          <w:p w14:paraId="3E74EDF7"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inviteToGroup</w:t>
            </w:r>
            <w:r>
              <w:rPr>
                <w:lang w:val="es-ES_tradnl"/>
              </w:rPr>
              <w:t>()</w:t>
            </w:r>
          </w:p>
        </w:tc>
        <w:tc>
          <w:tcPr>
            <w:tcW w:w="3018" w:type="dxa"/>
          </w:tcPr>
          <w:p w14:paraId="26D9E8A2" w14:textId="77777777" w:rsidR="004B053F" w:rsidRPr="003B6ACE" w:rsidRDefault="004B053F" w:rsidP="0042412D">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getProjectOfExecution</w:t>
            </w:r>
            <w:r>
              <w:rPr>
                <w:lang w:val="es-ES_tradnl"/>
              </w:rPr>
              <w:t>()</w:t>
            </w:r>
          </w:p>
        </w:tc>
      </w:tr>
      <w:tr w:rsidR="004B053F" w14:paraId="752D954F" w14:textId="77777777" w:rsidTr="0042412D">
        <w:trPr>
          <w:trHeight w:val="324"/>
        </w:trPr>
        <w:tc>
          <w:tcPr>
            <w:cnfStyle w:val="001000000000" w:firstRow="0" w:lastRow="0" w:firstColumn="1" w:lastColumn="0" w:oddVBand="0" w:evenVBand="0" w:oddHBand="0" w:evenHBand="0" w:firstRowFirstColumn="0" w:firstRowLastColumn="0" w:lastRowFirstColumn="0" w:lastRowLastColumn="0"/>
            <w:tcW w:w="2903" w:type="dxa"/>
          </w:tcPr>
          <w:p w14:paraId="73C5FFD7" w14:textId="77777777" w:rsidR="004B053F" w:rsidRPr="00AC1CF0" w:rsidRDefault="004B053F" w:rsidP="0042412D">
            <w:pPr>
              <w:jc w:val="center"/>
              <w:rPr>
                <w:lang w:val="es-ES_tradnl"/>
              </w:rPr>
            </w:pPr>
            <w:r w:rsidRPr="00AC1CF0">
              <w:rPr>
                <w:lang w:val="es-ES_tradnl"/>
              </w:rPr>
              <w:t>getAllGroupMembers</w:t>
            </w:r>
            <w:r>
              <w:rPr>
                <w:lang w:val="es-ES_tradnl"/>
              </w:rPr>
              <w:t>()</w:t>
            </w:r>
          </w:p>
        </w:tc>
        <w:tc>
          <w:tcPr>
            <w:tcW w:w="3412" w:type="dxa"/>
          </w:tcPr>
          <w:p w14:paraId="0DF4D6BE"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removeMemberOfTheGroup</w:t>
            </w:r>
            <w:r>
              <w:rPr>
                <w:lang w:val="es-ES_tradnl"/>
              </w:rPr>
              <w:t>()</w:t>
            </w:r>
          </w:p>
        </w:tc>
        <w:tc>
          <w:tcPr>
            <w:tcW w:w="3018" w:type="dxa"/>
          </w:tcPr>
          <w:p w14:paraId="04DEDF6A"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getExecutionFinish</w:t>
            </w:r>
            <w:r>
              <w:rPr>
                <w:lang w:val="es-ES_tradnl"/>
              </w:rPr>
              <w:t>()</w:t>
            </w:r>
          </w:p>
        </w:tc>
      </w:tr>
      <w:tr w:rsidR="004B053F" w14:paraId="0A1BA931" w14:textId="77777777" w:rsidTr="0042412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14:paraId="70C5F38E" w14:textId="77777777" w:rsidR="004B053F" w:rsidRPr="00AC1CF0" w:rsidRDefault="004B053F" w:rsidP="0042412D">
            <w:pPr>
              <w:jc w:val="center"/>
              <w:rPr>
                <w:lang w:val="es-ES_tradnl"/>
              </w:rPr>
            </w:pPr>
            <w:r w:rsidRPr="00AC1CF0">
              <w:rPr>
                <w:lang w:val="es-ES_tradnl"/>
              </w:rPr>
              <w:t>getSubgroups</w:t>
            </w:r>
            <w:r>
              <w:rPr>
                <w:lang w:val="es-ES_tradnl"/>
              </w:rPr>
              <w:t>()</w:t>
            </w:r>
          </w:p>
        </w:tc>
        <w:tc>
          <w:tcPr>
            <w:tcW w:w="3412" w:type="dxa"/>
          </w:tcPr>
          <w:p w14:paraId="751D722A"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getPathProjects</w:t>
            </w:r>
            <w:r>
              <w:rPr>
                <w:lang w:val="es-ES_tradnl"/>
              </w:rPr>
              <w:t>()</w:t>
            </w:r>
          </w:p>
        </w:tc>
        <w:tc>
          <w:tcPr>
            <w:tcW w:w="3018" w:type="dxa"/>
          </w:tcPr>
          <w:p w14:paraId="05B19E89"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getAllExecutionsFinish</w:t>
            </w:r>
            <w:r>
              <w:rPr>
                <w:lang w:val="es-ES_tradnl"/>
              </w:rPr>
              <w:t>()</w:t>
            </w:r>
          </w:p>
        </w:tc>
      </w:tr>
      <w:tr w:rsidR="004B053F" w14:paraId="6CBC793E" w14:textId="77777777" w:rsidTr="0042412D">
        <w:trPr>
          <w:trHeight w:val="324"/>
        </w:trPr>
        <w:tc>
          <w:tcPr>
            <w:cnfStyle w:val="001000000000" w:firstRow="0" w:lastRow="0" w:firstColumn="1" w:lastColumn="0" w:oddVBand="0" w:evenVBand="0" w:oddHBand="0" w:evenHBand="0" w:firstRowFirstColumn="0" w:firstRowLastColumn="0" w:lastRowFirstColumn="0" w:lastRowLastColumn="0"/>
            <w:tcW w:w="2903" w:type="dxa"/>
          </w:tcPr>
          <w:p w14:paraId="623671D9" w14:textId="77777777" w:rsidR="004B053F" w:rsidRPr="00AC1CF0" w:rsidRDefault="004B053F" w:rsidP="0042412D">
            <w:pPr>
              <w:jc w:val="center"/>
              <w:rPr>
                <w:lang w:val="es-ES_tradnl"/>
              </w:rPr>
            </w:pPr>
            <w:r w:rsidRPr="00AC1CF0">
              <w:rPr>
                <w:lang w:val="es-ES_tradnl"/>
              </w:rPr>
              <w:t>createSubgroup</w:t>
            </w:r>
            <w:r>
              <w:rPr>
                <w:lang w:val="es-ES_tradnl"/>
              </w:rPr>
              <w:t>()</w:t>
            </w:r>
          </w:p>
        </w:tc>
        <w:tc>
          <w:tcPr>
            <w:tcW w:w="3412" w:type="dxa"/>
          </w:tcPr>
          <w:p w14:paraId="5DBA82BF"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putGroupProject</w:t>
            </w:r>
            <w:r>
              <w:rPr>
                <w:lang w:val="es-ES_tradnl"/>
              </w:rPr>
              <w:t>()</w:t>
            </w:r>
          </w:p>
        </w:tc>
        <w:tc>
          <w:tcPr>
            <w:tcW w:w="3018" w:type="dxa"/>
          </w:tcPr>
          <w:p w14:paraId="5736CF53"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executedProject</w:t>
            </w:r>
            <w:r>
              <w:rPr>
                <w:lang w:val="es-ES_tradnl"/>
              </w:rPr>
              <w:t>()</w:t>
            </w:r>
          </w:p>
        </w:tc>
      </w:tr>
      <w:tr w:rsidR="004B053F" w14:paraId="5FD67B9D" w14:textId="77777777" w:rsidTr="0042412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14:paraId="1584346A" w14:textId="77777777" w:rsidR="004B053F" w:rsidRPr="00AC1CF0" w:rsidRDefault="004B053F" w:rsidP="0042412D">
            <w:pPr>
              <w:jc w:val="center"/>
              <w:rPr>
                <w:lang w:val="es-ES_tradnl"/>
              </w:rPr>
            </w:pPr>
            <w:r w:rsidRPr="00AC1CF0">
              <w:rPr>
                <w:lang w:val="es-ES_tradnl"/>
              </w:rPr>
              <w:t>getMainPathProjects</w:t>
            </w:r>
            <w:r>
              <w:rPr>
                <w:lang w:val="es-ES_tradnl"/>
              </w:rPr>
              <w:t>()</w:t>
            </w:r>
          </w:p>
        </w:tc>
        <w:tc>
          <w:tcPr>
            <w:tcW w:w="3412" w:type="dxa"/>
          </w:tcPr>
          <w:p w14:paraId="0BDB87C6"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deleteProjectInsideGroup</w:t>
            </w:r>
            <w:r>
              <w:rPr>
                <w:lang w:val="es-ES_tradnl"/>
              </w:rPr>
              <w:t>()</w:t>
            </w:r>
          </w:p>
        </w:tc>
        <w:tc>
          <w:tcPr>
            <w:tcW w:w="3018" w:type="dxa"/>
          </w:tcPr>
          <w:p w14:paraId="7FF4726B"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p>
        </w:tc>
      </w:tr>
    </w:tbl>
    <w:p w14:paraId="425122E8" w14:textId="77777777" w:rsidR="004B053F" w:rsidRDefault="004B053F" w:rsidP="004B053F">
      <w:pPr>
        <w:rPr>
          <w:lang w:val="es-ES_tradnl"/>
        </w:rPr>
      </w:pPr>
    </w:p>
    <w:p w14:paraId="3DB4F533" w14:textId="77777777" w:rsidR="004B053F" w:rsidRDefault="004B053F" w:rsidP="004B053F">
      <w:pPr>
        <w:rPr>
          <w:lang w:val="es-ES_tradnl"/>
        </w:rPr>
      </w:pPr>
      <w:r>
        <w:rPr>
          <w:lang w:val="es-ES_tradnl"/>
        </w:rPr>
        <w:br w:type="page"/>
      </w:r>
    </w:p>
    <w:p w14:paraId="622F73FA" w14:textId="77777777" w:rsidR="004B053F" w:rsidRPr="007E6001" w:rsidRDefault="004B053F" w:rsidP="004B053F">
      <w:pPr>
        <w:rPr>
          <w:lang w:val="es-ES_tradnl"/>
        </w:rPr>
      </w:pPr>
    </w:p>
    <w:p w14:paraId="51811E7A" w14:textId="77777777" w:rsidR="004B053F" w:rsidRDefault="004B053F" w:rsidP="004B053F">
      <w:pPr>
        <w:pStyle w:val="Ttulo1"/>
        <w:numPr>
          <w:ilvl w:val="0"/>
          <w:numId w:val="34"/>
        </w:numPr>
        <w:rPr>
          <w:lang w:val="es-ES_tradnl"/>
        </w:rPr>
      </w:pPr>
      <w:bookmarkStart w:id="1332" w:name="_Toc486874163"/>
      <w:r>
        <w:rPr>
          <w:lang w:val="es-ES_tradnl"/>
        </w:rPr>
        <w:t>Manual de utilización de la aplicación web:</w:t>
      </w:r>
      <w:bookmarkEnd w:id="1332"/>
    </w:p>
    <w:p w14:paraId="617B144C" w14:textId="77777777" w:rsidR="004B053F" w:rsidRDefault="004B053F" w:rsidP="004B053F">
      <w:pPr>
        <w:ind w:firstLine="360"/>
        <w:rPr>
          <w:lang w:val="es-ES_tradnl"/>
        </w:rPr>
      </w:pPr>
    </w:p>
    <w:p w14:paraId="49C6899E" w14:textId="77777777" w:rsidR="004B053F" w:rsidRDefault="004B053F" w:rsidP="004B053F">
      <w:pPr>
        <w:ind w:firstLine="360"/>
        <w:rPr>
          <w:lang w:val="es-ES_tradnl"/>
        </w:rPr>
      </w:pPr>
      <w:r>
        <w:rPr>
          <w:lang w:val="es-ES_tradnl"/>
        </w:rPr>
        <w:t>La aplicación web utilizará para comunicarse con el usuario una serie de formularios y listados que facilitarán al usuario la interacción y gestión con el repositorio. A continuación, se desplegarán unos tutoriales para realizar diferentes tareas.</w:t>
      </w:r>
    </w:p>
    <w:p w14:paraId="609A3C5A" w14:textId="77777777" w:rsidR="004B053F" w:rsidRPr="00F05162" w:rsidRDefault="004B053F" w:rsidP="004B053F">
      <w:pPr>
        <w:ind w:firstLine="360"/>
        <w:rPr>
          <w:lang w:val="es-ES_tradnl"/>
        </w:rPr>
      </w:pPr>
    </w:p>
    <w:p w14:paraId="180A2D40" w14:textId="77777777" w:rsidR="004B053F" w:rsidRPr="00D43281" w:rsidRDefault="004B053F" w:rsidP="004B053F">
      <w:pPr>
        <w:pStyle w:val="Ttulo2"/>
        <w:numPr>
          <w:ilvl w:val="1"/>
          <w:numId w:val="34"/>
        </w:numPr>
        <w:rPr>
          <w:lang w:val="es-ES_tradnl"/>
        </w:rPr>
      </w:pPr>
      <w:bookmarkStart w:id="1333" w:name="_Toc486874164"/>
      <w:r>
        <w:rPr>
          <w:lang w:val="es-ES_tradnl"/>
        </w:rPr>
        <w:t>Autenticarse y crear una cuenta:</w:t>
      </w:r>
      <w:bookmarkEnd w:id="1333"/>
    </w:p>
    <w:p w14:paraId="5976C0F2" w14:textId="77777777" w:rsidR="004B053F" w:rsidRPr="004B491B" w:rsidRDefault="004B053F" w:rsidP="004B053F">
      <w:pPr>
        <w:ind w:firstLine="708"/>
        <w:rPr>
          <w:b/>
          <w:szCs w:val="24"/>
          <w:lang w:val="es-ES_tradnl"/>
        </w:rPr>
      </w:pPr>
      <w:r w:rsidRPr="004B491B">
        <w:rPr>
          <w:szCs w:val="24"/>
          <w:lang w:val="es-ES_tradnl"/>
        </w:rPr>
        <w:t xml:space="preserve">Cuando </w:t>
      </w:r>
      <w:r>
        <w:rPr>
          <w:szCs w:val="24"/>
          <w:lang w:val="es-ES_tradnl"/>
        </w:rPr>
        <w:t>se acceda</w:t>
      </w:r>
      <w:r w:rsidRPr="004B491B">
        <w:rPr>
          <w:szCs w:val="24"/>
          <w:lang w:val="es-ES_tradnl"/>
        </w:rPr>
        <w:t xml:space="preserve"> a la apl</w:t>
      </w:r>
      <w:r>
        <w:rPr>
          <w:szCs w:val="24"/>
          <w:lang w:val="es-ES_tradnl"/>
        </w:rPr>
        <w:t>icación web se nos direccionará</w:t>
      </w:r>
      <w:r w:rsidRPr="004B491B">
        <w:rPr>
          <w:szCs w:val="24"/>
          <w:lang w:val="es-ES_tradnl"/>
        </w:rPr>
        <w:t xml:space="preserve"> </w:t>
      </w:r>
      <w:r>
        <w:rPr>
          <w:szCs w:val="24"/>
          <w:lang w:val="es-ES_tradnl"/>
        </w:rPr>
        <w:t xml:space="preserve">a </w:t>
      </w:r>
      <w:r w:rsidRPr="004B491B">
        <w:rPr>
          <w:szCs w:val="24"/>
          <w:lang w:val="es-ES_tradnl"/>
        </w:rPr>
        <w:t xml:space="preserve">un espacio donde tendremos que autenticarnos. En este espacio se nos dispondrá de un formulario para meter el </w:t>
      </w:r>
      <w:r>
        <w:rPr>
          <w:szCs w:val="24"/>
          <w:lang w:val="es-ES_tradnl"/>
        </w:rPr>
        <w:t>email del usuario</w:t>
      </w:r>
      <w:r w:rsidRPr="004B491B">
        <w:rPr>
          <w:szCs w:val="24"/>
          <w:lang w:val="es-ES_tradnl"/>
        </w:rPr>
        <w:t xml:space="preserve"> y </w:t>
      </w:r>
      <w:r>
        <w:rPr>
          <w:szCs w:val="24"/>
          <w:lang w:val="es-ES_tradnl"/>
        </w:rPr>
        <w:t xml:space="preserve">la </w:t>
      </w:r>
      <w:r w:rsidRPr="004B491B">
        <w:rPr>
          <w:szCs w:val="24"/>
          <w:lang w:val="es-ES_tradnl"/>
        </w:rPr>
        <w:t>contraseña.</w:t>
      </w:r>
    </w:p>
    <w:p w14:paraId="3BD4F5CE" w14:textId="77777777" w:rsidR="004B053F" w:rsidRDefault="004B053F" w:rsidP="004B053F">
      <w:pPr>
        <w:pStyle w:val="Prrafodelista"/>
        <w:spacing w:after="0" w:line="240" w:lineRule="auto"/>
        <w:ind w:left="1224" w:firstLine="192"/>
        <w:rPr>
          <w:szCs w:val="24"/>
          <w:lang w:val="es-ES_tradnl"/>
        </w:rPr>
      </w:pPr>
      <w:r>
        <w:rPr>
          <w:noProof/>
        </w:rPr>
        <mc:AlternateContent>
          <mc:Choice Requires="wps">
            <w:drawing>
              <wp:anchor distT="0" distB="0" distL="114300" distR="114300" simplePos="0" relativeHeight="251668480" behindDoc="0" locked="0" layoutInCell="1" allowOverlap="1" wp14:anchorId="40500838" wp14:editId="59581F37">
                <wp:simplePos x="0" y="0"/>
                <wp:positionH relativeFrom="column">
                  <wp:posOffset>-4445</wp:posOffset>
                </wp:positionH>
                <wp:positionV relativeFrom="paragraph">
                  <wp:posOffset>3650615</wp:posOffset>
                </wp:positionV>
                <wp:extent cx="5760085" cy="635"/>
                <wp:effectExtent l="0" t="0" r="0" b="18415"/>
                <wp:wrapThrough wrapText="bothSides">
                  <wp:wrapPolygon edited="0">
                    <wp:start x="0" y="0"/>
                    <wp:lineTo x="0" y="0"/>
                    <wp:lineTo x="21502" y="0"/>
                    <wp:lineTo x="21502" y="0"/>
                    <wp:lineTo x="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A9AF1A2" w14:textId="77777777" w:rsidR="004B053F" w:rsidRPr="000847A9" w:rsidRDefault="004B053F" w:rsidP="004B053F">
                            <w:pPr>
                              <w:pStyle w:val="Descripcin"/>
                              <w:rPr>
                                <w:rFonts w:eastAsia="Times New Roman"/>
                                <w:noProof/>
                                <w:sz w:val="24"/>
                                <w:szCs w:val="24"/>
                              </w:rPr>
                            </w:pPr>
                            <w:bookmarkStart w:id="1334" w:name="_Toc480479773"/>
                            <w:bookmarkStart w:id="1335" w:name="_Toc481606968"/>
                            <w:bookmarkStart w:id="1336" w:name="_Toc481607003"/>
                            <w:r>
                              <w:t xml:space="preserve">Ilustración </w:t>
                            </w:r>
                            <w:fldSimple w:instr=" STYLEREF 1 \s ">
                              <w:r>
                                <w:rPr>
                                  <w:noProof/>
                                </w:rPr>
                                <w:t>5</w:t>
                              </w:r>
                            </w:fldSimple>
                            <w:r>
                              <w:noBreakHyphen/>
                            </w:r>
                            <w:fldSimple w:instr=" SEQ Ilustración \* ARABIC \s 1 ">
                              <w:r>
                                <w:rPr>
                                  <w:noProof/>
                                </w:rPr>
                                <w:t>1</w:t>
                              </w:r>
                            </w:fldSimple>
                            <w:r>
                              <w:t xml:space="preserve"> Ventana</w:t>
                            </w:r>
                            <w:r>
                              <w:rPr>
                                <w:noProof/>
                              </w:rPr>
                              <w:t xml:space="preserve"> Loggin</w:t>
                            </w:r>
                            <w:bookmarkEnd w:id="1334"/>
                            <w:bookmarkEnd w:id="1335"/>
                            <w:bookmarkEnd w:id="1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500838" id="_x0000_t202" coordsize="21600,21600" o:spt="202" path="m,l,21600r21600,l21600,xe">
                <v:stroke joinstyle="miter"/>
                <v:path gradientshapeok="t" o:connecttype="rect"/>
              </v:shapetype>
              <v:shape id="Cuadro de texto 24" o:spid="_x0000_s1026" type="#_x0000_t202" style="position:absolute;left:0;text-align:left;margin-left:-.35pt;margin-top:287.45pt;width:453.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" stroked="f">
                <v:textbox style="mso-fit-shape-to-text:t" inset="0,0,0,0">
                  <w:txbxContent>
                    <w:p w14:paraId="7A9AF1A2" w14:textId="77777777" w:rsidR="004B053F" w:rsidRPr="000847A9" w:rsidRDefault="004B053F" w:rsidP="004B053F">
                      <w:pPr>
                        <w:pStyle w:val="Descripcin"/>
                        <w:rPr>
                          <w:rFonts w:eastAsia="Times New Roman"/>
                          <w:noProof/>
                          <w:sz w:val="24"/>
                          <w:szCs w:val="24"/>
                        </w:rPr>
                      </w:pPr>
                      <w:bookmarkStart w:id="1329" w:name="_Toc480479773"/>
                      <w:bookmarkStart w:id="1330" w:name="_Toc481606968"/>
                      <w:bookmarkStart w:id="1331" w:name="_Toc481607003"/>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1</w:t>
                      </w:r>
                      <w:r w:rsidR="00857D81">
                        <w:rPr>
                          <w:noProof/>
                        </w:rPr>
                        <w:fldChar w:fldCharType="end"/>
                      </w:r>
                      <w:r>
                        <w:t xml:space="preserve"> Ventana</w:t>
                      </w:r>
                      <w:r>
                        <w:rPr>
                          <w:noProof/>
                        </w:rPr>
                        <w:t xml:space="preserve"> Loggin</w:t>
                      </w:r>
                      <w:bookmarkEnd w:id="1329"/>
                      <w:bookmarkEnd w:id="1330"/>
                      <w:bookmarkEnd w:id="1331"/>
                    </w:p>
                  </w:txbxContent>
                </v:textbox>
                <w10:wrap type="through"/>
              </v:shape>
            </w:pict>
          </mc:Fallback>
        </mc:AlternateContent>
      </w:r>
      <w:r>
        <w:rPr>
          <w:noProof/>
          <w:szCs w:val="24"/>
        </w:rPr>
        <w:drawing>
          <wp:anchor distT="0" distB="0" distL="114300" distR="114300" simplePos="0" relativeHeight="251659264" behindDoc="0" locked="0" layoutInCell="1" allowOverlap="1" wp14:anchorId="24B256C6" wp14:editId="68B7C2F1">
            <wp:simplePos x="0" y="0"/>
            <wp:positionH relativeFrom="column">
              <wp:posOffset>-4445</wp:posOffset>
            </wp:positionH>
            <wp:positionV relativeFrom="paragraph">
              <wp:posOffset>335087</wp:posOffset>
            </wp:positionV>
            <wp:extent cx="5760085" cy="3258820"/>
            <wp:effectExtent l="0" t="0" r="0" b="0"/>
            <wp:wrapThrough wrapText="bothSides">
              <wp:wrapPolygon edited="0">
                <wp:start x="0" y="0"/>
                <wp:lineTo x="0" y="21465"/>
                <wp:lineTo x="21502" y="21465"/>
                <wp:lineTo x="21502" y="0"/>
                <wp:lineTo x="0" y="0"/>
              </wp:wrapPolygon>
            </wp:wrapThrough>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58820"/>
                    </a:xfrm>
                    <a:prstGeom prst="rect">
                      <a:avLst/>
                    </a:prstGeom>
                  </pic:spPr>
                </pic:pic>
              </a:graphicData>
            </a:graphic>
          </wp:anchor>
        </w:drawing>
      </w:r>
    </w:p>
    <w:p w14:paraId="73E6BD45" w14:textId="77777777" w:rsidR="004B053F" w:rsidRDefault="004B053F" w:rsidP="004B053F">
      <w:pPr>
        <w:pStyle w:val="Prrafodelista"/>
        <w:spacing w:after="0" w:line="240" w:lineRule="auto"/>
        <w:ind w:left="1224"/>
        <w:jc w:val="center"/>
        <w:rPr>
          <w:szCs w:val="24"/>
          <w:lang w:val="es-ES_tradnl"/>
        </w:rPr>
      </w:pPr>
    </w:p>
    <w:p w14:paraId="75F7ED4F" w14:textId="77777777" w:rsidR="004B053F" w:rsidRDefault="004B053F" w:rsidP="004B053F">
      <w:pPr>
        <w:pStyle w:val="Prrafodelista"/>
        <w:spacing w:after="0" w:line="240" w:lineRule="auto"/>
        <w:ind w:left="1224"/>
        <w:rPr>
          <w:szCs w:val="24"/>
          <w:lang w:val="es-ES_tradnl"/>
        </w:rPr>
      </w:pPr>
    </w:p>
    <w:p w14:paraId="4357E99C" w14:textId="77777777" w:rsidR="004B053F" w:rsidRDefault="004B053F" w:rsidP="004B053F">
      <w:pPr>
        <w:pStyle w:val="Prrafodelista"/>
        <w:spacing w:after="0" w:line="240" w:lineRule="auto"/>
        <w:ind w:left="1224"/>
        <w:rPr>
          <w:szCs w:val="24"/>
          <w:lang w:val="es-ES_tradnl"/>
        </w:rPr>
      </w:pPr>
    </w:p>
    <w:p w14:paraId="1EA9CD88" w14:textId="77777777" w:rsidR="004B053F" w:rsidRDefault="004B053F" w:rsidP="004B053F">
      <w:pPr>
        <w:pStyle w:val="Prrafodelista"/>
        <w:spacing w:after="0" w:line="240" w:lineRule="auto"/>
        <w:ind w:left="1224"/>
        <w:rPr>
          <w:szCs w:val="24"/>
          <w:lang w:val="es-ES_tradnl"/>
        </w:rPr>
      </w:pPr>
    </w:p>
    <w:p w14:paraId="733E954C" w14:textId="77777777" w:rsidR="004B053F" w:rsidRDefault="004B053F" w:rsidP="004B053F">
      <w:pPr>
        <w:rPr>
          <w:szCs w:val="24"/>
          <w:lang w:val="es-ES_tradnl"/>
        </w:rPr>
      </w:pPr>
    </w:p>
    <w:p w14:paraId="42F27BF8" w14:textId="77777777" w:rsidR="004B053F" w:rsidRDefault="004B053F" w:rsidP="004B053F">
      <w:pPr>
        <w:rPr>
          <w:szCs w:val="24"/>
          <w:lang w:val="es-ES_tradnl"/>
        </w:rPr>
      </w:pPr>
      <w:r>
        <w:rPr>
          <w:noProof/>
          <w:lang w:eastAsia="es-ES"/>
        </w:rPr>
        <w:lastRenderedPageBreak/>
        <mc:AlternateContent>
          <mc:Choice Requires="wps">
            <w:drawing>
              <wp:anchor distT="0" distB="0" distL="114300" distR="114300" simplePos="0" relativeHeight="251669504" behindDoc="0" locked="0" layoutInCell="1" allowOverlap="1" wp14:anchorId="6CBE8FA9" wp14:editId="659A26C0">
                <wp:simplePos x="0" y="0"/>
                <wp:positionH relativeFrom="column">
                  <wp:posOffset>0</wp:posOffset>
                </wp:positionH>
                <wp:positionV relativeFrom="paragraph">
                  <wp:posOffset>3616960</wp:posOffset>
                </wp:positionV>
                <wp:extent cx="5760085" cy="635"/>
                <wp:effectExtent l="0" t="0" r="0" b="18415"/>
                <wp:wrapThrough wrapText="bothSides">
                  <wp:wrapPolygon edited="0">
                    <wp:start x="0" y="0"/>
                    <wp:lineTo x="0" y="0"/>
                    <wp:lineTo x="21502" y="0"/>
                    <wp:lineTo x="21502" y="0"/>
                    <wp:lineTo x="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678B1AD" w14:textId="77777777" w:rsidR="004B053F" w:rsidRPr="00A808D8" w:rsidRDefault="004B053F" w:rsidP="004B053F">
                            <w:pPr>
                              <w:pStyle w:val="Descripcin"/>
                              <w:rPr>
                                <w:noProof/>
                                <w:sz w:val="24"/>
                                <w:szCs w:val="24"/>
                              </w:rPr>
                            </w:pPr>
                            <w:bookmarkStart w:id="1337" w:name="_Toc480479774"/>
                            <w:bookmarkStart w:id="1338" w:name="_Toc481606969"/>
                            <w:bookmarkStart w:id="1339" w:name="_Toc481607004"/>
                            <w:r>
                              <w:t xml:space="preserve">Ilustración </w:t>
                            </w:r>
                            <w:fldSimple w:instr=" STYLEREF 1 \s ">
                              <w:r>
                                <w:rPr>
                                  <w:noProof/>
                                </w:rPr>
                                <w:t>5</w:t>
                              </w:r>
                            </w:fldSimple>
                            <w:r>
                              <w:noBreakHyphen/>
                            </w:r>
                            <w:fldSimple w:instr=" SEQ Ilustración \* ARABIC \s 1 ">
                              <w:r>
                                <w:rPr>
                                  <w:noProof/>
                                </w:rPr>
                                <w:t>2</w:t>
                              </w:r>
                            </w:fldSimple>
                            <w:r>
                              <w:t xml:space="preserve"> Página Principal</w:t>
                            </w:r>
                            <w:bookmarkEnd w:id="1337"/>
                            <w:bookmarkEnd w:id="1338"/>
                            <w:bookmarkEnd w:id="1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8FA9" id="Cuadro de texto 25" o:spid="_x0000_s1027" type="#_x0000_t202" style="position:absolute;left:0;text-align:left;margin-left:0;margin-top:284.8pt;width:453.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" stroked="f">
                <v:textbox style="mso-fit-shape-to-text:t" inset="0,0,0,0">
                  <w:txbxContent>
                    <w:p w14:paraId="7678B1AD" w14:textId="77777777" w:rsidR="004B053F" w:rsidRPr="00A808D8" w:rsidRDefault="004B053F" w:rsidP="004B053F">
                      <w:pPr>
                        <w:pStyle w:val="Descripcin"/>
                        <w:rPr>
                          <w:noProof/>
                          <w:sz w:val="24"/>
                          <w:szCs w:val="24"/>
                        </w:rPr>
                      </w:pPr>
                      <w:bookmarkStart w:id="1335" w:name="_Toc480479774"/>
                      <w:bookmarkStart w:id="1336" w:name="_Toc481606969"/>
                      <w:bookmarkStart w:id="1337" w:name="_Toc481607004"/>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2</w:t>
                      </w:r>
                      <w:r w:rsidR="00857D81">
                        <w:rPr>
                          <w:noProof/>
                        </w:rPr>
                        <w:fldChar w:fldCharType="end"/>
                      </w:r>
                      <w:r>
                        <w:t xml:space="preserve"> Página Principal</w:t>
                      </w:r>
                      <w:bookmarkEnd w:id="1335"/>
                      <w:bookmarkEnd w:id="1336"/>
                      <w:bookmarkEnd w:id="1337"/>
                    </w:p>
                  </w:txbxContent>
                </v:textbox>
                <w10:wrap type="through"/>
              </v:shape>
            </w:pict>
          </mc:Fallback>
        </mc:AlternateContent>
      </w:r>
      <w:r>
        <w:rPr>
          <w:noProof/>
          <w:szCs w:val="24"/>
          <w:lang w:eastAsia="es-ES"/>
        </w:rPr>
        <w:drawing>
          <wp:anchor distT="0" distB="0" distL="114300" distR="114300" simplePos="0" relativeHeight="251660288" behindDoc="0" locked="0" layoutInCell="1" allowOverlap="1" wp14:anchorId="65CD845E" wp14:editId="185BE437">
            <wp:simplePos x="0" y="0"/>
            <wp:positionH relativeFrom="column">
              <wp:posOffset>0</wp:posOffset>
            </wp:positionH>
            <wp:positionV relativeFrom="paragraph">
              <wp:posOffset>301100</wp:posOffset>
            </wp:positionV>
            <wp:extent cx="5760085" cy="3258820"/>
            <wp:effectExtent l="114300" t="114300" r="145415" b="151130"/>
            <wp:wrapThrough wrapText="bothSides">
              <wp:wrapPolygon edited="0">
                <wp:start x="-429" y="-758"/>
                <wp:lineTo x="-429" y="22475"/>
                <wp:lineTo x="21931" y="22475"/>
                <wp:lineTo x="22074" y="21718"/>
                <wp:lineTo x="22074" y="1515"/>
                <wp:lineTo x="21931" y="-758"/>
                <wp:lineTo x="-429" y="-758"/>
              </wp:wrapPolygon>
            </wp:wrapThrough>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25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B8AC091" w14:textId="77777777" w:rsidR="004B053F" w:rsidRDefault="004B053F" w:rsidP="004B053F">
      <w:pPr>
        <w:rPr>
          <w:szCs w:val="24"/>
          <w:lang w:val="es-ES_tradnl"/>
        </w:rPr>
      </w:pPr>
    </w:p>
    <w:p w14:paraId="450A74F5" w14:textId="77777777" w:rsidR="004B053F" w:rsidRPr="004B491B" w:rsidRDefault="004B053F" w:rsidP="004B053F">
      <w:pPr>
        <w:rPr>
          <w:szCs w:val="24"/>
          <w:lang w:val="es-ES_tradnl"/>
        </w:rPr>
      </w:pPr>
      <w:r w:rsidRPr="004B491B">
        <w:rPr>
          <w:szCs w:val="24"/>
          <w:lang w:val="es-ES_tradnl"/>
        </w:rPr>
        <w:t xml:space="preserve">Si </w:t>
      </w:r>
      <w:r>
        <w:rPr>
          <w:szCs w:val="24"/>
          <w:lang w:val="es-ES_tradnl"/>
        </w:rPr>
        <w:t>la autenticación ha sido correcta se le pasará</w:t>
      </w:r>
      <w:r w:rsidRPr="004B491B">
        <w:rPr>
          <w:szCs w:val="24"/>
          <w:lang w:val="es-ES_tradnl"/>
        </w:rPr>
        <w:t xml:space="preserve"> la página principal de la aplicación. En caso de que la contra</w:t>
      </w:r>
      <w:r>
        <w:rPr>
          <w:szCs w:val="24"/>
          <w:lang w:val="es-ES_tradnl"/>
        </w:rPr>
        <w:t>seña sea incorrecta se desplegará</w:t>
      </w:r>
      <w:r w:rsidRPr="004B491B">
        <w:rPr>
          <w:szCs w:val="24"/>
          <w:lang w:val="es-ES_tradnl"/>
        </w:rPr>
        <w:t xml:space="preserve"> un cartel informativo declarando que la identidad es incorrecta</w:t>
      </w:r>
      <w:r>
        <w:rPr>
          <w:szCs w:val="24"/>
          <w:lang w:val="es-ES_tradnl"/>
        </w:rPr>
        <w:t xml:space="preserve"> y</w:t>
      </w:r>
      <w:r w:rsidRPr="004B491B">
        <w:rPr>
          <w:szCs w:val="24"/>
          <w:lang w:val="es-ES_tradnl"/>
        </w:rPr>
        <w:t xml:space="preserve"> e</w:t>
      </w:r>
      <w:r>
        <w:rPr>
          <w:szCs w:val="24"/>
          <w:lang w:val="es-ES_tradnl"/>
        </w:rPr>
        <w:t xml:space="preserve">n </w:t>
      </w:r>
      <w:r w:rsidRPr="004B491B">
        <w:rPr>
          <w:szCs w:val="24"/>
          <w:lang w:val="es-ES_tradnl"/>
        </w:rPr>
        <w:t xml:space="preserve">caso de que no </w:t>
      </w:r>
      <w:r>
        <w:rPr>
          <w:szCs w:val="24"/>
          <w:lang w:val="es-ES_tradnl"/>
        </w:rPr>
        <w:t>se disponga</w:t>
      </w:r>
      <w:r w:rsidRPr="004B491B">
        <w:rPr>
          <w:szCs w:val="24"/>
          <w:lang w:val="es-ES_tradnl"/>
        </w:rPr>
        <w:t xml:space="preserve"> de </w:t>
      </w:r>
      <w:r>
        <w:rPr>
          <w:szCs w:val="24"/>
          <w:lang w:val="es-ES_tradnl"/>
        </w:rPr>
        <w:t xml:space="preserve">una </w:t>
      </w:r>
      <w:r w:rsidRPr="004B491B">
        <w:rPr>
          <w:szCs w:val="24"/>
          <w:lang w:val="es-ES_tradnl"/>
        </w:rPr>
        <w:t xml:space="preserve">identidad se </w:t>
      </w:r>
      <w:r>
        <w:rPr>
          <w:szCs w:val="24"/>
          <w:lang w:val="es-ES_tradnl"/>
        </w:rPr>
        <w:t>podrá pulsar</w:t>
      </w:r>
      <w:r w:rsidRPr="004B491B">
        <w:rPr>
          <w:szCs w:val="24"/>
          <w:lang w:val="es-ES_tradnl"/>
        </w:rPr>
        <w:t xml:space="preserve"> el botón “</w:t>
      </w:r>
      <w:r>
        <w:rPr>
          <w:szCs w:val="24"/>
          <w:lang w:val="es-ES_tradnl"/>
        </w:rPr>
        <w:t>Sign up”.</w:t>
      </w:r>
    </w:p>
    <w:p w14:paraId="3D35C5A1" w14:textId="77777777" w:rsidR="004B053F" w:rsidRDefault="004B053F" w:rsidP="004B053F">
      <w:pPr>
        <w:keepNext/>
        <w:jc w:val="center"/>
      </w:pPr>
      <w:r w:rsidRPr="004B491B">
        <w:rPr>
          <w:noProof/>
          <w:szCs w:val="24"/>
          <w:lang w:eastAsia="es-ES"/>
        </w:rPr>
        <w:drawing>
          <wp:inline distT="0" distB="0" distL="0" distR="0" wp14:anchorId="184ED232" wp14:editId="22E29531">
            <wp:extent cx="2743200" cy="70485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CrearCuenta.png"/>
                    <pic:cNvPicPr/>
                  </pic:nvPicPr>
                  <pic:blipFill>
                    <a:blip r:embed="rId45">
                      <a:extLst>
                        <a:ext uri="{28A0092B-C50C-407E-A947-70E740481C1C}">
                          <a14:useLocalDpi xmlns:a14="http://schemas.microsoft.com/office/drawing/2010/main" val="0"/>
                        </a:ext>
                      </a:extLst>
                    </a:blip>
                    <a:stretch>
                      <a:fillRect/>
                    </a:stretch>
                  </pic:blipFill>
                  <pic:spPr>
                    <a:xfrm>
                      <a:off x="0" y="0"/>
                      <a:ext cx="2743200" cy="704850"/>
                    </a:xfrm>
                    <a:prstGeom prst="rect">
                      <a:avLst/>
                    </a:prstGeom>
                  </pic:spPr>
                </pic:pic>
              </a:graphicData>
            </a:graphic>
          </wp:inline>
        </w:drawing>
      </w:r>
    </w:p>
    <w:p w14:paraId="52EB772C" w14:textId="77777777" w:rsidR="004B053F" w:rsidRPr="004B491B" w:rsidRDefault="004B053F" w:rsidP="004B053F">
      <w:pPr>
        <w:pStyle w:val="Descripcin"/>
        <w:jc w:val="center"/>
        <w:rPr>
          <w:sz w:val="24"/>
          <w:szCs w:val="24"/>
          <w:lang w:val="es-ES_tradnl"/>
        </w:rPr>
      </w:pPr>
      <w:bookmarkStart w:id="1340" w:name="_Toc480479775"/>
      <w:bookmarkStart w:id="1341" w:name="_Toc481606970"/>
      <w:bookmarkStart w:id="1342" w:name="_Toc481607005"/>
      <w:r>
        <w:t xml:space="preserve">Ilustración </w:t>
      </w:r>
      <w:fldSimple w:instr=" STYLEREF 1 \s ">
        <w:r>
          <w:rPr>
            <w:noProof/>
          </w:rPr>
          <w:t>5</w:t>
        </w:r>
      </w:fldSimple>
      <w:r>
        <w:noBreakHyphen/>
      </w:r>
      <w:fldSimple w:instr=" SEQ Ilustración \* ARABIC \s 1 ">
        <w:r>
          <w:rPr>
            <w:noProof/>
          </w:rPr>
          <w:t>3</w:t>
        </w:r>
      </w:fldSimple>
      <w:r>
        <w:t xml:space="preserve"> Botón sign up</w:t>
      </w:r>
      <w:bookmarkEnd w:id="1340"/>
      <w:bookmarkEnd w:id="1341"/>
      <w:bookmarkEnd w:id="1342"/>
    </w:p>
    <w:p w14:paraId="2E47A9FA" w14:textId="77777777" w:rsidR="004B053F" w:rsidRPr="004B491B" w:rsidRDefault="004B053F" w:rsidP="004B053F">
      <w:pPr>
        <w:rPr>
          <w:szCs w:val="24"/>
          <w:lang w:val="es-ES_tradnl"/>
        </w:rPr>
      </w:pPr>
    </w:p>
    <w:p w14:paraId="0E50B13E" w14:textId="77777777" w:rsidR="004B053F" w:rsidRPr="004B491B" w:rsidRDefault="004B053F" w:rsidP="004B053F">
      <w:pPr>
        <w:rPr>
          <w:szCs w:val="24"/>
          <w:lang w:val="es-ES_tradnl"/>
        </w:rPr>
      </w:pPr>
      <w:r>
        <w:rPr>
          <w:szCs w:val="24"/>
          <w:lang w:val="es-ES_tradnl"/>
        </w:rPr>
        <w:t>Si pulsamos el botón “Sign up”, a</w:t>
      </w:r>
      <w:r w:rsidRPr="004B491B">
        <w:rPr>
          <w:szCs w:val="24"/>
          <w:lang w:val="es-ES_tradnl"/>
        </w:rPr>
        <w:t xml:space="preserve">utomáticamente </w:t>
      </w:r>
      <w:r>
        <w:rPr>
          <w:szCs w:val="24"/>
          <w:lang w:val="es-ES_tradnl"/>
        </w:rPr>
        <w:t>se</w:t>
      </w:r>
      <w:r w:rsidRPr="004B491B">
        <w:rPr>
          <w:szCs w:val="24"/>
          <w:lang w:val="es-ES_tradnl"/>
        </w:rPr>
        <w:t xml:space="preserve"> nos redirigirá a una página con un formulario para </w:t>
      </w:r>
      <w:r>
        <w:rPr>
          <w:szCs w:val="24"/>
          <w:lang w:val="es-ES_tradnl"/>
        </w:rPr>
        <w:t>poder crear</w:t>
      </w:r>
      <w:r w:rsidRPr="004B491B">
        <w:rPr>
          <w:szCs w:val="24"/>
          <w:lang w:val="es-ES_tradnl"/>
        </w:rPr>
        <w:t xml:space="preserve"> una nueva cuenta. </w:t>
      </w:r>
    </w:p>
    <w:p w14:paraId="48AC4DB2" w14:textId="77777777" w:rsidR="004B053F" w:rsidRPr="004B491B" w:rsidRDefault="004B053F" w:rsidP="004B053F">
      <w:pPr>
        <w:rPr>
          <w:szCs w:val="24"/>
          <w:lang w:val="es-ES_tradnl"/>
        </w:rPr>
      </w:pPr>
    </w:p>
    <w:p w14:paraId="152D8C05" w14:textId="77777777" w:rsidR="004B053F" w:rsidRPr="004B491B" w:rsidRDefault="004B053F" w:rsidP="004B053F">
      <w:pPr>
        <w:rPr>
          <w:szCs w:val="24"/>
          <w:lang w:val="es-ES_tradnl"/>
        </w:rPr>
      </w:pPr>
    </w:p>
    <w:p w14:paraId="0F6153F1" w14:textId="77777777" w:rsidR="004B053F" w:rsidRDefault="004B053F" w:rsidP="004B053F">
      <w:pPr>
        <w:keepNext/>
      </w:pPr>
      <w:r w:rsidRPr="004B491B">
        <w:rPr>
          <w:noProof/>
          <w:szCs w:val="24"/>
          <w:lang w:eastAsia="es-ES"/>
        </w:rPr>
        <w:lastRenderedPageBreak/>
        <w:drawing>
          <wp:inline distT="0" distB="0" distL="0" distR="0" wp14:anchorId="69824826" wp14:editId="4616C15B">
            <wp:extent cx="5640815" cy="3191342"/>
            <wp:effectExtent l="114300" t="114300" r="150495" b="14287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Cuenta.png"/>
                    <pic:cNvPicPr/>
                  </pic:nvPicPr>
                  <pic:blipFill>
                    <a:blip r:embed="rId46">
                      <a:extLst>
                        <a:ext uri="{28A0092B-C50C-407E-A947-70E740481C1C}">
                          <a14:useLocalDpi xmlns:a14="http://schemas.microsoft.com/office/drawing/2010/main" val="0"/>
                        </a:ext>
                      </a:extLst>
                    </a:blip>
                    <a:stretch>
                      <a:fillRect/>
                    </a:stretch>
                  </pic:blipFill>
                  <pic:spPr>
                    <a:xfrm>
                      <a:off x="0" y="0"/>
                      <a:ext cx="5644697" cy="3193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DDF9E7" w14:textId="77777777" w:rsidR="004B053F" w:rsidRPr="004B491B" w:rsidRDefault="004B053F" w:rsidP="004B053F">
      <w:pPr>
        <w:pStyle w:val="Descripcin"/>
        <w:rPr>
          <w:sz w:val="24"/>
          <w:szCs w:val="24"/>
          <w:lang w:val="es-ES_tradnl"/>
        </w:rPr>
      </w:pPr>
      <w:bookmarkStart w:id="1343" w:name="_Toc480479776"/>
      <w:bookmarkStart w:id="1344" w:name="_Toc481606971"/>
      <w:bookmarkStart w:id="1345" w:name="_Toc481607006"/>
      <w:r>
        <w:t xml:space="preserve">Ilustración </w:t>
      </w:r>
      <w:fldSimple w:instr=" STYLEREF 1 \s ">
        <w:r>
          <w:rPr>
            <w:noProof/>
          </w:rPr>
          <w:t>5</w:t>
        </w:r>
      </w:fldSimple>
      <w:r>
        <w:noBreakHyphen/>
      </w:r>
      <w:fldSimple w:instr=" SEQ Ilustración \* ARABIC \s 1 ">
        <w:r>
          <w:rPr>
            <w:noProof/>
          </w:rPr>
          <w:t>4</w:t>
        </w:r>
      </w:fldSimple>
      <w:r>
        <w:t xml:space="preserve"> Ventana nuevo usuario</w:t>
      </w:r>
      <w:bookmarkEnd w:id="1343"/>
      <w:bookmarkEnd w:id="1344"/>
      <w:bookmarkEnd w:id="1345"/>
    </w:p>
    <w:p w14:paraId="15C8D2FC" w14:textId="77777777" w:rsidR="004B053F" w:rsidRPr="004B491B" w:rsidRDefault="004B053F" w:rsidP="004B053F">
      <w:pPr>
        <w:rPr>
          <w:szCs w:val="24"/>
          <w:lang w:val="es-ES_tradnl"/>
        </w:rPr>
      </w:pPr>
    </w:p>
    <w:p w14:paraId="5452CCA3" w14:textId="77777777" w:rsidR="004B053F" w:rsidRDefault="004B053F" w:rsidP="004B053F">
      <w:pPr>
        <w:rPr>
          <w:szCs w:val="24"/>
          <w:lang w:val="es-ES_tradnl"/>
        </w:rPr>
      </w:pPr>
      <w:r w:rsidRPr="004B491B">
        <w:rPr>
          <w:szCs w:val="24"/>
          <w:lang w:val="es-ES_tradnl"/>
        </w:rPr>
        <w:t>Si no hay fallos de validación</w:t>
      </w:r>
      <w:r>
        <w:rPr>
          <w:szCs w:val="24"/>
          <w:lang w:val="es-ES_tradnl"/>
        </w:rPr>
        <w:t xml:space="preserve"> en</w:t>
      </w:r>
      <w:r w:rsidRPr="004B491B">
        <w:rPr>
          <w:szCs w:val="24"/>
          <w:lang w:val="es-ES_tradnl"/>
        </w:rPr>
        <w:t xml:space="preserve"> los datos</w:t>
      </w:r>
      <w:r>
        <w:rPr>
          <w:szCs w:val="24"/>
          <w:lang w:val="es-ES_tradnl"/>
        </w:rPr>
        <w:t xml:space="preserve"> del formulario “Nuevo usuario en UniApi”, s</w:t>
      </w:r>
      <w:r w:rsidRPr="004B491B">
        <w:rPr>
          <w:szCs w:val="24"/>
          <w:lang w:val="es-ES_tradnl"/>
        </w:rPr>
        <w:t>e le devolverá al usuario a la ventana de loggin donde</w:t>
      </w:r>
      <w:r>
        <w:rPr>
          <w:szCs w:val="24"/>
          <w:lang w:val="es-ES_tradnl"/>
        </w:rPr>
        <w:t xml:space="preserve"> se</w:t>
      </w:r>
      <w:r w:rsidRPr="004B491B">
        <w:rPr>
          <w:szCs w:val="24"/>
          <w:lang w:val="es-ES_tradnl"/>
        </w:rPr>
        <w:t xml:space="preserve"> podrá introducir </w:t>
      </w:r>
      <w:r>
        <w:rPr>
          <w:szCs w:val="24"/>
          <w:lang w:val="es-ES_tradnl"/>
        </w:rPr>
        <w:t>el nuevo nombre de usuario y la</w:t>
      </w:r>
      <w:r w:rsidRPr="004B491B">
        <w:rPr>
          <w:szCs w:val="24"/>
          <w:lang w:val="es-ES_tradnl"/>
        </w:rPr>
        <w:t xml:space="preserve"> </w:t>
      </w:r>
      <w:r>
        <w:rPr>
          <w:szCs w:val="24"/>
          <w:lang w:val="es-ES_tradnl"/>
        </w:rPr>
        <w:t xml:space="preserve">nueva </w:t>
      </w:r>
      <w:r w:rsidRPr="004B491B">
        <w:rPr>
          <w:szCs w:val="24"/>
          <w:lang w:val="es-ES_tradnl"/>
        </w:rPr>
        <w:t>contraseña.</w:t>
      </w:r>
    </w:p>
    <w:p w14:paraId="078160CF" w14:textId="77777777" w:rsidR="004B053F" w:rsidRPr="004B491B" w:rsidRDefault="004B053F" w:rsidP="004B053F">
      <w:pPr>
        <w:rPr>
          <w:szCs w:val="24"/>
          <w:lang w:val="es-ES_tradnl"/>
        </w:rPr>
      </w:pPr>
    </w:p>
    <w:p w14:paraId="096BA5A4" w14:textId="77777777" w:rsidR="004B053F" w:rsidRPr="00D43281" w:rsidRDefault="004B053F" w:rsidP="004B053F">
      <w:pPr>
        <w:pStyle w:val="Ttulo2"/>
        <w:numPr>
          <w:ilvl w:val="1"/>
          <w:numId w:val="34"/>
        </w:numPr>
        <w:rPr>
          <w:lang w:val="es-ES_tradnl"/>
        </w:rPr>
      </w:pPr>
      <w:bookmarkStart w:id="1346" w:name="_Toc486874165"/>
      <w:r>
        <w:rPr>
          <w:lang w:val="es-ES_tradnl"/>
        </w:rPr>
        <w:t>Navegar por los grupos:</w:t>
      </w:r>
      <w:bookmarkEnd w:id="1346"/>
    </w:p>
    <w:p w14:paraId="01BE4026" w14:textId="77777777" w:rsidR="004B053F" w:rsidRPr="000716E5" w:rsidRDefault="004B053F" w:rsidP="004B053F">
      <w:pPr>
        <w:ind w:firstLine="708"/>
        <w:rPr>
          <w:szCs w:val="24"/>
          <w:lang w:val="es-ES_tradnl"/>
        </w:rPr>
      </w:pPr>
      <w:r>
        <w:rPr>
          <w:noProof/>
          <w:lang w:eastAsia="es-ES"/>
        </w:rPr>
        <mc:AlternateContent>
          <mc:Choice Requires="wps">
            <w:drawing>
              <wp:anchor distT="0" distB="0" distL="114300" distR="114300" simplePos="0" relativeHeight="251671552" behindDoc="1" locked="0" layoutInCell="1" allowOverlap="1" wp14:anchorId="72049AF2" wp14:editId="35B91C6B">
                <wp:simplePos x="0" y="0"/>
                <wp:positionH relativeFrom="column">
                  <wp:posOffset>43815</wp:posOffset>
                </wp:positionH>
                <wp:positionV relativeFrom="paragraph">
                  <wp:posOffset>3248025</wp:posOffset>
                </wp:positionV>
                <wp:extent cx="5760085" cy="635"/>
                <wp:effectExtent l="0" t="0" r="0" b="18415"/>
                <wp:wrapTight wrapText="bothSides">
                  <wp:wrapPolygon edited="0">
                    <wp:start x="0" y="0"/>
                    <wp:lineTo x="0" y="0"/>
                    <wp:lineTo x="21502" y="0"/>
                    <wp:lineTo x="21502"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B21D54D" w14:textId="77777777" w:rsidR="004B053F" w:rsidRPr="002A74A3" w:rsidRDefault="004B053F" w:rsidP="004B053F">
                            <w:pPr>
                              <w:pStyle w:val="Descripcin"/>
                              <w:rPr>
                                <w:noProof/>
                                <w:sz w:val="24"/>
                                <w:szCs w:val="24"/>
                              </w:rPr>
                            </w:pPr>
                            <w:bookmarkStart w:id="1347" w:name="_Toc480479777"/>
                            <w:bookmarkStart w:id="1348" w:name="_Toc481606972"/>
                            <w:bookmarkStart w:id="1349" w:name="_Toc481607007"/>
                            <w:r>
                              <w:t xml:space="preserve">Ilustración </w:t>
                            </w:r>
                            <w:fldSimple w:instr=" STYLEREF 1 \s ">
                              <w:r>
                                <w:rPr>
                                  <w:noProof/>
                                </w:rPr>
                                <w:t>5</w:t>
                              </w:r>
                            </w:fldSimple>
                            <w:r>
                              <w:noBreakHyphen/>
                            </w:r>
                            <w:fldSimple w:instr=" SEQ Ilustración \* ARABIC \s 1 ">
                              <w:r>
                                <w:rPr>
                                  <w:noProof/>
                                </w:rPr>
                                <w:t>5</w:t>
                              </w:r>
                            </w:fldSimple>
                            <w:r>
                              <w:t xml:space="preserve"> Menú Navegación</w:t>
                            </w:r>
                            <w:bookmarkEnd w:id="1347"/>
                            <w:bookmarkEnd w:id="1348"/>
                            <w:bookmarkEnd w:id="1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49AF2" id="Cuadro de texto 29" o:spid="_x0000_s1028" type="#_x0000_t202" style="position:absolute;left:0;text-align:left;margin-left:3.45pt;margin-top:255.75pt;width:453.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" stroked="f">
                <v:textbox style="mso-fit-shape-to-text:t" inset="0,0,0,0">
                  <w:txbxContent>
                    <w:p w14:paraId="6B21D54D" w14:textId="77777777" w:rsidR="004B053F" w:rsidRPr="002A74A3" w:rsidRDefault="004B053F" w:rsidP="004B053F">
                      <w:pPr>
                        <w:pStyle w:val="Descripcin"/>
                        <w:rPr>
                          <w:noProof/>
                          <w:sz w:val="24"/>
                          <w:szCs w:val="24"/>
                        </w:rPr>
                      </w:pPr>
                      <w:bookmarkStart w:id="1348" w:name="_Toc480479777"/>
                      <w:bookmarkStart w:id="1349" w:name="_Toc481606972"/>
                      <w:bookmarkStart w:id="1350" w:name="_Toc481607007"/>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5</w:t>
                      </w:r>
                      <w:r w:rsidR="00857D81">
                        <w:rPr>
                          <w:noProof/>
                        </w:rPr>
                        <w:fldChar w:fldCharType="end"/>
                      </w:r>
                      <w:r>
                        <w:t xml:space="preserve"> Menú Navegación</w:t>
                      </w:r>
                      <w:bookmarkEnd w:id="1348"/>
                      <w:bookmarkEnd w:id="1349"/>
                      <w:bookmarkEnd w:id="1350"/>
                    </w:p>
                  </w:txbxContent>
                </v:textbox>
                <w10:wrap type="tight"/>
              </v:shape>
            </w:pict>
          </mc:Fallback>
        </mc:AlternateContent>
      </w:r>
      <w:r w:rsidRPr="000716E5">
        <w:rPr>
          <w:noProof/>
          <w:szCs w:val="24"/>
          <w:lang w:eastAsia="es-ES"/>
        </w:rPr>
        <w:drawing>
          <wp:anchor distT="0" distB="0" distL="114300" distR="114300" simplePos="0" relativeHeight="251661312" behindDoc="1" locked="0" layoutInCell="1" allowOverlap="1" wp14:anchorId="1983FAEF" wp14:editId="773E4FEE">
            <wp:simplePos x="0" y="0"/>
            <wp:positionH relativeFrom="column">
              <wp:posOffset>44201</wp:posOffset>
            </wp:positionH>
            <wp:positionV relativeFrom="paragraph">
              <wp:posOffset>1713644</wp:posOffset>
            </wp:positionV>
            <wp:extent cx="5760085" cy="1477645"/>
            <wp:effectExtent l="133350" t="114300" r="145415" b="160655"/>
            <wp:wrapTight wrapText="bothSides">
              <wp:wrapPolygon edited="0">
                <wp:start x="-429" y="-1671"/>
                <wp:lineTo x="-500" y="21164"/>
                <wp:lineTo x="10430" y="23113"/>
                <wp:lineTo x="10501" y="23670"/>
                <wp:lineTo x="10787" y="23670"/>
                <wp:lineTo x="10858" y="23113"/>
                <wp:lineTo x="22074" y="21164"/>
                <wp:lineTo x="22074" y="3342"/>
                <wp:lineTo x="21931" y="-1671"/>
                <wp:lineTo x="-429" y="-1671"/>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Navegacion.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147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0716E5">
        <w:rPr>
          <w:szCs w:val="24"/>
          <w:lang w:val="es-ES_tradnl"/>
        </w:rPr>
        <w:t xml:space="preserve">Cuando </w:t>
      </w:r>
      <w:r>
        <w:rPr>
          <w:szCs w:val="24"/>
          <w:lang w:val="es-ES_tradnl"/>
        </w:rPr>
        <w:t xml:space="preserve">se acceda </w:t>
      </w:r>
      <w:r w:rsidRPr="000716E5">
        <w:rPr>
          <w:szCs w:val="24"/>
          <w:lang w:val="es-ES_tradnl"/>
        </w:rPr>
        <w:t>a la página principal de la aplicación</w:t>
      </w:r>
      <w:r>
        <w:rPr>
          <w:szCs w:val="24"/>
          <w:lang w:val="es-ES_tradnl"/>
        </w:rPr>
        <w:t>,</w:t>
      </w:r>
      <w:r w:rsidRPr="000716E5">
        <w:rPr>
          <w:szCs w:val="24"/>
          <w:lang w:val="es-ES_tradnl"/>
        </w:rPr>
        <w:t xml:space="preserve"> se nos mostrara un menú lateral con todas las opciones de la aplicación. Dentro de este menú </w:t>
      </w:r>
      <w:r>
        <w:rPr>
          <w:szCs w:val="24"/>
          <w:lang w:val="es-ES_tradnl"/>
        </w:rPr>
        <w:t>se tendrá que</w:t>
      </w:r>
      <w:r w:rsidRPr="000716E5">
        <w:rPr>
          <w:szCs w:val="24"/>
          <w:lang w:val="es-ES_tradnl"/>
        </w:rPr>
        <w:t xml:space="preserve"> </w:t>
      </w:r>
      <w:r>
        <w:rPr>
          <w:szCs w:val="24"/>
          <w:lang w:val="es-ES_tradnl"/>
        </w:rPr>
        <w:t xml:space="preserve">identificar </w:t>
      </w:r>
      <w:r w:rsidRPr="000716E5">
        <w:rPr>
          <w:szCs w:val="24"/>
          <w:lang w:val="es-ES_tradnl"/>
        </w:rPr>
        <w:t>los dos elementos del final del menú “Nuevo proyecto” y “Nuevo grupo”, ya que más tarde los usaremos en este tutorial. En el centro de la página principal se despliega un menú de navegación con todos los grupos y proyectos que podemos visualizar, algo como se muestra en la figura siguiente.</w:t>
      </w:r>
    </w:p>
    <w:p w14:paraId="7AAFB4CA" w14:textId="77777777" w:rsidR="004B053F" w:rsidRPr="000716E5" w:rsidRDefault="004B053F" w:rsidP="004B053F">
      <w:pPr>
        <w:rPr>
          <w:szCs w:val="24"/>
          <w:lang w:val="es-ES_tradnl"/>
        </w:rPr>
      </w:pPr>
    </w:p>
    <w:p w14:paraId="41B7920F" w14:textId="77777777" w:rsidR="004B053F" w:rsidRPr="000716E5" w:rsidRDefault="004B053F" w:rsidP="004B053F">
      <w:pPr>
        <w:rPr>
          <w:szCs w:val="24"/>
          <w:lang w:val="es-ES_tradnl"/>
        </w:rPr>
      </w:pPr>
      <w:r w:rsidRPr="000716E5">
        <w:rPr>
          <w:szCs w:val="24"/>
          <w:lang w:val="es-ES_tradnl"/>
        </w:rPr>
        <w:t>En el menú de la navegación tenemos 3 elementos principales:</w:t>
      </w:r>
    </w:p>
    <w:p w14:paraId="3A6B30C7" w14:textId="77777777" w:rsidR="004B053F" w:rsidRPr="000716E5" w:rsidRDefault="004B053F" w:rsidP="004B053F">
      <w:pPr>
        <w:pStyle w:val="Prrafodelista"/>
        <w:numPr>
          <w:ilvl w:val="0"/>
          <w:numId w:val="27"/>
        </w:numPr>
        <w:rPr>
          <w:szCs w:val="24"/>
          <w:lang w:val="es-ES_tradnl"/>
        </w:rPr>
      </w:pPr>
      <w:r w:rsidRPr="0035321E">
        <w:rPr>
          <w:b/>
          <w:szCs w:val="24"/>
          <w:lang w:val="es-ES_tradnl"/>
        </w:rPr>
        <w:t>Menú superior</w:t>
      </w:r>
      <w:r w:rsidRPr="000716E5">
        <w:rPr>
          <w:szCs w:val="24"/>
          <w:lang w:val="es-ES_tradnl"/>
        </w:rPr>
        <w:t xml:space="preserve">: El menú de navegación superior, es un menú que ira registrando la navegación </w:t>
      </w:r>
      <w:r>
        <w:rPr>
          <w:szCs w:val="24"/>
          <w:lang w:val="es-ES_tradnl"/>
        </w:rPr>
        <w:t>por</w:t>
      </w:r>
      <w:r w:rsidRPr="000716E5">
        <w:rPr>
          <w:szCs w:val="24"/>
          <w:lang w:val="es-ES_tradnl"/>
        </w:rPr>
        <w:t xml:space="preserve"> la jerarquía de los grupos. Si pulsamos en los nombres de los grupos nos redirigirá a ellos.</w:t>
      </w:r>
    </w:p>
    <w:p w14:paraId="3D3B0847" w14:textId="77777777" w:rsidR="004B053F" w:rsidRPr="000716E5" w:rsidRDefault="004B053F" w:rsidP="004B053F">
      <w:pPr>
        <w:pStyle w:val="Prrafodelista"/>
        <w:numPr>
          <w:ilvl w:val="0"/>
          <w:numId w:val="27"/>
        </w:numPr>
        <w:rPr>
          <w:szCs w:val="24"/>
          <w:lang w:val="es-ES_tradnl"/>
        </w:rPr>
      </w:pPr>
      <w:r w:rsidRPr="0035321E">
        <w:rPr>
          <w:b/>
          <w:szCs w:val="24"/>
          <w:lang w:val="es-ES_tradnl"/>
        </w:rPr>
        <w:t>Grupos</w:t>
      </w:r>
      <w:r w:rsidRPr="000716E5">
        <w:rPr>
          <w:szCs w:val="24"/>
          <w:lang w:val="es-ES_tradnl"/>
        </w:rPr>
        <w:t xml:space="preserve">: Son los elementos de la carpeta azul, </w:t>
      </w:r>
      <w:r>
        <w:rPr>
          <w:szCs w:val="24"/>
          <w:lang w:val="es-ES_tradnl"/>
        </w:rPr>
        <w:t>dentro del cuadro que delimita el elemento existe un</w:t>
      </w:r>
      <w:r w:rsidRPr="000716E5">
        <w:rPr>
          <w:szCs w:val="24"/>
          <w:lang w:val="es-ES_tradnl"/>
        </w:rPr>
        <w:t xml:space="preserve"> elemento con la letra i</w:t>
      </w:r>
      <w:r>
        <w:rPr>
          <w:szCs w:val="24"/>
          <w:lang w:val="es-ES_tradnl"/>
        </w:rPr>
        <w:t>, la cual,</w:t>
      </w:r>
      <w:r w:rsidRPr="000716E5">
        <w:rPr>
          <w:szCs w:val="24"/>
          <w:lang w:val="es-ES_tradnl"/>
        </w:rPr>
        <w:t xml:space="preserve"> nos lle</w:t>
      </w:r>
      <w:r>
        <w:rPr>
          <w:szCs w:val="24"/>
          <w:lang w:val="es-ES_tradnl"/>
        </w:rPr>
        <w:t>vará a la información del grupo y s</w:t>
      </w:r>
      <w:r w:rsidRPr="000716E5">
        <w:rPr>
          <w:szCs w:val="24"/>
          <w:lang w:val="es-ES_tradnl"/>
        </w:rPr>
        <w:t xml:space="preserve">i pulsamos en el </w:t>
      </w:r>
      <w:r>
        <w:rPr>
          <w:szCs w:val="24"/>
          <w:lang w:val="es-ES_tradnl"/>
        </w:rPr>
        <w:t>nombre del</w:t>
      </w:r>
      <w:r w:rsidRPr="000716E5">
        <w:rPr>
          <w:szCs w:val="24"/>
          <w:lang w:val="es-ES_tradnl"/>
        </w:rPr>
        <w:t xml:space="preserve"> grupo se activará la navegación hacia ese grupo</w:t>
      </w:r>
      <w:r>
        <w:rPr>
          <w:szCs w:val="24"/>
          <w:lang w:val="es-ES_tradnl"/>
        </w:rPr>
        <w:t>. Los movimientos de grupos son monitorizados por el menú superior de navegación.</w:t>
      </w:r>
    </w:p>
    <w:p w14:paraId="1CB9584C" w14:textId="77777777" w:rsidR="004B053F" w:rsidRPr="000716E5" w:rsidRDefault="004B053F" w:rsidP="004B053F">
      <w:pPr>
        <w:pStyle w:val="Prrafodelista"/>
        <w:numPr>
          <w:ilvl w:val="0"/>
          <w:numId w:val="27"/>
        </w:numPr>
        <w:rPr>
          <w:szCs w:val="24"/>
          <w:lang w:val="es-ES_tradnl"/>
        </w:rPr>
      </w:pPr>
      <w:r w:rsidRPr="0035321E">
        <w:rPr>
          <w:b/>
          <w:szCs w:val="24"/>
          <w:lang w:val="es-ES_tradnl"/>
        </w:rPr>
        <w:t>Proyectos</w:t>
      </w:r>
      <w:r w:rsidRPr="000716E5">
        <w:rPr>
          <w:szCs w:val="24"/>
          <w:lang w:val="es-ES_tradnl"/>
        </w:rPr>
        <w:t>: Son l</w:t>
      </w:r>
      <w:r>
        <w:rPr>
          <w:szCs w:val="24"/>
          <w:lang w:val="es-ES_tradnl"/>
        </w:rPr>
        <w:t>os elementos del libro naranja y en el cuadrado que delimita el elemento contiene</w:t>
      </w:r>
      <w:r w:rsidRPr="000716E5">
        <w:rPr>
          <w:szCs w:val="24"/>
          <w:lang w:val="es-ES_tradnl"/>
        </w:rPr>
        <w:t xml:space="preserve"> dos elementos una i y un símbolo de un indicador. El símbolo de la i referencia a la información del proyecto</w:t>
      </w:r>
      <w:r>
        <w:rPr>
          <w:szCs w:val="24"/>
          <w:lang w:val="es-ES_tradnl"/>
        </w:rPr>
        <w:t xml:space="preserve"> y </w:t>
      </w:r>
      <w:r w:rsidRPr="000716E5">
        <w:rPr>
          <w:szCs w:val="24"/>
          <w:lang w:val="es-ES_tradnl"/>
        </w:rPr>
        <w:t>el símbolo del indicador nos lleva a realizar una ejecución sobre el proyecto.</w:t>
      </w:r>
    </w:p>
    <w:p w14:paraId="0D7D208C" w14:textId="77777777" w:rsidR="004B053F" w:rsidRPr="000716E5" w:rsidRDefault="004B053F" w:rsidP="004B053F">
      <w:pPr>
        <w:rPr>
          <w:szCs w:val="24"/>
          <w:lang w:val="es-ES_tradnl"/>
        </w:rPr>
      </w:pPr>
      <w:r w:rsidRPr="000716E5">
        <w:rPr>
          <w:szCs w:val="24"/>
          <w:lang w:val="es-ES_tradnl"/>
        </w:rPr>
        <w:t xml:space="preserve">Si en el proceso de navegación </w:t>
      </w:r>
      <w:r>
        <w:rPr>
          <w:szCs w:val="24"/>
          <w:lang w:val="es-ES_tradnl"/>
        </w:rPr>
        <w:t>se pulsa</w:t>
      </w:r>
      <w:r w:rsidRPr="000716E5">
        <w:rPr>
          <w:szCs w:val="24"/>
          <w:lang w:val="es-ES_tradnl"/>
        </w:rPr>
        <w:t xml:space="preserve"> “Nuevo grupo” o “Nuevo proy</w:t>
      </w:r>
      <w:r>
        <w:rPr>
          <w:szCs w:val="24"/>
          <w:lang w:val="es-ES_tradnl"/>
        </w:rPr>
        <w:t>ecto” (los cuales están localizados en el menú lateral izquierdo) significará que se quiere crear un proyecto o un subgrupo en el grupo ubicado mediante la navegación</w:t>
      </w:r>
      <w:r w:rsidRPr="000716E5">
        <w:rPr>
          <w:szCs w:val="24"/>
          <w:lang w:val="es-ES_tradnl"/>
        </w:rPr>
        <w:t>. El sistema comprobara los permisos del grupo y el rol del usuario</w:t>
      </w:r>
      <w:r>
        <w:rPr>
          <w:szCs w:val="24"/>
          <w:lang w:val="es-ES_tradnl"/>
        </w:rPr>
        <w:t>,</w:t>
      </w:r>
      <w:r w:rsidRPr="000716E5">
        <w:rPr>
          <w:szCs w:val="24"/>
          <w:lang w:val="es-ES_tradnl"/>
        </w:rPr>
        <w:t xml:space="preserve"> para ver si es posible la realización de la creación.</w:t>
      </w:r>
    </w:p>
    <w:p w14:paraId="14565289" w14:textId="77777777" w:rsidR="004B053F" w:rsidRDefault="004B053F" w:rsidP="004B053F">
      <w:pPr>
        <w:rPr>
          <w:lang w:val="es-ES_tradnl"/>
        </w:rPr>
      </w:pPr>
    </w:p>
    <w:p w14:paraId="4EA903AC" w14:textId="77777777" w:rsidR="004B053F" w:rsidRPr="004B491B" w:rsidRDefault="004B053F" w:rsidP="004B053F">
      <w:pPr>
        <w:rPr>
          <w:lang w:val="es-ES_tradnl"/>
        </w:rPr>
      </w:pPr>
      <w:r>
        <w:rPr>
          <w:lang w:val="es-ES_tradnl"/>
        </w:rPr>
        <w:t xml:space="preserve"> </w:t>
      </w:r>
    </w:p>
    <w:p w14:paraId="44FEB646" w14:textId="77777777" w:rsidR="004B053F" w:rsidRPr="00D43281" w:rsidRDefault="004B053F" w:rsidP="004B053F">
      <w:pPr>
        <w:pStyle w:val="Ttulo2"/>
        <w:numPr>
          <w:ilvl w:val="1"/>
          <w:numId w:val="34"/>
        </w:numPr>
        <w:rPr>
          <w:lang w:val="es-ES_tradnl"/>
        </w:rPr>
      </w:pPr>
      <w:bookmarkStart w:id="1350" w:name="_Toc486874166"/>
      <w:r>
        <w:rPr>
          <w:lang w:val="es-ES_tradnl"/>
        </w:rPr>
        <w:t>Crear un grupo:</w:t>
      </w:r>
      <w:bookmarkEnd w:id="1350"/>
    </w:p>
    <w:p w14:paraId="7AA37EA2" w14:textId="77777777" w:rsidR="004B053F" w:rsidRPr="00085DCB" w:rsidRDefault="004B053F" w:rsidP="004B053F">
      <w:pPr>
        <w:ind w:firstLine="708"/>
        <w:rPr>
          <w:szCs w:val="24"/>
          <w:lang w:val="es-ES_tradnl"/>
        </w:rPr>
      </w:pPr>
      <w:r>
        <w:rPr>
          <w:szCs w:val="24"/>
          <w:lang w:val="es-ES_tradnl"/>
        </w:rPr>
        <w:t>Tras situarnos en un grupo en el q</w:t>
      </w:r>
      <w:r w:rsidRPr="00085DCB">
        <w:rPr>
          <w:szCs w:val="24"/>
          <w:lang w:val="es-ES_tradnl"/>
        </w:rPr>
        <w:t xml:space="preserve">ue queramos crear un subgrupo, </w:t>
      </w:r>
      <w:r>
        <w:rPr>
          <w:szCs w:val="24"/>
          <w:lang w:val="es-ES_tradnl"/>
        </w:rPr>
        <w:t>se pulsará</w:t>
      </w:r>
      <w:r w:rsidRPr="00085DCB">
        <w:rPr>
          <w:szCs w:val="24"/>
          <w:lang w:val="es-ES_tradnl"/>
        </w:rPr>
        <w:t xml:space="preserve"> el elemento del menú lateral izquierda denominado “Nuevo </w:t>
      </w:r>
      <w:r>
        <w:rPr>
          <w:szCs w:val="24"/>
          <w:lang w:val="es-ES_tradnl"/>
        </w:rPr>
        <w:t>grupo” y a</w:t>
      </w:r>
      <w:r w:rsidRPr="00085DCB">
        <w:rPr>
          <w:szCs w:val="24"/>
          <w:lang w:val="es-ES_tradnl"/>
        </w:rPr>
        <w:t>utomáticamente la aplicación se movilizará par</w:t>
      </w:r>
      <w:r>
        <w:rPr>
          <w:szCs w:val="24"/>
          <w:lang w:val="es-ES_tradnl"/>
        </w:rPr>
        <w:t>a disponer</w:t>
      </w:r>
      <w:r w:rsidRPr="00085DCB">
        <w:rPr>
          <w:szCs w:val="24"/>
          <w:lang w:val="es-ES_tradnl"/>
        </w:rPr>
        <w:t xml:space="preserve"> un formulario para crear un grupo.</w:t>
      </w:r>
    </w:p>
    <w:p w14:paraId="6D3DF992" w14:textId="77777777" w:rsidR="004B053F" w:rsidRPr="00085DCB" w:rsidRDefault="004B053F" w:rsidP="004B053F">
      <w:pPr>
        <w:ind w:firstLine="708"/>
        <w:rPr>
          <w:szCs w:val="24"/>
          <w:lang w:val="es-ES_tradnl"/>
        </w:rPr>
      </w:pPr>
      <w:r w:rsidRPr="00085DCB">
        <w:rPr>
          <w:szCs w:val="24"/>
          <w:lang w:val="es-ES_tradnl"/>
        </w:rPr>
        <w:t xml:space="preserve">En el formulario se encontrará todos los datos que </w:t>
      </w:r>
      <w:r>
        <w:rPr>
          <w:szCs w:val="24"/>
          <w:lang w:val="es-ES_tradnl"/>
        </w:rPr>
        <w:t>se deberá</w:t>
      </w:r>
      <w:r w:rsidRPr="00085DCB">
        <w:rPr>
          <w:szCs w:val="24"/>
          <w:lang w:val="es-ES_tradnl"/>
        </w:rPr>
        <w:t xml:space="preserve"> introducir para crear un grupo. Hay que tener en cuenta que el nombre de un grupo es inmutable y </w:t>
      </w:r>
      <w:r>
        <w:rPr>
          <w:szCs w:val="24"/>
          <w:lang w:val="es-ES_tradnl"/>
        </w:rPr>
        <w:t xml:space="preserve">que </w:t>
      </w:r>
      <w:r w:rsidRPr="00085DCB">
        <w:rPr>
          <w:szCs w:val="24"/>
          <w:lang w:val="es-ES_tradnl"/>
        </w:rPr>
        <w:t>no</w:t>
      </w:r>
      <w:r>
        <w:rPr>
          <w:szCs w:val="24"/>
          <w:lang w:val="es-ES_tradnl"/>
        </w:rPr>
        <w:t xml:space="preserve"> se</w:t>
      </w:r>
      <w:r w:rsidRPr="00085DCB">
        <w:rPr>
          <w:szCs w:val="24"/>
          <w:lang w:val="es-ES_tradnl"/>
        </w:rPr>
        <w:t xml:space="preserve"> podrá cambiarse. La descripción sirve para introd</w:t>
      </w:r>
      <w:r>
        <w:rPr>
          <w:szCs w:val="24"/>
          <w:lang w:val="es-ES_tradnl"/>
        </w:rPr>
        <w:t>ucir lo que quiera el usuario y l</w:t>
      </w:r>
      <w:r w:rsidRPr="00085DCB">
        <w:rPr>
          <w:szCs w:val="24"/>
          <w:lang w:val="es-ES_tradnl"/>
        </w:rPr>
        <w:t>os</w:t>
      </w:r>
      <w:r>
        <w:rPr>
          <w:szCs w:val="24"/>
          <w:lang w:val="es-ES_tradnl"/>
        </w:rPr>
        <w:t xml:space="preserve"> distintos</w:t>
      </w:r>
      <w:r w:rsidRPr="00085DCB">
        <w:rPr>
          <w:szCs w:val="24"/>
          <w:lang w:val="es-ES_tradnl"/>
        </w:rPr>
        <w:t xml:space="preserve"> tipos de grupo identifican la privacidad del grupo:</w:t>
      </w:r>
    </w:p>
    <w:p w14:paraId="7D9C4574" w14:textId="77777777" w:rsidR="004B053F" w:rsidRPr="00085DCB" w:rsidRDefault="004B053F" w:rsidP="004B053F">
      <w:pPr>
        <w:pStyle w:val="Prrafodelista"/>
        <w:numPr>
          <w:ilvl w:val="0"/>
          <w:numId w:val="28"/>
        </w:numPr>
        <w:rPr>
          <w:szCs w:val="24"/>
          <w:lang w:val="es-ES_tradnl"/>
        </w:rPr>
      </w:pPr>
      <w:r w:rsidRPr="00A541CF">
        <w:rPr>
          <w:b/>
          <w:szCs w:val="24"/>
          <w:lang w:val="es-ES_tradnl"/>
        </w:rPr>
        <w:t>Publico</w:t>
      </w:r>
      <w:r>
        <w:rPr>
          <w:szCs w:val="24"/>
          <w:lang w:val="es-ES_tradnl"/>
        </w:rPr>
        <w:t>: Cualquiera</w:t>
      </w:r>
      <w:r w:rsidRPr="00085DCB">
        <w:rPr>
          <w:szCs w:val="24"/>
          <w:lang w:val="es-ES_tradnl"/>
        </w:rPr>
        <w:t xml:space="preserve"> que este navegando por un grupo </w:t>
      </w:r>
      <w:r>
        <w:rPr>
          <w:szCs w:val="24"/>
          <w:lang w:val="es-ES_tradnl"/>
        </w:rPr>
        <w:t xml:space="preserve">y </w:t>
      </w:r>
      <w:r w:rsidRPr="00085DCB">
        <w:rPr>
          <w:szCs w:val="24"/>
          <w:lang w:val="es-ES_tradnl"/>
        </w:rPr>
        <w:t xml:space="preserve">que </w:t>
      </w:r>
      <w:r>
        <w:rPr>
          <w:szCs w:val="24"/>
          <w:lang w:val="es-ES_tradnl"/>
        </w:rPr>
        <w:t xml:space="preserve">contenga un </w:t>
      </w:r>
      <w:r w:rsidRPr="00085DCB">
        <w:rPr>
          <w:szCs w:val="24"/>
          <w:lang w:val="es-ES_tradnl"/>
        </w:rPr>
        <w:t>grupo</w:t>
      </w:r>
      <w:r>
        <w:rPr>
          <w:szCs w:val="24"/>
          <w:lang w:val="es-ES_tradnl"/>
        </w:rPr>
        <w:t xml:space="preserve"> público </w:t>
      </w:r>
      <w:r w:rsidRPr="00085DCB">
        <w:rPr>
          <w:szCs w:val="24"/>
          <w:lang w:val="es-ES_tradnl"/>
        </w:rPr>
        <w:t>podrá visualizar este grupo.</w:t>
      </w:r>
    </w:p>
    <w:p w14:paraId="6F21773D" w14:textId="77777777" w:rsidR="004B053F" w:rsidRPr="00085DCB" w:rsidRDefault="004B053F" w:rsidP="004B053F">
      <w:pPr>
        <w:pStyle w:val="Prrafodelista"/>
        <w:numPr>
          <w:ilvl w:val="0"/>
          <w:numId w:val="28"/>
        </w:numPr>
        <w:rPr>
          <w:szCs w:val="24"/>
          <w:lang w:val="es-ES_tradnl"/>
        </w:rPr>
      </w:pPr>
      <w:r w:rsidRPr="00A541CF">
        <w:rPr>
          <w:b/>
          <w:szCs w:val="24"/>
          <w:lang w:val="es-ES_tradnl"/>
        </w:rPr>
        <w:lastRenderedPageBreak/>
        <w:t>Privado</w:t>
      </w:r>
      <w:r w:rsidRPr="00085DCB">
        <w:rPr>
          <w:szCs w:val="24"/>
          <w:lang w:val="es-ES_tradnl"/>
        </w:rPr>
        <w:t>: Solo puede ser visualizado por los miembros que sean invitados por el dueño. El administrador también podrá acceder.</w:t>
      </w:r>
    </w:p>
    <w:p w14:paraId="71E841FD" w14:textId="77777777" w:rsidR="004B053F" w:rsidRPr="00DC69EA" w:rsidRDefault="004B053F" w:rsidP="004B053F">
      <w:pPr>
        <w:pStyle w:val="Prrafodelista"/>
        <w:ind w:left="1428"/>
        <w:rPr>
          <w:lang w:val="es-ES_tradnl"/>
        </w:rPr>
      </w:pPr>
      <w:r>
        <w:rPr>
          <w:noProof/>
        </w:rPr>
        <mc:AlternateContent>
          <mc:Choice Requires="wps">
            <w:drawing>
              <wp:anchor distT="0" distB="0" distL="114300" distR="114300" simplePos="0" relativeHeight="251663360" behindDoc="1" locked="0" layoutInCell="1" allowOverlap="1" wp14:anchorId="2C8D44A4" wp14:editId="428EFFB3">
                <wp:simplePos x="0" y="0"/>
                <wp:positionH relativeFrom="column">
                  <wp:posOffset>-5080</wp:posOffset>
                </wp:positionH>
                <wp:positionV relativeFrom="paragraph">
                  <wp:posOffset>3528060</wp:posOffset>
                </wp:positionV>
                <wp:extent cx="5760085" cy="635"/>
                <wp:effectExtent l="0" t="0" r="0" b="18415"/>
                <wp:wrapTight wrapText="bothSides">
                  <wp:wrapPolygon edited="0">
                    <wp:start x="0" y="0"/>
                    <wp:lineTo x="0" y="0"/>
                    <wp:lineTo x="21502" y="0"/>
                    <wp:lineTo x="21502"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859A58C" w14:textId="77777777" w:rsidR="004B053F" w:rsidRPr="00271EE7" w:rsidRDefault="004B053F" w:rsidP="004B053F">
                            <w:pPr>
                              <w:pStyle w:val="Descripcin"/>
                              <w:rPr>
                                <w:rFonts w:eastAsia="Times New Roman"/>
                                <w:noProof/>
                              </w:rPr>
                            </w:pPr>
                            <w:bookmarkStart w:id="1351" w:name="_Toc480479778"/>
                            <w:bookmarkStart w:id="1352" w:name="_Toc481606973"/>
                            <w:bookmarkStart w:id="1353" w:name="_Toc481607008"/>
                            <w:r>
                              <w:t xml:space="preserve">Ilustración </w:t>
                            </w:r>
                            <w:fldSimple w:instr=" STYLEREF 1 \s ">
                              <w:r>
                                <w:rPr>
                                  <w:noProof/>
                                </w:rPr>
                                <w:t>5</w:t>
                              </w:r>
                            </w:fldSimple>
                            <w:r>
                              <w:noBreakHyphen/>
                            </w:r>
                            <w:fldSimple w:instr=" SEQ Ilustración \* ARABIC \s 1 ">
                              <w:r>
                                <w:rPr>
                                  <w:noProof/>
                                </w:rPr>
                                <w:t>6</w:t>
                              </w:r>
                            </w:fldSimple>
                            <w:r>
                              <w:t xml:space="preserve"> Nuevo grupo</w:t>
                            </w:r>
                            <w:bookmarkEnd w:id="1351"/>
                            <w:bookmarkEnd w:id="1352"/>
                            <w:bookmarkEnd w:id="1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44A4" id="Cuadro de texto 30" o:spid="_x0000_s1029" type="#_x0000_t202" style="position:absolute;left:0;text-align:left;margin-left:-.4pt;margin-top:277.8pt;width:453.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" stroked="f">
                <v:textbox style="mso-fit-shape-to-text:t" inset="0,0,0,0">
                  <w:txbxContent>
                    <w:p w14:paraId="1859A58C" w14:textId="77777777" w:rsidR="004B053F" w:rsidRPr="00271EE7" w:rsidRDefault="004B053F" w:rsidP="004B053F">
                      <w:pPr>
                        <w:pStyle w:val="Descripcin"/>
                        <w:rPr>
                          <w:rFonts w:eastAsia="Times New Roman"/>
                          <w:noProof/>
                        </w:rPr>
                      </w:pPr>
                      <w:bookmarkStart w:id="1355" w:name="_Toc480479778"/>
                      <w:bookmarkStart w:id="1356" w:name="_Toc481606973"/>
                      <w:bookmarkStart w:id="1357" w:name="_Toc481607008"/>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6</w:t>
                      </w:r>
                      <w:r w:rsidR="00857D81">
                        <w:rPr>
                          <w:noProof/>
                        </w:rPr>
                        <w:fldChar w:fldCharType="end"/>
                      </w:r>
                      <w:r>
                        <w:t xml:space="preserve"> Nuevo grupo</w:t>
                      </w:r>
                      <w:bookmarkEnd w:id="1355"/>
                      <w:bookmarkEnd w:id="1356"/>
                      <w:bookmarkEnd w:id="1357"/>
                    </w:p>
                  </w:txbxContent>
                </v:textbox>
                <w10:wrap type="tight"/>
              </v:shape>
            </w:pict>
          </mc:Fallback>
        </mc:AlternateContent>
      </w:r>
      <w:r>
        <w:rPr>
          <w:noProof/>
        </w:rPr>
        <w:drawing>
          <wp:anchor distT="0" distB="0" distL="114300" distR="114300" simplePos="0" relativeHeight="251662336" behindDoc="1" locked="0" layoutInCell="1" allowOverlap="1" wp14:anchorId="02F451BE" wp14:editId="71F0A616">
            <wp:simplePos x="0" y="0"/>
            <wp:positionH relativeFrom="column">
              <wp:posOffset>-5274</wp:posOffset>
            </wp:positionH>
            <wp:positionV relativeFrom="paragraph">
              <wp:posOffset>226943</wp:posOffset>
            </wp:positionV>
            <wp:extent cx="5760085" cy="3244215"/>
            <wp:effectExtent l="114300" t="114300" r="145415" b="146685"/>
            <wp:wrapTight wrapText="bothSides">
              <wp:wrapPolygon edited="0">
                <wp:start x="-429" y="-761"/>
                <wp:lineTo x="-429" y="22450"/>
                <wp:lineTo x="21931" y="22450"/>
                <wp:lineTo x="22074" y="21816"/>
                <wp:lineTo x="22074" y="1522"/>
                <wp:lineTo x="21931" y="-761"/>
                <wp:lineTo x="-429" y="-761"/>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uevoGrup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638773A" w14:textId="77777777" w:rsidR="004B053F" w:rsidRDefault="004B053F" w:rsidP="004B053F">
      <w:pPr>
        <w:pStyle w:val="Prrafodelista"/>
        <w:keepNext/>
        <w:ind w:left="1428"/>
        <w:jc w:val="center"/>
      </w:pPr>
      <w:r>
        <w:rPr>
          <w:noProof/>
        </w:rPr>
        <w:drawing>
          <wp:inline distT="0" distB="0" distL="0" distR="0" wp14:anchorId="38207F73" wp14:editId="51C62715">
            <wp:extent cx="3486150" cy="1095375"/>
            <wp:effectExtent l="133350" t="133350" r="152400" b="1619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evoGrupo2.png"/>
                    <pic:cNvPicPr/>
                  </pic:nvPicPr>
                  <pic:blipFill>
                    <a:blip r:embed="rId49">
                      <a:extLst>
                        <a:ext uri="{28A0092B-C50C-407E-A947-70E740481C1C}">
                          <a14:useLocalDpi xmlns:a14="http://schemas.microsoft.com/office/drawing/2010/main" val="0"/>
                        </a:ext>
                      </a:extLst>
                    </a:blip>
                    <a:stretch>
                      <a:fillRect/>
                    </a:stretch>
                  </pic:blipFill>
                  <pic:spPr>
                    <a:xfrm>
                      <a:off x="0" y="0"/>
                      <a:ext cx="3486150" cy="109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42D0B2" w14:textId="77777777" w:rsidR="004B053F" w:rsidRPr="00DC69EA" w:rsidRDefault="004B053F" w:rsidP="004B053F">
      <w:pPr>
        <w:pStyle w:val="Descripcin"/>
        <w:jc w:val="center"/>
        <w:rPr>
          <w:lang w:val="es-ES_tradnl"/>
        </w:rPr>
      </w:pPr>
      <w:bookmarkStart w:id="1354" w:name="_Toc480479779"/>
      <w:bookmarkStart w:id="1355" w:name="_Toc481606974"/>
      <w:bookmarkStart w:id="1356" w:name="_Toc481607009"/>
      <w:r>
        <w:t xml:space="preserve">Ilustración </w:t>
      </w:r>
      <w:fldSimple w:instr=" STYLEREF 1 \s ">
        <w:r>
          <w:rPr>
            <w:noProof/>
          </w:rPr>
          <w:t>5</w:t>
        </w:r>
      </w:fldSimple>
      <w:r>
        <w:noBreakHyphen/>
      </w:r>
      <w:fldSimple w:instr=" SEQ Ilustración \* ARABIC \s 1 ">
        <w:r>
          <w:rPr>
            <w:noProof/>
          </w:rPr>
          <w:t>7</w:t>
        </w:r>
      </w:fldSimple>
      <w:r>
        <w:t xml:space="preserve"> Nuevo grupo: Tipo grupo</w:t>
      </w:r>
      <w:bookmarkEnd w:id="1354"/>
      <w:bookmarkEnd w:id="1355"/>
      <w:bookmarkEnd w:id="1356"/>
    </w:p>
    <w:p w14:paraId="714D3AC4" w14:textId="77777777" w:rsidR="004B053F" w:rsidRDefault="004B053F" w:rsidP="004B053F">
      <w:pPr>
        <w:pStyle w:val="Prrafodelista"/>
        <w:ind w:left="1428"/>
        <w:rPr>
          <w:lang w:val="es-ES_tradnl"/>
        </w:rPr>
      </w:pPr>
    </w:p>
    <w:p w14:paraId="3AD46604" w14:textId="77777777" w:rsidR="004B053F" w:rsidRPr="00085DCB" w:rsidRDefault="004B053F" w:rsidP="004B053F">
      <w:pPr>
        <w:rPr>
          <w:szCs w:val="24"/>
          <w:lang w:val="es-ES_tradnl"/>
        </w:rPr>
      </w:pPr>
      <w:r w:rsidRPr="00085DCB">
        <w:rPr>
          <w:szCs w:val="24"/>
          <w:lang w:val="es-ES_tradnl"/>
        </w:rPr>
        <w:t>Tras crear los datos básicos del grupo como su nombre y tipo</w:t>
      </w:r>
      <w:r>
        <w:rPr>
          <w:szCs w:val="24"/>
          <w:lang w:val="es-ES_tradnl"/>
        </w:rPr>
        <w:t xml:space="preserve"> se </w:t>
      </w:r>
      <w:r w:rsidRPr="00085DCB">
        <w:rPr>
          <w:szCs w:val="24"/>
          <w:lang w:val="es-ES_tradnl"/>
        </w:rPr>
        <w:t>debe</w:t>
      </w:r>
      <w:r>
        <w:rPr>
          <w:szCs w:val="24"/>
          <w:lang w:val="es-ES_tradnl"/>
        </w:rPr>
        <w:t>rá</w:t>
      </w:r>
      <w:r w:rsidRPr="00085DCB">
        <w:rPr>
          <w:szCs w:val="24"/>
          <w:lang w:val="es-ES_tradnl"/>
        </w:rPr>
        <w:t xml:space="preserve"> configurar los permisos del grupo. Los permisos dan autorización a acciones sobre ejecuciones, proyectos, otros grupos y miembros del grupo</w:t>
      </w:r>
      <w:r>
        <w:rPr>
          <w:szCs w:val="24"/>
          <w:lang w:val="es-ES_tradnl"/>
        </w:rPr>
        <w:t>. Los permisos</w:t>
      </w:r>
      <w:r w:rsidRPr="00085DCB">
        <w:rPr>
          <w:szCs w:val="24"/>
          <w:lang w:val="es-ES_tradnl"/>
        </w:rPr>
        <w:t xml:space="preserve"> son heredados por el grupo </w:t>
      </w:r>
      <w:r>
        <w:rPr>
          <w:szCs w:val="24"/>
          <w:lang w:val="es-ES_tradnl"/>
        </w:rPr>
        <w:t>del grupo padre y c</w:t>
      </w:r>
      <w:r w:rsidRPr="00085DCB">
        <w:rPr>
          <w:szCs w:val="24"/>
          <w:lang w:val="es-ES_tradnl"/>
        </w:rPr>
        <w:t>abe destacar que</w:t>
      </w:r>
      <w:r>
        <w:rPr>
          <w:szCs w:val="24"/>
          <w:lang w:val="es-ES_tradnl"/>
        </w:rPr>
        <w:t xml:space="preserve"> los permisos son de SI o NO. S</w:t>
      </w:r>
      <w:r w:rsidRPr="00085DCB">
        <w:rPr>
          <w:szCs w:val="24"/>
          <w:lang w:val="es-ES_tradnl"/>
        </w:rPr>
        <w:t>i un pe</w:t>
      </w:r>
      <w:r>
        <w:rPr>
          <w:szCs w:val="24"/>
          <w:lang w:val="es-ES_tradnl"/>
        </w:rPr>
        <w:t>rmiso es negado por el padre,</w:t>
      </w:r>
      <w:r w:rsidRPr="00085DCB">
        <w:rPr>
          <w:szCs w:val="24"/>
          <w:lang w:val="es-ES_tradnl"/>
        </w:rPr>
        <w:t xml:space="preserve"> </w:t>
      </w:r>
      <w:r>
        <w:rPr>
          <w:szCs w:val="24"/>
          <w:lang w:val="es-ES_tradnl"/>
        </w:rPr>
        <w:t xml:space="preserve">el grupo a crear </w:t>
      </w:r>
      <w:r w:rsidRPr="00085DCB">
        <w:rPr>
          <w:szCs w:val="24"/>
          <w:lang w:val="es-ES_tradnl"/>
        </w:rPr>
        <w:t xml:space="preserve">no podrá poder modificar la negación. </w:t>
      </w:r>
    </w:p>
    <w:p w14:paraId="015A8831" w14:textId="77777777" w:rsidR="004B053F" w:rsidRDefault="004B053F" w:rsidP="004B053F">
      <w:pPr>
        <w:rPr>
          <w:lang w:val="es-ES_tradnl"/>
        </w:rPr>
      </w:pPr>
    </w:p>
    <w:p w14:paraId="09276006" w14:textId="77777777" w:rsidR="004B053F" w:rsidRDefault="004B053F" w:rsidP="004B053F">
      <w:pPr>
        <w:keepNext/>
      </w:pPr>
      <w:r>
        <w:rPr>
          <w:noProof/>
          <w:lang w:eastAsia="es-ES"/>
        </w:rPr>
        <w:lastRenderedPageBreak/>
        <w:drawing>
          <wp:inline distT="0" distB="0" distL="0" distR="0" wp14:anchorId="39D63555" wp14:editId="69C8DC83">
            <wp:extent cx="5760085" cy="3290570"/>
            <wp:effectExtent l="114300" t="114300" r="145415" b="138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uevoGrupo3.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3290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9B7DB4" w14:textId="77777777" w:rsidR="004B053F" w:rsidRDefault="004B053F" w:rsidP="004B053F">
      <w:pPr>
        <w:pStyle w:val="Descripcin"/>
        <w:rPr>
          <w:lang w:val="es-ES_tradnl"/>
        </w:rPr>
      </w:pPr>
      <w:bookmarkStart w:id="1357" w:name="_Toc480479780"/>
      <w:bookmarkStart w:id="1358" w:name="_Toc481606975"/>
      <w:bookmarkStart w:id="1359" w:name="_Toc481607010"/>
      <w:r>
        <w:t xml:space="preserve">Ilustración </w:t>
      </w:r>
      <w:fldSimple w:instr=" STYLEREF 1 \s ">
        <w:r>
          <w:rPr>
            <w:noProof/>
          </w:rPr>
          <w:t>5</w:t>
        </w:r>
      </w:fldSimple>
      <w:r>
        <w:noBreakHyphen/>
      </w:r>
      <w:fldSimple w:instr=" SEQ Ilustración \* ARABIC \s 1 ">
        <w:r>
          <w:rPr>
            <w:noProof/>
          </w:rPr>
          <w:t>8</w:t>
        </w:r>
      </w:fldSimple>
      <w:r>
        <w:t xml:space="preserve"> Nuevo grupo: Permisos</w:t>
      </w:r>
      <w:bookmarkEnd w:id="1357"/>
      <w:bookmarkEnd w:id="1358"/>
      <w:bookmarkEnd w:id="1359"/>
    </w:p>
    <w:p w14:paraId="56323838" w14:textId="77777777" w:rsidR="004B053F" w:rsidRDefault="004B053F" w:rsidP="004B053F">
      <w:pPr>
        <w:rPr>
          <w:lang w:val="es-ES_tradnl"/>
        </w:rPr>
      </w:pPr>
    </w:p>
    <w:p w14:paraId="5FA3ABFC" w14:textId="77777777" w:rsidR="004B053F" w:rsidRDefault="004B053F" w:rsidP="004B053F">
      <w:pPr>
        <w:rPr>
          <w:szCs w:val="24"/>
          <w:lang w:val="es-ES_tradnl"/>
        </w:rPr>
      </w:pPr>
      <w:r w:rsidRPr="00C41568">
        <w:rPr>
          <w:szCs w:val="24"/>
          <w:lang w:val="es-ES_tradnl"/>
        </w:rPr>
        <w:t>Para terminar, solo tendremos que comprobar los datos y darle al botón crear. Saldrá un mensaje explicativo si la creación se ha realizado.</w:t>
      </w:r>
    </w:p>
    <w:p w14:paraId="2509D51D" w14:textId="77777777" w:rsidR="004B053F" w:rsidRPr="00C41568" w:rsidRDefault="004B053F" w:rsidP="004B053F">
      <w:pPr>
        <w:rPr>
          <w:szCs w:val="24"/>
          <w:lang w:val="es-ES_tradnl"/>
        </w:rPr>
      </w:pPr>
    </w:p>
    <w:p w14:paraId="054188F7" w14:textId="77777777" w:rsidR="004B053F" w:rsidRPr="00D43281" w:rsidRDefault="004B053F" w:rsidP="004B053F">
      <w:pPr>
        <w:pStyle w:val="Ttulo2"/>
        <w:numPr>
          <w:ilvl w:val="1"/>
          <w:numId w:val="34"/>
        </w:numPr>
        <w:rPr>
          <w:lang w:val="es-ES_tradnl"/>
        </w:rPr>
      </w:pPr>
      <w:bookmarkStart w:id="1360" w:name="_Toc486874167"/>
      <w:r>
        <w:rPr>
          <w:lang w:val="es-ES_tradnl"/>
        </w:rPr>
        <w:t>Crear un proyecto:</w:t>
      </w:r>
      <w:bookmarkEnd w:id="1360"/>
    </w:p>
    <w:p w14:paraId="3E300D86" w14:textId="77777777" w:rsidR="004B053F" w:rsidRPr="002E3B4A" w:rsidRDefault="004B053F" w:rsidP="004B053F">
      <w:pPr>
        <w:ind w:firstLine="708"/>
        <w:rPr>
          <w:szCs w:val="24"/>
          <w:lang w:val="es-ES_tradnl"/>
        </w:rPr>
      </w:pPr>
      <w:r>
        <w:rPr>
          <w:szCs w:val="24"/>
          <w:lang w:val="es-ES_tradnl"/>
        </w:rPr>
        <w:t>Para crear un proyecto habrá que navegar por el</w:t>
      </w:r>
      <w:r w:rsidRPr="002E3B4A">
        <w:rPr>
          <w:szCs w:val="24"/>
          <w:lang w:val="es-ES_tradnl"/>
        </w:rPr>
        <w:t xml:space="preserve"> grupo que deseemos</w:t>
      </w:r>
      <w:r>
        <w:rPr>
          <w:szCs w:val="24"/>
          <w:lang w:val="es-ES_tradnl"/>
        </w:rPr>
        <w:t xml:space="preserve"> y</w:t>
      </w:r>
      <w:r w:rsidRPr="002E3B4A">
        <w:rPr>
          <w:szCs w:val="24"/>
          <w:lang w:val="es-ES_tradnl"/>
        </w:rPr>
        <w:t xml:space="preserve"> después </w:t>
      </w:r>
      <w:r>
        <w:rPr>
          <w:szCs w:val="24"/>
          <w:lang w:val="es-ES_tradnl"/>
        </w:rPr>
        <w:t>se deberá</w:t>
      </w:r>
      <w:r w:rsidRPr="002E3B4A">
        <w:rPr>
          <w:szCs w:val="24"/>
          <w:lang w:val="es-ES_tradnl"/>
        </w:rPr>
        <w:t xml:space="preserve"> </w:t>
      </w:r>
      <w:r>
        <w:rPr>
          <w:szCs w:val="24"/>
          <w:lang w:val="es-ES_tradnl"/>
        </w:rPr>
        <w:t xml:space="preserve">pulsar </w:t>
      </w:r>
      <w:r w:rsidRPr="002E3B4A">
        <w:rPr>
          <w:szCs w:val="24"/>
          <w:lang w:val="es-ES_tradnl"/>
        </w:rPr>
        <w:t xml:space="preserve">en el elemento del menú lateral izquierdo denominado “Nuevo proyecto”. </w:t>
      </w:r>
      <w:r>
        <w:rPr>
          <w:szCs w:val="24"/>
          <w:lang w:val="es-ES_tradnl"/>
        </w:rPr>
        <w:t xml:space="preserve">Habrá que </w:t>
      </w:r>
      <w:r w:rsidRPr="002E3B4A">
        <w:rPr>
          <w:szCs w:val="24"/>
          <w:lang w:val="es-ES_tradnl"/>
        </w:rPr>
        <w:t>tener en cuenta los permisos para poder realizar la creación o la asociación. No obstante, si no tenemos los permisos la aplicación nos avisara de que no tenemos</w:t>
      </w:r>
      <w:r>
        <w:rPr>
          <w:szCs w:val="24"/>
          <w:lang w:val="es-ES_tradnl"/>
        </w:rPr>
        <w:t xml:space="preserve"> esos</w:t>
      </w:r>
      <w:r w:rsidRPr="002E3B4A">
        <w:rPr>
          <w:szCs w:val="24"/>
          <w:lang w:val="es-ES_tradnl"/>
        </w:rPr>
        <w:t xml:space="preserve"> permisos. </w:t>
      </w:r>
    </w:p>
    <w:p w14:paraId="5483A472" w14:textId="77777777" w:rsidR="004B053F" w:rsidRDefault="004B053F" w:rsidP="004B053F">
      <w:pPr>
        <w:keepNext/>
        <w:ind w:firstLine="708"/>
        <w:jc w:val="center"/>
      </w:pPr>
      <w:r>
        <w:rPr>
          <w:noProof/>
          <w:lang w:eastAsia="es-ES"/>
        </w:rPr>
        <w:drawing>
          <wp:inline distT="0" distB="0" distL="0" distR="0" wp14:anchorId="59C0773D" wp14:editId="47AB3D58">
            <wp:extent cx="3279913" cy="1379075"/>
            <wp:effectExtent l="114300" t="114300" r="111125" b="1454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uevoProyecto1.png"/>
                    <pic:cNvPicPr/>
                  </pic:nvPicPr>
                  <pic:blipFill>
                    <a:blip r:embed="rId51">
                      <a:extLst>
                        <a:ext uri="{28A0092B-C50C-407E-A947-70E740481C1C}">
                          <a14:useLocalDpi xmlns:a14="http://schemas.microsoft.com/office/drawing/2010/main" val="0"/>
                        </a:ext>
                      </a:extLst>
                    </a:blip>
                    <a:stretch>
                      <a:fillRect/>
                    </a:stretch>
                  </pic:blipFill>
                  <pic:spPr>
                    <a:xfrm>
                      <a:off x="0" y="0"/>
                      <a:ext cx="3304707" cy="138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8904A" w14:textId="77777777" w:rsidR="004B053F" w:rsidRDefault="004B053F" w:rsidP="004B053F">
      <w:pPr>
        <w:pStyle w:val="Descripcin"/>
        <w:jc w:val="center"/>
      </w:pPr>
      <w:bookmarkStart w:id="1361" w:name="_Toc480479781"/>
      <w:bookmarkStart w:id="1362" w:name="_Toc481606976"/>
      <w:bookmarkStart w:id="1363" w:name="_Toc481607011"/>
      <w:r>
        <w:t xml:space="preserve">Ilustración </w:t>
      </w:r>
      <w:fldSimple w:instr=" STYLEREF 1 \s ">
        <w:r>
          <w:rPr>
            <w:noProof/>
          </w:rPr>
          <w:t>5</w:t>
        </w:r>
      </w:fldSimple>
      <w:r>
        <w:noBreakHyphen/>
      </w:r>
      <w:fldSimple w:instr=" SEQ Ilustración \* ARABIC \s 1 ">
        <w:r>
          <w:rPr>
            <w:noProof/>
          </w:rPr>
          <w:t>9</w:t>
        </w:r>
      </w:fldSimple>
      <w:r>
        <w:t xml:space="preserve"> Nuevo proyecto: Integración o creación</w:t>
      </w:r>
      <w:bookmarkEnd w:id="1361"/>
      <w:bookmarkEnd w:id="1362"/>
      <w:bookmarkEnd w:id="1363"/>
    </w:p>
    <w:p w14:paraId="4FD44FC8" w14:textId="77777777" w:rsidR="004B053F" w:rsidRPr="002E3B4A" w:rsidRDefault="004B053F" w:rsidP="004B053F">
      <w:pPr>
        <w:rPr>
          <w:szCs w:val="24"/>
        </w:rPr>
      </w:pPr>
      <w:r w:rsidRPr="002E3B4A">
        <w:rPr>
          <w:szCs w:val="24"/>
        </w:rPr>
        <w:lastRenderedPageBreak/>
        <w:t xml:space="preserve">Cuando </w:t>
      </w:r>
      <w:r>
        <w:rPr>
          <w:szCs w:val="24"/>
        </w:rPr>
        <w:t xml:space="preserve">se </w:t>
      </w:r>
      <w:r w:rsidRPr="002E3B4A">
        <w:rPr>
          <w:szCs w:val="24"/>
        </w:rPr>
        <w:t>pulse</w:t>
      </w:r>
      <w:r>
        <w:rPr>
          <w:szCs w:val="24"/>
        </w:rPr>
        <w:t xml:space="preserve"> </w:t>
      </w:r>
      <w:r w:rsidRPr="002E3B4A">
        <w:rPr>
          <w:szCs w:val="24"/>
        </w:rPr>
        <w:t>el elemento del menú</w:t>
      </w:r>
      <w:r>
        <w:rPr>
          <w:szCs w:val="24"/>
        </w:rPr>
        <w:t>,</w:t>
      </w:r>
      <w:r w:rsidRPr="002E3B4A">
        <w:rPr>
          <w:szCs w:val="24"/>
        </w:rPr>
        <w:t xml:space="preserve"> se desplegará una ventana</w:t>
      </w:r>
      <w:r>
        <w:rPr>
          <w:szCs w:val="24"/>
        </w:rPr>
        <w:t xml:space="preserve"> emergente como el de la figura </w:t>
      </w:r>
      <w:r w:rsidRPr="002E3B4A">
        <w:rPr>
          <w:szCs w:val="24"/>
        </w:rPr>
        <w:t>5</w:t>
      </w:r>
      <w:r>
        <w:rPr>
          <w:szCs w:val="24"/>
        </w:rPr>
        <w:t>-9. En la ventana</w:t>
      </w:r>
      <w:r w:rsidRPr="002E3B4A">
        <w:rPr>
          <w:szCs w:val="24"/>
        </w:rPr>
        <w:t xml:space="preserve"> </w:t>
      </w:r>
      <w:r>
        <w:rPr>
          <w:szCs w:val="24"/>
        </w:rPr>
        <w:t xml:space="preserve">se preguntará </w:t>
      </w:r>
      <w:r w:rsidRPr="002E3B4A">
        <w:rPr>
          <w:szCs w:val="24"/>
        </w:rPr>
        <w:t>si</w:t>
      </w:r>
      <w:r>
        <w:rPr>
          <w:szCs w:val="24"/>
        </w:rPr>
        <w:t xml:space="preserve"> se quiere</w:t>
      </w:r>
      <w:r w:rsidRPr="002E3B4A">
        <w:rPr>
          <w:szCs w:val="24"/>
        </w:rPr>
        <w:t xml:space="preserve"> agregar un proyecto de los realizados por el usuario. Para </w:t>
      </w:r>
      <w:r>
        <w:rPr>
          <w:szCs w:val="24"/>
        </w:rPr>
        <w:t>la agregación de proyectos existentes,</w:t>
      </w:r>
      <w:r w:rsidRPr="002E3B4A">
        <w:rPr>
          <w:szCs w:val="24"/>
        </w:rPr>
        <w:t xml:space="preserve"> el sistema nos dispondrá un listado de los proyectos </w:t>
      </w:r>
      <w:r>
        <w:rPr>
          <w:szCs w:val="24"/>
        </w:rPr>
        <w:t>propios del usuario y después el</w:t>
      </w:r>
      <w:r w:rsidRPr="002E3B4A">
        <w:rPr>
          <w:szCs w:val="24"/>
        </w:rPr>
        <w:t xml:space="preserve"> usuario</w:t>
      </w:r>
      <w:r>
        <w:rPr>
          <w:szCs w:val="24"/>
        </w:rPr>
        <w:t xml:space="preserve"> solo tendrá que seleccionar un proyecto</w:t>
      </w:r>
      <w:r w:rsidRPr="002E3B4A">
        <w:rPr>
          <w:szCs w:val="24"/>
        </w:rPr>
        <w:t xml:space="preserve"> y pulsar el botón OK.</w:t>
      </w:r>
    </w:p>
    <w:p w14:paraId="1F0590E3" w14:textId="77777777" w:rsidR="004B053F" w:rsidRPr="002E3B4A" w:rsidRDefault="004B053F" w:rsidP="004B053F">
      <w:pPr>
        <w:rPr>
          <w:szCs w:val="24"/>
        </w:rPr>
      </w:pPr>
      <w:r w:rsidRPr="002E3B4A">
        <w:rPr>
          <w:szCs w:val="24"/>
        </w:rPr>
        <w:t>L</w:t>
      </w:r>
      <w:r>
        <w:rPr>
          <w:szCs w:val="24"/>
        </w:rPr>
        <w:t xml:space="preserve">a aplicación también permite </w:t>
      </w:r>
      <w:r w:rsidRPr="002E3B4A">
        <w:rPr>
          <w:szCs w:val="24"/>
        </w:rPr>
        <w:t>realizar la creación de un proyecto desde cero.</w:t>
      </w:r>
      <w:r>
        <w:rPr>
          <w:szCs w:val="24"/>
        </w:rPr>
        <w:t xml:space="preserve"> Primero,</w:t>
      </w:r>
      <w:r w:rsidRPr="002E3B4A">
        <w:rPr>
          <w:szCs w:val="24"/>
        </w:rPr>
        <w:t xml:space="preserve"> </w:t>
      </w:r>
      <w:r>
        <w:rPr>
          <w:szCs w:val="24"/>
        </w:rPr>
        <w:t>la aplicación se</w:t>
      </w:r>
      <w:r w:rsidRPr="002E3B4A">
        <w:rPr>
          <w:szCs w:val="24"/>
        </w:rPr>
        <w:t xml:space="preserve"> movilizará para desplegar un formulario que proporcione los medios para introduci</w:t>
      </w:r>
      <w:r>
        <w:rPr>
          <w:szCs w:val="24"/>
        </w:rPr>
        <w:t>r toda la información de</w:t>
      </w:r>
      <w:r w:rsidRPr="002E3B4A">
        <w:rPr>
          <w:szCs w:val="24"/>
        </w:rPr>
        <w:t xml:space="preserve"> un proyecto</w:t>
      </w:r>
      <w:r>
        <w:rPr>
          <w:szCs w:val="24"/>
        </w:rPr>
        <w:t xml:space="preserve"> nuevo</w:t>
      </w:r>
      <w:r w:rsidRPr="002E3B4A">
        <w:rPr>
          <w:szCs w:val="24"/>
        </w:rPr>
        <w:t>.</w:t>
      </w:r>
    </w:p>
    <w:p w14:paraId="33941727" w14:textId="77777777" w:rsidR="004B053F" w:rsidRDefault="004B053F" w:rsidP="004B053F">
      <w:pPr>
        <w:keepNext/>
      </w:pPr>
      <w:r>
        <w:rPr>
          <w:noProof/>
          <w:lang w:eastAsia="es-ES"/>
        </w:rPr>
        <w:drawing>
          <wp:inline distT="0" distB="0" distL="0" distR="0" wp14:anchorId="0F5D3F2D" wp14:editId="074D4B89">
            <wp:extent cx="5760085" cy="3206750"/>
            <wp:effectExtent l="114300" t="114300" r="145415" b="146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uevoProyecto2.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320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48FFF8" w14:textId="77777777" w:rsidR="004B053F" w:rsidRDefault="004B053F" w:rsidP="004B053F">
      <w:pPr>
        <w:pStyle w:val="Descripcin"/>
      </w:pPr>
      <w:bookmarkStart w:id="1364" w:name="_Toc480479782"/>
      <w:bookmarkStart w:id="1365" w:name="_Toc481606977"/>
      <w:bookmarkStart w:id="1366" w:name="_Toc481607012"/>
      <w:r>
        <w:t xml:space="preserve">Ilustración </w:t>
      </w:r>
      <w:fldSimple w:instr=" STYLEREF 1 \s ">
        <w:r>
          <w:rPr>
            <w:noProof/>
          </w:rPr>
          <w:t>5</w:t>
        </w:r>
      </w:fldSimple>
      <w:r>
        <w:noBreakHyphen/>
      </w:r>
      <w:fldSimple w:instr=" SEQ Ilustración \* ARABIC \s 1 ">
        <w:r>
          <w:rPr>
            <w:noProof/>
          </w:rPr>
          <w:t>10</w:t>
        </w:r>
      </w:fldSimple>
      <w:r>
        <w:t xml:space="preserve"> Nuevo proyecto: principal</w:t>
      </w:r>
      <w:bookmarkEnd w:id="1364"/>
      <w:bookmarkEnd w:id="1365"/>
      <w:bookmarkEnd w:id="1366"/>
    </w:p>
    <w:p w14:paraId="3290ADE7" w14:textId="77777777" w:rsidR="004B053F" w:rsidRDefault="004B053F" w:rsidP="004B053F"/>
    <w:p w14:paraId="736C4477" w14:textId="77777777" w:rsidR="004B053F" w:rsidRPr="002E3B4A" w:rsidRDefault="004B053F" w:rsidP="004B053F">
      <w:pPr>
        <w:rPr>
          <w:szCs w:val="24"/>
        </w:rPr>
      </w:pPr>
      <w:r w:rsidRPr="002E3B4A">
        <w:rPr>
          <w:szCs w:val="24"/>
        </w:rPr>
        <w:t>Cabe destacar que el nombre del proyecto es inmutable, así como su tipo, pero eso será explicado junto con los demás datos:</w:t>
      </w:r>
    </w:p>
    <w:p w14:paraId="1B8B895C" w14:textId="77777777" w:rsidR="004B053F" w:rsidRPr="002E3B4A" w:rsidRDefault="004B053F" w:rsidP="004B053F">
      <w:pPr>
        <w:pStyle w:val="Prrafodelista"/>
        <w:numPr>
          <w:ilvl w:val="0"/>
          <w:numId w:val="29"/>
        </w:numPr>
        <w:rPr>
          <w:szCs w:val="24"/>
        </w:rPr>
      </w:pPr>
      <w:r w:rsidRPr="00FB390E">
        <w:rPr>
          <w:b/>
          <w:szCs w:val="24"/>
        </w:rPr>
        <w:t>Datos básicos</w:t>
      </w:r>
      <w:r w:rsidRPr="002E3B4A">
        <w:rPr>
          <w:szCs w:val="24"/>
        </w:rPr>
        <w:t>: Son el nombre, descripción, descripción de la entrada y descripció</w:t>
      </w:r>
      <w:r>
        <w:rPr>
          <w:szCs w:val="24"/>
        </w:rPr>
        <w:t>n de la salida. Salvo el nombre estos datos son mutables</w:t>
      </w:r>
      <w:r w:rsidRPr="002E3B4A">
        <w:rPr>
          <w:szCs w:val="24"/>
        </w:rPr>
        <w:t>.</w:t>
      </w:r>
    </w:p>
    <w:p w14:paraId="53215946" w14:textId="77777777" w:rsidR="004B053F" w:rsidRPr="002E3B4A" w:rsidRDefault="004B053F" w:rsidP="004B053F">
      <w:pPr>
        <w:pStyle w:val="Prrafodelista"/>
        <w:numPr>
          <w:ilvl w:val="0"/>
          <w:numId w:val="29"/>
        </w:numPr>
        <w:rPr>
          <w:szCs w:val="24"/>
        </w:rPr>
      </w:pPr>
      <w:r w:rsidRPr="00FB390E">
        <w:rPr>
          <w:b/>
          <w:szCs w:val="24"/>
        </w:rPr>
        <w:t>Datos de repositorio</w:t>
      </w:r>
      <w:r w:rsidRPr="002E3B4A">
        <w:rPr>
          <w:szCs w:val="24"/>
        </w:rPr>
        <w:t xml:space="preserve">: Estos datos sirven para conectar al repositorio GIT, cabe destacar que es </w:t>
      </w:r>
      <w:r>
        <w:rPr>
          <w:szCs w:val="24"/>
        </w:rPr>
        <w:t>obligatorio su introducción y s</w:t>
      </w:r>
      <w:r w:rsidRPr="002E3B4A">
        <w:rPr>
          <w:szCs w:val="24"/>
        </w:rPr>
        <w:t>on la URL, el usuario y la contraseña.</w:t>
      </w:r>
    </w:p>
    <w:p w14:paraId="416ABDE1" w14:textId="77777777" w:rsidR="004B053F" w:rsidRPr="002E3B4A" w:rsidRDefault="004B053F" w:rsidP="004B053F">
      <w:pPr>
        <w:pStyle w:val="Prrafodelista"/>
        <w:numPr>
          <w:ilvl w:val="0"/>
          <w:numId w:val="29"/>
        </w:numPr>
        <w:rPr>
          <w:szCs w:val="24"/>
        </w:rPr>
      </w:pPr>
      <w:r w:rsidRPr="00FB390E">
        <w:rPr>
          <w:b/>
          <w:szCs w:val="24"/>
        </w:rPr>
        <w:t>Tipo de proyecto</w:t>
      </w:r>
      <w:r w:rsidRPr="002E3B4A">
        <w:rPr>
          <w:szCs w:val="24"/>
        </w:rPr>
        <w:t>: Los tipos de proyecto determinan en que lenguaje se encuentra el proyecto y cuál va a ser su ejecución.</w:t>
      </w:r>
    </w:p>
    <w:p w14:paraId="37032659" w14:textId="77777777" w:rsidR="004B053F" w:rsidRDefault="004B053F" w:rsidP="004B053F">
      <w:pPr>
        <w:pStyle w:val="Prrafodelista"/>
      </w:pPr>
    </w:p>
    <w:p w14:paraId="0EE2F45C" w14:textId="77777777" w:rsidR="004B053F" w:rsidRDefault="004B053F" w:rsidP="004B053F">
      <w:pPr>
        <w:pStyle w:val="Prrafodelista"/>
      </w:pPr>
    </w:p>
    <w:p w14:paraId="33C52099" w14:textId="77777777" w:rsidR="004B053F" w:rsidRDefault="004B053F" w:rsidP="004B053F">
      <w:pPr>
        <w:pStyle w:val="Prrafodelista"/>
      </w:pPr>
      <w:r>
        <w:rPr>
          <w:noProof/>
        </w:rPr>
        <mc:AlternateContent>
          <mc:Choice Requires="wps">
            <w:drawing>
              <wp:anchor distT="0" distB="0" distL="114300" distR="114300" simplePos="0" relativeHeight="251674624" behindDoc="1" locked="0" layoutInCell="1" allowOverlap="1" wp14:anchorId="3B57845C" wp14:editId="277DA31A">
                <wp:simplePos x="0" y="0"/>
                <wp:positionH relativeFrom="column">
                  <wp:posOffset>139700</wp:posOffset>
                </wp:positionH>
                <wp:positionV relativeFrom="paragraph">
                  <wp:posOffset>1087120</wp:posOffset>
                </wp:positionV>
                <wp:extent cx="5760085" cy="635"/>
                <wp:effectExtent l="0" t="0" r="0" b="18415"/>
                <wp:wrapTight wrapText="bothSides">
                  <wp:wrapPolygon edited="0">
                    <wp:start x="0" y="0"/>
                    <wp:lineTo x="0" y="0"/>
                    <wp:lineTo x="21502" y="0"/>
                    <wp:lineTo x="21502" y="0"/>
                    <wp:lineTo x="0" y="0"/>
                  </wp:wrapPolygon>
                </wp:wrapTight>
                <wp:docPr id="36" name="Cuadro de texto 3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DFE9C2E" w14:textId="77777777" w:rsidR="004B053F" w:rsidRPr="00C07F09" w:rsidRDefault="004B053F" w:rsidP="004B053F">
                            <w:pPr>
                              <w:pStyle w:val="Descripcin"/>
                              <w:rPr>
                                <w:rFonts w:eastAsia="Times New Roman"/>
                                <w:noProof/>
                              </w:rPr>
                            </w:pPr>
                            <w:bookmarkStart w:id="1367" w:name="_Toc480479783"/>
                            <w:bookmarkStart w:id="1368" w:name="_Toc481606978"/>
                            <w:bookmarkStart w:id="1369" w:name="_Toc481607013"/>
                            <w:r>
                              <w:t xml:space="preserve">Ilustración </w:t>
                            </w:r>
                            <w:fldSimple w:instr=" STYLEREF 1 \s ">
                              <w:r>
                                <w:rPr>
                                  <w:noProof/>
                                </w:rPr>
                                <w:t>5</w:t>
                              </w:r>
                            </w:fldSimple>
                            <w:r>
                              <w:noBreakHyphen/>
                            </w:r>
                            <w:fldSimple w:instr=" SEQ Ilustración \* ARABIC \s 1 ">
                              <w:r>
                                <w:rPr>
                                  <w:noProof/>
                                </w:rPr>
                                <w:t>11</w:t>
                              </w:r>
                            </w:fldSimple>
                            <w:r>
                              <w:t xml:space="preserve"> Nuevo grupo: tipo de proyecto</w:t>
                            </w:r>
                            <w:bookmarkEnd w:id="1367"/>
                            <w:bookmarkEnd w:id="1368"/>
                            <w:bookmarkEnd w:id="1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7845C" id="Cuadro de texto 36" o:spid="_x0000_s1030" type="#_x0000_t202" style="position:absolute;left:0;text-align:left;margin-left:11pt;margin-top:85.6pt;width:453.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oM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" stroked="f">
                <v:textbox style="mso-fit-shape-to-text:t" inset="0,0,0,0">
                  <w:txbxContent>
                    <w:p w14:paraId="5DFE9C2E" w14:textId="77777777" w:rsidR="004B053F" w:rsidRPr="00C07F09" w:rsidRDefault="004B053F" w:rsidP="004B053F">
                      <w:pPr>
                        <w:pStyle w:val="Descripcin"/>
                        <w:rPr>
                          <w:rFonts w:eastAsia="Times New Roman"/>
                          <w:noProof/>
                        </w:rPr>
                      </w:pPr>
                      <w:bookmarkStart w:id="1374" w:name="_Toc480479783"/>
                      <w:bookmarkStart w:id="1375" w:name="_Toc481606978"/>
                      <w:bookmarkStart w:id="1376" w:name="_Toc481607013"/>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11</w:t>
                      </w:r>
                      <w:r w:rsidR="00857D81">
                        <w:rPr>
                          <w:noProof/>
                        </w:rPr>
                        <w:fldChar w:fldCharType="end"/>
                      </w:r>
                      <w:r>
                        <w:t xml:space="preserve"> Nuevo grupo: tipo de proyecto</w:t>
                      </w:r>
                      <w:bookmarkEnd w:id="1374"/>
                      <w:bookmarkEnd w:id="1375"/>
                      <w:bookmarkEnd w:id="1376"/>
                    </w:p>
                  </w:txbxContent>
                </v:textbox>
                <w10:wrap type="tight"/>
              </v:shape>
            </w:pict>
          </mc:Fallback>
        </mc:AlternateContent>
      </w:r>
      <w:r>
        <w:rPr>
          <w:noProof/>
        </w:rPr>
        <w:drawing>
          <wp:anchor distT="0" distB="0" distL="114300" distR="114300" simplePos="0" relativeHeight="251664384" behindDoc="1" locked="0" layoutInCell="1" allowOverlap="1" wp14:anchorId="19E6E295" wp14:editId="498F2234">
            <wp:simplePos x="0" y="0"/>
            <wp:positionH relativeFrom="column">
              <wp:posOffset>139783</wp:posOffset>
            </wp:positionH>
            <wp:positionV relativeFrom="paragraph">
              <wp:posOffset>105989</wp:posOffset>
            </wp:positionV>
            <wp:extent cx="5760085" cy="924560"/>
            <wp:effectExtent l="133350" t="114300" r="145415" b="161290"/>
            <wp:wrapTight wrapText="bothSides">
              <wp:wrapPolygon edited="0">
                <wp:start x="-429" y="-2670"/>
                <wp:lineTo x="-500" y="20918"/>
                <wp:lineTo x="10430" y="24923"/>
                <wp:lineTo x="10858" y="24923"/>
                <wp:lineTo x="12573" y="24033"/>
                <wp:lineTo x="22074" y="20473"/>
                <wp:lineTo x="22074" y="5341"/>
                <wp:lineTo x="21931" y="-2670"/>
                <wp:lineTo x="-429" y="-267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evoProyecto3.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92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C8069BF" w14:textId="77777777" w:rsidR="004B053F" w:rsidRPr="002E3B4A" w:rsidRDefault="004B053F" w:rsidP="004B053F">
      <w:pPr>
        <w:pStyle w:val="Prrafodelista"/>
        <w:numPr>
          <w:ilvl w:val="0"/>
          <w:numId w:val="29"/>
        </w:numPr>
        <w:rPr>
          <w:szCs w:val="24"/>
        </w:rPr>
      </w:pPr>
      <w:r w:rsidRPr="00FB390E">
        <w:rPr>
          <w:b/>
          <w:szCs w:val="24"/>
        </w:rPr>
        <w:t>Datos de ejecución</w:t>
      </w:r>
      <w:r w:rsidRPr="002E3B4A">
        <w:rPr>
          <w:szCs w:val="24"/>
        </w:rPr>
        <w:t>: Los datos de ejecución determinan toda la configuración de la ejecución</w:t>
      </w:r>
      <w:r>
        <w:rPr>
          <w:szCs w:val="24"/>
        </w:rPr>
        <w:t xml:space="preserve"> del proyecto. E</w:t>
      </w:r>
      <w:r w:rsidRPr="002E3B4A">
        <w:rPr>
          <w:szCs w:val="24"/>
        </w:rPr>
        <w:t>stos datos son</w:t>
      </w:r>
      <w:r>
        <w:rPr>
          <w:szCs w:val="24"/>
        </w:rPr>
        <w:t xml:space="preserve"> el programa principal, la respuesta y los inputs. El programa principal </w:t>
      </w:r>
      <w:r w:rsidRPr="002E3B4A">
        <w:rPr>
          <w:szCs w:val="24"/>
        </w:rPr>
        <w:t>es la ubicación del fichero don</w:t>
      </w:r>
      <w:r>
        <w:rPr>
          <w:szCs w:val="24"/>
        </w:rPr>
        <w:t>de se va a ejecutar el programa, l</w:t>
      </w:r>
      <w:r w:rsidRPr="002E3B4A">
        <w:rPr>
          <w:szCs w:val="24"/>
        </w:rPr>
        <w:t xml:space="preserve">a respuesta es el nombre </w:t>
      </w:r>
      <w:r>
        <w:rPr>
          <w:szCs w:val="24"/>
        </w:rPr>
        <w:t xml:space="preserve">que </w:t>
      </w:r>
      <w:r w:rsidRPr="002E3B4A">
        <w:rPr>
          <w:szCs w:val="24"/>
        </w:rPr>
        <w:t>va a tener el archivo con la respuesta</w:t>
      </w:r>
      <w:r>
        <w:rPr>
          <w:szCs w:val="24"/>
        </w:rPr>
        <w:t xml:space="preserve"> de la ejecución y l</w:t>
      </w:r>
      <w:r w:rsidRPr="002E3B4A">
        <w:rPr>
          <w:szCs w:val="24"/>
        </w:rPr>
        <w:t>os inputs por defecto son las entradas que tendrá por defecto el proyecto</w:t>
      </w:r>
      <w:r>
        <w:rPr>
          <w:szCs w:val="24"/>
        </w:rPr>
        <w:t>.</w:t>
      </w:r>
    </w:p>
    <w:p w14:paraId="556587E5" w14:textId="77777777" w:rsidR="004B053F" w:rsidRDefault="004B053F" w:rsidP="004B053F">
      <w:pPr>
        <w:pStyle w:val="Prrafodelista"/>
      </w:pPr>
    </w:p>
    <w:p w14:paraId="331B4F48" w14:textId="77777777" w:rsidR="004B053F" w:rsidRDefault="004B053F" w:rsidP="004B053F">
      <w:pPr>
        <w:pStyle w:val="Prrafodelista"/>
        <w:keepNext/>
        <w:jc w:val="center"/>
      </w:pPr>
      <w:r>
        <w:rPr>
          <w:noProof/>
        </w:rPr>
        <w:drawing>
          <wp:inline distT="0" distB="0" distL="0" distR="0" wp14:anchorId="132007F3" wp14:editId="4EDDADB3">
            <wp:extent cx="3114675" cy="1990725"/>
            <wp:effectExtent l="114300" t="114300" r="104775" b="1428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evoProyecto4.png"/>
                    <pic:cNvPicPr/>
                  </pic:nvPicPr>
                  <pic:blipFill>
                    <a:blip r:embed="rId54">
                      <a:extLst>
                        <a:ext uri="{28A0092B-C50C-407E-A947-70E740481C1C}">
                          <a14:useLocalDpi xmlns:a14="http://schemas.microsoft.com/office/drawing/2010/main" val="0"/>
                        </a:ext>
                      </a:extLst>
                    </a:blip>
                    <a:stretch>
                      <a:fillRect/>
                    </a:stretch>
                  </pic:blipFill>
                  <pic:spPr>
                    <a:xfrm>
                      <a:off x="0" y="0"/>
                      <a:ext cx="3114675" cy="1990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BD56FF" w14:textId="77777777" w:rsidR="004B053F" w:rsidRDefault="004B053F" w:rsidP="004B053F">
      <w:pPr>
        <w:pStyle w:val="Descripcin"/>
        <w:jc w:val="center"/>
      </w:pPr>
      <w:bookmarkStart w:id="1370" w:name="_Toc480479784"/>
      <w:bookmarkStart w:id="1371" w:name="_Toc481606979"/>
      <w:bookmarkStart w:id="1372" w:name="_Toc481607014"/>
      <w:r>
        <w:t xml:space="preserve">Ilustración </w:t>
      </w:r>
      <w:fldSimple w:instr=" STYLEREF 1 \s ">
        <w:r>
          <w:rPr>
            <w:noProof/>
          </w:rPr>
          <w:t>5</w:t>
        </w:r>
      </w:fldSimple>
      <w:r>
        <w:noBreakHyphen/>
      </w:r>
      <w:fldSimple w:instr=" SEQ Ilustración \* ARABIC \s 1 ">
        <w:r>
          <w:rPr>
            <w:noProof/>
          </w:rPr>
          <w:t>12</w:t>
        </w:r>
      </w:fldSimple>
      <w:r>
        <w:t xml:space="preserve"> Nuevo grupo: Entradas por defecto</w:t>
      </w:r>
      <w:bookmarkEnd w:id="1370"/>
      <w:bookmarkEnd w:id="1371"/>
      <w:bookmarkEnd w:id="1372"/>
    </w:p>
    <w:p w14:paraId="2FBF464F" w14:textId="77777777" w:rsidR="004B053F" w:rsidRDefault="004B053F" w:rsidP="004B053F"/>
    <w:p w14:paraId="57F91E16" w14:textId="77777777" w:rsidR="004B053F" w:rsidRDefault="004B053F" w:rsidP="004B053F">
      <w:pPr>
        <w:rPr>
          <w:szCs w:val="24"/>
        </w:rPr>
      </w:pPr>
      <w:r w:rsidRPr="002E3B4A">
        <w:rPr>
          <w:szCs w:val="24"/>
        </w:rPr>
        <w:t>Por ultimo solo se deberá revisar los datos y pulsar el botón crea</w:t>
      </w:r>
      <w:r>
        <w:rPr>
          <w:szCs w:val="24"/>
        </w:rPr>
        <w:t>r proyecto. La aplicación realizará</w:t>
      </w:r>
      <w:r w:rsidRPr="002E3B4A">
        <w:rPr>
          <w:szCs w:val="24"/>
        </w:rPr>
        <w:t xml:space="preserve"> la acción desplegando una ventana emergente informando del estado de la acción.</w:t>
      </w:r>
    </w:p>
    <w:p w14:paraId="0B042696" w14:textId="77777777" w:rsidR="004B053F" w:rsidRPr="002E3B4A" w:rsidRDefault="004B053F" w:rsidP="004B053F">
      <w:pPr>
        <w:rPr>
          <w:szCs w:val="24"/>
        </w:rPr>
      </w:pPr>
    </w:p>
    <w:p w14:paraId="3948EDE2" w14:textId="77777777" w:rsidR="004B053F" w:rsidRPr="00D43281" w:rsidRDefault="004B053F" w:rsidP="004B053F">
      <w:pPr>
        <w:pStyle w:val="Ttulo2"/>
        <w:numPr>
          <w:ilvl w:val="1"/>
          <w:numId w:val="34"/>
        </w:numPr>
        <w:rPr>
          <w:lang w:val="es-ES_tradnl"/>
        </w:rPr>
      </w:pPr>
      <w:bookmarkStart w:id="1373" w:name="_Toc486874168"/>
      <w:r>
        <w:rPr>
          <w:lang w:val="es-ES_tradnl"/>
        </w:rPr>
        <w:t>Crear una ejecución:</w:t>
      </w:r>
      <w:bookmarkEnd w:id="1373"/>
    </w:p>
    <w:p w14:paraId="3DDAC314" w14:textId="77777777" w:rsidR="004B053F" w:rsidRPr="000B1A37" w:rsidRDefault="004B053F" w:rsidP="004B053F">
      <w:pPr>
        <w:ind w:firstLine="708"/>
        <w:rPr>
          <w:szCs w:val="24"/>
          <w:lang w:val="es-ES_tradnl"/>
        </w:rPr>
      </w:pPr>
      <w:r w:rsidRPr="000B1A37">
        <w:rPr>
          <w:szCs w:val="24"/>
          <w:lang w:val="es-ES_tradnl"/>
        </w:rPr>
        <w:t>Para crear una ejecución deberemos navegar primero por los grupos, buscando un proyecto que podamos ejecutar. Tras eso deberemo</w:t>
      </w:r>
      <w:r>
        <w:rPr>
          <w:szCs w:val="24"/>
          <w:lang w:val="es-ES_tradnl"/>
        </w:rPr>
        <w:t>s pulsar el icono del indicador y</w:t>
      </w:r>
      <w:r w:rsidRPr="000B1A37">
        <w:rPr>
          <w:szCs w:val="24"/>
          <w:lang w:val="es-ES_tradnl"/>
        </w:rPr>
        <w:t xml:space="preserve"> </w:t>
      </w:r>
      <w:r>
        <w:rPr>
          <w:szCs w:val="24"/>
          <w:lang w:val="es-ES_tradnl"/>
        </w:rPr>
        <w:t>se desplegará</w:t>
      </w:r>
      <w:r w:rsidRPr="000B1A37">
        <w:rPr>
          <w:szCs w:val="24"/>
          <w:lang w:val="es-ES_tradnl"/>
        </w:rPr>
        <w:t xml:space="preserve"> una ventana de ejecución. Esta ventan</w:t>
      </w:r>
      <w:r>
        <w:rPr>
          <w:szCs w:val="24"/>
          <w:lang w:val="es-ES_tradnl"/>
        </w:rPr>
        <w:t>a estará dividida en dos partes:</w:t>
      </w:r>
      <w:r w:rsidRPr="000B1A37">
        <w:rPr>
          <w:szCs w:val="24"/>
          <w:lang w:val="es-ES_tradnl"/>
        </w:rPr>
        <w:t xml:space="preserve"> Una parte la entrada y otra la salida (bloqueada).</w:t>
      </w:r>
    </w:p>
    <w:p w14:paraId="0C7AB727" w14:textId="77777777" w:rsidR="004B053F" w:rsidRDefault="004B053F" w:rsidP="004B053F">
      <w:pPr>
        <w:ind w:firstLine="708"/>
        <w:rPr>
          <w:szCs w:val="24"/>
          <w:lang w:val="es-ES_tradnl"/>
        </w:rPr>
      </w:pPr>
      <w:r>
        <w:rPr>
          <w:lang w:val="es-ES_tradnl"/>
        </w:rPr>
        <w:lastRenderedPageBreak/>
        <w:br/>
      </w:r>
      <w:r w:rsidRPr="000B1A37">
        <w:rPr>
          <w:noProof/>
          <w:szCs w:val="24"/>
          <w:lang w:eastAsia="es-ES"/>
        </w:rPr>
        <mc:AlternateContent>
          <mc:Choice Requires="wps">
            <w:drawing>
              <wp:anchor distT="0" distB="0" distL="114300" distR="114300" simplePos="0" relativeHeight="251672576" behindDoc="0" locked="0" layoutInCell="1" allowOverlap="1" wp14:anchorId="295D7D40" wp14:editId="029AD632">
                <wp:simplePos x="0" y="0"/>
                <wp:positionH relativeFrom="column">
                  <wp:posOffset>163830</wp:posOffset>
                </wp:positionH>
                <wp:positionV relativeFrom="paragraph">
                  <wp:posOffset>3738880</wp:posOffset>
                </wp:positionV>
                <wp:extent cx="5760085" cy="635"/>
                <wp:effectExtent l="0" t="0" r="0" b="18415"/>
                <wp:wrapThrough wrapText="bothSides">
                  <wp:wrapPolygon edited="0">
                    <wp:start x="0" y="0"/>
                    <wp:lineTo x="0" y="0"/>
                    <wp:lineTo x="21502" y="0"/>
                    <wp:lineTo x="21502" y="0"/>
                    <wp:lineTo x="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CA73198" w14:textId="77777777" w:rsidR="004B053F" w:rsidRPr="003B3D22" w:rsidRDefault="004B053F" w:rsidP="004B053F">
                            <w:pPr>
                              <w:pStyle w:val="Descripcin"/>
                            </w:pPr>
                            <w:bookmarkStart w:id="1374" w:name="_Toc480479785"/>
                            <w:bookmarkStart w:id="1375" w:name="_Toc481606980"/>
                            <w:bookmarkStart w:id="1376" w:name="_Toc481607015"/>
                            <w:r>
                              <w:t xml:space="preserve">Ilustración </w:t>
                            </w:r>
                            <w:fldSimple w:instr=" STYLEREF 1 \s ">
                              <w:r>
                                <w:rPr>
                                  <w:noProof/>
                                </w:rPr>
                                <w:t>5</w:t>
                              </w:r>
                            </w:fldSimple>
                            <w:r>
                              <w:noBreakHyphen/>
                            </w:r>
                            <w:fldSimple w:instr=" SEQ Ilustración \* ARABIC \s 1 ">
                              <w:r>
                                <w:rPr>
                                  <w:noProof/>
                                </w:rPr>
                                <w:t>13</w:t>
                              </w:r>
                            </w:fldSimple>
                            <w:r>
                              <w:t xml:space="preserve"> Nueva ejecución</w:t>
                            </w:r>
                            <w:bookmarkEnd w:id="1374"/>
                            <w:bookmarkEnd w:id="1375"/>
                            <w:bookmarkEnd w:id="1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D7D40" id="Cuadro de texto 39" o:spid="_x0000_s1031" type="#_x0000_t202" style="position:absolute;left:0;text-align:left;margin-left:12.9pt;margin-top:294.4pt;width:453.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" stroked="f">
                <v:textbox style="mso-fit-shape-to-text:t" inset="0,0,0,0">
                  <w:txbxContent>
                    <w:p w14:paraId="0CA73198" w14:textId="77777777" w:rsidR="004B053F" w:rsidRPr="003B3D22" w:rsidRDefault="004B053F" w:rsidP="004B053F">
                      <w:pPr>
                        <w:pStyle w:val="Descripcin"/>
                      </w:pPr>
                      <w:bookmarkStart w:id="1384" w:name="_Toc480479785"/>
                      <w:bookmarkStart w:id="1385" w:name="_Toc481606980"/>
                      <w:bookmarkStart w:id="1386" w:name="_Toc481607015"/>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13</w:t>
                      </w:r>
                      <w:r w:rsidR="00857D81">
                        <w:rPr>
                          <w:noProof/>
                        </w:rPr>
                        <w:fldChar w:fldCharType="end"/>
                      </w:r>
                      <w:r>
                        <w:t xml:space="preserve"> Nueva ejecución</w:t>
                      </w:r>
                      <w:bookmarkEnd w:id="1384"/>
                      <w:bookmarkEnd w:id="1385"/>
                      <w:bookmarkEnd w:id="1386"/>
                    </w:p>
                  </w:txbxContent>
                </v:textbox>
                <w10:wrap type="through"/>
              </v:shape>
            </w:pict>
          </mc:Fallback>
        </mc:AlternateContent>
      </w:r>
      <w:r w:rsidRPr="000B1A37">
        <w:rPr>
          <w:noProof/>
          <w:szCs w:val="24"/>
          <w:lang w:eastAsia="es-ES"/>
        </w:rPr>
        <w:drawing>
          <wp:anchor distT="0" distB="0" distL="114300" distR="114300" simplePos="0" relativeHeight="251666432" behindDoc="0" locked="0" layoutInCell="1" allowOverlap="1" wp14:anchorId="0917FCC2" wp14:editId="7848419E">
            <wp:simplePos x="0" y="0"/>
            <wp:positionH relativeFrom="column">
              <wp:posOffset>164216</wp:posOffset>
            </wp:positionH>
            <wp:positionV relativeFrom="paragraph">
              <wp:posOffset>100772</wp:posOffset>
            </wp:positionV>
            <wp:extent cx="5760085" cy="3581400"/>
            <wp:effectExtent l="133350" t="114300" r="145415" b="171450"/>
            <wp:wrapThrough wrapText="bothSides">
              <wp:wrapPolygon edited="0">
                <wp:start x="-429" y="-689"/>
                <wp:lineTo x="-500" y="21715"/>
                <wp:lineTo x="-286" y="22519"/>
                <wp:lineTo x="21788" y="22519"/>
                <wp:lineTo x="22074" y="21600"/>
                <wp:lineTo x="22074" y="1379"/>
                <wp:lineTo x="21931" y="-689"/>
                <wp:lineTo x="-429" y="-689"/>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tradaEjecucionRunning.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0B1A37">
        <w:rPr>
          <w:szCs w:val="24"/>
          <w:lang w:val="es-ES_tradnl"/>
        </w:rPr>
        <w:t xml:space="preserve">En la </w:t>
      </w:r>
      <w:r>
        <w:rPr>
          <w:szCs w:val="24"/>
          <w:lang w:val="es-ES_tradnl"/>
        </w:rPr>
        <w:t>sección “</w:t>
      </w:r>
      <w:r w:rsidRPr="000B1A37">
        <w:rPr>
          <w:szCs w:val="24"/>
          <w:lang w:val="es-ES_tradnl"/>
        </w:rPr>
        <w:t>entrada</w:t>
      </w:r>
      <w:r>
        <w:rPr>
          <w:szCs w:val="24"/>
          <w:lang w:val="es-ES_tradnl"/>
        </w:rPr>
        <w:t>”</w:t>
      </w:r>
      <w:r w:rsidRPr="000B1A37">
        <w:rPr>
          <w:szCs w:val="24"/>
          <w:lang w:val="es-ES_tradnl"/>
        </w:rPr>
        <w:t xml:space="preserve"> se presentará la descripción de</w:t>
      </w:r>
      <w:r>
        <w:rPr>
          <w:szCs w:val="24"/>
          <w:lang w:val="es-ES_tradnl"/>
        </w:rPr>
        <w:t xml:space="preserve"> la entrada de datos</w:t>
      </w:r>
      <w:r w:rsidRPr="000B1A37">
        <w:rPr>
          <w:szCs w:val="24"/>
          <w:lang w:val="es-ES_tradnl"/>
        </w:rPr>
        <w:t>, es decir, los datos que se deberá poner en la sección de la derecha. Y debajo la descripción de la salida, es decir lo que se espera que salga</w:t>
      </w:r>
      <w:r>
        <w:rPr>
          <w:szCs w:val="24"/>
          <w:lang w:val="es-ES_tradnl"/>
        </w:rPr>
        <w:t xml:space="preserve"> de la ejecución</w:t>
      </w:r>
      <w:r w:rsidRPr="000B1A37">
        <w:rPr>
          <w:szCs w:val="24"/>
          <w:lang w:val="es-ES_tradnl"/>
        </w:rPr>
        <w:t xml:space="preserve">. La sección de la derecha servirá para introducir datos de manera sencilla en un lenguaje máquina que entiende </w:t>
      </w:r>
      <w:r>
        <w:rPr>
          <w:szCs w:val="24"/>
          <w:lang w:val="es-ES_tradnl"/>
        </w:rPr>
        <w:t>el usuario y la maquina denominado</w:t>
      </w:r>
      <w:r w:rsidRPr="000B1A37">
        <w:rPr>
          <w:szCs w:val="24"/>
          <w:lang w:val="es-ES_tradnl"/>
        </w:rPr>
        <w:t xml:space="preserve"> JSON. Si le das al cuadro derecho se desplegará un menú. En él se de</w:t>
      </w:r>
      <w:r>
        <w:rPr>
          <w:szCs w:val="24"/>
          <w:lang w:val="es-ES_tradnl"/>
        </w:rPr>
        <w:t xml:space="preserve">berá pulsar la opción “+Append” e </w:t>
      </w:r>
      <w:r w:rsidRPr="000B1A37">
        <w:rPr>
          <w:szCs w:val="24"/>
          <w:lang w:val="es-ES_tradnl"/>
        </w:rPr>
        <w:t>ir siguiendo con cada elemento hasta tener</w:t>
      </w:r>
      <w:r>
        <w:rPr>
          <w:szCs w:val="24"/>
          <w:lang w:val="es-ES_tradnl"/>
        </w:rPr>
        <w:t xml:space="preserve"> todos</w:t>
      </w:r>
      <w:r w:rsidRPr="000B1A37">
        <w:rPr>
          <w:szCs w:val="24"/>
          <w:lang w:val="es-ES_tradnl"/>
        </w:rPr>
        <w:t xml:space="preserve"> los que se desea</w:t>
      </w:r>
      <w:r>
        <w:rPr>
          <w:szCs w:val="24"/>
          <w:lang w:val="es-ES_tradnl"/>
        </w:rPr>
        <w:t>n</w:t>
      </w:r>
      <w:r w:rsidRPr="000B1A37">
        <w:rPr>
          <w:szCs w:val="24"/>
          <w:lang w:val="es-ES_tradnl"/>
        </w:rPr>
        <w:t>. Tras eso se le dará al botón ejecutar y la ejecución se iniciará.</w:t>
      </w:r>
    </w:p>
    <w:p w14:paraId="5AD10153" w14:textId="77777777" w:rsidR="004B053F" w:rsidRPr="000B1A37" w:rsidRDefault="004B053F" w:rsidP="004B053F">
      <w:pPr>
        <w:ind w:firstLine="708"/>
        <w:rPr>
          <w:szCs w:val="24"/>
          <w:lang w:val="es-ES_tradnl"/>
        </w:rPr>
      </w:pPr>
    </w:p>
    <w:p w14:paraId="1F2CA2CC" w14:textId="77777777" w:rsidR="004B053F" w:rsidRPr="00D43281" w:rsidRDefault="004B053F" w:rsidP="004B053F">
      <w:pPr>
        <w:pStyle w:val="Ttulo2"/>
        <w:numPr>
          <w:ilvl w:val="1"/>
          <w:numId w:val="34"/>
        </w:numPr>
        <w:rPr>
          <w:lang w:val="es-ES_tradnl"/>
        </w:rPr>
      </w:pPr>
      <w:bookmarkStart w:id="1377" w:name="_Toc486874169"/>
      <w:r>
        <w:rPr>
          <w:lang w:val="es-ES_tradnl"/>
        </w:rPr>
        <w:t>Gestionar un proyecto propio:</w:t>
      </w:r>
      <w:bookmarkEnd w:id="1377"/>
    </w:p>
    <w:p w14:paraId="0E6E3731" w14:textId="77777777" w:rsidR="004B053F" w:rsidRDefault="004B053F" w:rsidP="004B053F">
      <w:pPr>
        <w:ind w:firstLine="708"/>
        <w:rPr>
          <w:szCs w:val="24"/>
          <w:lang w:val="es-ES_tradnl"/>
        </w:rPr>
      </w:pPr>
      <w:r w:rsidRPr="000B1A37">
        <w:rPr>
          <w:szCs w:val="24"/>
          <w:lang w:val="es-ES_tradnl"/>
        </w:rPr>
        <w:t>Cuando queramos modificar alguna opción de un proyecto deberemos acceder al espacio del menú “</w:t>
      </w:r>
      <w:r>
        <w:rPr>
          <w:szCs w:val="24"/>
          <w:lang w:val="es-ES_tradnl"/>
        </w:rPr>
        <w:t>Proyectos</w:t>
      </w:r>
      <w:r w:rsidRPr="000B1A37">
        <w:rPr>
          <w:szCs w:val="24"/>
          <w:lang w:val="es-ES_tradnl"/>
        </w:rPr>
        <w:t>”. En él</w:t>
      </w:r>
      <w:r>
        <w:rPr>
          <w:szCs w:val="24"/>
          <w:lang w:val="es-ES_tradnl"/>
        </w:rPr>
        <w:t>,</w:t>
      </w:r>
      <w:r w:rsidRPr="000B1A37">
        <w:rPr>
          <w:szCs w:val="24"/>
          <w:lang w:val="es-ES_tradnl"/>
        </w:rPr>
        <w:t xml:space="preserve"> se encuentran todos los grupos creados por el usuario en cuestión. Solo deberemos </w:t>
      </w:r>
      <w:r>
        <w:rPr>
          <w:szCs w:val="24"/>
          <w:lang w:val="es-ES_tradnl"/>
        </w:rPr>
        <w:t xml:space="preserve">pulsar en el grupo que quiera </w:t>
      </w:r>
      <w:r w:rsidRPr="000B1A37">
        <w:rPr>
          <w:szCs w:val="24"/>
          <w:lang w:val="es-ES_tradnl"/>
        </w:rPr>
        <w:t>saber la información de él. La aplicación se movilizará y desplegará una ventana modal con toda la información del proyecto.</w:t>
      </w:r>
    </w:p>
    <w:p w14:paraId="3548066D" w14:textId="77777777" w:rsidR="004B053F" w:rsidRPr="000B1A37" w:rsidRDefault="004B053F" w:rsidP="004B053F">
      <w:pPr>
        <w:ind w:firstLine="708"/>
        <w:rPr>
          <w:szCs w:val="24"/>
          <w:lang w:val="es-ES_tradnl"/>
        </w:rPr>
      </w:pPr>
    </w:p>
    <w:p w14:paraId="272B6335" w14:textId="77777777" w:rsidR="004B053F" w:rsidRDefault="004B053F" w:rsidP="004B053F">
      <w:pPr>
        <w:ind w:firstLine="708"/>
        <w:rPr>
          <w:lang w:val="es-ES_tradnl"/>
        </w:rPr>
      </w:pPr>
      <w:r>
        <w:rPr>
          <w:noProof/>
          <w:lang w:eastAsia="es-ES"/>
        </w:rPr>
        <w:lastRenderedPageBreak/>
        <w:drawing>
          <wp:anchor distT="0" distB="0" distL="114300" distR="114300" simplePos="0" relativeHeight="251675648" behindDoc="1" locked="0" layoutInCell="1" allowOverlap="1" wp14:anchorId="070A4281" wp14:editId="2FA5F9A6">
            <wp:simplePos x="0" y="0"/>
            <wp:positionH relativeFrom="column">
              <wp:posOffset>-19713</wp:posOffset>
            </wp:positionH>
            <wp:positionV relativeFrom="paragraph">
              <wp:posOffset>4382135</wp:posOffset>
            </wp:positionV>
            <wp:extent cx="5760085" cy="3502025"/>
            <wp:effectExtent l="114300" t="114300" r="145415" b="155575"/>
            <wp:wrapTight wrapText="bothSides">
              <wp:wrapPolygon edited="0">
                <wp:start x="-429" y="-705"/>
                <wp:lineTo x="-429" y="22090"/>
                <wp:lineTo x="10430" y="22207"/>
                <wp:lineTo x="10501" y="22442"/>
                <wp:lineTo x="10787" y="22442"/>
                <wp:lineTo x="10858" y="22207"/>
                <wp:lineTo x="21931" y="22090"/>
                <wp:lineTo x="22074" y="20327"/>
                <wp:lineTo x="22074" y="1410"/>
                <wp:lineTo x="21931" y="-705"/>
                <wp:lineTo x="-429" y="-705"/>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stionProyecto.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50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eastAsia="es-ES"/>
        </w:rPr>
        <w:drawing>
          <wp:anchor distT="0" distB="0" distL="114300" distR="114300" simplePos="0" relativeHeight="251682816" behindDoc="1" locked="0" layoutInCell="1" allowOverlap="1" wp14:anchorId="0D672448" wp14:editId="48E7A2DE">
            <wp:simplePos x="0" y="0"/>
            <wp:positionH relativeFrom="column">
              <wp:posOffset>-9939</wp:posOffset>
            </wp:positionH>
            <wp:positionV relativeFrom="paragraph">
              <wp:posOffset>232989</wp:posOffset>
            </wp:positionV>
            <wp:extent cx="5760085" cy="3238500"/>
            <wp:effectExtent l="114300" t="114300" r="145415" b="152400"/>
            <wp:wrapTight wrapText="bothSides">
              <wp:wrapPolygon edited="0">
                <wp:start x="-429" y="-762"/>
                <wp:lineTo x="-429" y="22489"/>
                <wp:lineTo x="21931" y="22489"/>
                <wp:lineTo x="22074" y="21854"/>
                <wp:lineTo x="22074" y="1525"/>
                <wp:lineTo x="21931" y="-762"/>
                <wp:lineTo x="-429" y="-762"/>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sprojectos.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eastAsia="es-ES"/>
        </w:rPr>
        <mc:AlternateContent>
          <mc:Choice Requires="wps">
            <w:drawing>
              <wp:anchor distT="0" distB="0" distL="114300" distR="114300" simplePos="0" relativeHeight="251683840" behindDoc="1" locked="0" layoutInCell="1" allowOverlap="1" wp14:anchorId="795FE7C6" wp14:editId="6F4BA1EB">
                <wp:simplePos x="0" y="0"/>
                <wp:positionH relativeFrom="column">
                  <wp:posOffset>0</wp:posOffset>
                </wp:positionH>
                <wp:positionV relativeFrom="paragraph">
                  <wp:posOffset>3737610</wp:posOffset>
                </wp:positionV>
                <wp:extent cx="5760085" cy="635"/>
                <wp:effectExtent l="0" t="0" r="0" b="18415"/>
                <wp:wrapTight wrapText="bothSides">
                  <wp:wrapPolygon edited="0">
                    <wp:start x="0" y="0"/>
                    <wp:lineTo x="0" y="0"/>
                    <wp:lineTo x="21502" y="0"/>
                    <wp:lineTo x="21502"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6A7FFB6" w14:textId="77777777" w:rsidR="004B053F" w:rsidRPr="00BB4B32" w:rsidRDefault="004B053F" w:rsidP="004B053F">
                            <w:pPr>
                              <w:pStyle w:val="Descripcin"/>
                              <w:rPr>
                                <w:noProof/>
                              </w:rPr>
                            </w:pPr>
                            <w:bookmarkStart w:id="1378" w:name="_Toc480479786"/>
                            <w:bookmarkStart w:id="1379" w:name="_Toc481606981"/>
                            <w:bookmarkStart w:id="1380" w:name="_Toc481607016"/>
                            <w:r>
                              <w:t xml:space="preserve">Ilustración </w:t>
                            </w:r>
                            <w:fldSimple w:instr=" STYLEREF 1 \s ">
                              <w:r>
                                <w:rPr>
                                  <w:noProof/>
                                </w:rPr>
                                <w:t>5</w:t>
                              </w:r>
                            </w:fldSimple>
                            <w:r>
                              <w:noBreakHyphen/>
                            </w:r>
                            <w:fldSimple w:instr=" SEQ Ilustración \* ARABIC \s 1 ">
                              <w:r>
                                <w:rPr>
                                  <w:noProof/>
                                </w:rPr>
                                <w:t>14</w:t>
                              </w:r>
                            </w:fldSimple>
                            <w:r>
                              <w:t xml:space="preserve"> Proyectos</w:t>
                            </w:r>
                            <w:bookmarkEnd w:id="1378"/>
                            <w:bookmarkEnd w:id="1379"/>
                            <w:bookmarkEnd w:id="1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FE7C6" id="Cuadro de texto 43" o:spid="_x0000_s1032" type="#_x0000_t202" style="position:absolute;left:0;text-align:left;margin-left:0;margin-top:294.3pt;width:453.5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VN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" stroked="f">
                <v:textbox style="mso-fit-shape-to-text:t" inset="0,0,0,0">
                  <w:txbxContent>
                    <w:p w14:paraId="26A7FFB6" w14:textId="77777777" w:rsidR="004B053F" w:rsidRPr="00BB4B32" w:rsidRDefault="004B053F" w:rsidP="004B053F">
                      <w:pPr>
                        <w:pStyle w:val="Descripcin"/>
                        <w:rPr>
                          <w:noProof/>
                        </w:rPr>
                      </w:pPr>
                      <w:bookmarkStart w:id="1391" w:name="_Toc480479786"/>
                      <w:bookmarkStart w:id="1392" w:name="_Toc481606981"/>
                      <w:bookmarkStart w:id="1393" w:name="_Toc481607016"/>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w:instrText>
                      </w:r>
                      <w:r w:rsidR="00857D81">
                        <w:instrText xml:space="preserve">ustración \* ARABIC \s 1 </w:instrText>
                      </w:r>
                      <w:r w:rsidR="00857D81">
                        <w:fldChar w:fldCharType="separate"/>
                      </w:r>
                      <w:r>
                        <w:rPr>
                          <w:noProof/>
                        </w:rPr>
                        <w:t>14</w:t>
                      </w:r>
                      <w:r w:rsidR="00857D81">
                        <w:rPr>
                          <w:noProof/>
                        </w:rPr>
                        <w:fldChar w:fldCharType="end"/>
                      </w:r>
                      <w:r>
                        <w:t xml:space="preserve"> Proyectos</w:t>
                      </w:r>
                      <w:bookmarkEnd w:id="1391"/>
                      <w:bookmarkEnd w:id="1392"/>
                      <w:bookmarkEnd w:id="1393"/>
                    </w:p>
                  </w:txbxContent>
                </v:textbox>
                <w10:wrap type="tight"/>
              </v:shape>
            </w:pict>
          </mc:Fallback>
        </mc:AlternateContent>
      </w:r>
    </w:p>
    <w:p w14:paraId="4689B967" w14:textId="77777777" w:rsidR="004B053F" w:rsidRDefault="004B053F" w:rsidP="004B053F">
      <w:pPr>
        <w:ind w:firstLine="708"/>
        <w:rPr>
          <w:lang w:val="es-ES_tradnl"/>
        </w:rPr>
      </w:pPr>
      <w:r>
        <w:rPr>
          <w:noProof/>
          <w:lang w:eastAsia="es-ES"/>
        </w:rPr>
        <mc:AlternateContent>
          <mc:Choice Requires="wps">
            <w:drawing>
              <wp:anchor distT="0" distB="0" distL="114300" distR="114300" simplePos="0" relativeHeight="251677696" behindDoc="1" locked="0" layoutInCell="1" allowOverlap="1" wp14:anchorId="438FB27A" wp14:editId="7ABEC0C4">
                <wp:simplePos x="0" y="0"/>
                <wp:positionH relativeFrom="column">
                  <wp:posOffset>-49530</wp:posOffset>
                </wp:positionH>
                <wp:positionV relativeFrom="paragraph">
                  <wp:posOffset>3701415</wp:posOffset>
                </wp:positionV>
                <wp:extent cx="5760085" cy="635"/>
                <wp:effectExtent l="0" t="0" r="0" b="18415"/>
                <wp:wrapTight wrapText="bothSides">
                  <wp:wrapPolygon edited="0">
                    <wp:start x="0" y="0"/>
                    <wp:lineTo x="0" y="0"/>
                    <wp:lineTo x="21502" y="0"/>
                    <wp:lineTo x="21502"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137F00" w14:textId="77777777" w:rsidR="004B053F" w:rsidRPr="00530830" w:rsidRDefault="004B053F" w:rsidP="004B053F">
                            <w:pPr>
                              <w:pStyle w:val="Descripcin"/>
                              <w:rPr>
                                <w:noProof/>
                              </w:rPr>
                            </w:pPr>
                            <w:bookmarkStart w:id="1381" w:name="_Toc480479787"/>
                            <w:bookmarkStart w:id="1382" w:name="_Toc481606982"/>
                            <w:bookmarkStart w:id="1383" w:name="_Toc481607017"/>
                            <w:r>
                              <w:t xml:space="preserve">Ilustración </w:t>
                            </w:r>
                            <w:fldSimple w:instr=" STYLEREF 1 \s ">
                              <w:r>
                                <w:rPr>
                                  <w:noProof/>
                                </w:rPr>
                                <w:t>5</w:t>
                              </w:r>
                            </w:fldSimple>
                            <w:r>
                              <w:noBreakHyphen/>
                            </w:r>
                            <w:fldSimple w:instr=" SEQ Ilustración \* ARABIC \s 1 ">
                              <w:r>
                                <w:rPr>
                                  <w:noProof/>
                                </w:rPr>
                                <w:t>15</w:t>
                              </w:r>
                            </w:fldSimple>
                            <w:r>
                              <w:t xml:space="preserve"> Gestión proyecto</w:t>
                            </w:r>
                            <w:bookmarkEnd w:id="1381"/>
                            <w:bookmarkEnd w:id="1382"/>
                            <w:bookmarkEnd w:id="1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FB27A" id="Cuadro de texto 41" o:spid="_x0000_s1033" type="#_x0000_t202" style="position:absolute;left:0;text-align:left;margin-left:-3.9pt;margin-top:291.45pt;width:453.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ZNAIAAG0EAAAOAAAAZHJzL2Uyb0RvYy54bWysVMFu2zAMvQ/YPwi6L3a6JS2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" stroked="f">
                <v:textbox style="mso-fit-shape-to-text:t" inset="0,0,0,0">
                  <w:txbxContent>
                    <w:p w14:paraId="0D137F00" w14:textId="77777777" w:rsidR="004B053F" w:rsidRPr="00530830" w:rsidRDefault="004B053F" w:rsidP="004B053F">
                      <w:pPr>
                        <w:pStyle w:val="Descripcin"/>
                        <w:rPr>
                          <w:noProof/>
                        </w:rPr>
                      </w:pPr>
                      <w:bookmarkStart w:id="1397" w:name="_Toc480479787"/>
                      <w:bookmarkStart w:id="1398" w:name="_Toc481606982"/>
                      <w:bookmarkStart w:id="1399" w:name="_Toc481607017"/>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15</w:t>
                      </w:r>
                      <w:r w:rsidR="00857D81">
                        <w:rPr>
                          <w:noProof/>
                        </w:rPr>
                        <w:fldChar w:fldCharType="end"/>
                      </w:r>
                      <w:r>
                        <w:t xml:space="preserve"> Gestión proyecto</w:t>
                      </w:r>
                      <w:bookmarkEnd w:id="1397"/>
                      <w:bookmarkEnd w:id="1398"/>
                      <w:bookmarkEnd w:id="1399"/>
                    </w:p>
                  </w:txbxContent>
                </v:textbox>
                <w10:wrap type="tight"/>
              </v:shape>
            </w:pict>
          </mc:Fallback>
        </mc:AlternateContent>
      </w:r>
    </w:p>
    <w:p w14:paraId="2C9A7365" w14:textId="77777777" w:rsidR="004B053F" w:rsidRPr="000B1A37" w:rsidRDefault="004B053F" w:rsidP="004B053F">
      <w:pPr>
        <w:ind w:firstLine="708"/>
        <w:rPr>
          <w:szCs w:val="24"/>
          <w:lang w:val="es-ES_tradnl"/>
        </w:rPr>
      </w:pPr>
      <w:r w:rsidRPr="000B1A37">
        <w:rPr>
          <w:szCs w:val="24"/>
          <w:lang w:val="es-ES_tradnl"/>
        </w:rPr>
        <w:t xml:space="preserve">Toda la información podrá ser modificada. Al final de la modificación solo tendrá que darle al botón del lápiz de arriba a la derecha para realizar una modificación del proyecto. Por </w:t>
      </w:r>
      <w:r w:rsidRPr="000B1A37">
        <w:rPr>
          <w:szCs w:val="24"/>
          <w:lang w:val="es-ES_tradnl"/>
        </w:rPr>
        <w:lastRenderedPageBreak/>
        <w:t>el contrario, si</w:t>
      </w:r>
      <w:r>
        <w:rPr>
          <w:lang w:val="es-ES_tradnl"/>
        </w:rPr>
        <w:t xml:space="preserve"> </w:t>
      </w:r>
      <w:r w:rsidRPr="000B1A37">
        <w:rPr>
          <w:szCs w:val="24"/>
          <w:lang w:val="es-ES_tradnl"/>
        </w:rPr>
        <w:t>quiere cancelar la modificación solo deberá cerrar la aplicación. La aplicación mandara un aviso emergente sobre el estado de la acción.</w:t>
      </w:r>
    </w:p>
    <w:p w14:paraId="3C49AE67" w14:textId="77777777" w:rsidR="004B053F" w:rsidRDefault="004B053F" w:rsidP="004B053F">
      <w:pPr>
        <w:ind w:firstLine="708"/>
        <w:rPr>
          <w:szCs w:val="24"/>
          <w:lang w:val="es-ES_tradnl"/>
        </w:rPr>
      </w:pPr>
      <w:r w:rsidRPr="000B1A37">
        <w:rPr>
          <w:szCs w:val="24"/>
          <w:lang w:val="es-ES_tradnl"/>
        </w:rPr>
        <w:t xml:space="preserve">Si desea eliminar el proyecto deberá pulsar el botón de arriba a la derecha con la forma de un cubo de la </w:t>
      </w:r>
      <w:r>
        <w:rPr>
          <w:szCs w:val="24"/>
          <w:lang w:val="es-ES_tradnl"/>
        </w:rPr>
        <w:t>basura. La aplicación preguntará</w:t>
      </w:r>
      <w:r w:rsidRPr="000B1A37">
        <w:rPr>
          <w:szCs w:val="24"/>
          <w:lang w:val="es-ES_tradnl"/>
        </w:rPr>
        <w:t xml:space="preserve"> si desea eliminar el proyecto. Tras la aceptación la aplicación mandara un aviso emergente con el estado de la acción.</w:t>
      </w:r>
    </w:p>
    <w:p w14:paraId="71B46E8C" w14:textId="77777777" w:rsidR="004B053F" w:rsidRPr="000B1A37" w:rsidRDefault="004B053F" w:rsidP="004B053F">
      <w:pPr>
        <w:ind w:firstLine="708"/>
        <w:rPr>
          <w:szCs w:val="24"/>
          <w:lang w:val="es-ES_tradnl"/>
        </w:rPr>
      </w:pPr>
    </w:p>
    <w:p w14:paraId="3201D57D" w14:textId="77777777" w:rsidR="004B053F" w:rsidRPr="00D43281" w:rsidRDefault="004B053F" w:rsidP="004B053F">
      <w:pPr>
        <w:pStyle w:val="Ttulo2"/>
        <w:numPr>
          <w:ilvl w:val="1"/>
          <w:numId w:val="34"/>
        </w:numPr>
        <w:rPr>
          <w:lang w:val="es-ES_tradnl"/>
        </w:rPr>
      </w:pPr>
      <w:bookmarkStart w:id="1384" w:name="_Toc486874170"/>
      <w:r>
        <w:rPr>
          <w:lang w:val="es-ES_tradnl"/>
        </w:rPr>
        <w:t>Gestionar un grupo propio:</w:t>
      </w:r>
      <w:bookmarkEnd w:id="1384"/>
    </w:p>
    <w:p w14:paraId="0B67F428" w14:textId="77777777" w:rsidR="004B053F" w:rsidRDefault="004B053F" w:rsidP="004B053F">
      <w:pPr>
        <w:ind w:firstLine="708"/>
        <w:rPr>
          <w:lang w:val="es-ES_tradnl"/>
        </w:rPr>
      </w:pPr>
      <w:r>
        <w:rPr>
          <w:lang w:val="es-ES_tradnl"/>
        </w:rPr>
        <w:t xml:space="preserve">Cuando se quiera gestionar o modificar un grupo, se deberá ir al espacio destinado a albergar el conjunto de los grupos creados por el usuario denominado “grupos”. En él, se encuentra todos los grupos creados por el usuario. Para poder gestionar cualquier grupo solo se tendrá que pulsar en el grupo. Y la aplicación se movilizará para generar una ventana emergente con la información del grupo. </w:t>
      </w:r>
    </w:p>
    <w:p w14:paraId="2E0E4A8B" w14:textId="77777777" w:rsidR="004B053F" w:rsidRDefault="004B053F" w:rsidP="004B053F">
      <w:pPr>
        <w:rPr>
          <w:lang w:val="es-ES_tradnl"/>
        </w:rPr>
      </w:pPr>
    </w:p>
    <w:p w14:paraId="754E902F" w14:textId="77777777" w:rsidR="004B053F" w:rsidRDefault="004B053F" w:rsidP="004B053F">
      <w:pPr>
        <w:rPr>
          <w:lang w:val="es-ES_tradnl"/>
        </w:rPr>
      </w:pPr>
      <w:r>
        <w:rPr>
          <w:noProof/>
          <w:lang w:eastAsia="es-ES"/>
        </w:rPr>
        <mc:AlternateContent>
          <mc:Choice Requires="wps">
            <w:drawing>
              <wp:anchor distT="0" distB="0" distL="114300" distR="114300" simplePos="0" relativeHeight="251680768" behindDoc="1" locked="0" layoutInCell="1" allowOverlap="1" wp14:anchorId="02F6263A" wp14:editId="38253ED6">
                <wp:simplePos x="0" y="0"/>
                <wp:positionH relativeFrom="column">
                  <wp:posOffset>393065</wp:posOffset>
                </wp:positionH>
                <wp:positionV relativeFrom="paragraph">
                  <wp:posOffset>3054985</wp:posOffset>
                </wp:positionV>
                <wp:extent cx="5760085" cy="635"/>
                <wp:effectExtent l="0" t="0" r="0" b="18415"/>
                <wp:wrapTight wrapText="bothSides">
                  <wp:wrapPolygon edited="0">
                    <wp:start x="0" y="0"/>
                    <wp:lineTo x="0" y="0"/>
                    <wp:lineTo x="21502" y="0"/>
                    <wp:lineTo x="21502" y="0"/>
                    <wp:lineTo x="0" y="0"/>
                  </wp:wrapPolygon>
                </wp:wrapTight>
                <wp:docPr id="46" name="Cuadro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E53D5FB" w14:textId="77777777" w:rsidR="004B053F" w:rsidRPr="002D1D4E" w:rsidRDefault="004B053F" w:rsidP="004B053F">
                            <w:pPr>
                              <w:pStyle w:val="Descripcin"/>
                              <w:rPr>
                                <w:noProof/>
                              </w:rPr>
                            </w:pPr>
                            <w:bookmarkStart w:id="1385" w:name="_Toc480479788"/>
                            <w:bookmarkStart w:id="1386" w:name="_Toc481606983"/>
                            <w:bookmarkStart w:id="1387" w:name="_Toc481607018"/>
                            <w:r>
                              <w:t xml:space="preserve">Ilustración </w:t>
                            </w:r>
                            <w:fldSimple w:instr=" STYLEREF 1 \s ">
                              <w:r>
                                <w:rPr>
                                  <w:noProof/>
                                </w:rPr>
                                <w:t>5</w:t>
                              </w:r>
                            </w:fldSimple>
                            <w:r>
                              <w:noBreakHyphen/>
                            </w:r>
                            <w:fldSimple w:instr=" SEQ Ilustración \* ARABIC \s 1 ">
                              <w:r>
                                <w:rPr>
                                  <w:noProof/>
                                </w:rPr>
                                <w:t>16</w:t>
                              </w:r>
                            </w:fldSimple>
                            <w:r>
                              <w:t xml:space="preserve"> Mis Grupos</w:t>
                            </w:r>
                            <w:bookmarkEnd w:id="1385"/>
                            <w:bookmarkEnd w:id="1386"/>
                            <w:bookmarkEnd w:id="1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6263A" id="Cuadro de texto 46" o:spid="_x0000_s1034" type="#_x0000_t202" style="position:absolute;left:0;text-align:left;margin-left:30.95pt;margin-top:240.55pt;width:453.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" stroked="f">
                <v:textbox style="mso-fit-shape-to-text:t" inset="0,0,0,0">
                  <w:txbxContent>
                    <w:p w14:paraId="3E53D5FB" w14:textId="77777777" w:rsidR="004B053F" w:rsidRPr="002D1D4E" w:rsidRDefault="004B053F" w:rsidP="004B053F">
                      <w:pPr>
                        <w:pStyle w:val="Descripcin"/>
                        <w:rPr>
                          <w:noProof/>
                        </w:rPr>
                      </w:pPr>
                      <w:bookmarkStart w:id="1404" w:name="_Toc480479788"/>
                      <w:bookmarkStart w:id="1405" w:name="_Toc481606983"/>
                      <w:bookmarkStart w:id="1406" w:name="_Toc481607018"/>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16</w:t>
                      </w:r>
                      <w:r w:rsidR="00857D81">
                        <w:rPr>
                          <w:noProof/>
                        </w:rPr>
                        <w:fldChar w:fldCharType="end"/>
                      </w:r>
                      <w:r>
                        <w:t xml:space="preserve"> Mis Grupos</w:t>
                      </w:r>
                      <w:bookmarkEnd w:id="1404"/>
                      <w:bookmarkEnd w:id="1405"/>
                      <w:bookmarkEnd w:id="1406"/>
                    </w:p>
                  </w:txbxContent>
                </v:textbox>
                <w10:wrap type="tight"/>
              </v:shape>
            </w:pict>
          </mc:Fallback>
        </mc:AlternateContent>
      </w:r>
      <w:r>
        <w:rPr>
          <w:noProof/>
          <w:lang w:eastAsia="es-ES"/>
        </w:rPr>
        <w:drawing>
          <wp:anchor distT="0" distB="0" distL="114300" distR="114300" simplePos="0" relativeHeight="251684864" behindDoc="1" locked="0" layoutInCell="1" allowOverlap="1" wp14:anchorId="07E86154" wp14:editId="78EA85DD">
            <wp:simplePos x="0" y="0"/>
            <wp:positionH relativeFrom="column">
              <wp:posOffset>393120</wp:posOffset>
            </wp:positionH>
            <wp:positionV relativeFrom="paragraph">
              <wp:posOffset>295965</wp:posOffset>
            </wp:positionV>
            <wp:extent cx="5760085" cy="2701925"/>
            <wp:effectExtent l="133350" t="133350" r="145415" b="155575"/>
            <wp:wrapTight wrapText="bothSides">
              <wp:wrapPolygon edited="0">
                <wp:start x="10644" y="-1066"/>
                <wp:lineTo x="-500" y="-761"/>
                <wp:lineTo x="-500" y="21473"/>
                <wp:lineTo x="-286" y="22691"/>
                <wp:lineTo x="21788" y="22691"/>
                <wp:lineTo x="22074" y="21321"/>
                <wp:lineTo x="22074" y="-609"/>
                <wp:lineTo x="21431" y="-761"/>
                <wp:lineTo x="10930" y="-1066"/>
                <wp:lineTo x="10644" y="-1066"/>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isgrupos.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2701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1FE452C" w14:textId="77777777" w:rsidR="004B053F" w:rsidRDefault="004B053F" w:rsidP="004B053F">
      <w:pPr>
        <w:rPr>
          <w:lang w:val="es-ES_tradnl"/>
        </w:rPr>
      </w:pPr>
    </w:p>
    <w:p w14:paraId="72B08A9D" w14:textId="77777777" w:rsidR="004B053F" w:rsidRDefault="004B053F" w:rsidP="004B053F">
      <w:pPr>
        <w:rPr>
          <w:lang w:val="es-ES_tradnl"/>
        </w:rPr>
      </w:pPr>
    </w:p>
    <w:p w14:paraId="79C29CDF" w14:textId="77777777" w:rsidR="004B053F" w:rsidRDefault="004B053F" w:rsidP="004B053F">
      <w:pPr>
        <w:rPr>
          <w:lang w:val="es-ES_tradnl"/>
        </w:rPr>
      </w:pPr>
    </w:p>
    <w:p w14:paraId="3A091052" w14:textId="77777777" w:rsidR="004B053F" w:rsidRDefault="004B053F" w:rsidP="004B053F">
      <w:pPr>
        <w:rPr>
          <w:lang w:val="es-ES_tradnl"/>
        </w:rPr>
      </w:pPr>
    </w:p>
    <w:p w14:paraId="08C3F6A1" w14:textId="77777777" w:rsidR="004B053F" w:rsidRDefault="004B053F" w:rsidP="004B053F">
      <w:pPr>
        <w:rPr>
          <w:lang w:val="es-ES_tradnl"/>
        </w:rPr>
      </w:pPr>
    </w:p>
    <w:p w14:paraId="60D933FC" w14:textId="77777777" w:rsidR="004B053F" w:rsidRDefault="004B053F" w:rsidP="004B053F">
      <w:pPr>
        <w:rPr>
          <w:lang w:val="es-ES_tradnl"/>
        </w:rPr>
      </w:pPr>
    </w:p>
    <w:p w14:paraId="07AC3EEA" w14:textId="77777777" w:rsidR="004B053F" w:rsidRDefault="004B053F" w:rsidP="004B053F">
      <w:pPr>
        <w:rPr>
          <w:lang w:val="es-ES_tradnl"/>
        </w:rPr>
      </w:pPr>
    </w:p>
    <w:p w14:paraId="75F64DDA" w14:textId="77777777" w:rsidR="004B053F" w:rsidRDefault="004B053F" w:rsidP="004B053F">
      <w:pPr>
        <w:rPr>
          <w:lang w:val="es-ES_tradnl"/>
        </w:rPr>
      </w:pPr>
    </w:p>
    <w:p w14:paraId="0515A2E7" w14:textId="77777777" w:rsidR="004B053F" w:rsidRDefault="004B053F" w:rsidP="004B053F">
      <w:pPr>
        <w:rPr>
          <w:lang w:val="es-ES_tradnl"/>
        </w:rPr>
      </w:pPr>
    </w:p>
    <w:p w14:paraId="2A173164" w14:textId="77777777" w:rsidR="004B053F" w:rsidRDefault="004B053F" w:rsidP="004B053F">
      <w:pPr>
        <w:rPr>
          <w:lang w:val="es-ES_tradnl"/>
        </w:rPr>
      </w:pPr>
    </w:p>
    <w:p w14:paraId="56CE8904" w14:textId="77777777" w:rsidR="004B053F" w:rsidRDefault="004B053F" w:rsidP="004B053F">
      <w:pPr>
        <w:rPr>
          <w:lang w:val="es-ES_tradnl"/>
        </w:rPr>
      </w:pPr>
    </w:p>
    <w:p w14:paraId="4C6B476D" w14:textId="77777777" w:rsidR="004B053F" w:rsidRDefault="004B053F" w:rsidP="004B053F">
      <w:pPr>
        <w:rPr>
          <w:lang w:val="es-ES_tradnl"/>
        </w:rPr>
      </w:pPr>
    </w:p>
    <w:p w14:paraId="4AA00CCB" w14:textId="77777777" w:rsidR="004B053F" w:rsidRDefault="004B053F" w:rsidP="004B053F">
      <w:pPr>
        <w:rPr>
          <w:lang w:val="es-ES_tradnl"/>
        </w:rPr>
      </w:pPr>
      <w:r>
        <w:rPr>
          <w:lang w:val="es-ES_tradnl"/>
        </w:rPr>
        <w:br/>
      </w:r>
      <w:r>
        <w:rPr>
          <w:lang w:val="es-ES_tradnl"/>
        </w:rPr>
        <w:br/>
        <w:t xml:space="preserve">La ventana emergente esta ordenada en pestañas donde se gestionará cada </w:t>
      </w:r>
      <w:r>
        <w:rPr>
          <w:noProof/>
          <w:lang w:eastAsia="es-ES"/>
        </w:rPr>
        <mc:AlternateContent>
          <mc:Choice Requires="wps">
            <w:drawing>
              <wp:anchor distT="0" distB="0" distL="114300" distR="114300" simplePos="0" relativeHeight="251681792" behindDoc="1" locked="0" layoutInCell="1" allowOverlap="1" wp14:anchorId="581E71E2" wp14:editId="2303DC05">
                <wp:simplePos x="0" y="0"/>
                <wp:positionH relativeFrom="column">
                  <wp:posOffset>0</wp:posOffset>
                </wp:positionH>
                <wp:positionV relativeFrom="paragraph">
                  <wp:posOffset>4007485</wp:posOffset>
                </wp:positionV>
                <wp:extent cx="5760085" cy="635"/>
                <wp:effectExtent l="0" t="0" r="0" b="18415"/>
                <wp:wrapTight wrapText="bothSides">
                  <wp:wrapPolygon edited="0">
                    <wp:start x="0" y="0"/>
                    <wp:lineTo x="0" y="0"/>
                    <wp:lineTo x="21502" y="0"/>
                    <wp:lineTo x="21502"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79C2150" w14:textId="77777777" w:rsidR="004B053F" w:rsidRPr="003F44B1" w:rsidRDefault="004B053F" w:rsidP="004B053F">
                            <w:pPr>
                              <w:pStyle w:val="Descripcin"/>
                              <w:rPr>
                                <w:lang w:val="es-ES_tradnl"/>
                              </w:rPr>
                            </w:pPr>
                            <w:bookmarkStart w:id="1388" w:name="_Toc480479789"/>
                            <w:bookmarkStart w:id="1389" w:name="_Toc481606984"/>
                            <w:bookmarkStart w:id="1390" w:name="_Toc481607019"/>
                            <w:r>
                              <w:t xml:space="preserve">Ilustración </w:t>
                            </w:r>
                            <w:fldSimple w:instr=" STYLEREF 1 \s ">
                              <w:r>
                                <w:rPr>
                                  <w:noProof/>
                                </w:rPr>
                                <w:t>5</w:t>
                              </w:r>
                            </w:fldSimple>
                            <w:r>
                              <w:noBreakHyphen/>
                            </w:r>
                            <w:fldSimple w:instr=" SEQ Ilustración \* ARABIC \s 1 ">
                              <w:r>
                                <w:rPr>
                                  <w:noProof/>
                                </w:rPr>
                                <w:t>17</w:t>
                              </w:r>
                            </w:fldSimple>
                            <w:r>
                              <w:t xml:space="preserve"> Gestión grupo</w:t>
                            </w:r>
                            <w:bookmarkEnd w:id="1388"/>
                            <w:bookmarkEnd w:id="1389"/>
                            <w:bookmarkEnd w:id="1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71E2" id="Cuadro de texto 47" o:spid="_x0000_s1035" type="#_x0000_t202" style="position:absolute;left:0;text-align:left;margin-left:0;margin-top:315.55pt;width:453.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" stroked="f">
                <v:textbox style="mso-fit-shape-to-text:t" inset="0,0,0,0">
                  <w:txbxContent>
                    <w:p w14:paraId="379C2150" w14:textId="77777777" w:rsidR="004B053F" w:rsidRPr="003F44B1" w:rsidRDefault="004B053F" w:rsidP="004B053F">
                      <w:pPr>
                        <w:pStyle w:val="Descripcin"/>
                        <w:rPr>
                          <w:lang w:val="es-ES_tradnl"/>
                        </w:rPr>
                      </w:pPr>
                      <w:bookmarkStart w:id="1410" w:name="_Toc480479789"/>
                      <w:bookmarkStart w:id="1411" w:name="_Toc481606984"/>
                      <w:bookmarkStart w:id="1412" w:name="_Toc481607019"/>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17</w:t>
                      </w:r>
                      <w:r w:rsidR="00857D81">
                        <w:rPr>
                          <w:noProof/>
                        </w:rPr>
                        <w:fldChar w:fldCharType="end"/>
                      </w:r>
                      <w:r>
                        <w:t xml:space="preserve"> Gestión grupo</w:t>
                      </w:r>
                      <w:bookmarkEnd w:id="1410"/>
                      <w:bookmarkEnd w:id="1411"/>
                      <w:bookmarkEnd w:id="1412"/>
                    </w:p>
                  </w:txbxContent>
                </v:textbox>
                <w10:wrap type="tight"/>
              </v:shape>
            </w:pict>
          </mc:Fallback>
        </mc:AlternateContent>
      </w:r>
      <w:r>
        <w:rPr>
          <w:noProof/>
          <w:lang w:eastAsia="es-ES"/>
        </w:rPr>
        <w:drawing>
          <wp:anchor distT="0" distB="0" distL="114300" distR="114300" simplePos="0" relativeHeight="251679744" behindDoc="1" locked="0" layoutInCell="1" allowOverlap="1" wp14:anchorId="661C7B63" wp14:editId="6DB6816B">
            <wp:simplePos x="0" y="0"/>
            <wp:positionH relativeFrom="column">
              <wp:posOffset>0</wp:posOffset>
            </wp:positionH>
            <wp:positionV relativeFrom="paragraph">
              <wp:posOffset>337599</wp:posOffset>
            </wp:positionV>
            <wp:extent cx="5760085" cy="3613150"/>
            <wp:effectExtent l="0" t="0" r="0" b="6350"/>
            <wp:wrapTight wrapText="bothSides">
              <wp:wrapPolygon edited="0">
                <wp:start x="0" y="0"/>
                <wp:lineTo x="0" y="21524"/>
                <wp:lineTo x="21502" y="21524"/>
                <wp:lineTo x="21502"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stiongrupo.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3613150"/>
                    </a:xfrm>
                    <a:prstGeom prst="rect">
                      <a:avLst/>
                    </a:prstGeom>
                  </pic:spPr>
                </pic:pic>
              </a:graphicData>
            </a:graphic>
            <wp14:sizeRelH relativeFrom="page">
              <wp14:pctWidth>0</wp14:pctWidth>
            </wp14:sizeRelH>
            <wp14:sizeRelV relativeFrom="page">
              <wp14:pctHeight>0</wp14:pctHeight>
            </wp14:sizeRelV>
          </wp:anchor>
        </w:drawing>
      </w:r>
      <w:r>
        <w:rPr>
          <w:lang w:val="es-ES_tradnl"/>
        </w:rPr>
        <w:t>diversos conjuntos de elementos. Cada uno será una lista mostrada como en la figura 33 que contendrá distinta información y dos acciones la de añadir o eliminar. Si se le da al botón de añadir se desplegará una opción donde podremos indicar lo que queremos añadir.</w:t>
      </w:r>
    </w:p>
    <w:p w14:paraId="7917ACAC" w14:textId="77777777" w:rsidR="004B053F" w:rsidRDefault="004B053F" w:rsidP="004B053F">
      <w:pPr>
        <w:rPr>
          <w:lang w:val="es-ES_tradnl"/>
        </w:rPr>
      </w:pPr>
    </w:p>
    <w:p w14:paraId="1C483607" w14:textId="77777777" w:rsidR="004B053F" w:rsidRPr="00D43281" w:rsidRDefault="004B053F" w:rsidP="004B053F">
      <w:pPr>
        <w:pStyle w:val="Ttulo2"/>
        <w:numPr>
          <w:ilvl w:val="1"/>
          <w:numId w:val="34"/>
        </w:numPr>
        <w:rPr>
          <w:lang w:val="es-ES_tradnl"/>
        </w:rPr>
      </w:pPr>
      <w:bookmarkStart w:id="1391" w:name="_Toc486874171"/>
      <w:r>
        <w:rPr>
          <w:lang w:val="es-ES_tradnl"/>
        </w:rPr>
        <w:t>Información básica:</w:t>
      </w:r>
      <w:bookmarkEnd w:id="1391"/>
    </w:p>
    <w:p w14:paraId="194D619E" w14:textId="77777777" w:rsidR="004B053F" w:rsidRDefault="004B053F" w:rsidP="004B053F">
      <w:pPr>
        <w:ind w:firstLine="708"/>
        <w:rPr>
          <w:lang w:val="es-ES_tradnl"/>
        </w:rPr>
      </w:pPr>
      <w:r>
        <w:rPr>
          <w:lang w:val="es-ES_tradnl"/>
        </w:rPr>
        <w:t xml:space="preserve">Para la información básica solo podremos modificar la descripción del grupo. Donde escribiremos lo que queramos y pulsaremos a modificar. Tras pulsar el botón la aplicación informara al usuario como ha salido la modificación. En la parte superior tenemos el botón de </w:t>
      </w:r>
      <w:r>
        <w:rPr>
          <w:lang w:val="es-ES_tradnl"/>
        </w:rPr>
        <w:lastRenderedPageBreak/>
        <w:t>forma de cubo de basura, este botón realizara la eliminación del grupo. Una eliminación del grupo. Conlleva la eliminación de todos los subgrupos hijos de él y sus integraciones de proyectos (pero no los proyectos).</w:t>
      </w:r>
    </w:p>
    <w:p w14:paraId="48A6B148" w14:textId="77777777" w:rsidR="004B053F" w:rsidRDefault="004B053F" w:rsidP="004B053F">
      <w:pPr>
        <w:ind w:firstLine="708"/>
        <w:rPr>
          <w:lang w:val="es-ES_tradnl"/>
        </w:rPr>
      </w:pPr>
    </w:p>
    <w:p w14:paraId="3DEBEA8D" w14:textId="77777777" w:rsidR="004B053F" w:rsidRPr="007252BA" w:rsidRDefault="004B053F" w:rsidP="004B053F">
      <w:pPr>
        <w:ind w:firstLine="708"/>
        <w:rPr>
          <w:lang w:val="es-ES_tradnl"/>
        </w:rPr>
      </w:pPr>
    </w:p>
    <w:p w14:paraId="1E92036F" w14:textId="77777777" w:rsidR="004B053F" w:rsidRPr="00D43281" w:rsidRDefault="004B053F" w:rsidP="004B053F">
      <w:pPr>
        <w:pStyle w:val="Ttulo2"/>
        <w:numPr>
          <w:ilvl w:val="1"/>
          <w:numId w:val="34"/>
        </w:numPr>
        <w:rPr>
          <w:lang w:val="es-ES_tradnl"/>
        </w:rPr>
      </w:pPr>
      <w:bookmarkStart w:id="1392" w:name="_Toc486874172"/>
      <w:r>
        <w:rPr>
          <w:lang w:val="es-ES_tradnl"/>
        </w:rPr>
        <w:t>Miembros:</w:t>
      </w:r>
      <w:bookmarkEnd w:id="1392"/>
    </w:p>
    <w:p w14:paraId="629A757D" w14:textId="77777777" w:rsidR="004B053F" w:rsidRDefault="004B053F" w:rsidP="004B053F">
      <w:pPr>
        <w:ind w:firstLine="708"/>
        <w:rPr>
          <w:lang w:val="es-ES_tradnl"/>
        </w:rPr>
      </w:pPr>
      <w:r>
        <w:rPr>
          <w:lang w:val="es-ES_tradnl"/>
        </w:rPr>
        <w:t>Los miembros es una lista con el conjunto de todos los miembros de un grupo, en el podremos añadir miembros pulsando al botón de arriba “Añadir”. La aplicación desplegara un formulario donde podremos introducir el email de usuario del sistema que quieres invitar. Por el contrario, si se quiere eliminar un usuario, solo se tendrá que pulsar en el botón “Borrar” asociado a su fila. La eliminación consiste en la expulsión del usuario del grupo, pero no la eliminación de los elementos creados o integrados por él.</w:t>
      </w:r>
    </w:p>
    <w:p w14:paraId="5A9A3724" w14:textId="77777777" w:rsidR="004B053F" w:rsidRDefault="004B053F" w:rsidP="004B053F">
      <w:pPr>
        <w:ind w:firstLine="708"/>
        <w:rPr>
          <w:lang w:val="es-ES_tradnl"/>
        </w:rPr>
      </w:pPr>
    </w:p>
    <w:p w14:paraId="69424E25" w14:textId="77777777" w:rsidR="004B053F" w:rsidRPr="009074B1" w:rsidRDefault="004B053F" w:rsidP="004B053F">
      <w:pPr>
        <w:pStyle w:val="Ttulo3"/>
        <w:numPr>
          <w:ilvl w:val="2"/>
          <w:numId w:val="34"/>
        </w:numPr>
        <w:rPr>
          <w:lang w:val="es-ES_tradnl"/>
        </w:rPr>
      </w:pPr>
      <w:bookmarkStart w:id="1393" w:name="_Toc486874173"/>
      <w:r>
        <w:rPr>
          <w:lang w:val="es-ES_tradnl"/>
        </w:rPr>
        <w:t>Subgrupos:</w:t>
      </w:r>
      <w:bookmarkEnd w:id="1393"/>
    </w:p>
    <w:p w14:paraId="2FBCDB20" w14:textId="77777777" w:rsidR="004B053F" w:rsidRDefault="004B053F" w:rsidP="004B053F">
      <w:pPr>
        <w:ind w:firstLine="708"/>
        <w:rPr>
          <w:lang w:val="es-ES_tradnl"/>
        </w:rPr>
      </w:pPr>
      <w:r>
        <w:rPr>
          <w:lang w:val="es-ES_tradnl"/>
        </w:rPr>
        <w:t>Subgrupos es una lista con todos los subgrupos de nivel 1 (hijos directos) que dependen del grupo. En la lista podremos eliminar cualquier grupo albergado en el grupo, sea público o privado. También podremos crear un grupo, lo que hará la aplicación será llevarnos al punto 7.1.3 para realizar una creación sobre este grupo. La eliminación de un subgrupo, es la eliminación de todos los subhijos del subgrupo y sus integraciones de proyectos.</w:t>
      </w:r>
    </w:p>
    <w:p w14:paraId="7B2F33DC" w14:textId="77777777" w:rsidR="004B053F" w:rsidRDefault="004B053F" w:rsidP="004B053F">
      <w:pPr>
        <w:ind w:firstLine="708"/>
        <w:rPr>
          <w:lang w:val="es-ES_tradnl"/>
        </w:rPr>
      </w:pPr>
    </w:p>
    <w:p w14:paraId="5CE58BEF" w14:textId="77777777" w:rsidR="004B053F" w:rsidRPr="009074B1" w:rsidRDefault="004B053F" w:rsidP="004B053F">
      <w:pPr>
        <w:pStyle w:val="Ttulo3"/>
        <w:numPr>
          <w:ilvl w:val="2"/>
          <w:numId w:val="34"/>
        </w:numPr>
        <w:rPr>
          <w:lang w:val="es-ES_tradnl"/>
        </w:rPr>
      </w:pPr>
      <w:bookmarkStart w:id="1394" w:name="_Toc486874174"/>
      <w:r>
        <w:rPr>
          <w:lang w:val="es-ES_tradnl"/>
        </w:rPr>
        <w:t>Permisos:</w:t>
      </w:r>
      <w:bookmarkEnd w:id="1394"/>
    </w:p>
    <w:p w14:paraId="6D364A54" w14:textId="77777777" w:rsidR="004B053F" w:rsidRDefault="004B053F" w:rsidP="004B053F">
      <w:pPr>
        <w:ind w:firstLine="708"/>
        <w:rPr>
          <w:lang w:val="es-ES_tradnl"/>
        </w:rPr>
      </w:pPr>
      <w:r>
        <w:rPr>
          <w:lang w:val="es-ES_tradnl"/>
        </w:rPr>
        <w:t>Los permisos son celdas iguales que cuando se crea los permisos, en ellos se pueden modificar los permisos y mandar a la aplicación modificarlos. Una modificación de los permisos genera una modificación en recursión, es decir, una modificación de todos los hijos y sus hijos…</w:t>
      </w:r>
    </w:p>
    <w:p w14:paraId="56CE780B" w14:textId="77777777" w:rsidR="004B053F" w:rsidRDefault="004B053F" w:rsidP="004B053F">
      <w:pPr>
        <w:ind w:firstLine="708"/>
        <w:rPr>
          <w:lang w:val="es-ES_tradnl"/>
        </w:rPr>
      </w:pPr>
    </w:p>
    <w:p w14:paraId="49E01DD4" w14:textId="77777777" w:rsidR="004B053F" w:rsidRPr="009074B1" w:rsidRDefault="004B053F" w:rsidP="004B053F">
      <w:pPr>
        <w:pStyle w:val="Ttulo3"/>
        <w:numPr>
          <w:ilvl w:val="2"/>
          <w:numId w:val="34"/>
        </w:numPr>
        <w:rPr>
          <w:lang w:val="es-ES_tradnl"/>
        </w:rPr>
      </w:pPr>
      <w:bookmarkStart w:id="1395" w:name="_Toc486874175"/>
      <w:r>
        <w:rPr>
          <w:lang w:val="es-ES_tradnl"/>
        </w:rPr>
        <w:t>Gestionar una ejecución propia:</w:t>
      </w:r>
      <w:bookmarkEnd w:id="1395"/>
    </w:p>
    <w:p w14:paraId="35E53412" w14:textId="77777777" w:rsidR="004B053F" w:rsidRDefault="004B053F" w:rsidP="004B053F">
      <w:pPr>
        <w:ind w:firstLine="708"/>
        <w:rPr>
          <w:lang w:val="es-ES_tradnl"/>
        </w:rPr>
      </w:pPr>
      <w:r>
        <w:rPr>
          <w:lang w:val="es-ES_tradnl"/>
        </w:rPr>
        <w:t xml:space="preserve">Para gestionar una ejecución propia, versión contenido, su estado… necesitamos entrar en el espacio de Ejecuciones, esta se puede acceder a través del menú lateral de la izquierda de la aplicación. La aplicación se moviliza generando un espacio con listas informativas de las </w:t>
      </w:r>
      <w:r>
        <w:rPr>
          <w:lang w:val="es-ES_tradnl"/>
        </w:rPr>
        <w:lastRenderedPageBreak/>
        <w:t>ejecuciones. Estas se organizan en no finalizadas, la lista de arriba con elementos de color amarillo. Y la lista de finalizadas con elementos de color verde para éxito y rojo para fallo.</w:t>
      </w:r>
    </w:p>
    <w:p w14:paraId="350B5927" w14:textId="77777777" w:rsidR="004B053F" w:rsidRDefault="004B053F" w:rsidP="004B053F">
      <w:pPr>
        <w:rPr>
          <w:lang w:val="es-ES_tradnl"/>
        </w:rPr>
      </w:pPr>
      <w:r>
        <w:rPr>
          <w:noProof/>
          <w:lang w:eastAsia="es-ES"/>
        </w:rPr>
        <w:drawing>
          <wp:anchor distT="0" distB="0" distL="114300" distR="114300" simplePos="0" relativeHeight="251670528" behindDoc="1" locked="0" layoutInCell="1" allowOverlap="1" wp14:anchorId="0D8FDAC3" wp14:editId="62C82C1A">
            <wp:simplePos x="0" y="0"/>
            <wp:positionH relativeFrom="column">
              <wp:posOffset>-186055</wp:posOffset>
            </wp:positionH>
            <wp:positionV relativeFrom="paragraph">
              <wp:posOffset>332105</wp:posOffset>
            </wp:positionV>
            <wp:extent cx="5989320" cy="3637280"/>
            <wp:effectExtent l="0" t="0" r="0" b="1270"/>
            <wp:wrapTight wrapText="bothSides">
              <wp:wrapPolygon edited="0">
                <wp:start x="0" y="0"/>
                <wp:lineTo x="0" y="21494"/>
                <wp:lineTo x="21504" y="21494"/>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ejecucion.png"/>
                    <pic:cNvPicPr/>
                  </pic:nvPicPr>
                  <pic:blipFill>
                    <a:blip r:embed="rId60">
                      <a:extLst>
                        <a:ext uri="{28A0092B-C50C-407E-A947-70E740481C1C}">
                          <a14:useLocalDpi xmlns:a14="http://schemas.microsoft.com/office/drawing/2010/main" val="0"/>
                        </a:ext>
                      </a:extLst>
                    </a:blip>
                    <a:stretch>
                      <a:fillRect/>
                    </a:stretch>
                  </pic:blipFill>
                  <pic:spPr>
                    <a:xfrm>
                      <a:off x="0" y="0"/>
                      <a:ext cx="5989320" cy="3637280"/>
                    </a:xfrm>
                    <a:prstGeom prst="rect">
                      <a:avLst/>
                    </a:prstGeom>
                  </pic:spPr>
                </pic:pic>
              </a:graphicData>
            </a:graphic>
            <wp14:sizeRelH relativeFrom="margin">
              <wp14:pctWidth>0</wp14:pctWidth>
            </wp14:sizeRelH>
            <wp14:sizeRelV relativeFrom="margin">
              <wp14:pctHeight>0</wp14:pctHeight>
            </wp14:sizeRelV>
          </wp:anchor>
        </w:drawing>
      </w:r>
    </w:p>
    <w:p w14:paraId="0F67F301" w14:textId="77777777" w:rsidR="004B053F" w:rsidRDefault="004B053F" w:rsidP="004B053F">
      <w:pPr>
        <w:rPr>
          <w:lang w:val="es-ES_tradnl"/>
        </w:rPr>
      </w:pPr>
      <w:r>
        <w:rPr>
          <w:lang w:val="es-ES_tradnl"/>
        </w:rPr>
        <w:t>Si pulsamos en cualquier elemento se nos enviara a una ventana emergente con la gestión de la ejecución:</w:t>
      </w:r>
    </w:p>
    <w:p w14:paraId="21E22BEE" w14:textId="77777777" w:rsidR="004B053F" w:rsidRPr="00CD4927" w:rsidRDefault="004B053F" w:rsidP="004B053F">
      <w:pPr>
        <w:pStyle w:val="Prrafodelista"/>
        <w:numPr>
          <w:ilvl w:val="0"/>
          <w:numId w:val="29"/>
        </w:numPr>
        <w:rPr>
          <w:lang w:val="es-ES_tradnl"/>
        </w:rPr>
      </w:pPr>
      <w:r w:rsidRPr="00CD4927">
        <w:rPr>
          <w:lang w:val="es-ES_tradnl"/>
        </w:rPr>
        <w:t>En ejecución: Se nos enviará a la ventana de salidas, la respuesta estará vacía, la cual es una ventana igual que la descrita en la creación de nueva ejecución. Esta ventana traduce el lenguaje maquina a una interfaz que ayuda a la compresión del usuario. También nos indicara la cuenta de tiempo que lleva la ejecución.</w:t>
      </w:r>
    </w:p>
    <w:p w14:paraId="7CBC16A2" w14:textId="77777777" w:rsidR="004B053F" w:rsidRDefault="004B053F" w:rsidP="004B053F">
      <w:pPr>
        <w:rPr>
          <w:lang w:val="es-ES_tradnl"/>
        </w:rPr>
      </w:pPr>
    </w:p>
    <w:p w14:paraId="56BD4880" w14:textId="77777777" w:rsidR="004B053F" w:rsidRDefault="004B053F" w:rsidP="004B053F">
      <w:pPr>
        <w:rPr>
          <w:lang w:val="es-ES_tradnl"/>
        </w:rPr>
      </w:pPr>
    </w:p>
    <w:p w14:paraId="369335E2" w14:textId="77777777" w:rsidR="004B053F" w:rsidRDefault="004B053F" w:rsidP="004B053F">
      <w:pPr>
        <w:rPr>
          <w:lang w:val="es-ES_tradnl"/>
        </w:rPr>
      </w:pPr>
    </w:p>
    <w:p w14:paraId="488701B5" w14:textId="77777777" w:rsidR="004B053F" w:rsidRDefault="004B053F" w:rsidP="004B053F">
      <w:pPr>
        <w:rPr>
          <w:lang w:val="es-ES_tradnl"/>
        </w:rPr>
      </w:pPr>
    </w:p>
    <w:p w14:paraId="7E595817" w14:textId="77777777" w:rsidR="004B053F" w:rsidRDefault="004B053F" w:rsidP="004B053F">
      <w:pPr>
        <w:rPr>
          <w:lang w:val="es-ES_tradnl"/>
        </w:rPr>
      </w:pPr>
    </w:p>
    <w:p w14:paraId="4495544E" w14:textId="77777777" w:rsidR="004B053F" w:rsidRDefault="004B053F" w:rsidP="004B053F">
      <w:pPr>
        <w:rPr>
          <w:lang w:val="es-ES_tradnl"/>
        </w:rPr>
      </w:pPr>
    </w:p>
    <w:p w14:paraId="2FD0082F" w14:textId="77777777" w:rsidR="004B053F" w:rsidRDefault="004B053F" w:rsidP="004B053F">
      <w:pPr>
        <w:rPr>
          <w:lang w:val="es-ES_tradnl"/>
        </w:rPr>
      </w:pPr>
    </w:p>
    <w:p w14:paraId="5AD6B05D" w14:textId="77777777" w:rsidR="004B053F" w:rsidRDefault="004B053F" w:rsidP="004B053F">
      <w:pPr>
        <w:rPr>
          <w:lang w:val="es-ES_tradnl"/>
        </w:rPr>
      </w:pPr>
    </w:p>
    <w:p w14:paraId="7938CFF3" w14:textId="77777777" w:rsidR="004B053F" w:rsidRPr="00E462EE" w:rsidRDefault="004B053F" w:rsidP="004B053F">
      <w:pPr>
        <w:rPr>
          <w:lang w:val="es-ES_tradnl"/>
        </w:rPr>
      </w:pPr>
    </w:p>
    <w:p w14:paraId="138E9A43" w14:textId="77777777" w:rsidR="004B053F" w:rsidRPr="00E01C4A" w:rsidRDefault="004B053F" w:rsidP="004B053F">
      <w:pPr>
        <w:pStyle w:val="Prrafodelista"/>
        <w:rPr>
          <w:lang w:val="es-ES_tradnl"/>
        </w:rPr>
      </w:pPr>
      <w:r>
        <w:rPr>
          <w:noProof/>
        </w:rPr>
        <w:drawing>
          <wp:anchor distT="0" distB="0" distL="114300" distR="114300" simplePos="0" relativeHeight="251673600" behindDoc="1" locked="0" layoutInCell="1" allowOverlap="1" wp14:anchorId="3450C34D" wp14:editId="1961435B">
            <wp:simplePos x="0" y="0"/>
            <wp:positionH relativeFrom="column">
              <wp:posOffset>376555</wp:posOffset>
            </wp:positionH>
            <wp:positionV relativeFrom="page">
              <wp:posOffset>1152525</wp:posOffset>
            </wp:positionV>
            <wp:extent cx="4854575" cy="3028950"/>
            <wp:effectExtent l="114300" t="114300" r="117475" b="152400"/>
            <wp:wrapTight wrapText="bothSides">
              <wp:wrapPolygon edited="0">
                <wp:start x="-509" y="-815"/>
                <wp:lineTo x="-509" y="22551"/>
                <wp:lineTo x="22038" y="22551"/>
                <wp:lineTo x="22038" y="-815"/>
                <wp:lineTo x="-509" y="-81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lidaEjecucionRunnig.png"/>
                    <pic:cNvPicPr/>
                  </pic:nvPicPr>
                  <pic:blipFill>
                    <a:blip r:embed="rId61">
                      <a:extLst>
                        <a:ext uri="{28A0092B-C50C-407E-A947-70E740481C1C}">
                          <a14:useLocalDpi xmlns:a14="http://schemas.microsoft.com/office/drawing/2010/main" val="0"/>
                        </a:ext>
                      </a:extLst>
                    </a:blip>
                    <a:stretch>
                      <a:fillRect/>
                    </a:stretch>
                  </pic:blipFill>
                  <pic:spPr>
                    <a:xfrm>
                      <a:off x="0" y="0"/>
                      <a:ext cx="4854575" cy="302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0C0AEEA" w14:textId="77777777" w:rsidR="004B053F" w:rsidRDefault="004B053F" w:rsidP="004B053F">
      <w:pPr>
        <w:pStyle w:val="Prrafodelista"/>
        <w:rPr>
          <w:lang w:val="es-ES_tradnl"/>
        </w:rPr>
      </w:pPr>
    </w:p>
    <w:p w14:paraId="5B033826" w14:textId="77777777" w:rsidR="004B053F" w:rsidRDefault="004B053F" w:rsidP="004B053F">
      <w:pPr>
        <w:pStyle w:val="Prrafodelista"/>
        <w:rPr>
          <w:lang w:val="es-ES_tradnl"/>
        </w:rPr>
      </w:pPr>
      <w:r>
        <w:rPr>
          <w:noProof/>
        </w:rPr>
        <mc:AlternateContent>
          <mc:Choice Requires="wps">
            <w:drawing>
              <wp:anchor distT="0" distB="0" distL="114300" distR="114300" simplePos="0" relativeHeight="251676672" behindDoc="1" locked="0" layoutInCell="1" allowOverlap="1" wp14:anchorId="4361C07E" wp14:editId="182271BA">
                <wp:simplePos x="0" y="0"/>
                <wp:positionH relativeFrom="column">
                  <wp:posOffset>183515</wp:posOffset>
                </wp:positionH>
                <wp:positionV relativeFrom="paragraph">
                  <wp:posOffset>2703195</wp:posOffset>
                </wp:positionV>
                <wp:extent cx="5760085" cy="635"/>
                <wp:effectExtent l="0" t="0" r="0" b="18415"/>
                <wp:wrapTight wrapText="bothSides">
                  <wp:wrapPolygon edited="0">
                    <wp:start x="0" y="0"/>
                    <wp:lineTo x="0" y="0"/>
                    <wp:lineTo x="21502" y="0"/>
                    <wp:lineTo x="21502" y="0"/>
                    <wp:lineTo x="0" y="0"/>
                  </wp:wrapPolygon>
                </wp:wrapTight>
                <wp:docPr id="48" name="Cuadro de texto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FDD858" w14:textId="77777777" w:rsidR="004B053F" w:rsidRPr="00102199" w:rsidRDefault="004B053F" w:rsidP="004B053F">
                            <w:pPr>
                              <w:pStyle w:val="Descripcin"/>
                              <w:rPr>
                                <w:rFonts w:eastAsia="Times New Roman"/>
                                <w:noProof/>
                              </w:rPr>
                            </w:pPr>
                            <w:bookmarkStart w:id="1396" w:name="_Toc480479790"/>
                            <w:bookmarkStart w:id="1397" w:name="_Toc481606985"/>
                            <w:bookmarkStart w:id="1398" w:name="_Toc481607020"/>
                            <w:r>
                              <w:t xml:space="preserve">Ilustración </w:t>
                            </w:r>
                            <w:fldSimple w:instr=" STYLEREF 1 \s ">
                              <w:r>
                                <w:rPr>
                                  <w:noProof/>
                                </w:rPr>
                                <w:t>5</w:t>
                              </w:r>
                            </w:fldSimple>
                            <w:r>
                              <w:noBreakHyphen/>
                            </w:r>
                            <w:fldSimple w:instr=" SEQ Ilustración \* ARABIC \s 1 ">
                              <w:r>
                                <w:rPr>
                                  <w:noProof/>
                                </w:rPr>
                                <w:t>18</w:t>
                              </w:r>
                            </w:fldSimple>
                            <w:r>
                              <w:t xml:space="preserve"> Gestión de ejecución: En ejecución</w:t>
                            </w:r>
                            <w:bookmarkEnd w:id="1396"/>
                            <w:bookmarkEnd w:id="1397"/>
                            <w:bookmarkEnd w:id="1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1C07E" id="Cuadro de texto 48" o:spid="_x0000_s1036" type="#_x0000_t202" style="position:absolute;left:0;text-align:left;margin-left:14.45pt;margin-top:212.85pt;width:453.5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" stroked="f">
                <v:textbox style="mso-fit-shape-to-text:t" inset="0,0,0,0">
                  <w:txbxContent>
                    <w:p w14:paraId="2CFDD858" w14:textId="77777777" w:rsidR="004B053F" w:rsidRPr="00102199" w:rsidRDefault="004B053F" w:rsidP="004B053F">
                      <w:pPr>
                        <w:pStyle w:val="Descripcin"/>
                        <w:rPr>
                          <w:rFonts w:eastAsia="Times New Roman"/>
                          <w:noProof/>
                        </w:rPr>
                      </w:pPr>
                      <w:bookmarkStart w:id="1421" w:name="_Toc480479790"/>
                      <w:bookmarkStart w:id="1422" w:name="_Toc481606985"/>
                      <w:bookmarkStart w:id="1423" w:name="_Toc481607020"/>
                      <w:r>
                        <w:t xml:space="preserve">Ilustración </w:t>
                      </w:r>
                      <w:r w:rsidR="00857D81">
                        <w:fldChar w:fldCharType="begin"/>
                      </w:r>
                      <w:r w:rsidR="00857D81">
                        <w:instrText xml:space="preserve"> STYLEREF 1 \s </w:instrText>
                      </w:r>
                      <w:r w:rsidR="00857D81">
                        <w:fldChar w:fldCharType="separate"/>
                      </w:r>
                      <w:r>
                        <w:rPr>
                          <w:noProof/>
                        </w:rPr>
                        <w:t>5</w:t>
                      </w:r>
                      <w:r w:rsidR="00857D81">
                        <w:rPr>
                          <w:noProof/>
                        </w:rPr>
                        <w:fldChar w:fldCharType="end"/>
                      </w:r>
                      <w:r>
                        <w:noBreakHyphen/>
                      </w:r>
                      <w:r w:rsidR="00857D81">
                        <w:fldChar w:fldCharType="begin"/>
                      </w:r>
                      <w:r w:rsidR="00857D81">
                        <w:instrText xml:space="preserve"> SEQ Ilustración \* ARABIC \s 1 </w:instrText>
                      </w:r>
                      <w:r w:rsidR="00857D81">
                        <w:fldChar w:fldCharType="separate"/>
                      </w:r>
                      <w:r>
                        <w:rPr>
                          <w:noProof/>
                        </w:rPr>
                        <w:t>18</w:t>
                      </w:r>
                      <w:r w:rsidR="00857D81">
                        <w:rPr>
                          <w:noProof/>
                        </w:rPr>
                        <w:fldChar w:fldCharType="end"/>
                      </w:r>
                      <w:r>
                        <w:t xml:space="preserve"> Gestión de ejecución: En ejecución</w:t>
                      </w:r>
                      <w:bookmarkEnd w:id="1421"/>
                      <w:bookmarkEnd w:id="1422"/>
                      <w:bookmarkEnd w:id="1423"/>
                    </w:p>
                  </w:txbxContent>
                </v:textbox>
                <w10:wrap type="tight"/>
              </v:shape>
            </w:pict>
          </mc:Fallback>
        </mc:AlternateContent>
      </w:r>
    </w:p>
    <w:p w14:paraId="258DEE49" w14:textId="77777777" w:rsidR="004B053F" w:rsidRDefault="004B053F" w:rsidP="004B053F">
      <w:pPr>
        <w:pStyle w:val="Prrafodelista"/>
        <w:numPr>
          <w:ilvl w:val="0"/>
          <w:numId w:val="29"/>
        </w:numPr>
        <w:rPr>
          <w:lang w:val="es-ES_tradnl"/>
        </w:rPr>
      </w:pPr>
      <w:r>
        <w:rPr>
          <w:noProof/>
        </w:rPr>
        <w:drawing>
          <wp:anchor distT="0" distB="0" distL="114300" distR="114300" simplePos="0" relativeHeight="251678720" behindDoc="0" locked="0" layoutInCell="1" allowOverlap="1" wp14:anchorId="7C7198C6" wp14:editId="2CFEEA94">
            <wp:simplePos x="0" y="0"/>
            <wp:positionH relativeFrom="column">
              <wp:posOffset>156238</wp:posOffset>
            </wp:positionH>
            <wp:positionV relativeFrom="paragraph">
              <wp:posOffset>1130328</wp:posOffset>
            </wp:positionV>
            <wp:extent cx="5466522" cy="3468780"/>
            <wp:effectExtent l="133350" t="114300" r="153670" b="170180"/>
            <wp:wrapThrough wrapText="bothSides">
              <wp:wrapPolygon edited="0">
                <wp:start x="-452" y="-712"/>
                <wp:lineTo x="-527" y="21473"/>
                <wp:lineTo x="10539" y="22304"/>
                <wp:lineTo x="10539" y="22541"/>
                <wp:lineTo x="10840" y="22541"/>
                <wp:lineTo x="16185" y="22304"/>
                <wp:lineTo x="22132" y="21355"/>
                <wp:lineTo x="22132" y="1424"/>
                <wp:lineTo x="21981" y="-712"/>
                <wp:lineTo x="-452" y="-712"/>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jecucionTerminadoSalida.png"/>
                    <pic:cNvPicPr/>
                  </pic:nvPicPr>
                  <pic:blipFill>
                    <a:blip r:embed="rId62">
                      <a:extLst>
                        <a:ext uri="{28A0092B-C50C-407E-A947-70E740481C1C}">
                          <a14:useLocalDpi xmlns:a14="http://schemas.microsoft.com/office/drawing/2010/main" val="0"/>
                        </a:ext>
                      </a:extLst>
                    </a:blip>
                    <a:stretch>
                      <a:fillRect/>
                    </a:stretch>
                  </pic:blipFill>
                  <pic:spPr>
                    <a:xfrm>
                      <a:off x="0" y="0"/>
                      <a:ext cx="5466522" cy="3468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s-ES_tradnl"/>
        </w:rPr>
        <w:t>Finalizado: Finalizado nos enviará a la ventana de salidas, la respuesta estará llena de los datos de respuesta de la ejecución del proyecto, salvo si ha finalizado con fallo que estará vacío. La ventana también nos dará el tiempo de la ejecución.</w:t>
      </w:r>
    </w:p>
    <w:p w14:paraId="50FB3040" w14:textId="77777777" w:rsidR="004B053F" w:rsidRDefault="004B053F" w:rsidP="004B053F">
      <w:pPr>
        <w:pStyle w:val="Prrafodelista"/>
        <w:keepNext/>
      </w:pPr>
    </w:p>
    <w:p w14:paraId="4F76D6E6" w14:textId="77777777" w:rsidR="004B053F" w:rsidRPr="00295ED8" w:rsidRDefault="004B053F" w:rsidP="004B053F">
      <w:pPr>
        <w:pStyle w:val="Descripcin"/>
        <w:rPr>
          <w:lang w:val="es-ES_tradnl"/>
        </w:rPr>
      </w:pPr>
      <w:bookmarkStart w:id="1399" w:name="_Toc480479791"/>
      <w:bookmarkStart w:id="1400" w:name="_Toc481606986"/>
      <w:bookmarkStart w:id="1401" w:name="_Toc481607021"/>
      <w:r>
        <w:t xml:space="preserve">Ilustración </w:t>
      </w:r>
      <w:fldSimple w:instr=" STYLEREF 1 \s ">
        <w:r>
          <w:rPr>
            <w:noProof/>
          </w:rPr>
          <w:t>5</w:t>
        </w:r>
      </w:fldSimple>
      <w:r>
        <w:noBreakHyphen/>
      </w:r>
      <w:fldSimple w:instr=" SEQ Ilustración \* ARABIC \s 1 ">
        <w:r>
          <w:rPr>
            <w:noProof/>
          </w:rPr>
          <w:t>19</w:t>
        </w:r>
      </w:fldSimple>
      <w:r>
        <w:t xml:space="preserve"> </w:t>
      </w:r>
      <w:r w:rsidRPr="0003483D">
        <w:t>Ge</w:t>
      </w:r>
      <w:r>
        <w:t>stión de ejecución: Finalizado</w:t>
      </w:r>
      <w:bookmarkEnd w:id="1399"/>
      <w:bookmarkEnd w:id="1400"/>
      <w:bookmarkEnd w:id="1401"/>
    </w:p>
    <w:p w14:paraId="1D1F129E" w14:textId="77777777" w:rsidR="00914785" w:rsidRDefault="00307CCC"/>
    <w:sectPr w:rsidR="00914785" w:rsidSect="00CA0990">
      <w:headerReference w:type="default" r:id="rId63"/>
      <w:footerReference w:type="default" r:id="rId64"/>
      <w:pgSz w:w="11906" w:h="16838"/>
      <w:pgMar w:top="1701" w:right="1134" w:bottom="1134" w:left="1701" w:header="284" w:footer="301"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97" w:author="RAQUEL BLANCO AGUIRRE" w:date="2017-06-28T20:01:00Z" w:initials="RBA">
    <w:p w14:paraId="5E0DE46B" w14:textId="5A04161C" w:rsidR="00380CA2" w:rsidRDefault="00380CA2">
      <w:pPr>
        <w:pStyle w:val="Textocomentario"/>
      </w:pPr>
      <w:r>
        <w:rPr>
          <w:rStyle w:val="Refdecomentario"/>
        </w:rPr>
        <w:annotationRef/>
      </w:r>
      <w:r>
        <w:t>Revisa el texto del documento para hablar en estilo impersonal. Aquí sería “se deberá”</w:t>
      </w:r>
    </w:p>
  </w:comment>
  <w:comment w:id="365" w:author="RAQUEL BLANCO AGUIRRE" w:date="2017-06-28T19:53:00Z" w:initials="RBA">
    <w:p w14:paraId="4A79F2FA" w14:textId="382F8438" w:rsidR="004B053F" w:rsidRDefault="004B053F" w:rsidP="004B053F">
      <w:pPr>
        <w:pStyle w:val="Textocomentario"/>
      </w:pPr>
      <w:r>
        <w:rPr>
          <w:rStyle w:val="Refdecomentario"/>
        </w:rPr>
        <w:annotationRef/>
      </w:r>
      <w:r>
        <w:t>Esta parte del protocolo debería estar en el documento de dis</w:t>
      </w:r>
      <w:r w:rsidR="00380CA2">
        <w:t>eño, puesto que es algo tú has diseñado para la aplicación. Pásalo para el otro documento.</w:t>
      </w:r>
    </w:p>
  </w:comment>
  <w:comment w:id="1327" w:author="RAQUEL BLANCO AGUIRRE" w:date="2017-06-28T20:00:00Z" w:initials="RBA">
    <w:p w14:paraId="11F02C0B" w14:textId="2C1FE12A" w:rsidR="00380CA2" w:rsidRDefault="00380CA2">
      <w:pPr>
        <w:pStyle w:val="Textocomentario"/>
      </w:pPr>
      <w:r>
        <w:rPr>
          <w:rStyle w:val="Refdecomentario"/>
        </w:rPr>
        <w:annotationRef/>
      </w:r>
      <w:r>
        <w:t>Pasa esta parte al documento de diseño, donde hablas del API de comunicación.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0DE46B" w15:done="1"/>
  <w15:commentEx w15:paraId="4A79F2FA" w15:done="0"/>
  <w15:commentEx w15:paraId="11F02C0B"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28FFB" w14:textId="77777777" w:rsidR="00307CCC" w:rsidRDefault="00307CCC">
      <w:pPr>
        <w:spacing w:after="0" w:line="240" w:lineRule="auto"/>
      </w:pPr>
      <w:r>
        <w:separator/>
      </w:r>
    </w:p>
  </w:endnote>
  <w:endnote w:type="continuationSeparator" w:id="0">
    <w:p w14:paraId="0B6EE1DB" w14:textId="77777777" w:rsidR="00307CCC" w:rsidRDefault="00307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BD6C2" w14:textId="77777777" w:rsidR="00A868C9" w:rsidRPr="000B5CF0" w:rsidRDefault="00380CA2" w:rsidP="0040488F">
    <w:pPr>
      <w:pStyle w:val="Piedepgina"/>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956D8" w14:textId="77777777" w:rsidR="00307CCC" w:rsidRDefault="00307CCC">
      <w:pPr>
        <w:spacing w:after="0" w:line="240" w:lineRule="auto"/>
      </w:pPr>
      <w:r>
        <w:separator/>
      </w:r>
    </w:p>
  </w:footnote>
  <w:footnote w:type="continuationSeparator" w:id="0">
    <w:p w14:paraId="2FF34756" w14:textId="77777777" w:rsidR="00307CCC" w:rsidRDefault="00307C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19B99" w14:textId="77777777" w:rsidR="00A868C9" w:rsidRPr="00FE6B53" w:rsidRDefault="00307CCC" w:rsidP="00D66BF6">
    <w:pPr>
      <w:rPr>
        <w:sz w:val="8"/>
        <w:szCs w:val="8"/>
      </w:rPr>
    </w:pPr>
  </w:p>
  <w:p w14:paraId="6CCAE664" w14:textId="77777777" w:rsidR="00A868C9" w:rsidRDefault="00380CA2" w:rsidP="00D66BF6">
    <w:r>
      <w:rPr>
        <w:noProof/>
        <w:lang w:eastAsia="es-ES"/>
      </w:rPr>
      <mc:AlternateContent>
        <mc:Choice Requires="wps">
          <w:drawing>
            <wp:anchor distT="0" distB="0" distL="114300" distR="114300" simplePos="0" relativeHeight="251659264" behindDoc="0" locked="0" layoutInCell="1" allowOverlap="1" wp14:anchorId="0FB5AE4A" wp14:editId="47EBFC03">
              <wp:simplePos x="0" y="0"/>
              <wp:positionH relativeFrom="column">
                <wp:posOffset>530004</wp:posOffset>
              </wp:positionH>
              <wp:positionV relativeFrom="paragraph">
                <wp:posOffset>73273</wp:posOffset>
              </wp:positionV>
              <wp:extent cx="5000625" cy="57647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7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415DE" w14:textId="61691070" w:rsidR="00A868C9" w:rsidRDefault="00380CA2" w:rsidP="008A1BB7">
                          <w:pPr>
                            <w:tabs>
                              <w:tab w:val="right" w:pos="7513"/>
                            </w:tabs>
                            <w:jc w:val="left"/>
                            <w:rPr>
                              <w:b/>
                              <w:szCs w:val="24"/>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8B07D8">
                            <w:rPr>
                              <w:b/>
                              <w:noProof/>
                              <w:szCs w:val="24"/>
                            </w:rPr>
                            <w:t>1</w:t>
                          </w:r>
                          <w:r w:rsidRPr="000B5CF0">
                            <w:rPr>
                              <w:b/>
                              <w:szCs w:val="24"/>
                            </w:rPr>
                            <w:fldChar w:fldCharType="end"/>
                          </w:r>
                          <w:r>
                            <w:rPr>
                              <w:b/>
                              <w:szCs w:val="24"/>
                            </w:rPr>
                            <w:t xml:space="preserve"> de 47</w:t>
                          </w:r>
                        </w:p>
                        <w:p w14:paraId="0A47DF7C" w14:textId="77777777" w:rsidR="00A868C9" w:rsidRDefault="00307CCC" w:rsidP="000B5CF0">
                          <w:pPr>
                            <w:tabs>
                              <w:tab w:val="right" w:pos="7513"/>
                            </w:tabs>
                            <w:rPr>
                              <w:b/>
                              <w:szCs w:val="24"/>
                            </w:rPr>
                          </w:pPr>
                        </w:p>
                        <w:p w14:paraId="02555904" w14:textId="77777777" w:rsidR="00A868C9" w:rsidRPr="000B5CF0" w:rsidRDefault="00307CCC" w:rsidP="000B5CF0">
                          <w:pPr>
                            <w:tabs>
                              <w:tab w:val="right" w:pos="7513"/>
                            </w:tabs>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5AE4A" id="_x0000_t202" coordsize="21600,21600" o:spt="202" path="m,l,21600r21600,l21600,xe">
              <v:stroke joinstyle="miter"/>
              <v:path gradientshapeok="t" o:connecttype="rect"/>
            </v:shapetype>
            <v:shape id="Cuadro de texto 1" o:spid="_x0000_s1037" type="#_x0000_t202" style="position:absolute;left:0;text-align:left;margin-left:41.75pt;margin-top:5.75pt;width:393.75pt;height:4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" filled="f" stroked="f">
              <v:textbox>
                <w:txbxContent>
                  <w:p w14:paraId="748415DE" w14:textId="61691070" w:rsidR="00A868C9" w:rsidRDefault="00380CA2" w:rsidP="008A1BB7">
                    <w:pPr>
                      <w:tabs>
                        <w:tab w:val="right" w:pos="7513"/>
                      </w:tabs>
                      <w:jc w:val="left"/>
                      <w:rPr>
                        <w:b/>
                        <w:szCs w:val="24"/>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8B07D8">
                      <w:rPr>
                        <w:b/>
                        <w:noProof/>
                        <w:szCs w:val="24"/>
                      </w:rPr>
                      <w:t>1</w:t>
                    </w:r>
                    <w:r w:rsidRPr="000B5CF0">
                      <w:rPr>
                        <w:b/>
                        <w:szCs w:val="24"/>
                      </w:rPr>
                      <w:fldChar w:fldCharType="end"/>
                    </w:r>
                    <w:r>
                      <w:rPr>
                        <w:b/>
                        <w:szCs w:val="24"/>
                      </w:rPr>
                      <w:t xml:space="preserve"> de 47</w:t>
                    </w:r>
                  </w:p>
                  <w:p w14:paraId="0A47DF7C" w14:textId="77777777" w:rsidR="00A868C9" w:rsidRDefault="00307CCC" w:rsidP="000B5CF0">
                    <w:pPr>
                      <w:tabs>
                        <w:tab w:val="right" w:pos="7513"/>
                      </w:tabs>
                      <w:rPr>
                        <w:b/>
                        <w:szCs w:val="24"/>
                      </w:rPr>
                    </w:pPr>
                  </w:p>
                  <w:p w14:paraId="02555904" w14:textId="77777777" w:rsidR="00A868C9" w:rsidRPr="000B5CF0" w:rsidRDefault="00307CCC" w:rsidP="000B5CF0">
                    <w:pPr>
                      <w:tabs>
                        <w:tab w:val="right" w:pos="7513"/>
                      </w:tabs>
                      <w:rPr>
                        <w:b/>
                      </w:rPr>
                    </w:pPr>
                  </w:p>
                </w:txbxContent>
              </v:textbox>
            </v:shape>
          </w:pict>
        </mc:Fallback>
      </mc:AlternateContent>
    </w:r>
    <w:r>
      <w:rPr>
        <w:noProof/>
        <w:lang w:eastAsia="es-ES"/>
      </w:rPr>
      <w:drawing>
        <wp:inline distT="0" distB="0" distL="0" distR="0" wp14:anchorId="432FE298" wp14:editId="1F14C374">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262"/>
    <w:multiLevelType w:val="hybridMultilevel"/>
    <w:tmpl w:val="BE2C0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BE7CBD"/>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2"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0BFF746F"/>
    <w:multiLevelType w:val="hybridMultilevel"/>
    <w:tmpl w:val="10C826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76E046B"/>
    <w:multiLevelType w:val="hybridMultilevel"/>
    <w:tmpl w:val="32E24E60"/>
    <w:lvl w:ilvl="0" w:tplc="F1E6BC4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237E82"/>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20A45B1C"/>
    <w:multiLevelType w:val="hybridMultilevel"/>
    <w:tmpl w:val="3106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F439D"/>
    <w:multiLevelType w:val="hybridMultilevel"/>
    <w:tmpl w:val="9ECC8ACC"/>
    <w:lvl w:ilvl="0" w:tplc="2F5C5FAC">
      <w:start w:val="1"/>
      <w:numFmt w:val="decimal"/>
      <w:lvlText w:val="%1."/>
      <w:lvlJc w:val="left"/>
      <w:pPr>
        <w:ind w:left="2490" w:hanging="360"/>
      </w:pPr>
      <w:rPr>
        <w:rFonts w:hint="default"/>
        <w:b/>
      </w:rPr>
    </w:lvl>
    <w:lvl w:ilvl="1" w:tplc="0C0A0019" w:tentative="1">
      <w:start w:val="1"/>
      <w:numFmt w:val="lowerLetter"/>
      <w:lvlText w:val="%2."/>
      <w:lvlJc w:val="left"/>
      <w:pPr>
        <w:ind w:left="3210" w:hanging="360"/>
      </w:pPr>
    </w:lvl>
    <w:lvl w:ilvl="2" w:tplc="0C0A001B" w:tentative="1">
      <w:start w:val="1"/>
      <w:numFmt w:val="lowerRoman"/>
      <w:lvlText w:val="%3."/>
      <w:lvlJc w:val="right"/>
      <w:pPr>
        <w:ind w:left="3930" w:hanging="180"/>
      </w:pPr>
    </w:lvl>
    <w:lvl w:ilvl="3" w:tplc="0C0A000F" w:tentative="1">
      <w:start w:val="1"/>
      <w:numFmt w:val="decimal"/>
      <w:lvlText w:val="%4."/>
      <w:lvlJc w:val="left"/>
      <w:pPr>
        <w:ind w:left="4650" w:hanging="360"/>
      </w:pPr>
    </w:lvl>
    <w:lvl w:ilvl="4" w:tplc="0C0A0019" w:tentative="1">
      <w:start w:val="1"/>
      <w:numFmt w:val="lowerLetter"/>
      <w:lvlText w:val="%5."/>
      <w:lvlJc w:val="left"/>
      <w:pPr>
        <w:ind w:left="5370" w:hanging="360"/>
      </w:pPr>
    </w:lvl>
    <w:lvl w:ilvl="5" w:tplc="0C0A001B" w:tentative="1">
      <w:start w:val="1"/>
      <w:numFmt w:val="lowerRoman"/>
      <w:lvlText w:val="%6."/>
      <w:lvlJc w:val="right"/>
      <w:pPr>
        <w:ind w:left="6090" w:hanging="180"/>
      </w:pPr>
    </w:lvl>
    <w:lvl w:ilvl="6" w:tplc="0C0A000F" w:tentative="1">
      <w:start w:val="1"/>
      <w:numFmt w:val="decimal"/>
      <w:lvlText w:val="%7."/>
      <w:lvlJc w:val="left"/>
      <w:pPr>
        <w:ind w:left="6810" w:hanging="360"/>
      </w:pPr>
    </w:lvl>
    <w:lvl w:ilvl="7" w:tplc="0C0A0019" w:tentative="1">
      <w:start w:val="1"/>
      <w:numFmt w:val="lowerLetter"/>
      <w:lvlText w:val="%8."/>
      <w:lvlJc w:val="left"/>
      <w:pPr>
        <w:ind w:left="7530" w:hanging="360"/>
      </w:pPr>
    </w:lvl>
    <w:lvl w:ilvl="8" w:tplc="0C0A001B" w:tentative="1">
      <w:start w:val="1"/>
      <w:numFmt w:val="lowerRoman"/>
      <w:lvlText w:val="%9."/>
      <w:lvlJc w:val="right"/>
      <w:pPr>
        <w:ind w:left="8250" w:hanging="180"/>
      </w:pPr>
    </w:lvl>
  </w:abstractNum>
  <w:abstractNum w:abstractNumId="11" w15:restartNumberingAfterBreak="0">
    <w:nsid w:val="2C671F46"/>
    <w:multiLevelType w:val="hybridMultilevel"/>
    <w:tmpl w:val="D94CD9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AC47BD"/>
    <w:multiLevelType w:val="hybridMultilevel"/>
    <w:tmpl w:val="0D2CA6C4"/>
    <w:lvl w:ilvl="0" w:tplc="5E3E0870">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2E6EBA"/>
    <w:multiLevelType w:val="hybridMultilevel"/>
    <w:tmpl w:val="3580F7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012D0D"/>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22C33"/>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8"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17FAC"/>
    <w:multiLevelType w:val="hybridMultilevel"/>
    <w:tmpl w:val="7C2AD9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294013"/>
    <w:multiLevelType w:val="hybridMultilevel"/>
    <w:tmpl w:val="5858AB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5" w15:restartNumberingAfterBreak="0">
    <w:nsid w:val="4B217912"/>
    <w:multiLevelType w:val="multilevel"/>
    <w:tmpl w:val="923C96F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C344C61"/>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20F069D"/>
    <w:multiLevelType w:val="hybridMultilevel"/>
    <w:tmpl w:val="25FCB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59A565A"/>
    <w:multiLevelType w:val="hybridMultilevel"/>
    <w:tmpl w:val="1ACEA85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4"/>
  </w:num>
  <w:num w:numId="2">
    <w:abstractNumId w:val="18"/>
  </w:num>
  <w:num w:numId="3">
    <w:abstractNumId w:val="27"/>
  </w:num>
  <w:num w:numId="4">
    <w:abstractNumId w:val="16"/>
  </w:num>
  <w:num w:numId="5">
    <w:abstractNumId w:val="2"/>
  </w:num>
  <w:num w:numId="6">
    <w:abstractNumId w:val="22"/>
  </w:num>
  <w:num w:numId="7">
    <w:abstractNumId w:val="13"/>
  </w:num>
  <w:num w:numId="8">
    <w:abstractNumId w:val="26"/>
  </w:num>
  <w:num w:numId="9">
    <w:abstractNumId w:val="28"/>
  </w:num>
  <w:num w:numId="10">
    <w:abstractNumId w:val="3"/>
  </w:num>
  <w:num w:numId="11">
    <w:abstractNumId w:val="33"/>
  </w:num>
  <w:num w:numId="12">
    <w:abstractNumId w:val="32"/>
  </w:num>
  <w:num w:numId="13">
    <w:abstractNumId w:val="5"/>
  </w:num>
  <w:num w:numId="14">
    <w:abstractNumId w:val="4"/>
  </w:num>
  <w:num w:numId="15">
    <w:abstractNumId w:val="21"/>
  </w:num>
  <w:num w:numId="16">
    <w:abstractNumId w:val="20"/>
  </w:num>
  <w:num w:numId="17">
    <w:abstractNumId w:val="25"/>
  </w:num>
  <w:num w:numId="18">
    <w:abstractNumId w:val="9"/>
  </w:num>
  <w:num w:numId="19">
    <w:abstractNumId w:val="30"/>
  </w:num>
  <w:num w:numId="20">
    <w:abstractNumId w:val="14"/>
  </w:num>
  <w:num w:numId="21">
    <w:abstractNumId w:val="10"/>
  </w:num>
  <w:num w:numId="22">
    <w:abstractNumId w:val="7"/>
  </w:num>
  <w:num w:numId="23">
    <w:abstractNumId w:val="1"/>
  </w:num>
  <w:num w:numId="24">
    <w:abstractNumId w:val="17"/>
  </w:num>
  <w:num w:numId="25">
    <w:abstractNumId w:val="8"/>
  </w:num>
  <w:num w:numId="26">
    <w:abstractNumId w:val="12"/>
  </w:num>
  <w:num w:numId="27">
    <w:abstractNumId w:val="19"/>
  </w:num>
  <w:num w:numId="28">
    <w:abstractNumId w:val="31"/>
  </w:num>
  <w:num w:numId="29">
    <w:abstractNumId w:val="0"/>
  </w:num>
  <w:num w:numId="30">
    <w:abstractNumId w:val="6"/>
  </w:num>
  <w:num w:numId="31">
    <w:abstractNumId w:val="23"/>
  </w:num>
  <w:num w:numId="32">
    <w:abstractNumId w:val="11"/>
  </w:num>
  <w:num w:numId="33">
    <w:abstractNumId w:val="15"/>
  </w:num>
  <w:num w:numId="3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ul García Fernández">
    <w15:presenceInfo w15:providerId="None" w15:userId="Raul García Fernández"/>
  </w15:person>
  <w15:person w15:author="RAQUEL BLANCO AGUIRRE">
    <w15:presenceInfo w15:providerId="AD" w15:userId="S-1-12-1-620265121-1102118218-4204484013-31107109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53F"/>
    <w:rsid w:val="001243B2"/>
    <w:rsid w:val="00307CCC"/>
    <w:rsid w:val="00380CA2"/>
    <w:rsid w:val="004B053F"/>
    <w:rsid w:val="00762988"/>
    <w:rsid w:val="007D5650"/>
    <w:rsid w:val="00857D81"/>
    <w:rsid w:val="008956EC"/>
    <w:rsid w:val="008B07D8"/>
    <w:rsid w:val="00934C7C"/>
    <w:rsid w:val="00B9344B"/>
    <w:rsid w:val="00BD70E4"/>
    <w:rsid w:val="00BD7D09"/>
    <w:rsid w:val="00C025B3"/>
    <w:rsid w:val="00C444E0"/>
    <w:rsid w:val="00C7119E"/>
    <w:rsid w:val="00C83427"/>
    <w:rsid w:val="00D76236"/>
    <w:rsid w:val="00EE2433"/>
    <w:rsid w:val="00FC7E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70ACF"/>
  <w15:chartTrackingRefBased/>
  <w15:docId w15:val="{C59E27A9-2C74-486A-B0B2-80B7A2281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B053F"/>
    <w:pPr>
      <w:spacing w:after="120" w:line="360" w:lineRule="auto"/>
      <w:jc w:val="both"/>
    </w:pPr>
    <w:rPr>
      <w:rFonts w:ascii="Times New Roman" w:eastAsia="Calibri" w:hAnsi="Times New Roman" w:cs="Times New Roman"/>
      <w:sz w:val="24"/>
    </w:rPr>
  </w:style>
  <w:style w:type="paragraph" w:styleId="Ttulo1">
    <w:name w:val="heading 1"/>
    <w:basedOn w:val="Normal"/>
    <w:next w:val="Normal"/>
    <w:link w:val="Ttulo1Car"/>
    <w:uiPriority w:val="9"/>
    <w:qFormat/>
    <w:rsid w:val="004B053F"/>
    <w:pPr>
      <w:keepNext/>
      <w:keepLines/>
      <w:spacing w:before="240" w:after="0"/>
      <w:outlineLvl w:val="0"/>
    </w:pPr>
    <w:rPr>
      <w:rFonts w:eastAsiaTheme="majorEastAsia" w:cstheme="majorBidi"/>
      <w:b/>
      <w:sz w:val="56"/>
      <w:szCs w:val="32"/>
    </w:rPr>
  </w:style>
  <w:style w:type="paragraph" w:styleId="Ttulo2">
    <w:name w:val="heading 2"/>
    <w:basedOn w:val="Normal"/>
    <w:next w:val="Normal"/>
    <w:link w:val="Ttulo2Car"/>
    <w:uiPriority w:val="9"/>
    <w:unhideWhenUsed/>
    <w:qFormat/>
    <w:rsid w:val="004B053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4B053F"/>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4B053F"/>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53F"/>
    <w:rPr>
      <w:rFonts w:ascii="Times New Roman" w:eastAsiaTheme="majorEastAsia" w:hAnsi="Times New Roman" w:cstheme="majorBidi"/>
      <w:b/>
      <w:sz w:val="56"/>
      <w:szCs w:val="32"/>
    </w:rPr>
  </w:style>
  <w:style w:type="character" w:customStyle="1" w:styleId="Ttulo2Car">
    <w:name w:val="Título 2 Car"/>
    <w:basedOn w:val="Fuentedeprrafopredeter"/>
    <w:link w:val="Ttulo2"/>
    <w:uiPriority w:val="9"/>
    <w:rsid w:val="004B053F"/>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4B053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4B053F"/>
    <w:rPr>
      <w:rFonts w:ascii="Times New Roman" w:eastAsiaTheme="majorEastAsia" w:hAnsi="Times New Roman" w:cstheme="majorBidi"/>
      <w:b/>
      <w:iCs/>
      <w:sz w:val="24"/>
    </w:rPr>
  </w:style>
  <w:style w:type="character" w:styleId="Hipervnculo">
    <w:name w:val="Hyperlink"/>
    <w:uiPriority w:val="99"/>
    <w:unhideWhenUsed/>
    <w:rsid w:val="004B053F"/>
    <w:rPr>
      <w:color w:val="0000FF"/>
      <w:u w:val="single"/>
    </w:rPr>
  </w:style>
  <w:style w:type="character" w:styleId="Hipervnculovisitado">
    <w:name w:val="FollowedHyperlink"/>
    <w:uiPriority w:val="99"/>
    <w:semiHidden/>
    <w:unhideWhenUsed/>
    <w:rsid w:val="004B053F"/>
    <w:rPr>
      <w:color w:val="800080"/>
      <w:u w:val="single"/>
    </w:rPr>
  </w:style>
  <w:style w:type="paragraph" w:customStyle="1" w:styleId="xl65">
    <w:name w:val="xl65"/>
    <w:basedOn w:val="Normal"/>
    <w:rsid w:val="004B053F"/>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4B053F"/>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4B053F"/>
    <w:pPr>
      <w:spacing w:before="100" w:beforeAutospacing="1" w:after="100" w:afterAutospacing="1" w:line="240" w:lineRule="auto"/>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4B05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053F"/>
    <w:rPr>
      <w:rFonts w:ascii="Times New Roman" w:eastAsia="Calibri" w:hAnsi="Times New Roman" w:cs="Times New Roman"/>
      <w:sz w:val="24"/>
    </w:rPr>
  </w:style>
  <w:style w:type="paragraph" w:styleId="Piedepgina">
    <w:name w:val="footer"/>
    <w:basedOn w:val="Normal"/>
    <w:link w:val="PiedepginaCar"/>
    <w:uiPriority w:val="99"/>
    <w:unhideWhenUsed/>
    <w:rsid w:val="004B05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053F"/>
    <w:rPr>
      <w:rFonts w:ascii="Times New Roman" w:eastAsia="Calibri" w:hAnsi="Times New Roman" w:cs="Times New Roman"/>
      <w:sz w:val="24"/>
    </w:rPr>
  </w:style>
  <w:style w:type="table" w:styleId="Tablaconcuadrcula">
    <w:name w:val="Table Grid"/>
    <w:basedOn w:val="Tablanormal"/>
    <w:uiPriority w:val="59"/>
    <w:rsid w:val="004B053F"/>
    <w:pPr>
      <w:spacing w:after="120" w:line="36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4B053F"/>
    <w:pPr>
      <w:numPr>
        <w:ilvl w:val="1"/>
      </w:numPr>
    </w:pPr>
    <w:rPr>
      <w:rFonts w:ascii="Cambria" w:eastAsia="Times New Roman" w:hAnsi="Cambria"/>
      <w:i/>
      <w:iCs/>
      <w:color w:val="4F81BD"/>
      <w:spacing w:val="15"/>
      <w:szCs w:val="24"/>
    </w:rPr>
  </w:style>
  <w:style w:type="character" w:customStyle="1" w:styleId="SubttuloCar">
    <w:name w:val="Subtítulo Car"/>
    <w:basedOn w:val="Fuentedeprrafopredeter"/>
    <w:link w:val="Subttulo"/>
    <w:uiPriority w:val="11"/>
    <w:rsid w:val="004B053F"/>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4B053F"/>
    <w:pPr>
      <w:spacing w:after="0" w:line="240" w:lineRule="auto"/>
    </w:pPr>
    <w:rPr>
      <w:rFonts w:ascii="Tahoma" w:hAnsi="Tahoma"/>
      <w:sz w:val="16"/>
      <w:szCs w:val="16"/>
    </w:rPr>
  </w:style>
  <w:style w:type="character" w:customStyle="1" w:styleId="TextodegloboCar">
    <w:name w:val="Texto de globo Car"/>
    <w:basedOn w:val="Fuentedeprrafopredeter"/>
    <w:link w:val="Textodeglobo"/>
    <w:uiPriority w:val="99"/>
    <w:semiHidden/>
    <w:rsid w:val="004B053F"/>
    <w:rPr>
      <w:rFonts w:ascii="Tahoma" w:eastAsia="Calibri" w:hAnsi="Tahoma" w:cs="Times New Roman"/>
      <w:sz w:val="16"/>
      <w:szCs w:val="16"/>
    </w:rPr>
  </w:style>
  <w:style w:type="paragraph" w:styleId="Prrafodelista">
    <w:name w:val="List Paragraph"/>
    <w:basedOn w:val="Normal"/>
    <w:uiPriority w:val="34"/>
    <w:qFormat/>
    <w:rsid w:val="004B053F"/>
    <w:pPr>
      <w:ind w:left="720"/>
      <w:contextualSpacing/>
    </w:pPr>
    <w:rPr>
      <w:rFonts w:eastAsia="Times New Roman"/>
      <w:lang w:eastAsia="es-ES"/>
    </w:rPr>
  </w:style>
  <w:style w:type="paragraph" w:styleId="Descripcin">
    <w:name w:val="caption"/>
    <w:basedOn w:val="Normal"/>
    <w:next w:val="Normal"/>
    <w:uiPriority w:val="35"/>
    <w:unhideWhenUsed/>
    <w:qFormat/>
    <w:rsid w:val="004B053F"/>
    <w:pPr>
      <w:spacing w:line="240" w:lineRule="auto"/>
    </w:pPr>
    <w:rPr>
      <w:i/>
      <w:iCs/>
      <w:color w:val="44546A" w:themeColor="text2"/>
      <w:sz w:val="18"/>
      <w:szCs w:val="18"/>
    </w:rPr>
  </w:style>
  <w:style w:type="paragraph" w:styleId="Sinespaciado">
    <w:name w:val="No Spacing"/>
    <w:link w:val="SinespaciadoCar"/>
    <w:uiPriority w:val="1"/>
    <w:qFormat/>
    <w:rsid w:val="004B053F"/>
    <w:pPr>
      <w:spacing w:after="0" w:line="240" w:lineRule="auto"/>
    </w:pPr>
    <w:rPr>
      <w:rFonts w:ascii="Calibri" w:eastAsia="Calibri" w:hAnsi="Calibri" w:cs="Times New Roman"/>
    </w:rPr>
  </w:style>
  <w:style w:type="table" w:customStyle="1" w:styleId="Tabladecuadrcula21">
    <w:name w:val="Tabla de cuadrícula 21"/>
    <w:basedOn w:val="Tablanormal"/>
    <w:uiPriority w:val="47"/>
    <w:rsid w:val="004B053F"/>
    <w:pPr>
      <w:spacing w:after="0" w:line="240" w:lineRule="auto"/>
    </w:pPr>
    <w:rPr>
      <w:rFonts w:ascii="Calibri" w:eastAsia="Calibri" w:hAnsi="Calibri" w:cs="Times New Roman"/>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1">
    <w:name w:val="Tabla de cuadrícula 41"/>
    <w:basedOn w:val="Tablanormal"/>
    <w:uiPriority w:val="49"/>
    <w:rsid w:val="004B053F"/>
    <w:pPr>
      <w:spacing w:after="0" w:line="240" w:lineRule="auto"/>
    </w:pPr>
    <w:rPr>
      <w:rFonts w:ascii="Calibri" w:eastAsia="Calibri" w:hAnsi="Calibri" w:cs="Times New Roman"/>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6concolores1">
    <w:name w:val="Tabla de cuadrícula 6 con colores1"/>
    <w:basedOn w:val="Tablanormal"/>
    <w:uiPriority w:val="51"/>
    <w:rsid w:val="004B053F"/>
    <w:pPr>
      <w:spacing w:after="0" w:line="240" w:lineRule="auto"/>
    </w:pPr>
    <w:rPr>
      <w:rFonts w:ascii="Calibri" w:eastAsia="Calibri" w:hAnsi="Calibri" w:cs="Times New Roman"/>
      <w:color w:val="000000" w:themeColor="text1"/>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4B053F"/>
    <w:pPr>
      <w:spacing w:line="259" w:lineRule="auto"/>
      <w:outlineLvl w:val="9"/>
    </w:pPr>
    <w:rPr>
      <w:lang w:eastAsia="es-ES"/>
    </w:rPr>
  </w:style>
  <w:style w:type="paragraph" w:styleId="TDC1">
    <w:name w:val="toc 1"/>
    <w:basedOn w:val="Normal"/>
    <w:next w:val="Normal"/>
    <w:autoRedefine/>
    <w:uiPriority w:val="39"/>
    <w:unhideWhenUsed/>
    <w:rsid w:val="004B053F"/>
    <w:pPr>
      <w:spacing w:after="100"/>
    </w:pPr>
  </w:style>
  <w:style w:type="paragraph" w:styleId="TDC2">
    <w:name w:val="toc 2"/>
    <w:basedOn w:val="Normal"/>
    <w:next w:val="Normal"/>
    <w:autoRedefine/>
    <w:uiPriority w:val="39"/>
    <w:unhideWhenUsed/>
    <w:rsid w:val="004B053F"/>
    <w:pPr>
      <w:spacing w:after="100"/>
      <w:ind w:left="220"/>
    </w:pPr>
  </w:style>
  <w:style w:type="paragraph" w:styleId="TDC3">
    <w:name w:val="toc 3"/>
    <w:basedOn w:val="Normal"/>
    <w:next w:val="Normal"/>
    <w:autoRedefine/>
    <w:uiPriority w:val="39"/>
    <w:unhideWhenUsed/>
    <w:rsid w:val="004B053F"/>
    <w:pPr>
      <w:spacing w:after="100"/>
      <w:ind w:left="440"/>
    </w:pPr>
  </w:style>
  <w:style w:type="paragraph" w:styleId="Tabladeilustraciones">
    <w:name w:val="table of figures"/>
    <w:basedOn w:val="Normal"/>
    <w:next w:val="Normal"/>
    <w:uiPriority w:val="99"/>
    <w:unhideWhenUsed/>
    <w:rsid w:val="004B053F"/>
    <w:pPr>
      <w:spacing w:after="0"/>
    </w:pPr>
  </w:style>
  <w:style w:type="paragraph" w:styleId="Textonotaalfinal">
    <w:name w:val="endnote text"/>
    <w:basedOn w:val="Normal"/>
    <w:link w:val="TextonotaalfinalCar"/>
    <w:uiPriority w:val="99"/>
    <w:semiHidden/>
    <w:unhideWhenUsed/>
    <w:rsid w:val="004B053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B053F"/>
    <w:rPr>
      <w:rFonts w:ascii="Times New Roman" w:eastAsia="Calibri" w:hAnsi="Times New Roman" w:cs="Times New Roman"/>
      <w:sz w:val="20"/>
      <w:szCs w:val="20"/>
    </w:rPr>
  </w:style>
  <w:style w:type="character" w:styleId="Refdenotaalfinal">
    <w:name w:val="endnote reference"/>
    <w:basedOn w:val="Fuentedeprrafopredeter"/>
    <w:uiPriority w:val="99"/>
    <w:semiHidden/>
    <w:unhideWhenUsed/>
    <w:rsid w:val="004B053F"/>
    <w:rPr>
      <w:vertAlign w:val="superscript"/>
    </w:rPr>
  </w:style>
  <w:style w:type="character" w:customStyle="1" w:styleId="SinespaciadoCar">
    <w:name w:val="Sin espaciado Car"/>
    <w:basedOn w:val="Fuentedeprrafopredeter"/>
    <w:link w:val="Sinespaciado"/>
    <w:uiPriority w:val="1"/>
    <w:rsid w:val="004B053F"/>
    <w:rPr>
      <w:rFonts w:ascii="Calibri" w:eastAsia="Calibri" w:hAnsi="Calibri" w:cs="Times New Roman"/>
    </w:rPr>
  </w:style>
  <w:style w:type="paragraph" w:styleId="Textocomentario">
    <w:name w:val="annotation text"/>
    <w:basedOn w:val="Normal"/>
    <w:link w:val="TextocomentarioCar"/>
    <w:uiPriority w:val="99"/>
    <w:semiHidden/>
    <w:unhideWhenUsed/>
    <w:rsid w:val="004B053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B053F"/>
    <w:rPr>
      <w:rFonts w:ascii="Times New Roman" w:eastAsia="Calibri"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4B053F"/>
    <w:pPr>
      <w:spacing w:after="200"/>
    </w:pPr>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uiPriority w:val="99"/>
    <w:semiHidden/>
    <w:rsid w:val="004B053F"/>
    <w:rPr>
      <w:rFonts w:ascii="Times New Roman" w:eastAsia="Calibri" w:hAnsi="Times New Roman" w:cs="Times New Roman"/>
      <w:b/>
      <w:bCs/>
      <w:sz w:val="20"/>
      <w:szCs w:val="20"/>
      <w:lang w:val="es-ES_tradnl"/>
    </w:rPr>
  </w:style>
  <w:style w:type="paragraph" w:customStyle="1" w:styleId="indep">
    <w:name w:val="indep"/>
    <w:basedOn w:val="Textoindependiente"/>
    <w:rsid w:val="004B053F"/>
    <w:pPr>
      <w:spacing w:after="0" w:line="240" w:lineRule="auto"/>
    </w:pPr>
    <w:rPr>
      <w:rFonts w:eastAsia="Times New Roman"/>
      <w:szCs w:val="20"/>
      <w:lang w:eastAsia="es-ES"/>
    </w:rPr>
  </w:style>
  <w:style w:type="character" w:customStyle="1" w:styleId="titulacion">
    <w:name w:val="titulacion"/>
    <w:basedOn w:val="Fuentedeprrafopredeter"/>
    <w:rsid w:val="004B053F"/>
  </w:style>
  <w:style w:type="paragraph" w:styleId="Textoindependiente">
    <w:name w:val="Body Text"/>
    <w:basedOn w:val="Normal"/>
    <w:link w:val="TextoindependienteCar"/>
    <w:uiPriority w:val="99"/>
    <w:semiHidden/>
    <w:unhideWhenUsed/>
    <w:rsid w:val="004B053F"/>
  </w:style>
  <w:style w:type="character" w:customStyle="1" w:styleId="TextoindependienteCar">
    <w:name w:val="Texto independiente Car"/>
    <w:basedOn w:val="Fuentedeprrafopredeter"/>
    <w:link w:val="Textoindependiente"/>
    <w:uiPriority w:val="99"/>
    <w:semiHidden/>
    <w:rsid w:val="004B053F"/>
    <w:rPr>
      <w:rFonts w:ascii="Times New Roman" w:eastAsia="Calibri" w:hAnsi="Times New Roman" w:cs="Times New Roman"/>
      <w:sz w:val="24"/>
    </w:rPr>
  </w:style>
  <w:style w:type="character" w:styleId="Refdecomentario">
    <w:name w:val="annotation reference"/>
    <w:basedOn w:val="Fuentedeprrafopredeter"/>
    <w:uiPriority w:val="99"/>
    <w:semiHidden/>
    <w:unhideWhenUsed/>
    <w:rsid w:val="004B053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tmp"/><Relationship Id="rId21" Type="http://schemas.microsoft.com/office/2011/relationships/commentsExtended" Target="commentsExtended.xml"/><Relationship Id="rId34" Type="http://schemas.openxmlformats.org/officeDocument/2006/relationships/image" Target="media/image14.tmp"/><Relationship Id="rId42" Type="http://schemas.openxmlformats.org/officeDocument/2006/relationships/image" Target="media/image18.tmp"/><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file:///C:\Users\rulo-\Desktop\UniApi\documentaci&#243;n\individual\ManualDelUsuario(Arreglado).docx" TargetMode="External"/><Relationship Id="rId29" Type="http://schemas.openxmlformats.org/officeDocument/2006/relationships/image" Target="media/image9.png"/><Relationship Id="rId11" Type="http://schemas.openxmlformats.org/officeDocument/2006/relationships/hyperlink" Target="file:///C:\Users\rulo-\Desktop\UniApi\documentaci&#243;n\individual\ManualDelUsuario(Arreglado).docx" TargetMode="External"/><Relationship Id="rId24" Type="http://schemas.openxmlformats.org/officeDocument/2006/relationships/image" Target="media/image4.png"/><Relationship Id="rId32" Type="http://schemas.openxmlformats.org/officeDocument/2006/relationships/image" Target="media/image12.tmp"/><Relationship Id="rId37" Type="http://schemas.openxmlformats.org/officeDocument/2006/relationships/image" Target="media/image16.tmp"/><Relationship Id="rId40" Type="http://schemas.openxmlformats.org/officeDocument/2006/relationships/hyperlink" Target="https://nodejs.org/es/"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hyperlink" Target="file:///C:\Users\rulo-\Desktop\UniApi\documentaci&#243;n\individual\ManualDelUsuario(Arreglado).docx" TargetMode="External"/><Relationship Id="rId14" Type="http://schemas.openxmlformats.org/officeDocument/2006/relationships/hyperlink" Target="file:///C:\Users\rulo-\Desktop\UniApi\documentaci&#243;n\individual\ManualDelUsuario(Arreglado).docx" TargetMode="External"/><Relationship Id="rId22" Type="http://schemas.openxmlformats.org/officeDocument/2006/relationships/hyperlink" Target="https://github.com/RaulGF92/UniApi" TargetMode="External"/><Relationship Id="rId27" Type="http://schemas.openxmlformats.org/officeDocument/2006/relationships/image" Target="media/image7.tmp"/><Relationship Id="rId30" Type="http://schemas.openxmlformats.org/officeDocument/2006/relationships/image" Target="media/image10.tmp"/><Relationship Id="rId35" Type="http://schemas.openxmlformats.org/officeDocument/2006/relationships/hyperlink" Target="https://neo4j.com/download/community-edition/"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file:///C:\Users\rulo-\Desktop\UniApi\documentaci&#243;n\individual\ManualDelUsuario(Arreglado).docx" TargetMode="External"/><Relationship Id="rId17" Type="http://schemas.openxmlformats.org/officeDocument/2006/relationships/hyperlink" Target="file:///C:\Users\rulo-\Desktop\UniApi\documentaci&#243;n\individual\ManualDelUsuario(Arreglado).docx" TargetMode="External"/><Relationship Id="rId25" Type="http://schemas.openxmlformats.org/officeDocument/2006/relationships/image" Target="media/image5.png"/><Relationship Id="rId33" Type="http://schemas.openxmlformats.org/officeDocument/2006/relationships/image" Target="media/image13.tmp"/><Relationship Id="rId38" Type="http://schemas.openxmlformats.org/officeDocument/2006/relationships/hyperlink" Target="https://neo4j.com/download/community-edition/"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image" Target="media/image17.tmp"/><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rulo-\Desktop\UniApi\documentaci&#243;n\individual\ManualDelUsuario(Arreglado).docx" TargetMode="External"/><Relationship Id="rId23" Type="http://schemas.openxmlformats.org/officeDocument/2006/relationships/image" Target="media/image3.tmp"/><Relationship Id="rId28" Type="http://schemas.openxmlformats.org/officeDocument/2006/relationships/image" Target="media/image8.png"/><Relationship Id="rId36" Type="http://schemas.openxmlformats.org/officeDocument/2006/relationships/image" Target="media/image15.tmp"/><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rulo-\Desktop\UniApi\documentaci&#243;n\individual\ManualDelUsuario(Arreglado).docx" TargetMode="External"/><Relationship Id="rId31" Type="http://schemas.openxmlformats.org/officeDocument/2006/relationships/image" Target="media/image11.tmp"/><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rulo-\Desktop\UniApi\documentaci&#243;n\individual\ManualDelUsuario(Arreglado).docx" TargetMode="External"/><Relationship Id="rId13" Type="http://schemas.openxmlformats.org/officeDocument/2006/relationships/hyperlink" Target="file:///C:\Users\rulo-\Desktop\UniApi\documentaci&#243;n\individual\ManualDelUsuario(Arreglado).docx" TargetMode="External"/><Relationship Id="rId18" Type="http://schemas.openxmlformats.org/officeDocument/2006/relationships/hyperlink" Target="file:///C:\Users\rulo-\Desktop\UniApi\documentaci&#243;n\individual\ManualDelUsuario(Arreglado).docx" TargetMode="External"/><Relationship Id="rId39" Type="http://schemas.openxmlformats.org/officeDocument/2006/relationships/hyperlink" Target="http://localhost:747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8427</Words>
  <Characters>46349</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 BLANCO AGUIRRE</dc:creator>
  <cp:keywords/>
  <dc:description/>
  <cp:lastModifiedBy>Raul García Fernández</cp:lastModifiedBy>
  <cp:revision>12</cp:revision>
  <dcterms:created xsi:type="dcterms:W3CDTF">2017-06-28T17:58:00Z</dcterms:created>
  <dcterms:modified xsi:type="dcterms:W3CDTF">2017-07-06T16:46:00Z</dcterms:modified>
</cp:coreProperties>
</file>
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4F81BD" w:themeColor="accent1"/>
          <w:szCs w:val="22"/>
          <w:lang w:val="es-ES_tradnl" w:eastAsia="en-US"/>
        </w:rPr>
        <w:id w:val="1684320871"/>
        <w:docPartObj>
          <w:docPartGallery w:val="Cover Pages"/>
          <w:docPartUnique/>
        </w:docPartObj>
      </w:sdtPr>
      <w:sdtEndPr>
        <w:rPr>
          <w:rFonts w:ascii="Times New Roman" w:eastAsia="Calibri" w:hAnsi="Times New Roman" w:cs="Times New Roman"/>
          <w:b/>
          <w:bCs/>
          <w:color w:val="auto"/>
          <w:sz w:val="22"/>
          <w:lang w:val="es-ES"/>
        </w:rPr>
      </w:sdtEndPr>
      <w:sdtContent>
        <w:p w14:paraId="7F275CD5" w14:textId="77777777" w:rsidR="00A661C8" w:rsidRDefault="00A661C8" w:rsidP="00A661C8">
          <w:pPr>
            <w:pStyle w:val="indep"/>
          </w:pPr>
          <w:r w:rsidRPr="00AD73D1">
            <w:rPr>
              <w:noProof/>
            </w:rPr>
            <w:drawing>
              <wp:inline distT="0" distB="0" distL="0" distR="0" wp14:anchorId="34E7215F" wp14:editId="21F81633">
                <wp:extent cx="3114675" cy="952500"/>
                <wp:effectExtent l="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t="12163" r="8659" b="20270"/>
                        <a:stretch>
                          <a:fillRect/>
                        </a:stretch>
                      </pic:blipFill>
                      <pic:spPr bwMode="auto">
                        <a:xfrm>
                          <a:off x="0" y="0"/>
                          <a:ext cx="3114675" cy="952500"/>
                        </a:xfrm>
                        <a:prstGeom prst="rect">
                          <a:avLst/>
                        </a:prstGeom>
                        <a:noFill/>
                        <a:ln>
                          <a:noFill/>
                        </a:ln>
                      </pic:spPr>
                    </pic:pic>
                  </a:graphicData>
                </a:graphic>
              </wp:inline>
            </w:drawing>
          </w:r>
          <w:r>
            <w:rPr>
              <w:noProof/>
            </w:rPr>
            <w:tab/>
          </w:r>
          <w:r>
            <w:rPr>
              <w:noProof/>
            </w:rPr>
            <w:tab/>
          </w:r>
          <w:r>
            <w:rPr>
              <w:noProof/>
            </w:rPr>
            <w:tab/>
          </w:r>
          <w:r>
            <w:rPr>
              <w:noProof/>
            </w:rPr>
            <w:tab/>
          </w:r>
          <w:r>
            <w:rPr>
              <w:noProof/>
            </w:rPr>
            <w:drawing>
              <wp:inline distT="0" distB="0" distL="0" distR="0" wp14:anchorId="45787074" wp14:editId="387EE862">
                <wp:extent cx="857250" cy="952500"/>
                <wp:effectExtent l="0" t="0" r="0" b="0"/>
                <wp:docPr id="44" name="Picture 1" descr="logo epi 2013 col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epi 2013 color vertic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14:paraId="24215363" w14:textId="77777777" w:rsidR="00A661C8" w:rsidRDefault="00A661C8" w:rsidP="00A661C8">
          <w:pPr>
            <w:pStyle w:val="indep"/>
          </w:pPr>
        </w:p>
        <w:p w14:paraId="2D88C81F" w14:textId="77777777" w:rsidR="00A661C8" w:rsidRDefault="00A661C8" w:rsidP="00A661C8">
          <w:pPr>
            <w:pStyle w:val="indep"/>
          </w:pPr>
        </w:p>
        <w:p w14:paraId="737207DA" w14:textId="77777777" w:rsidR="00A661C8" w:rsidRDefault="00A661C8" w:rsidP="00A661C8">
          <w:pPr>
            <w:pStyle w:val="indep"/>
            <w:jc w:val="center"/>
            <w:rPr>
              <w:sz w:val="36"/>
              <w:szCs w:val="36"/>
            </w:rPr>
          </w:pPr>
        </w:p>
        <w:p w14:paraId="78A4380B" w14:textId="77777777" w:rsidR="00A661C8" w:rsidRDefault="00A661C8" w:rsidP="00A661C8">
          <w:pPr>
            <w:pStyle w:val="indep"/>
            <w:jc w:val="center"/>
            <w:rPr>
              <w:sz w:val="36"/>
              <w:szCs w:val="36"/>
            </w:rPr>
          </w:pPr>
        </w:p>
        <w:p w14:paraId="4F06F5F5" w14:textId="77777777" w:rsidR="00A661C8" w:rsidRDefault="00A661C8" w:rsidP="00A661C8">
          <w:pPr>
            <w:pStyle w:val="indep"/>
            <w:jc w:val="center"/>
            <w:rPr>
              <w:sz w:val="36"/>
              <w:szCs w:val="36"/>
            </w:rPr>
          </w:pPr>
        </w:p>
        <w:p w14:paraId="59168A80" w14:textId="77777777" w:rsidR="00A661C8" w:rsidRPr="000C23EF" w:rsidRDefault="00A661C8" w:rsidP="00A661C8">
          <w:pPr>
            <w:pStyle w:val="indep"/>
            <w:jc w:val="center"/>
            <w:rPr>
              <w:b/>
              <w:bCs/>
              <w:sz w:val="36"/>
              <w:szCs w:val="36"/>
            </w:rPr>
          </w:pPr>
          <w:r w:rsidRPr="000C23EF">
            <w:rPr>
              <w:b/>
              <w:bCs/>
              <w:sz w:val="36"/>
              <w:szCs w:val="36"/>
            </w:rPr>
            <w:t>ESCUELA POLITÉCNICA DE INGENIERÍA DE GIJÓN.</w:t>
          </w:r>
        </w:p>
        <w:p w14:paraId="50CC29D0" w14:textId="77777777" w:rsidR="00A661C8" w:rsidRDefault="00A661C8" w:rsidP="00A661C8">
          <w:pPr>
            <w:pStyle w:val="indep"/>
            <w:jc w:val="center"/>
            <w:rPr>
              <w:b/>
              <w:bCs/>
              <w:sz w:val="36"/>
              <w:szCs w:val="36"/>
            </w:rPr>
          </w:pPr>
        </w:p>
        <w:p w14:paraId="436CFE2F" w14:textId="77777777" w:rsidR="00A661C8" w:rsidRDefault="00A661C8" w:rsidP="00A661C8">
          <w:pPr>
            <w:pStyle w:val="indep"/>
            <w:jc w:val="center"/>
            <w:rPr>
              <w:b/>
              <w:bCs/>
              <w:sz w:val="36"/>
              <w:szCs w:val="36"/>
            </w:rPr>
          </w:pPr>
        </w:p>
        <w:p w14:paraId="476020F3" w14:textId="77777777" w:rsidR="00A661C8" w:rsidRPr="000C23EF" w:rsidRDefault="00A661C8" w:rsidP="00A661C8">
          <w:pPr>
            <w:pStyle w:val="indep"/>
            <w:jc w:val="center"/>
            <w:rPr>
              <w:b/>
              <w:bCs/>
              <w:sz w:val="36"/>
              <w:szCs w:val="36"/>
            </w:rPr>
          </w:pPr>
        </w:p>
        <w:p w14:paraId="4DDCD5E1" w14:textId="77777777" w:rsidR="00A661C8" w:rsidRDefault="00A661C8" w:rsidP="00A661C8">
          <w:pPr>
            <w:pStyle w:val="indep"/>
            <w:jc w:val="center"/>
            <w:rPr>
              <w:b/>
              <w:bCs/>
              <w:sz w:val="32"/>
              <w:szCs w:val="32"/>
            </w:rPr>
          </w:pPr>
        </w:p>
        <w:p w14:paraId="2C05FD25" w14:textId="77777777" w:rsidR="00A661C8" w:rsidRDefault="00A661C8" w:rsidP="00A661C8">
          <w:pPr>
            <w:pStyle w:val="indep"/>
            <w:jc w:val="center"/>
            <w:rPr>
              <w:b/>
              <w:bCs/>
              <w:sz w:val="32"/>
              <w:szCs w:val="32"/>
            </w:rPr>
          </w:pPr>
        </w:p>
        <w:p w14:paraId="7CCD3733" w14:textId="77777777" w:rsidR="00A661C8" w:rsidRDefault="00A661C8" w:rsidP="00A661C8">
          <w:pPr>
            <w:pStyle w:val="indep"/>
            <w:jc w:val="center"/>
            <w:rPr>
              <w:b/>
              <w:bCs/>
              <w:sz w:val="32"/>
              <w:szCs w:val="32"/>
            </w:rPr>
          </w:pPr>
        </w:p>
        <w:p w14:paraId="67CB99A9" w14:textId="6AA22AF1" w:rsidR="00A661C8" w:rsidRDefault="00A661C8" w:rsidP="00A661C8">
          <w:pPr>
            <w:pStyle w:val="indep"/>
            <w:jc w:val="center"/>
            <w:rPr>
              <w:b/>
              <w:bCs/>
              <w:sz w:val="32"/>
              <w:szCs w:val="32"/>
            </w:rPr>
          </w:pPr>
          <w:r>
            <w:rPr>
              <w:b/>
              <w:bCs/>
              <w:sz w:val="32"/>
              <w:szCs w:val="32"/>
            </w:rPr>
            <w:t>GRADO EN INGENIERÍA INFORMAT</w:t>
          </w:r>
          <w:ins w:id="0" w:author="Raul García Fernández" w:date="2017-07-06T18:40:00Z">
            <w:r w:rsidR="00C825EF">
              <w:rPr>
                <w:b/>
                <w:bCs/>
                <w:sz w:val="32"/>
                <w:szCs w:val="32"/>
              </w:rPr>
              <w:t>Í</w:t>
            </w:r>
          </w:ins>
          <w:del w:id="1" w:author="Raul García Fernández" w:date="2017-07-06T18:40:00Z">
            <w:r w:rsidDel="00C825EF">
              <w:rPr>
                <w:b/>
                <w:bCs/>
                <w:sz w:val="32"/>
                <w:szCs w:val="32"/>
              </w:rPr>
              <w:delText>I</w:delText>
            </w:r>
          </w:del>
          <w:r>
            <w:rPr>
              <w:b/>
              <w:bCs/>
              <w:sz w:val="32"/>
              <w:szCs w:val="32"/>
            </w:rPr>
            <w:t>CA EN</w:t>
          </w:r>
        </w:p>
        <w:p w14:paraId="08D2C53C" w14:textId="77777777" w:rsidR="00A661C8" w:rsidRDefault="00A661C8" w:rsidP="00A661C8">
          <w:pPr>
            <w:pStyle w:val="indep"/>
            <w:jc w:val="center"/>
            <w:rPr>
              <w:b/>
              <w:bCs/>
              <w:sz w:val="32"/>
              <w:szCs w:val="32"/>
            </w:rPr>
          </w:pPr>
          <w:r>
            <w:rPr>
              <w:b/>
              <w:bCs/>
              <w:sz w:val="32"/>
              <w:szCs w:val="32"/>
            </w:rPr>
            <w:t>TECNOLOGIAS DE LA INFORMACIÓN</w:t>
          </w:r>
        </w:p>
        <w:p w14:paraId="18E5444C" w14:textId="77777777" w:rsidR="00A661C8" w:rsidRPr="000C23EF" w:rsidRDefault="00A661C8" w:rsidP="00A661C8">
          <w:pPr>
            <w:pStyle w:val="indep"/>
            <w:rPr>
              <w:sz w:val="28"/>
              <w:szCs w:val="28"/>
            </w:rPr>
          </w:pPr>
        </w:p>
        <w:p w14:paraId="2E79E59C" w14:textId="77777777" w:rsidR="00A661C8" w:rsidRPr="000C23EF" w:rsidRDefault="00A661C8" w:rsidP="00A661C8">
          <w:pPr>
            <w:pStyle w:val="indep"/>
            <w:rPr>
              <w:sz w:val="28"/>
              <w:szCs w:val="28"/>
            </w:rPr>
          </w:pPr>
        </w:p>
        <w:p w14:paraId="156A6EE3" w14:textId="77777777" w:rsidR="00A661C8" w:rsidRPr="000C23EF" w:rsidRDefault="00A661C8" w:rsidP="00A661C8">
          <w:pPr>
            <w:pStyle w:val="indep"/>
            <w:rPr>
              <w:sz w:val="28"/>
              <w:szCs w:val="28"/>
            </w:rPr>
          </w:pPr>
        </w:p>
        <w:p w14:paraId="2F2CAC72" w14:textId="16A0AD94" w:rsidR="00A661C8" w:rsidRDefault="00A661C8" w:rsidP="00A661C8">
          <w:pPr>
            <w:pStyle w:val="indep"/>
            <w:jc w:val="center"/>
            <w:rPr>
              <w:b/>
              <w:bCs/>
              <w:sz w:val="28"/>
              <w:szCs w:val="28"/>
            </w:rPr>
          </w:pPr>
          <w:r w:rsidRPr="000C23EF">
            <w:rPr>
              <w:b/>
              <w:bCs/>
              <w:sz w:val="28"/>
              <w:szCs w:val="28"/>
            </w:rPr>
            <w:t xml:space="preserve">ÁREA DE </w:t>
          </w:r>
          <w:r>
            <w:rPr>
              <w:b/>
              <w:bCs/>
              <w:sz w:val="28"/>
              <w:szCs w:val="28"/>
            </w:rPr>
            <w:t>INGENIER</w:t>
          </w:r>
          <w:ins w:id="2" w:author="Raul García Fernández" w:date="2017-07-06T18:41:00Z">
            <w:r w:rsidR="00C825EF">
              <w:rPr>
                <w:b/>
                <w:bCs/>
                <w:sz w:val="28"/>
                <w:szCs w:val="28"/>
              </w:rPr>
              <w:t>Í</w:t>
            </w:r>
          </w:ins>
          <w:del w:id="3" w:author="Raul García Fernández" w:date="2017-07-06T18:41:00Z">
            <w:r w:rsidDel="00C825EF">
              <w:rPr>
                <w:b/>
                <w:bCs/>
                <w:sz w:val="28"/>
                <w:szCs w:val="28"/>
              </w:rPr>
              <w:delText>I</w:delText>
            </w:r>
          </w:del>
          <w:r>
            <w:rPr>
              <w:b/>
              <w:bCs/>
              <w:sz w:val="28"/>
              <w:szCs w:val="28"/>
            </w:rPr>
            <w:t>A TELEM</w:t>
          </w:r>
          <w:ins w:id="4" w:author="Raul García Fernández" w:date="2017-07-06T18:40:00Z">
            <w:r w:rsidR="00C825EF">
              <w:rPr>
                <w:b/>
                <w:bCs/>
                <w:sz w:val="28"/>
                <w:szCs w:val="28"/>
              </w:rPr>
              <w:t>Á</w:t>
            </w:r>
          </w:ins>
          <w:del w:id="5" w:author="Raul García Fernández" w:date="2017-07-06T18:40:00Z">
            <w:r w:rsidDel="00C825EF">
              <w:rPr>
                <w:b/>
                <w:bCs/>
                <w:sz w:val="28"/>
                <w:szCs w:val="28"/>
              </w:rPr>
              <w:delText>A</w:delText>
            </w:r>
          </w:del>
          <w:r>
            <w:rPr>
              <w:b/>
              <w:bCs/>
              <w:sz w:val="28"/>
              <w:szCs w:val="28"/>
            </w:rPr>
            <w:t>TICA</w:t>
          </w:r>
        </w:p>
        <w:p w14:paraId="5FE04ACF" w14:textId="77777777" w:rsidR="00276730" w:rsidRPr="000C23EF" w:rsidRDefault="00276730" w:rsidP="00A661C8">
          <w:pPr>
            <w:pStyle w:val="indep"/>
            <w:jc w:val="center"/>
            <w:rPr>
              <w:b/>
              <w:bCs/>
              <w:sz w:val="28"/>
              <w:szCs w:val="28"/>
            </w:rPr>
          </w:pPr>
        </w:p>
        <w:p w14:paraId="3AA2C649" w14:textId="77777777" w:rsidR="00A661C8" w:rsidRPr="000C23EF" w:rsidRDefault="00A661C8" w:rsidP="00A661C8">
          <w:pPr>
            <w:pStyle w:val="indep"/>
            <w:rPr>
              <w:sz w:val="28"/>
              <w:szCs w:val="28"/>
            </w:rPr>
          </w:pPr>
        </w:p>
        <w:p w14:paraId="119DA541" w14:textId="77777777" w:rsidR="00A661C8" w:rsidRPr="000C23EF" w:rsidRDefault="00A661C8" w:rsidP="00A661C8">
          <w:pPr>
            <w:pStyle w:val="indep"/>
            <w:rPr>
              <w:sz w:val="28"/>
              <w:szCs w:val="28"/>
            </w:rPr>
          </w:pPr>
        </w:p>
        <w:p w14:paraId="67D97412" w14:textId="77777777" w:rsidR="00A661C8" w:rsidRDefault="00A661C8" w:rsidP="00A661C8">
          <w:pPr>
            <w:pStyle w:val="indep"/>
            <w:jc w:val="center"/>
            <w:rPr>
              <w:b/>
              <w:bCs/>
              <w:sz w:val="28"/>
              <w:szCs w:val="28"/>
            </w:rPr>
          </w:pPr>
          <w:r w:rsidRPr="000C23EF">
            <w:rPr>
              <w:b/>
              <w:bCs/>
              <w:sz w:val="28"/>
              <w:szCs w:val="28"/>
            </w:rPr>
            <w:t>TRABAJO FIN DE GRADO Nº 11111111111</w:t>
          </w:r>
        </w:p>
        <w:p w14:paraId="1C46BEFE" w14:textId="77777777" w:rsidR="00276730" w:rsidRPr="000C23EF" w:rsidRDefault="00276730" w:rsidP="00A661C8">
          <w:pPr>
            <w:pStyle w:val="indep"/>
            <w:jc w:val="center"/>
            <w:rPr>
              <w:b/>
              <w:bCs/>
              <w:sz w:val="28"/>
              <w:szCs w:val="28"/>
            </w:rPr>
          </w:pPr>
        </w:p>
        <w:p w14:paraId="6119D1B1" w14:textId="77777777" w:rsidR="00A661C8" w:rsidRPr="000C23EF" w:rsidRDefault="00A661C8" w:rsidP="00A661C8">
          <w:pPr>
            <w:pStyle w:val="indep"/>
            <w:jc w:val="center"/>
            <w:rPr>
              <w:b/>
              <w:bCs/>
              <w:sz w:val="28"/>
              <w:szCs w:val="28"/>
            </w:rPr>
          </w:pPr>
        </w:p>
        <w:p w14:paraId="368E4EB7" w14:textId="77777777" w:rsidR="00A661C8" w:rsidRDefault="00A661C8" w:rsidP="00A661C8">
          <w:pPr>
            <w:pStyle w:val="indep"/>
            <w:jc w:val="center"/>
            <w:rPr>
              <w:b/>
              <w:bCs/>
              <w:i/>
              <w:sz w:val="28"/>
              <w:szCs w:val="28"/>
            </w:rPr>
          </w:pPr>
          <w:r w:rsidRPr="00B625B8">
            <w:rPr>
              <w:b/>
              <w:bCs/>
              <w:i/>
              <w:sz w:val="28"/>
              <w:szCs w:val="28"/>
            </w:rPr>
            <w:t>“</w:t>
          </w:r>
          <w:r w:rsidRPr="00B625B8">
            <w:rPr>
              <w:rStyle w:val="titulacion"/>
              <w:rFonts w:eastAsiaTheme="majorEastAsia"/>
              <w:i/>
              <w:sz w:val="28"/>
              <w:szCs w:val="28"/>
            </w:rPr>
            <w:t>Aplicación web para la gestión de un repositorio</w:t>
          </w:r>
          <w:r w:rsidRPr="00B625B8">
            <w:rPr>
              <w:b/>
              <w:bCs/>
              <w:i/>
              <w:sz w:val="28"/>
              <w:szCs w:val="28"/>
            </w:rPr>
            <w:t>”</w:t>
          </w:r>
        </w:p>
        <w:p w14:paraId="0C6E8D0A" w14:textId="77777777" w:rsidR="00A661C8" w:rsidRPr="00B625B8" w:rsidRDefault="00A661C8" w:rsidP="00A661C8">
          <w:pPr>
            <w:pStyle w:val="indep"/>
            <w:jc w:val="center"/>
            <w:rPr>
              <w:b/>
              <w:bCs/>
              <w:i/>
              <w:sz w:val="28"/>
              <w:szCs w:val="28"/>
            </w:rPr>
          </w:pPr>
        </w:p>
        <w:p w14:paraId="082561D9" w14:textId="77777777" w:rsidR="00A661C8" w:rsidRPr="000C23EF" w:rsidRDefault="00A661C8" w:rsidP="00A661C8">
          <w:pPr>
            <w:pStyle w:val="indep"/>
            <w:rPr>
              <w:b/>
              <w:bCs/>
              <w:sz w:val="28"/>
              <w:szCs w:val="28"/>
            </w:rPr>
          </w:pPr>
        </w:p>
        <w:p w14:paraId="1D277190" w14:textId="77777777" w:rsidR="00A661C8" w:rsidRPr="000C23EF" w:rsidRDefault="00A661C8" w:rsidP="00A661C8">
          <w:pPr>
            <w:pStyle w:val="indep"/>
            <w:rPr>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661C8" w14:paraId="7ACD9400" w14:textId="77777777" w:rsidTr="0074144E">
            <w:tc>
              <w:tcPr>
                <w:tcW w:w="4530" w:type="dxa"/>
              </w:tcPr>
              <w:p w14:paraId="0D3C6FD7" w14:textId="77777777" w:rsidR="00A661C8" w:rsidRPr="00B625B8" w:rsidRDefault="00A661C8" w:rsidP="0074144E">
                <w:pPr>
                  <w:pStyle w:val="indep"/>
                  <w:jc w:val="center"/>
                  <w:rPr>
                    <w:b/>
                    <w:sz w:val="28"/>
                    <w:szCs w:val="28"/>
                  </w:rPr>
                </w:pPr>
                <w:r w:rsidRPr="00B625B8">
                  <w:rPr>
                    <w:b/>
                    <w:sz w:val="28"/>
                    <w:szCs w:val="28"/>
                  </w:rPr>
                  <w:t>Autor:</w:t>
                </w:r>
              </w:p>
            </w:tc>
            <w:tc>
              <w:tcPr>
                <w:tcW w:w="4531" w:type="dxa"/>
              </w:tcPr>
              <w:p w14:paraId="629B4C5E" w14:textId="77777777" w:rsidR="00A661C8" w:rsidRPr="00B625B8" w:rsidRDefault="00A661C8" w:rsidP="0074144E">
                <w:pPr>
                  <w:pStyle w:val="indep"/>
                  <w:jc w:val="center"/>
                  <w:rPr>
                    <w:b/>
                    <w:sz w:val="28"/>
                    <w:szCs w:val="28"/>
                  </w:rPr>
                </w:pPr>
                <w:r w:rsidRPr="00B625B8">
                  <w:rPr>
                    <w:b/>
                    <w:sz w:val="28"/>
                    <w:szCs w:val="28"/>
                  </w:rPr>
                  <w:t>Tutor:</w:t>
                </w:r>
              </w:p>
            </w:tc>
          </w:tr>
          <w:tr w:rsidR="00A661C8" w14:paraId="6FFE051B" w14:textId="77777777" w:rsidTr="0074144E">
            <w:tc>
              <w:tcPr>
                <w:tcW w:w="4530" w:type="dxa"/>
              </w:tcPr>
              <w:p w14:paraId="3BB3CCBF" w14:textId="77777777" w:rsidR="00A661C8" w:rsidRPr="00B625B8" w:rsidRDefault="00A661C8" w:rsidP="0074144E">
                <w:pPr>
                  <w:pStyle w:val="indep"/>
                  <w:jc w:val="center"/>
                  <w:rPr>
                    <w:b/>
                    <w:sz w:val="28"/>
                    <w:szCs w:val="28"/>
                  </w:rPr>
                </w:pPr>
                <w:r w:rsidRPr="00B625B8">
                  <w:rPr>
                    <w:b/>
                    <w:sz w:val="28"/>
                    <w:szCs w:val="28"/>
                  </w:rPr>
                  <w:t>Raúl García Fernández</w:t>
                </w:r>
              </w:p>
            </w:tc>
            <w:tc>
              <w:tcPr>
                <w:tcW w:w="4531" w:type="dxa"/>
              </w:tcPr>
              <w:p w14:paraId="7BC281E4" w14:textId="77777777" w:rsidR="00A661C8" w:rsidRPr="00B625B8" w:rsidRDefault="00A661C8" w:rsidP="0074144E">
                <w:pPr>
                  <w:pStyle w:val="indep"/>
                  <w:jc w:val="center"/>
                  <w:rPr>
                    <w:b/>
                    <w:sz w:val="28"/>
                    <w:szCs w:val="28"/>
                  </w:rPr>
                </w:pPr>
                <w:r w:rsidRPr="00B625B8">
                  <w:rPr>
                    <w:b/>
                    <w:sz w:val="28"/>
                    <w:szCs w:val="28"/>
                  </w:rPr>
                  <w:t>Raquel Blanco Aguirre</w:t>
                </w:r>
              </w:p>
            </w:tc>
          </w:tr>
          <w:tr w:rsidR="00276730" w14:paraId="74BC8F99" w14:textId="77777777" w:rsidTr="0074144E">
            <w:tc>
              <w:tcPr>
                <w:tcW w:w="4530" w:type="dxa"/>
              </w:tcPr>
              <w:p w14:paraId="7F16D19E" w14:textId="77777777" w:rsidR="00276730" w:rsidRDefault="00276730" w:rsidP="0074144E">
                <w:pPr>
                  <w:pStyle w:val="indep"/>
                  <w:jc w:val="center"/>
                  <w:rPr>
                    <w:b/>
                    <w:sz w:val="28"/>
                    <w:szCs w:val="28"/>
                  </w:rPr>
                </w:pPr>
              </w:p>
              <w:p w14:paraId="2974A17F" w14:textId="77777777" w:rsidR="00276730" w:rsidRPr="00B625B8" w:rsidRDefault="00276730" w:rsidP="0074144E">
                <w:pPr>
                  <w:pStyle w:val="indep"/>
                  <w:jc w:val="center"/>
                  <w:rPr>
                    <w:b/>
                    <w:sz w:val="28"/>
                    <w:szCs w:val="28"/>
                  </w:rPr>
                </w:pPr>
              </w:p>
            </w:tc>
            <w:tc>
              <w:tcPr>
                <w:tcW w:w="4531" w:type="dxa"/>
              </w:tcPr>
              <w:p w14:paraId="7A644BCA" w14:textId="77777777" w:rsidR="00276730" w:rsidRPr="00B625B8" w:rsidRDefault="00276730" w:rsidP="0074144E">
                <w:pPr>
                  <w:pStyle w:val="indep"/>
                  <w:jc w:val="center"/>
                  <w:rPr>
                    <w:b/>
                    <w:sz w:val="28"/>
                    <w:szCs w:val="28"/>
                  </w:rPr>
                </w:pPr>
              </w:p>
            </w:tc>
          </w:tr>
        </w:tbl>
        <w:p w14:paraId="00DDCD4F" w14:textId="77777777" w:rsidR="00A661C8" w:rsidRDefault="00A661C8" w:rsidP="00A661C8">
          <w:pPr>
            <w:pStyle w:val="indep"/>
            <w:rPr>
              <w:b/>
              <w:bCs/>
              <w:sz w:val="28"/>
            </w:rPr>
          </w:pPr>
        </w:p>
        <w:p w14:paraId="5819F264" w14:textId="77777777" w:rsidR="00A661C8" w:rsidRDefault="00A661C8" w:rsidP="00A661C8">
          <w:pPr>
            <w:pStyle w:val="indep"/>
            <w:jc w:val="center"/>
            <w:rPr>
              <w:b/>
              <w:bCs/>
              <w:sz w:val="28"/>
            </w:rPr>
          </w:pPr>
          <w:r>
            <w:rPr>
              <w:b/>
              <w:bCs/>
              <w:sz w:val="28"/>
            </w:rPr>
            <w:t>Junio de 2017</w:t>
          </w:r>
        </w:p>
        <w:p w14:paraId="7674C3FD" w14:textId="77777777" w:rsidR="00A661C8" w:rsidRDefault="00A661C8">
          <w:pPr>
            <w:spacing w:after="0"/>
            <w:jc w:val="left"/>
            <w:rPr>
              <w:rFonts w:eastAsia="Times New Roman"/>
              <w:b/>
              <w:bCs/>
              <w:sz w:val="28"/>
              <w:szCs w:val="20"/>
              <w:lang w:eastAsia="es-ES"/>
            </w:rPr>
          </w:pPr>
          <w:r>
            <w:rPr>
              <w:b/>
              <w:bCs/>
              <w:sz w:val="28"/>
            </w:rPr>
            <w:br w:type="page"/>
          </w:r>
        </w:p>
        <w:p w14:paraId="7DCB2F94" w14:textId="77777777" w:rsidR="006601DA" w:rsidRDefault="006601DA" w:rsidP="00A661C8">
          <w:pPr>
            <w:pStyle w:val="indep"/>
            <w:jc w:val="center"/>
            <w:rPr>
              <w:ins w:id="6" w:author="Raul García Fernández" w:date="2017-07-01T12:35:00Z"/>
              <w:sz w:val="28"/>
              <w:szCs w:val="28"/>
            </w:rPr>
          </w:pPr>
        </w:p>
        <w:p w14:paraId="4EEB49D2" w14:textId="77777777" w:rsidR="006601DA" w:rsidRDefault="006601DA">
          <w:pPr>
            <w:spacing w:line="276" w:lineRule="auto"/>
            <w:rPr>
              <w:ins w:id="7" w:author="Raul García Fernández" w:date="2017-07-01T12:35:00Z"/>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Change w:id="8" w:author="Raul García Fernández" w:date="2017-07-01T12:35:00Z">
              <w:pPr>
                <w:spacing w:line="276" w:lineRule="auto"/>
                <w:jc w:val="center"/>
              </w:pPr>
            </w:pPrChange>
          </w:pPr>
        </w:p>
        <w:p w14:paraId="2213BE0C" w14:textId="77777777" w:rsidR="006601DA" w:rsidRDefault="006601DA">
          <w:pPr>
            <w:spacing w:line="276" w:lineRule="auto"/>
            <w:ind w:left="708" w:firstLine="708"/>
            <w:rPr>
              <w:ins w:id="9" w:author="Raul García Fernández" w:date="2017-07-01T12:36:00Z"/>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Change w:id="10" w:author="Raul García Fernández" w:date="2017-07-01T12:35:00Z">
              <w:pPr>
                <w:spacing w:line="276" w:lineRule="auto"/>
                <w:jc w:val="center"/>
              </w:pPr>
            </w:pPrChange>
          </w:pPr>
        </w:p>
        <w:p w14:paraId="21573408" w14:textId="3DC6583D" w:rsidR="006601DA" w:rsidRPr="00D72901" w:rsidRDefault="006601DA">
          <w:pPr>
            <w:spacing w:line="276" w:lineRule="auto"/>
            <w:jc w:val="center"/>
            <w:rPr>
              <w:ins w:id="11" w:author="Raul García Fernández" w:date="2017-07-01T12:35:00Z"/>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2" w:author="Raul García Fernández" w:date="2017-07-03T17:11:00Z">
                <w:rPr>
                  <w:ins w:id="13" w:author="Raul García Fernández" w:date="2017-07-01T12:35:00Z"/>
                  <w:color w:val="4F81B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pPr>
          <w:ins w:id="14" w:author="Raul García Fernández" w:date="2017-07-01T12:36:00Z">
            <w:r w:rsidRPr="00D72901">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5" w:author="Raul García Fernández" w:date="2017-07-03T17:11:00Z">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Diseño</w:t>
            </w:r>
          </w:ins>
          <w:ins w:id="16" w:author="Raul García Fernández" w:date="2017-07-01T12:35:00Z">
            <w:r w:rsidR="00AE35B8" w:rsidRPr="00D72901">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7" w:author="Raul García Fernández" w:date="2017-07-03T17:11:00Z">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 xml:space="preserve"> </w:t>
            </w:r>
          </w:ins>
          <w:ins w:id="18" w:author="Raul García Fernández" w:date="2017-07-03T17:09:00Z">
            <w:r w:rsidR="00AE35B8" w:rsidRPr="00D72901">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9" w:author="Raul García Fernández" w:date="2017-07-03T17:11:00Z">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D</w:t>
            </w:r>
          </w:ins>
          <w:ins w:id="20" w:author="Raul García Fernández" w:date="2017-07-01T12:35:00Z">
            <w:r w:rsidR="00AE35B8" w:rsidRPr="00D72901">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1" w:author="Raul García Fernández" w:date="2017-07-03T17:11:00Z">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el S</w:t>
            </w:r>
            <w:r w:rsidRPr="00D72901">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2" w:author="Raul García Fernández" w:date="2017-07-03T17:11:00Z">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istema</w:t>
            </w:r>
          </w:ins>
        </w:p>
        <w:p w14:paraId="788FA829" w14:textId="3846275E" w:rsidR="00A661C8" w:rsidRPr="006601DA" w:rsidRDefault="006601DA">
          <w:pPr>
            <w:spacing w:after="0"/>
            <w:jc w:val="left"/>
            <w:rPr>
              <w:sz w:val="28"/>
              <w:szCs w:val="28"/>
            </w:rPr>
            <w:pPrChange w:id="23" w:author="Raul García Fernández" w:date="2017-07-01T12:35:00Z">
              <w:pPr>
                <w:pStyle w:val="indep"/>
                <w:jc w:val="center"/>
              </w:pPr>
            </w:pPrChange>
          </w:pPr>
          <w:ins w:id="24" w:author="Raul García Fernández" w:date="2017-07-01T12:35:00Z">
            <w:r>
              <w:rPr>
                <w:rFonts w:eastAsia="Times New Roman"/>
                <w:sz w:val="28"/>
                <w:szCs w:val="28"/>
                <w:lang w:eastAsia="es-ES"/>
              </w:rPr>
              <w:br w:type="page"/>
            </w:r>
          </w:ins>
        </w:p>
      </w:sdtContent>
    </w:sdt>
    <w:p w14:paraId="3A33126C" w14:textId="77777777" w:rsidR="00A661C8" w:rsidRPr="00A661C8" w:rsidRDefault="00A661C8" w:rsidP="00A661C8"/>
    <w:bookmarkStart w:id="25" w:name="_Toc487130080" w:displacedByCustomXml="next"/>
    <w:sdt>
      <w:sdtPr>
        <w:rPr>
          <w:rFonts w:ascii="Times New Roman" w:eastAsia="Calibri" w:hAnsi="Times New Roman" w:cs="Times New Roman"/>
          <w:color w:val="auto"/>
          <w:sz w:val="24"/>
          <w:szCs w:val="22"/>
          <w:lang w:eastAsia="en-US"/>
        </w:rPr>
        <w:id w:val="-756520010"/>
        <w:docPartObj>
          <w:docPartGallery w:val="Table of Contents"/>
          <w:docPartUnique/>
        </w:docPartObj>
      </w:sdtPr>
      <w:sdtEndPr>
        <w:rPr>
          <w:b/>
          <w:bCs/>
        </w:rPr>
      </w:sdtEndPr>
      <w:sdtContent>
        <w:p w14:paraId="545697DE" w14:textId="77777777" w:rsidR="005B31BD" w:rsidRPr="00831553" w:rsidRDefault="00D53CF8" w:rsidP="004A56F3">
          <w:pPr>
            <w:pStyle w:val="TtuloTDC"/>
            <w:outlineLvl w:val="0"/>
            <w:rPr>
              <w:rFonts w:ascii="Times New Roman" w:hAnsi="Times New Roman"/>
              <w:b/>
              <w:bCs/>
              <w:color w:val="auto"/>
              <w:sz w:val="56"/>
              <w:szCs w:val="28"/>
              <w:lang w:eastAsia="en-US"/>
            </w:rPr>
          </w:pPr>
          <w:r w:rsidRPr="005B31BD">
            <w:rPr>
              <w:rStyle w:val="Ttulo1Car"/>
              <w:color w:val="auto"/>
            </w:rPr>
            <w:t>Cont</w:t>
          </w:r>
          <w:bookmarkStart w:id="26" w:name="_GoBack"/>
          <w:bookmarkEnd w:id="26"/>
          <w:r w:rsidRPr="005B31BD">
            <w:rPr>
              <w:rStyle w:val="Ttulo1Car"/>
              <w:color w:val="auto"/>
            </w:rPr>
            <w:t>enido</w:t>
          </w:r>
          <w:bookmarkEnd w:id="25"/>
        </w:p>
        <w:p w14:paraId="3881B730" w14:textId="052C58CC" w:rsidR="00EB7193" w:rsidRDefault="00D53CF8">
          <w:pPr>
            <w:pStyle w:val="TDC1"/>
            <w:rPr>
              <w:ins w:id="27" w:author="Raul García Fernández" w:date="2017-07-06T18:45:00Z"/>
              <w:rFonts w:asciiTheme="minorHAnsi" w:eastAsiaTheme="minorEastAsia" w:hAnsiTheme="minorHAnsi" w:cstheme="minorBidi"/>
              <w:noProof/>
              <w:sz w:val="22"/>
              <w:lang w:eastAsia="es-ES"/>
            </w:rPr>
          </w:pPr>
          <w:r>
            <w:fldChar w:fldCharType="begin"/>
          </w:r>
          <w:r>
            <w:instrText xml:space="preserve"> TOC \o "1-3" \h \z \u </w:instrText>
          </w:r>
          <w:r>
            <w:fldChar w:fldCharType="separate"/>
          </w:r>
          <w:ins w:id="28" w:author="Raul García Fernández" w:date="2017-07-06T18:45:00Z">
            <w:r w:rsidR="00EB7193" w:rsidRPr="00F4332E">
              <w:rPr>
                <w:rStyle w:val="Hipervnculo"/>
                <w:noProof/>
              </w:rPr>
              <w:fldChar w:fldCharType="begin"/>
            </w:r>
            <w:r w:rsidR="00EB7193" w:rsidRPr="00F4332E">
              <w:rPr>
                <w:rStyle w:val="Hipervnculo"/>
                <w:noProof/>
              </w:rPr>
              <w:instrText xml:space="preserve"> </w:instrText>
            </w:r>
            <w:r w:rsidR="00EB7193">
              <w:rPr>
                <w:noProof/>
              </w:rPr>
              <w:instrText>HYPERLINK \l "_Toc487130080"</w:instrText>
            </w:r>
            <w:r w:rsidR="00EB7193" w:rsidRPr="00F4332E">
              <w:rPr>
                <w:rStyle w:val="Hipervnculo"/>
                <w:noProof/>
              </w:rPr>
              <w:instrText xml:space="preserve"> </w:instrText>
            </w:r>
            <w:r w:rsidR="00EB7193" w:rsidRPr="00F4332E">
              <w:rPr>
                <w:rStyle w:val="Hipervnculo"/>
                <w:noProof/>
              </w:rPr>
            </w:r>
            <w:r w:rsidR="00EB7193" w:rsidRPr="00F4332E">
              <w:rPr>
                <w:rStyle w:val="Hipervnculo"/>
                <w:noProof/>
              </w:rPr>
              <w:fldChar w:fldCharType="separate"/>
            </w:r>
            <w:r w:rsidR="00EB7193" w:rsidRPr="00F4332E">
              <w:rPr>
                <w:rStyle w:val="Hipervnculo"/>
                <w:noProof/>
              </w:rPr>
              <w:t>Contenido</w:t>
            </w:r>
            <w:r w:rsidR="00EB7193">
              <w:rPr>
                <w:noProof/>
                <w:webHidden/>
              </w:rPr>
              <w:tab/>
            </w:r>
            <w:r w:rsidR="00EB7193">
              <w:rPr>
                <w:noProof/>
                <w:webHidden/>
              </w:rPr>
              <w:fldChar w:fldCharType="begin"/>
            </w:r>
            <w:r w:rsidR="00EB7193">
              <w:rPr>
                <w:noProof/>
                <w:webHidden/>
              </w:rPr>
              <w:instrText xml:space="preserve"> PAGEREF _Toc487130080 \h </w:instrText>
            </w:r>
            <w:r w:rsidR="00EB7193">
              <w:rPr>
                <w:noProof/>
                <w:webHidden/>
              </w:rPr>
            </w:r>
          </w:ins>
          <w:r w:rsidR="00EB7193">
            <w:rPr>
              <w:noProof/>
              <w:webHidden/>
            </w:rPr>
            <w:fldChar w:fldCharType="separate"/>
          </w:r>
          <w:ins w:id="29" w:author="Raul García Fernández" w:date="2017-07-06T18:45:00Z">
            <w:r w:rsidR="00EB7193">
              <w:rPr>
                <w:noProof/>
                <w:webHidden/>
              </w:rPr>
              <w:t>2</w:t>
            </w:r>
            <w:r w:rsidR="00EB7193">
              <w:rPr>
                <w:noProof/>
                <w:webHidden/>
              </w:rPr>
              <w:fldChar w:fldCharType="end"/>
            </w:r>
            <w:r w:rsidR="00EB7193" w:rsidRPr="00F4332E">
              <w:rPr>
                <w:rStyle w:val="Hipervnculo"/>
                <w:noProof/>
              </w:rPr>
              <w:fldChar w:fldCharType="end"/>
            </w:r>
          </w:ins>
        </w:p>
        <w:p w14:paraId="635D8633" w14:textId="10578E47" w:rsidR="00EB7193" w:rsidRDefault="00EB7193">
          <w:pPr>
            <w:pStyle w:val="TDC1"/>
            <w:rPr>
              <w:ins w:id="30" w:author="Raul García Fernández" w:date="2017-07-06T18:45:00Z"/>
              <w:rFonts w:asciiTheme="minorHAnsi" w:eastAsiaTheme="minorEastAsia" w:hAnsiTheme="minorHAnsi" w:cstheme="minorBidi"/>
              <w:noProof/>
              <w:sz w:val="22"/>
              <w:lang w:eastAsia="es-ES"/>
            </w:rPr>
          </w:pPr>
          <w:ins w:id="31"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"_Toc487130081"</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Ilustraciones</w:t>
            </w:r>
            <w:r>
              <w:rPr>
                <w:noProof/>
                <w:webHidden/>
              </w:rPr>
              <w:tab/>
            </w:r>
            <w:r>
              <w:rPr>
                <w:noProof/>
                <w:webHidden/>
              </w:rPr>
              <w:fldChar w:fldCharType="begin"/>
            </w:r>
            <w:r>
              <w:rPr>
                <w:noProof/>
                <w:webHidden/>
              </w:rPr>
              <w:instrText xml:space="preserve"> PAGEREF _Toc487130081 \h </w:instrText>
            </w:r>
            <w:r>
              <w:rPr>
                <w:noProof/>
                <w:webHidden/>
              </w:rPr>
            </w:r>
          </w:ins>
          <w:r>
            <w:rPr>
              <w:noProof/>
              <w:webHidden/>
            </w:rPr>
            <w:fldChar w:fldCharType="separate"/>
          </w:r>
          <w:ins w:id="32" w:author="Raul García Fernández" w:date="2017-07-06T18:45:00Z">
            <w:r>
              <w:rPr>
                <w:noProof/>
                <w:webHidden/>
              </w:rPr>
              <w:t>3</w:t>
            </w:r>
            <w:r>
              <w:rPr>
                <w:noProof/>
                <w:webHidden/>
              </w:rPr>
              <w:fldChar w:fldCharType="end"/>
            </w:r>
            <w:r w:rsidRPr="00F4332E">
              <w:rPr>
                <w:rStyle w:val="Hipervnculo"/>
                <w:noProof/>
              </w:rPr>
              <w:fldChar w:fldCharType="end"/>
            </w:r>
          </w:ins>
        </w:p>
        <w:p w14:paraId="15F24399" w14:textId="6A531120" w:rsidR="00EB7193" w:rsidRDefault="00EB7193">
          <w:pPr>
            <w:pStyle w:val="TDC1"/>
            <w:rPr>
              <w:ins w:id="33" w:author="Raul García Fernández" w:date="2017-07-06T18:45:00Z"/>
              <w:rFonts w:asciiTheme="minorHAnsi" w:eastAsiaTheme="minorEastAsia" w:hAnsiTheme="minorHAnsi" w:cstheme="minorBidi"/>
              <w:noProof/>
              <w:sz w:val="22"/>
              <w:lang w:eastAsia="es-ES"/>
            </w:rPr>
          </w:pPr>
          <w:ins w:id="34"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"_Toc487130082"</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Tablas</w:t>
            </w:r>
            <w:r>
              <w:rPr>
                <w:noProof/>
                <w:webHidden/>
              </w:rPr>
              <w:tab/>
            </w:r>
            <w:r>
              <w:rPr>
                <w:noProof/>
                <w:webHidden/>
              </w:rPr>
              <w:fldChar w:fldCharType="begin"/>
            </w:r>
            <w:r>
              <w:rPr>
                <w:noProof/>
                <w:webHidden/>
              </w:rPr>
              <w:instrText xml:space="preserve"> PAGEREF _Toc487130082 \h </w:instrText>
            </w:r>
            <w:r>
              <w:rPr>
                <w:noProof/>
                <w:webHidden/>
              </w:rPr>
            </w:r>
          </w:ins>
          <w:r>
            <w:rPr>
              <w:noProof/>
              <w:webHidden/>
            </w:rPr>
            <w:fldChar w:fldCharType="separate"/>
          </w:r>
          <w:ins w:id="35" w:author="Raul García Fernández" w:date="2017-07-06T18:45:00Z">
            <w:r>
              <w:rPr>
                <w:noProof/>
                <w:webHidden/>
              </w:rPr>
              <w:t>4</w:t>
            </w:r>
            <w:r>
              <w:rPr>
                <w:noProof/>
                <w:webHidden/>
              </w:rPr>
              <w:fldChar w:fldCharType="end"/>
            </w:r>
            <w:r w:rsidRPr="00F4332E">
              <w:rPr>
                <w:rStyle w:val="Hipervnculo"/>
                <w:noProof/>
              </w:rPr>
              <w:fldChar w:fldCharType="end"/>
            </w:r>
          </w:ins>
        </w:p>
        <w:p w14:paraId="0A17FBBC" w14:textId="47F4F89C" w:rsidR="00EB7193" w:rsidRDefault="00EB7193">
          <w:pPr>
            <w:pStyle w:val="TDC1"/>
            <w:tabs>
              <w:tab w:val="left" w:pos="480"/>
            </w:tabs>
            <w:rPr>
              <w:ins w:id="36" w:author="Raul García Fernández" w:date="2017-07-06T18:45:00Z"/>
              <w:rFonts w:asciiTheme="minorHAnsi" w:eastAsiaTheme="minorEastAsia" w:hAnsiTheme="minorHAnsi" w:cstheme="minorBidi"/>
              <w:noProof/>
              <w:sz w:val="22"/>
              <w:lang w:eastAsia="es-ES"/>
            </w:rPr>
          </w:pPr>
          <w:ins w:id="37"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"_Toc487130083"</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1.</w:t>
            </w:r>
            <w:r>
              <w:rPr>
                <w:rFonts w:asciiTheme="minorHAnsi" w:eastAsiaTheme="minorEastAsia" w:hAnsiTheme="minorHAnsi" w:cstheme="minorBidi"/>
                <w:noProof/>
                <w:sz w:val="22"/>
                <w:lang w:eastAsia="es-ES"/>
              </w:rPr>
              <w:tab/>
            </w:r>
            <w:r w:rsidRPr="00F4332E">
              <w:rPr>
                <w:rStyle w:val="Hipervnculo"/>
                <w:noProof/>
              </w:rPr>
              <w:t>Arquitectura del sistema</w:t>
            </w:r>
            <w:r>
              <w:rPr>
                <w:noProof/>
                <w:webHidden/>
              </w:rPr>
              <w:tab/>
            </w:r>
            <w:r>
              <w:rPr>
                <w:noProof/>
                <w:webHidden/>
              </w:rPr>
              <w:fldChar w:fldCharType="begin"/>
            </w:r>
            <w:r>
              <w:rPr>
                <w:noProof/>
                <w:webHidden/>
              </w:rPr>
              <w:instrText xml:space="preserve"> PAGEREF _Toc487130083 \h </w:instrText>
            </w:r>
            <w:r>
              <w:rPr>
                <w:noProof/>
                <w:webHidden/>
              </w:rPr>
            </w:r>
          </w:ins>
          <w:r>
            <w:rPr>
              <w:noProof/>
              <w:webHidden/>
            </w:rPr>
            <w:fldChar w:fldCharType="separate"/>
          </w:r>
          <w:ins w:id="38" w:author="Raul García Fernández" w:date="2017-07-06T18:45:00Z">
            <w:r>
              <w:rPr>
                <w:noProof/>
                <w:webHidden/>
              </w:rPr>
              <w:t>5</w:t>
            </w:r>
            <w:r>
              <w:rPr>
                <w:noProof/>
                <w:webHidden/>
              </w:rPr>
              <w:fldChar w:fldCharType="end"/>
            </w:r>
            <w:r w:rsidRPr="00F4332E">
              <w:rPr>
                <w:rStyle w:val="Hipervnculo"/>
                <w:noProof/>
              </w:rPr>
              <w:fldChar w:fldCharType="end"/>
            </w:r>
          </w:ins>
        </w:p>
        <w:p w14:paraId="552102C8" w14:textId="63208589" w:rsidR="00EB7193" w:rsidRDefault="00EB7193">
          <w:pPr>
            <w:pStyle w:val="TDC2"/>
            <w:tabs>
              <w:tab w:val="left" w:pos="880"/>
              <w:tab w:val="right" w:leader="dot" w:pos="9061"/>
            </w:tabs>
            <w:rPr>
              <w:ins w:id="39" w:author="Raul García Fernández" w:date="2017-07-06T18:45:00Z"/>
              <w:rFonts w:asciiTheme="minorHAnsi" w:eastAsiaTheme="minorEastAsia" w:hAnsiTheme="minorHAnsi" w:cstheme="minorBidi"/>
              <w:noProof/>
              <w:sz w:val="22"/>
              <w:lang w:eastAsia="es-ES"/>
            </w:rPr>
          </w:pPr>
          <w:ins w:id="40"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"_Toc487130084"</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1.1</w:t>
            </w:r>
            <w:r>
              <w:rPr>
                <w:rFonts w:asciiTheme="minorHAnsi" w:eastAsiaTheme="minorEastAsia" w:hAnsiTheme="minorHAnsi" w:cstheme="minorBidi"/>
                <w:noProof/>
                <w:sz w:val="22"/>
                <w:lang w:eastAsia="es-ES"/>
              </w:rPr>
              <w:tab/>
            </w:r>
            <w:r w:rsidRPr="00F4332E">
              <w:rPr>
                <w:rStyle w:val="Hipervnculo"/>
                <w:noProof/>
              </w:rPr>
              <w:t>Introducción al sistema:</w:t>
            </w:r>
            <w:r>
              <w:rPr>
                <w:noProof/>
                <w:webHidden/>
              </w:rPr>
              <w:tab/>
            </w:r>
            <w:r>
              <w:rPr>
                <w:noProof/>
                <w:webHidden/>
              </w:rPr>
              <w:fldChar w:fldCharType="begin"/>
            </w:r>
            <w:r>
              <w:rPr>
                <w:noProof/>
                <w:webHidden/>
              </w:rPr>
              <w:instrText xml:space="preserve"> PAGEREF _Toc487130084 \h </w:instrText>
            </w:r>
            <w:r>
              <w:rPr>
                <w:noProof/>
                <w:webHidden/>
              </w:rPr>
            </w:r>
          </w:ins>
          <w:r>
            <w:rPr>
              <w:noProof/>
              <w:webHidden/>
            </w:rPr>
            <w:fldChar w:fldCharType="separate"/>
          </w:r>
          <w:ins w:id="41" w:author="Raul García Fernández" w:date="2017-07-06T18:45:00Z">
            <w:r>
              <w:rPr>
                <w:noProof/>
                <w:webHidden/>
              </w:rPr>
              <w:t>5</w:t>
            </w:r>
            <w:r>
              <w:rPr>
                <w:noProof/>
                <w:webHidden/>
              </w:rPr>
              <w:fldChar w:fldCharType="end"/>
            </w:r>
            <w:r w:rsidRPr="00F4332E">
              <w:rPr>
                <w:rStyle w:val="Hipervnculo"/>
                <w:noProof/>
              </w:rPr>
              <w:fldChar w:fldCharType="end"/>
            </w:r>
          </w:ins>
        </w:p>
        <w:p w14:paraId="6E74A84B" w14:textId="026ACCCE" w:rsidR="00EB7193" w:rsidRDefault="00EB7193">
          <w:pPr>
            <w:pStyle w:val="TDC2"/>
            <w:tabs>
              <w:tab w:val="left" w:pos="880"/>
              <w:tab w:val="right" w:leader="dot" w:pos="9061"/>
            </w:tabs>
            <w:rPr>
              <w:ins w:id="42" w:author="Raul García Fernández" w:date="2017-07-06T18:45:00Z"/>
              <w:rFonts w:asciiTheme="minorHAnsi" w:eastAsiaTheme="minorEastAsia" w:hAnsiTheme="minorHAnsi" w:cstheme="minorBidi"/>
              <w:noProof/>
              <w:sz w:val="22"/>
              <w:lang w:eastAsia="es-ES"/>
            </w:rPr>
          </w:pPr>
          <w:ins w:id="43"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"_Toc487130085"</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1.2</w:t>
            </w:r>
            <w:r>
              <w:rPr>
                <w:rFonts w:asciiTheme="minorHAnsi" w:eastAsiaTheme="minorEastAsia" w:hAnsiTheme="minorHAnsi" w:cstheme="minorBidi"/>
                <w:noProof/>
                <w:sz w:val="22"/>
                <w:lang w:eastAsia="es-ES"/>
              </w:rPr>
              <w:tab/>
            </w:r>
            <w:r w:rsidRPr="00F4332E">
              <w:rPr>
                <w:rStyle w:val="Hipervnculo"/>
                <w:noProof/>
              </w:rPr>
              <w:t>Arquitectura Modelo-vista-controlador</w:t>
            </w:r>
            <w:r>
              <w:rPr>
                <w:noProof/>
                <w:webHidden/>
              </w:rPr>
              <w:tab/>
            </w:r>
            <w:r>
              <w:rPr>
                <w:noProof/>
                <w:webHidden/>
              </w:rPr>
              <w:fldChar w:fldCharType="begin"/>
            </w:r>
            <w:r>
              <w:rPr>
                <w:noProof/>
                <w:webHidden/>
              </w:rPr>
              <w:instrText xml:space="preserve"> PAGEREF _Toc487130085 \h </w:instrText>
            </w:r>
            <w:r>
              <w:rPr>
                <w:noProof/>
                <w:webHidden/>
              </w:rPr>
            </w:r>
          </w:ins>
          <w:r>
            <w:rPr>
              <w:noProof/>
              <w:webHidden/>
            </w:rPr>
            <w:fldChar w:fldCharType="separate"/>
          </w:r>
          <w:ins w:id="44" w:author="Raul García Fernández" w:date="2017-07-06T18:45:00Z">
            <w:r>
              <w:rPr>
                <w:noProof/>
                <w:webHidden/>
              </w:rPr>
              <w:t>6</w:t>
            </w:r>
            <w:r>
              <w:rPr>
                <w:noProof/>
                <w:webHidden/>
              </w:rPr>
              <w:fldChar w:fldCharType="end"/>
            </w:r>
            <w:r w:rsidRPr="00F4332E">
              <w:rPr>
                <w:rStyle w:val="Hipervnculo"/>
                <w:noProof/>
              </w:rPr>
              <w:fldChar w:fldCharType="end"/>
            </w:r>
          </w:ins>
        </w:p>
        <w:p w14:paraId="0C6925D5" w14:textId="36B0919C" w:rsidR="00EB7193" w:rsidRDefault="00EB7193">
          <w:pPr>
            <w:pStyle w:val="TDC2"/>
            <w:tabs>
              <w:tab w:val="left" w:pos="880"/>
              <w:tab w:val="right" w:leader="dot" w:pos="9061"/>
            </w:tabs>
            <w:rPr>
              <w:ins w:id="45" w:author="Raul García Fernández" w:date="2017-07-06T18:45:00Z"/>
              <w:rFonts w:asciiTheme="minorHAnsi" w:eastAsiaTheme="minorEastAsia" w:hAnsiTheme="minorHAnsi" w:cstheme="minorBidi"/>
              <w:noProof/>
              <w:sz w:val="22"/>
              <w:lang w:eastAsia="es-ES"/>
            </w:rPr>
          </w:pPr>
          <w:ins w:id="46"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"_Toc487130086"</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1.3</w:t>
            </w:r>
            <w:r>
              <w:rPr>
                <w:rFonts w:asciiTheme="minorHAnsi" w:eastAsiaTheme="minorEastAsia" w:hAnsiTheme="minorHAnsi" w:cstheme="minorBidi"/>
                <w:noProof/>
                <w:sz w:val="22"/>
                <w:lang w:eastAsia="es-ES"/>
              </w:rPr>
              <w:tab/>
            </w:r>
            <w:r w:rsidRPr="00F4332E">
              <w:rPr>
                <w:rStyle w:val="Hipervnculo"/>
                <w:noProof/>
              </w:rPr>
              <w:t>Arquitectura REST:</w:t>
            </w:r>
            <w:r>
              <w:rPr>
                <w:noProof/>
                <w:webHidden/>
              </w:rPr>
              <w:tab/>
            </w:r>
            <w:r>
              <w:rPr>
                <w:noProof/>
                <w:webHidden/>
              </w:rPr>
              <w:fldChar w:fldCharType="begin"/>
            </w:r>
            <w:r>
              <w:rPr>
                <w:noProof/>
                <w:webHidden/>
              </w:rPr>
              <w:instrText xml:space="preserve"> PAGEREF _Toc487130086 \h </w:instrText>
            </w:r>
            <w:r>
              <w:rPr>
                <w:noProof/>
                <w:webHidden/>
              </w:rPr>
            </w:r>
          </w:ins>
          <w:r>
            <w:rPr>
              <w:noProof/>
              <w:webHidden/>
            </w:rPr>
            <w:fldChar w:fldCharType="separate"/>
          </w:r>
          <w:ins w:id="47" w:author="Raul García Fernández" w:date="2017-07-06T18:45:00Z">
            <w:r>
              <w:rPr>
                <w:noProof/>
                <w:webHidden/>
              </w:rPr>
              <w:t>7</w:t>
            </w:r>
            <w:r>
              <w:rPr>
                <w:noProof/>
                <w:webHidden/>
              </w:rPr>
              <w:fldChar w:fldCharType="end"/>
            </w:r>
            <w:r w:rsidRPr="00F4332E">
              <w:rPr>
                <w:rStyle w:val="Hipervnculo"/>
                <w:noProof/>
              </w:rPr>
              <w:fldChar w:fldCharType="end"/>
            </w:r>
          </w:ins>
        </w:p>
        <w:p w14:paraId="38DD151A" w14:textId="1DF77FCA" w:rsidR="00EB7193" w:rsidRDefault="00EB7193">
          <w:pPr>
            <w:pStyle w:val="TDC1"/>
            <w:tabs>
              <w:tab w:val="left" w:pos="480"/>
            </w:tabs>
            <w:rPr>
              <w:ins w:id="48" w:author="Raul García Fernández" w:date="2017-07-06T18:45:00Z"/>
              <w:rFonts w:asciiTheme="minorHAnsi" w:eastAsiaTheme="minorEastAsia" w:hAnsiTheme="minorHAnsi" w:cstheme="minorBidi"/>
              <w:noProof/>
              <w:sz w:val="22"/>
              <w:lang w:eastAsia="es-ES"/>
            </w:rPr>
          </w:pPr>
          <w:ins w:id="49"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"_Toc487130087"</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w:t>
            </w:r>
            <w:r>
              <w:rPr>
                <w:rFonts w:asciiTheme="minorHAnsi" w:eastAsiaTheme="minorEastAsia" w:hAnsiTheme="minorHAnsi" w:cstheme="minorBidi"/>
                <w:noProof/>
                <w:sz w:val="22"/>
                <w:lang w:eastAsia="es-ES"/>
              </w:rPr>
              <w:tab/>
            </w:r>
            <w:r w:rsidRPr="00F4332E">
              <w:rPr>
                <w:rStyle w:val="Hipervnculo"/>
                <w:noProof/>
              </w:rPr>
              <w:t>Diseño de datos:</w:t>
            </w:r>
            <w:r>
              <w:rPr>
                <w:noProof/>
                <w:webHidden/>
              </w:rPr>
              <w:tab/>
            </w:r>
            <w:r>
              <w:rPr>
                <w:noProof/>
                <w:webHidden/>
              </w:rPr>
              <w:fldChar w:fldCharType="begin"/>
            </w:r>
            <w:r>
              <w:rPr>
                <w:noProof/>
                <w:webHidden/>
              </w:rPr>
              <w:instrText xml:space="preserve"> PAGEREF _Toc487130087 \h </w:instrText>
            </w:r>
            <w:r>
              <w:rPr>
                <w:noProof/>
                <w:webHidden/>
              </w:rPr>
            </w:r>
          </w:ins>
          <w:r>
            <w:rPr>
              <w:noProof/>
              <w:webHidden/>
            </w:rPr>
            <w:fldChar w:fldCharType="separate"/>
          </w:r>
          <w:ins w:id="50" w:author="Raul García Fernández" w:date="2017-07-06T18:45:00Z">
            <w:r>
              <w:rPr>
                <w:noProof/>
                <w:webHidden/>
              </w:rPr>
              <w:t>8</w:t>
            </w:r>
            <w:r>
              <w:rPr>
                <w:noProof/>
                <w:webHidden/>
              </w:rPr>
              <w:fldChar w:fldCharType="end"/>
            </w:r>
            <w:r w:rsidRPr="00F4332E">
              <w:rPr>
                <w:rStyle w:val="Hipervnculo"/>
                <w:noProof/>
              </w:rPr>
              <w:fldChar w:fldCharType="end"/>
            </w:r>
          </w:ins>
        </w:p>
        <w:p w14:paraId="147F4D2E" w14:textId="0A00142B" w:rsidR="00EB7193" w:rsidRDefault="00EB7193">
          <w:pPr>
            <w:pStyle w:val="TDC2"/>
            <w:tabs>
              <w:tab w:val="left" w:pos="880"/>
              <w:tab w:val="right" w:leader="dot" w:pos="9061"/>
            </w:tabs>
            <w:rPr>
              <w:ins w:id="51" w:author="Raul García Fernández" w:date="2017-07-06T18:45:00Z"/>
              <w:rFonts w:asciiTheme="minorHAnsi" w:eastAsiaTheme="minorEastAsia" w:hAnsiTheme="minorHAnsi" w:cstheme="minorBidi"/>
              <w:noProof/>
              <w:sz w:val="22"/>
              <w:lang w:eastAsia="es-ES"/>
            </w:rPr>
          </w:pPr>
          <w:ins w:id="52"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"_Toc487130088"</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2.1</w:t>
            </w:r>
            <w:r>
              <w:rPr>
                <w:rFonts w:asciiTheme="minorHAnsi" w:eastAsiaTheme="minorEastAsia" w:hAnsiTheme="minorHAnsi" w:cstheme="minorBidi"/>
                <w:noProof/>
                <w:sz w:val="22"/>
                <w:lang w:eastAsia="es-ES"/>
              </w:rPr>
              <w:tab/>
            </w:r>
            <w:r w:rsidRPr="00F4332E">
              <w:rPr>
                <w:rStyle w:val="Hipervnculo"/>
                <w:noProof/>
              </w:rPr>
              <w:t>Introducción</w:t>
            </w:r>
            <w:r>
              <w:rPr>
                <w:noProof/>
                <w:webHidden/>
              </w:rPr>
              <w:tab/>
            </w:r>
            <w:r>
              <w:rPr>
                <w:noProof/>
                <w:webHidden/>
              </w:rPr>
              <w:fldChar w:fldCharType="begin"/>
            </w:r>
            <w:r>
              <w:rPr>
                <w:noProof/>
                <w:webHidden/>
              </w:rPr>
              <w:instrText xml:space="preserve"> PAGEREF _Toc487130088 \h </w:instrText>
            </w:r>
            <w:r>
              <w:rPr>
                <w:noProof/>
                <w:webHidden/>
              </w:rPr>
            </w:r>
          </w:ins>
          <w:r>
            <w:rPr>
              <w:noProof/>
              <w:webHidden/>
            </w:rPr>
            <w:fldChar w:fldCharType="separate"/>
          </w:r>
          <w:ins w:id="53" w:author="Raul García Fernández" w:date="2017-07-06T18:45:00Z">
            <w:r>
              <w:rPr>
                <w:noProof/>
                <w:webHidden/>
              </w:rPr>
              <w:t>8</w:t>
            </w:r>
            <w:r>
              <w:rPr>
                <w:noProof/>
                <w:webHidden/>
              </w:rPr>
              <w:fldChar w:fldCharType="end"/>
            </w:r>
            <w:r w:rsidRPr="00F4332E">
              <w:rPr>
                <w:rStyle w:val="Hipervnculo"/>
                <w:noProof/>
              </w:rPr>
              <w:fldChar w:fldCharType="end"/>
            </w:r>
          </w:ins>
        </w:p>
        <w:p w14:paraId="72C0A32B" w14:textId="79A8F996" w:rsidR="00EB7193" w:rsidRDefault="00EB7193">
          <w:pPr>
            <w:pStyle w:val="TDC2"/>
            <w:tabs>
              <w:tab w:val="left" w:pos="880"/>
              <w:tab w:val="right" w:leader="dot" w:pos="9061"/>
            </w:tabs>
            <w:rPr>
              <w:ins w:id="54" w:author="Raul García Fernández" w:date="2017-07-06T18:45:00Z"/>
              <w:rFonts w:asciiTheme="minorHAnsi" w:eastAsiaTheme="minorEastAsia" w:hAnsiTheme="minorHAnsi" w:cstheme="minorBidi"/>
              <w:noProof/>
              <w:sz w:val="22"/>
              <w:lang w:eastAsia="es-ES"/>
            </w:rPr>
          </w:pPr>
          <w:ins w:id="55"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"_Toc487130089"</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2.2</w:t>
            </w:r>
            <w:r>
              <w:rPr>
                <w:rFonts w:asciiTheme="minorHAnsi" w:eastAsiaTheme="minorEastAsia" w:hAnsiTheme="minorHAnsi" w:cstheme="minorBidi"/>
                <w:noProof/>
                <w:sz w:val="22"/>
                <w:lang w:eastAsia="es-ES"/>
              </w:rPr>
              <w:tab/>
            </w:r>
            <w:r w:rsidRPr="00F4332E">
              <w:rPr>
                <w:rStyle w:val="Hipervnculo"/>
                <w:noProof/>
              </w:rPr>
              <w:t>Nodos de la base de datos</w:t>
            </w:r>
            <w:r>
              <w:rPr>
                <w:noProof/>
                <w:webHidden/>
              </w:rPr>
              <w:tab/>
            </w:r>
            <w:r>
              <w:rPr>
                <w:noProof/>
                <w:webHidden/>
              </w:rPr>
              <w:fldChar w:fldCharType="begin"/>
            </w:r>
            <w:r>
              <w:rPr>
                <w:noProof/>
                <w:webHidden/>
              </w:rPr>
              <w:instrText xml:space="preserve"> PAGEREF _Toc487130089 \h </w:instrText>
            </w:r>
            <w:r>
              <w:rPr>
                <w:noProof/>
                <w:webHidden/>
              </w:rPr>
            </w:r>
          </w:ins>
          <w:r>
            <w:rPr>
              <w:noProof/>
              <w:webHidden/>
            </w:rPr>
            <w:fldChar w:fldCharType="separate"/>
          </w:r>
          <w:ins w:id="56" w:author="Raul García Fernández" w:date="2017-07-06T18:45:00Z">
            <w:r>
              <w:rPr>
                <w:noProof/>
                <w:webHidden/>
              </w:rPr>
              <w:t>8</w:t>
            </w:r>
            <w:r>
              <w:rPr>
                <w:noProof/>
                <w:webHidden/>
              </w:rPr>
              <w:fldChar w:fldCharType="end"/>
            </w:r>
            <w:r w:rsidRPr="00F4332E">
              <w:rPr>
                <w:rStyle w:val="Hipervnculo"/>
                <w:noProof/>
              </w:rPr>
              <w:fldChar w:fldCharType="end"/>
            </w:r>
          </w:ins>
        </w:p>
        <w:p w14:paraId="63409112" w14:textId="2875F4B5" w:rsidR="00EB7193" w:rsidRDefault="00EB7193">
          <w:pPr>
            <w:pStyle w:val="TDC3"/>
            <w:tabs>
              <w:tab w:val="left" w:pos="1320"/>
              <w:tab w:val="right" w:leader="dot" w:pos="9061"/>
            </w:tabs>
            <w:rPr>
              <w:ins w:id="57" w:author="Raul García Fernández" w:date="2017-07-06T18:45:00Z"/>
              <w:rFonts w:asciiTheme="minorHAnsi" w:eastAsiaTheme="minorEastAsia" w:hAnsiTheme="minorHAnsi" w:cstheme="minorBidi"/>
              <w:noProof/>
              <w:sz w:val="22"/>
              <w:lang w:eastAsia="es-ES"/>
            </w:rPr>
          </w:pPr>
          <w:ins w:id="58"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"_Toc487130091"</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2.2.1</w:t>
            </w:r>
            <w:r>
              <w:rPr>
                <w:rFonts w:asciiTheme="minorHAnsi" w:eastAsiaTheme="minorEastAsia" w:hAnsiTheme="minorHAnsi" w:cstheme="minorBidi"/>
                <w:noProof/>
                <w:sz w:val="22"/>
                <w:lang w:eastAsia="es-ES"/>
              </w:rPr>
              <w:tab/>
            </w:r>
            <w:r w:rsidRPr="00F4332E">
              <w:rPr>
                <w:rStyle w:val="Hipervnculo"/>
                <w:noProof/>
              </w:rPr>
              <w:t>MD-Nodos:UserLogin:</w:t>
            </w:r>
            <w:r>
              <w:rPr>
                <w:noProof/>
                <w:webHidden/>
              </w:rPr>
              <w:tab/>
            </w:r>
            <w:r>
              <w:rPr>
                <w:noProof/>
                <w:webHidden/>
              </w:rPr>
              <w:fldChar w:fldCharType="begin"/>
            </w:r>
            <w:r>
              <w:rPr>
                <w:noProof/>
                <w:webHidden/>
              </w:rPr>
              <w:instrText xml:space="preserve"> PAGEREF _Toc487130091 \h </w:instrText>
            </w:r>
            <w:r>
              <w:rPr>
                <w:noProof/>
                <w:webHidden/>
              </w:rPr>
            </w:r>
          </w:ins>
          <w:r>
            <w:rPr>
              <w:noProof/>
              <w:webHidden/>
            </w:rPr>
            <w:fldChar w:fldCharType="separate"/>
          </w:r>
          <w:ins w:id="59" w:author="Raul García Fernández" w:date="2017-07-06T18:45:00Z">
            <w:r>
              <w:rPr>
                <w:noProof/>
                <w:webHidden/>
              </w:rPr>
              <w:t>8</w:t>
            </w:r>
            <w:r>
              <w:rPr>
                <w:noProof/>
                <w:webHidden/>
              </w:rPr>
              <w:fldChar w:fldCharType="end"/>
            </w:r>
            <w:r w:rsidRPr="00F4332E">
              <w:rPr>
                <w:rStyle w:val="Hipervnculo"/>
                <w:noProof/>
              </w:rPr>
              <w:fldChar w:fldCharType="end"/>
            </w:r>
          </w:ins>
        </w:p>
        <w:p w14:paraId="3F0A4179" w14:textId="2EA7F66C" w:rsidR="00EB7193" w:rsidRDefault="00EB7193">
          <w:pPr>
            <w:pStyle w:val="TDC3"/>
            <w:tabs>
              <w:tab w:val="left" w:pos="1320"/>
              <w:tab w:val="right" w:leader="dot" w:pos="9061"/>
            </w:tabs>
            <w:rPr>
              <w:ins w:id="60" w:author="Raul García Fernández" w:date="2017-07-06T18:45:00Z"/>
              <w:rFonts w:asciiTheme="minorHAnsi" w:eastAsiaTheme="minorEastAsia" w:hAnsiTheme="minorHAnsi" w:cstheme="minorBidi"/>
              <w:noProof/>
              <w:sz w:val="22"/>
              <w:lang w:eastAsia="es-ES"/>
            </w:rPr>
          </w:pPr>
          <w:ins w:id="61"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"_Toc487130092"</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2.2.2</w:t>
            </w:r>
            <w:r>
              <w:rPr>
                <w:rFonts w:asciiTheme="minorHAnsi" w:eastAsiaTheme="minorEastAsia" w:hAnsiTheme="minorHAnsi" w:cstheme="minorBidi"/>
                <w:noProof/>
                <w:sz w:val="22"/>
                <w:lang w:eastAsia="es-ES"/>
              </w:rPr>
              <w:tab/>
            </w:r>
            <w:r w:rsidRPr="00F4332E">
              <w:rPr>
                <w:rStyle w:val="Hipervnculo"/>
                <w:noProof/>
              </w:rPr>
              <w:t>MD-Entidades: Person</w:t>
            </w:r>
            <w:r>
              <w:rPr>
                <w:noProof/>
                <w:webHidden/>
              </w:rPr>
              <w:tab/>
            </w:r>
            <w:r>
              <w:rPr>
                <w:noProof/>
                <w:webHidden/>
              </w:rPr>
              <w:fldChar w:fldCharType="begin"/>
            </w:r>
            <w:r>
              <w:rPr>
                <w:noProof/>
                <w:webHidden/>
              </w:rPr>
              <w:instrText xml:space="preserve"> PAGEREF _Toc487130092 \h </w:instrText>
            </w:r>
            <w:r>
              <w:rPr>
                <w:noProof/>
                <w:webHidden/>
              </w:rPr>
            </w:r>
          </w:ins>
          <w:r>
            <w:rPr>
              <w:noProof/>
              <w:webHidden/>
            </w:rPr>
            <w:fldChar w:fldCharType="separate"/>
          </w:r>
          <w:ins w:id="62" w:author="Raul García Fernández" w:date="2017-07-06T18:45:00Z">
            <w:r>
              <w:rPr>
                <w:noProof/>
                <w:webHidden/>
              </w:rPr>
              <w:t>9</w:t>
            </w:r>
            <w:r>
              <w:rPr>
                <w:noProof/>
                <w:webHidden/>
              </w:rPr>
              <w:fldChar w:fldCharType="end"/>
            </w:r>
            <w:r w:rsidRPr="00F4332E">
              <w:rPr>
                <w:rStyle w:val="Hipervnculo"/>
                <w:noProof/>
              </w:rPr>
              <w:fldChar w:fldCharType="end"/>
            </w:r>
          </w:ins>
        </w:p>
        <w:p w14:paraId="077E81F2" w14:textId="7E776CA2" w:rsidR="00EB7193" w:rsidRDefault="00EB7193">
          <w:pPr>
            <w:pStyle w:val="TDC3"/>
            <w:tabs>
              <w:tab w:val="left" w:pos="1320"/>
              <w:tab w:val="right" w:leader="dot" w:pos="9061"/>
            </w:tabs>
            <w:rPr>
              <w:ins w:id="63" w:author="Raul García Fernández" w:date="2017-07-06T18:45:00Z"/>
              <w:rFonts w:asciiTheme="minorHAnsi" w:eastAsiaTheme="minorEastAsia" w:hAnsiTheme="minorHAnsi" w:cstheme="minorBidi"/>
              <w:noProof/>
              <w:sz w:val="22"/>
              <w:lang w:eastAsia="es-ES"/>
            </w:rPr>
          </w:pPr>
          <w:ins w:id="64"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"_Toc487130093"</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2.2.3</w:t>
            </w:r>
            <w:r>
              <w:rPr>
                <w:rFonts w:asciiTheme="minorHAnsi" w:eastAsiaTheme="minorEastAsia" w:hAnsiTheme="minorHAnsi" w:cstheme="minorBidi"/>
                <w:noProof/>
                <w:sz w:val="22"/>
                <w:lang w:eastAsia="es-ES"/>
              </w:rPr>
              <w:tab/>
            </w:r>
            <w:r w:rsidRPr="00F4332E">
              <w:rPr>
                <w:rStyle w:val="Hipervnculo"/>
                <w:noProof/>
              </w:rPr>
              <w:t>MD-Nodos: Project</w:t>
            </w:r>
            <w:r>
              <w:rPr>
                <w:noProof/>
                <w:webHidden/>
              </w:rPr>
              <w:tab/>
            </w:r>
            <w:r>
              <w:rPr>
                <w:noProof/>
                <w:webHidden/>
              </w:rPr>
              <w:fldChar w:fldCharType="begin"/>
            </w:r>
            <w:r>
              <w:rPr>
                <w:noProof/>
                <w:webHidden/>
              </w:rPr>
              <w:instrText xml:space="preserve"> PAGEREF _Toc487130093 \h </w:instrText>
            </w:r>
            <w:r>
              <w:rPr>
                <w:noProof/>
                <w:webHidden/>
              </w:rPr>
            </w:r>
          </w:ins>
          <w:r>
            <w:rPr>
              <w:noProof/>
              <w:webHidden/>
            </w:rPr>
            <w:fldChar w:fldCharType="separate"/>
          </w:r>
          <w:ins w:id="65" w:author="Raul García Fernández" w:date="2017-07-06T18:45:00Z">
            <w:r>
              <w:rPr>
                <w:noProof/>
                <w:webHidden/>
              </w:rPr>
              <w:t>10</w:t>
            </w:r>
            <w:r>
              <w:rPr>
                <w:noProof/>
                <w:webHidden/>
              </w:rPr>
              <w:fldChar w:fldCharType="end"/>
            </w:r>
            <w:r w:rsidRPr="00F4332E">
              <w:rPr>
                <w:rStyle w:val="Hipervnculo"/>
                <w:noProof/>
              </w:rPr>
              <w:fldChar w:fldCharType="end"/>
            </w:r>
          </w:ins>
        </w:p>
        <w:p w14:paraId="1B4BE33A" w14:textId="54CA3B96" w:rsidR="00EB7193" w:rsidRDefault="00EB7193">
          <w:pPr>
            <w:pStyle w:val="TDC3"/>
            <w:tabs>
              <w:tab w:val="left" w:pos="1320"/>
              <w:tab w:val="right" w:leader="dot" w:pos="9061"/>
            </w:tabs>
            <w:rPr>
              <w:ins w:id="66" w:author="Raul García Fernández" w:date="2017-07-06T18:45:00Z"/>
              <w:rFonts w:asciiTheme="minorHAnsi" w:eastAsiaTheme="minorEastAsia" w:hAnsiTheme="minorHAnsi" w:cstheme="minorBidi"/>
              <w:noProof/>
              <w:sz w:val="22"/>
              <w:lang w:eastAsia="es-ES"/>
            </w:rPr>
          </w:pPr>
          <w:ins w:id="67"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"_Toc487130094"</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2.2.4</w:t>
            </w:r>
            <w:r>
              <w:rPr>
                <w:rFonts w:asciiTheme="minorHAnsi" w:eastAsiaTheme="minorEastAsia" w:hAnsiTheme="minorHAnsi" w:cstheme="minorBidi"/>
                <w:noProof/>
                <w:sz w:val="22"/>
                <w:lang w:eastAsia="es-ES"/>
              </w:rPr>
              <w:tab/>
            </w:r>
            <w:r w:rsidRPr="00F4332E">
              <w:rPr>
                <w:rStyle w:val="Hipervnculo"/>
                <w:noProof/>
              </w:rPr>
              <w:t>MD-Nodos: Group</w:t>
            </w:r>
            <w:r>
              <w:rPr>
                <w:noProof/>
                <w:webHidden/>
              </w:rPr>
              <w:tab/>
            </w:r>
            <w:r>
              <w:rPr>
                <w:noProof/>
                <w:webHidden/>
              </w:rPr>
              <w:fldChar w:fldCharType="begin"/>
            </w:r>
            <w:r>
              <w:rPr>
                <w:noProof/>
                <w:webHidden/>
              </w:rPr>
              <w:instrText xml:space="preserve"> PAGEREF _Toc487130094 \h </w:instrText>
            </w:r>
            <w:r>
              <w:rPr>
                <w:noProof/>
                <w:webHidden/>
              </w:rPr>
            </w:r>
          </w:ins>
          <w:r>
            <w:rPr>
              <w:noProof/>
              <w:webHidden/>
            </w:rPr>
            <w:fldChar w:fldCharType="separate"/>
          </w:r>
          <w:ins w:id="68" w:author="Raul García Fernández" w:date="2017-07-06T18:45:00Z">
            <w:r>
              <w:rPr>
                <w:noProof/>
                <w:webHidden/>
              </w:rPr>
              <w:t>11</w:t>
            </w:r>
            <w:r>
              <w:rPr>
                <w:noProof/>
                <w:webHidden/>
              </w:rPr>
              <w:fldChar w:fldCharType="end"/>
            </w:r>
            <w:r w:rsidRPr="00F4332E">
              <w:rPr>
                <w:rStyle w:val="Hipervnculo"/>
                <w:noProof/>
              </w:rPr>
              <w:fldChar w:fldCharType="end"/>
            </w:r>
          </w:ins>
        </w:p>
        <w:p w14:paraId="4958F865" w14:textId="60AE89D0" w:rsidR="00EB7193" w:rsidRDefault="00EB7193">
          <w:pPr>
            <w:pStyle w:val="TDC3"/>
            <w:tabs>
              <w:tab w:val="left" w:pos="1320"/>
              <w:tab w:val="right" w:leader="dot" w:pos="9061"/>
            </w:tabs>
            <w:rPr>
              <w:ins w:id="69" w:author="Raul García Fernández" w:date="2017-07-06T18:45:00Z"/>
              <w:rFonts w:asciiTheme="minorHAnsi" w:eastAsiaTheme="minorEastAsia" w:hAnsiTheme="minorHAnsi" w:cstheme="minorBidi"/>
              <w:noProof/>
              <w:sz w:val="22"/>
              <w:lang w:eastAsia="es-ES"/>
            </w:rPr>
          </w:pPr>
          <w:ins w:id="70"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"_Toc487130095"</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2.2.5</w:t>
            </w:r>
            <w:r>
              <w:rPr>
                <w:rFonts w:asciiTheme="minorHAnsi" w:eastAsiaTheme="minorEastAsia" w:hAnsiTheme="minorHAnsi" w:cstheme="minorBidi"/>
                <w:noProof/>
                <w:sz w:val="22"/>
                <w:lang w:eastAsia="es-ES"/>
              </w:rPr>
              <w:tab/>
            </w:r>
            <w:r w:rsidRPr="00F4332E">
              <w:rPr>
                <w:rStyle w:val="Hipervnculo"/>
                <w:noProof/>
              </w:rPr>
              <w:t>MD-Nodos: Ejecuciones</w:t>
            </w:r>
            <w:r>
              <w:rPr>
                <w:noProof/>
                <w:webHidden/>
              </w:rPr>
              <w:tab/>
            </w:r>
            <w:r>
              <w:rPr>
                <w:noProof/>
                <w:webHidden/>
              </w:rPr>
              <w:fldChar w:fldCharType="begin"/>
            </w:r>
            <w:r>
              <w:rPr>
                <w:noProof/>
                <w:webHidden/>
              </w:rPr>
              <w:instrText xml:space="preserve"> PAGEREF _Toc487130095 \h </w:instrText>
            </w:r>
            <w:r>
              <w:rPr>
                <w:noProof/>
                <w:webHidden/>
              </w:rPr>
            </w:r>
          </w:ins>
          <w:r>
            <w:rPr>
              <w:noProof/>
              <w:webHidden/>
            </w:rPr>
            <w:fldChar w:fldCharType="separate"/>
          </w:r>
          <w:ins w:id="71" w:author="Raul García Fernández" w:date="2017-07-06T18:45:00Z">
            <w:r>
              <w:rPr>
                <w:noProof/>
                <w:webHidden/>
              </w:rPr>
              <w:t>12</w:t>
            </w:r>
            <w:r>
              <w:rPr>
                <w:noProof/>
                <w:webHidden/>
              </w:rPr>
              <w:fldChar w:fldCharType="end"/>
            </w:r>
            <w:r w:rsidRPr="00F4332E">
              <w:rPr>
                <w:rStyle w:val="Hipervnculo"/>
                <w:noProof/>
              </w:rPr>
              <w:fldChar w:fldCharType="end"/>
            </w:r>
          </w:ins>
        </w:p>
        <w:p w14:paraId="753E09BD" w14:textId="7B2BF25F" w:rsidR="00EB7193" w:rsidRDefault="00EB7193">
          <w:pPr>
            <w:pStyle w:val="TDC3"/>
            <w:tabs>
              <w:tab w:val="left" w:pos="1320"/>
              <w:tab w:val="right" w:leader="dot" w:pos="9061"/>
            </w:tabs>
            <w:rPr>
              <w:ins w:id="72" w:author="Raul García Fernández" w:date="2017-07-06T18:45:00Z"/>
              <w:rFonts w:asciiTheme="minorHAnsi" w:eastAsiaTheme="minorEastAsia" w:hAnsiTheme="minorHAnsi" w:cstheme="minorBidi"/>
              <w:noProof/>
              <w:sz w:val="22"/>
              <w:lang w:eastAsia="es-ES"/>
            </w:rPr>
          </w:pPr>
          <w:ins w:id="73"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"_Toc487130106"</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2.2.6</w:t>
            </w:r>
            <w:r>
              <w:rPr>
                <w:rFonts w:asciiTheme="minorHAnsi" w:eastAsiaTheme="minorEastAsia" w:hAnsiTheme="minorHAnsi" w:cstheme="minorBidi"/>
                <w:noProof/>
                <w:sz w:val="22"/>
                <w:lang w:eastAsia="es-ES"/>
              </w:rPr>
              <w:tab/>
            </w:r>
            <w:r w:rsidRPr="00F4332E">
              <w:rPr>
                <w:rStyle w:val="Hipervnculo"/>
                <w:noProof/>
              </w:rPr>
              <w:t>MD – Relaciones de la base de datos</w:t>
            </w:r>
            <w:r>
              <w:rPr>
                <w:noProof/>
                <w:webHidden/>
              </w:rPr>
              <w:tab/>
            </w:r>
            <w:r>
              <w:rPr>
                <w:noProof/>
                <w:webHidden/>
              </w:rPr>
              <w:fldChar w:fldCharType="begin"/>
            </w:r>
            <w:r>
              <w:rPr>
                <w:noProof/>
                <w:webHidden/>
              </w:rPr>
              <w:instrText xml:space="preserve"> PAGEREF _Toc487130106 \h </w:instrText>
            </w:r>
            <w:r>
              <w:rPr>
                <w:noProof/>
                <w:webHidden/>
              </w:rPr>
            </w:r>
          </w:ins>
          <w:r>
            <w:rPr>
              <w:noProof/>
              <w:webHidden/>
            </w:rPr>
            <w:fldChar w:fldCharType="separate"/>
          </w:r>
          <w:ins w:id="74" w:author="Raul García Fernández" w:date="2017-07-06T18:45:00Z">
            <w:r>
              <w:rPr>
                <w:noProof/>
                <w:webHidden/>
              </w:rPr>
              <w:t>13</w:t>
            </w:r>
            <w:r>
              <w:rPr>
                <w:noProof/>
                <w:webHidden/>
              </w:rPr>
              <w:fldChar w:fldCharType="end"/>
            </w:r>
            <w:r w:rsidRPr="00F4332E">
              <w:rPr>
                <w:rStyle w:val="Hipervnculo"/>
                <w:noProof/>
              </w:rPr>
              <w:fldChar w:fldCharType="end"/>
            </w:r>
          </w:ins>
        </w:p>
        <w:p w14:paraId="680889B3" w14:textId="25E11FDC" w:rsidR="00EB7193" w:rsidRDefault="00EB7193">
          <w:pPr>
            <w:pStyle w:val="TDC3"/>
            <w:tabs>
              <w:tab w:val="left" w:pos="1320"/>
              <w:tab w:val="right" w:leader="dot" w:pos="9061"/>
            </w:tabs>
            <w:rPr>
              <w:ins w:id="75" w:author="Raul García Fernández" w:date="2017-07-06T18:45:00Z"/>
              <w:rFonts w:asciiTheme="minorHAnsi" w:eastAsiaTheme="minorEastAsia" w:hAnsiTheme="minorHAnsi" w:cstheme="minorBidi"/>
              <w:noProof/>
              <w:sz w:val="22"/>
              <w:lang w:eastAsia="es-ES"/>
            </w:rPr>
          </w:pPr>
          <w:ins w:id="76"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"_Toc487130107"</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2.2.7</w:t>
            </w:r>
            <w:r>
              <w:rPr>
                <w:rFonts w:asciiTheme="minorHAnsi" w:eastAsiaTheme="minorEastAsia" w:hAnsiTheme="minorHAnsi" w:cstheme="minorBidi"/>
                <w:noProof/>
                <w:sz w:val="22"/>
                <w:lang w:eastAsia="es-ES"/>
              </w:rPr>
              <w:tab/>
            </w:r>
            <w:r w:rsidRPr="00F4332E">
              <w:rPr>
                <w:rStyle w:val="Hipervnculo"/>
                <w:noProof/>
              </w:rPr>
              <w:t>MD – Estructura general de la base de datos</w:t>
            </w:r>
            <w:r>
              <w:rPr>
                <w:noProof/>
                <w:webHidden/>
              </w:rPr>
              <w:tab/>
            </w:r>
            <w:r>
              <w:rPr>
                <w:noProof/>
                <w:webHidden/>
              </w:rPr>
              <w:fldChar w:fldCharType="begin"/>
            </w:r>
            <w:r>
              <w:rPr>
                <w:noProof/>
                <w:webHidden/>
              </w:rPr>
              <w:instrText xml:space="preserve"> PAGEREF _Toc487130107 \h </w:instrText>
            </w:r>
            <w:r>
              <w:rPr>
                <w:noProof/>
                <w:webHidden/>
              </w:rPr>
            </w:r>
          </w:ins>
          <w:r>
            <w:rPr>
              <w:noProof/>
              <w:webHidden/>
            </w:rPr>
            <w:fldChar w:fldCharType="separate"/>
          </w:r>
          <w:ins w:id="77" w:author="Raul García Fernández" w:date="2017-07-06T18:45:00Z">
            <w:r>
              <w:rPr>
                <w:noProof/>
                <w:webHidden/>
              </w:rPr>
              <w:t>15</w:t>
            </w:r>
            <w:r>
              <w:rPr>
                <w:noProof/>
                <w:webHidden/>
              </w:rPr>
              <w:fldChar w:fldCharType="end"/>
            </w:r>
            <w:r w:rsidRPr="00F4332E">
              <w:rPr>
                <w:rStyle w:val="Hipervnculo"/>
                <w:noProof/>
              </w:rPr>
              <w:fldChar w:fldCharType="end"/>
            </w:r>
          </w:ins>
        </w:p>
        <w:p w14:paraId="2A97838D" w14:textId="46E270DD" w:rsidR="00EB7193" w:rsidRDefault="00EB7193">
          <w:pPr>
            <w:pStyle w:val="TDC1"/>
            <w:tabs>
              <w:tab w:val="left" w:pos="660"/>
            </w:tabs>
            <w:rPr>
              <w:ins w:id="78" w:author="Raul García Fernández" w:date="2017-07-06T18:45:00Z"/>
              <w:rFonts w:asciiTheme="minorHAnsi" w:eastAsiaTheme="minorEastAsia" w:hAnsiTheme="minorHAnsi" w:cstheme="minorBidi"/>
              <w:noProof/>
              <w:sz w:val="22"/>
              <w:lang w:eastAsia="es-ES"/>
            </w:rPr>
          </w:pPr>
          <w:ins w:id="79"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"_Toc487130108"</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2.3</w:t>
            </w:r>
            <w:r>
              <w:rPr>
                <w:rFonts w:asciiTheme="minorHAnsi" w:eastAsiaTheme="minorEastAsia" w:hAnsiTheme="minorHAnsi" w:cstheme="minorBidi"/>
                <w:noProof/>
                <w:sz w:val="22"/>
                <w:lang w:eastAsia="es-ES"/>
              </w:rPr>
              <w:tab/>
            </w:r>
            <w:r w:rsidRPr="00F4332E">
              <w:rPr>
                <w:rStyle w:val="Hipervnculo"/>
                <w:noProof/>
              </w:rPr>
              <w:t>Diseño de sistema: Subsistema repositorio</w:t>
            </w:r>
            <w:r>
              <w:rPr>
                <w:noProof/>
                <w:webHidden/>
              </w:rPr>
              <w:tab/>
            </w:r>
            <w:r>
              <w:rPr>
                <w:noProof/>
                <w:webHidden/>
              </w:rPr>
              <w:fldChar w:fldCharType="begin"/>
            </w:r>
            <w:r>
              <w:rPr>
                <w:noProof/>
                <w:webHidden/>
              </w:rPr>
              <w:instrText xml:space="preserve"> PAGEREF _Toc487130108 \h </w:instrText>
            </w:r>
            <w:r>
              <w:rPr>
                <w:noProof/>
                <w:webHidden/>
              </w:rPr>
            </w:r>
          </w:ins>
          <w:r>
            <w:rPr>
              <w:noProof/>
              <w:webHidden/>
            </w:rPr>
            <w:fldChar w:fldCharType="separate"/>
          </w:r>
          <w:ins w:id="80" w:author="Raul García Fernández" w:date="2017-07-06T18:45:00Z">
            <w:r>
              <w:rPr>
                <w:noProof/>
                <w:webHidden/>
              </w:rPr>
              <w:t>15</w:t>
            </w:r>
            <w:r>
              <w:rPr>
                <w:noProof/>
                <w:webHidden/>
              </w:rPr>
              <w:fldChar w:fldCharType="end"/>
            </w:r>
            <w:r w:rsidRPr="00F4332E">
              <w:rPr>
                <w:rStyle w:val="Hipervnculo"/>
                <w:noProof/>
              </w:rPr>
              <w:fldChar w:fldCharType="end"/>
            </w:r>
          </w:ins>
        </w:p>
        <w:p w14:paraId="119E84CD" w14:textId="401C070B" w:rsidR="00EB7193" w:rsidRDefault="00EB7193">
          <w:pPr>
            <w:pStyle w:val="TDC3"/>
            <w:tabs>
              <w:tab w:val="left" w:pos="1100"/>
              <w:tab w:val="right" w:leader="dot" w:pos="9061"/>
            </w:tabs>
            <w:rPr>
              <w:ins w:id="81" w:author="Raul García Fernández" w:date="2017-07-06T18:45:00Z"/>
              <w:rFonts w:asciiTheme="minorHAnsi" w:eastAsiaTheme="minorEastAsia" w:hAnsiTheme="minorHAnsi" w:cstheme="minorBidi"/>
              <w:noProof/>
              <w:sz w:val="22"/>
              <w:lang w:eastAsia="es-ES"/>
            </w:rPr>
          </w:pPr>
          <w:ins w:id="82"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"_Toc487130109"</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2.4</w:t>
            </w:r>
            <w:r>
              <w:rPr>
                <w:rFonts w:asciiTheme="minorHAnsi" w:eastAsiaTheme="minorEastAsia" w:hAnsiTheme="minorHAnsi" w:cstheme="minorBidi"/>
                <w:noProof/>
                <w:sz w:val="22"/>
                <w:lang w:eastAsia="es-ES"/>
              </w:rPr>
              <w:tab/>
            </w:r>
            <w:r w:rsidRPr="00F4332E">
              <w:rPr>
                <w:rStyle w:val="Hipervnculo"/>
                <w:noProof/>
              </w:rPr>
              <w:t>Capa REST</w:t>
            </w:r>
            <w:r>
              <w:rPr>
                <w:noProof/>
                <w:webHidden/>
              </w:rPr>
              <w:tab/>
            </w:r>
            <w:r>
              <w:rPr>
                <w:noProof/>
                <w:webHidden/>
              </w:rPr>
              <w:fldChar w:fldCharType="begin"/>
            </w:r>
            <w:r>
              <w:rPr>
                <w:noProof/>
                <w:webHidden/>
              </w:rPr>
              <w:instrText xml:space="preserve"> PAGEREF _Toc487130109 \h </w:instrText>
            </w:r>
            <w:r>
              <w:rPr>
                <w:noProof/>
                <w:webHidden/>
              </w:rPr>
            </w:r>
          </w:ins>
          <w:r>
            <w:rPr>
              <w:noProof/>
              <w:webHidden/>
            </w:rPr>
            <w:fldChar w:fldCharType="separate"/>
          </w:r>
          <w:ins w:id="83" w:author="Raul García Fernández" w:date="2017-07-06T18:45:00Z">
            <w:r>
              <w:rPr>
                <w:noProof/>
                <w:webHidden/>
              </w:rPr>
              <w:t>16</w:t>
            </w:r>
            <w:r>
              <w:rPr>
                <w:noProof/>
                <w:webHidden/>
              </w:rPr>
              <w:fldChar w:fldCharType="end"/>
            </w:r>
            <w:r w:rsidRPr="00F4332E">
              <w:rPr>
                <w:rStyle w:val="Hipervnculo"/>
                <w:noProof/>
              </w:rPr>
              <w:fldChar w:fldCharType="end"/>
            </w:r>
          </w:ins>
        </w:p>
        <w:p w14:paraId="09597861" w14:textId="5FA22BFB" w:rsidR="00EB7193" w:rsidRDefault="00EB7193">
          <w:pPr>
            <w:pStyle w:val="TDC2"/>
            <w:tabs>
              <w:tab w:val="left" w:pos="880"/>
              <w:tab w:val="right" w:leader="dot" w:pos="9061"/>
            </w:tabs>
            <w:rPr>
              <w:ins w:id="84" w:author="Raul García Fernández" w:date="2017-07-06T18:45:00Z"/>
              <w:rFonts w:asciiTheme="minorHAnsi" w:eastAsiaTheme="minorEastAsia" w:hAnsiTheme="minorHAnsi" w:cstheme="minorBidi"/>
              <w:noProof/>
              <w:sz w:val="22"/>
              <w:lang w:eastAsia="es-ES"/>
            </w:rPr>
          </w:pPr>
          <w:ins w:id="85"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"_Toc487130110"</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2.5</w:t>
            </w:r>
            <w:r>
              <w:rPr>
                <w:rFonts w:asciiTheme="minorHAnsi" w:eastAsiaTheme="minorEastAsia" w:hAnsiTheme="minorHAnsi" w:cstheme="minorBidi"/>
                <w:noProof/>
                <w:sz w:val="22"/>
                <w:lang w:eastAsia="es-ES"/>
              </w:rPr>
              <w:tab/>
            </w:r>
            <w:r w:rsidRPr="00F4332E">
              <w:rPr>
                <w:rStyle w:val="Hipervnculo"/>
                <w:noProof/>
              </w:rPr>
              <w:t>Capa Negocio</w:t>
            </w:r>
            <w:r>
              <w:rPr>
                <w:noProof/>
                <w:webHidden/>
              </w:rPr>
              <w:tab/>
            </w:r>
            <w:r>
              <w:rPr>
                <w:noProof/>
                <w:webHidden/>
              </w:rPr>
              <w:fldChar w:fldCharType="begin"/>
            </w:r>
            <w:r>
              <w:rPr>
                <w:noProof/>
                <w:webHidden/>
              </w:rPr>
              <w:instrText xml:space="preserve"> PAGEREF _Toc487130110 \h </w:instrText>
            </w:r>
            <w:r>
              <w:rPr>
                <w:noProof/>
                <w:webHidden/>
              </w:rPr>
            </w:r>
          </w:ins>
          <w:r>
            <w:rPr>
              <w:noProof/>
              <w:webHidden/>
            </w:rPr>
            <w:fldChar w:fldCharType="separate"/>
          </w:r>
          <w:ins w:id="86" w:author="Raul García Fernández" w:date="2017-07-06T18:45:00Z">
            <w:r>
              <w:rPr>
                <w:noProof/>
                <w:webHidden/>
              </w:rPr>
              <w:t>26</w:t>
            </w:r>
            <w:r>
              <w:rPr>
                <w:noProof/>
                <w:webHidden/>
              </w:rPr>
              <w:fldChar w:fldCharType="end"/>
            </w:r>
            <w:r w:rsidRPr="00F4332E">
              <w:rPr>
                <w:rStyle w:val="Hipervnculo"/>
                <w:noProof/>
              </w:rPr>
              <w:fldChar w:fldCharType="end"/>
            </w:r>
          </w:ins>
        </w:p>
        <w:p w14:paraId="486BD4CA" w14:textId="4B817868" w:rsidR="00EB7193" w:rsidRDefault="00EB7193">
          <w:pPr>
            <w:pStyle w:val="TDC2"/>
            <w:tabs>
              <w:tab w:val="left" w:pos="880"/>
              <w:tab w:val="right" w:leader="dot" w:pos="9061"/>
            </w:tabs>
            <w:rPr>
              <w:ins w:id="87" w:author="Raul García Fernández" w:date="2017-07-06T18:45:00Z"/>
              <w:rFonts w:asciiTheme="minorHAnsi" w:eastAsiaTheme="minorEastAsia" w:hAnsiTheme="minorHAnsi" w:cstheme="minorBidi"/>
              <w:noProof/>
              <w:sz w:val="22"/>
              <w:lang w:eastAsia="es-ES"/>
            </w:rPr>
          </w:pPr>
          <w:ins w:id="88"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"_Toc487130111"</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2.6</w:t>
            </w:r>
            <w:r>
              <w:rPr>
                <w:rFonts w:asciiTheme="minorHAnsi" w:eastAsiaTheme="minorEastAsia" w:hAnsiTheme="minorHAnsi" w:cstheme="minorBidi"/>
                <w:noProof/>
                <w:sz w:val="22"/>
                <w:lang w:eastAsia="es-ES"/>
              </w:rPr>
              <w:tab/>
            </w:r>
            <w:r w:rsidRPr="00F4332E">
              <w:rPr>
                <w:rStyle w:val="Hipervnculo"/>
                <w:noProof/>
              </w:rPr>
              <w:t>Capa de datos</w:t>
            </w:r>
            <w:r>
              <w:rPr>
                <w:noProof/>
                <w:webHidden/>
              </w:rPr>
              <w:tab/>
            </w:r>
            <w:r>
              <w:rPr>
                <w:noProof/>
                <w:webHidden/>
              </w:rPr>
              <w:fldChar w:fldCharType="begin"/>
            </w:r>
            <w:r>
              <w:rPr>
                <w:noProof/>
                <w:webHidden/>
              </w:rPr>
              <w:instrText xml:space="preserve"> PAGEREF _Toc487130111 \h </w:instrText>
            </w:r>
            <w:r>
              <w:rPr>
                <w:noProof/>
                <w:webHidden/>
              </w:rPr>
            </w:r>
          </w:ins>
          <w:r>
            <w:rPr>
              <w:noProof/>
              <w:webHidden/>
            </w:rPr>
            <w:fldChar w:fldCharType="separate"/>
          </w:r>
          <w:ins w:id="89" w:author="Raul García Fernández" w:date="2017-07-06T18:45:00Z">
            <w:r>
              <w:rPr>
                <w:noProof/>
                <w:webHidden/>
              </w:rPr>
              <w:t>27</w:t>
            </w:r>
            <w:r>
              <w:rPr>
                <w:noProof/>
                <w:webHidden/>
              </w:rPr>
              <w:fldChar w:fldCharType="end"/>
            </w:r>
            <w:r w:rsidRPr="00F4332E">
              <w:rPr>
                <w:rStyle w:val="Hipervnculo"/>
                <w:noProof/>
              </w:rPr>
              <w:fldChar w:fldCharType="end"/>
            </w:r>
          </w:ins>
        </w:p>
        <w:p w14:paraId="6BCF2205" w14:textId="5C41FB63" w:rsidR="00EB7193" w:rsidRDefault="00EB7193">
          <w:pPr>
            <w:pStyle w:val="TDC2"/>
            <w:tabs>
              <w:tab w:val="left" w:pos="880"/>
              <w:tab w:val="right" w:leader="dot" w:pos="9061"/>
            </w:tabs>
            <w:rPr>
              <w:ins w:id="90" w:author="Raul García Fernández" w:date="2017-07-06T18:45:00Z"/>
              <w:rFonts w:asciiTheme="minorHAnsi" w:eastAsiaTheme="minorEastAsia" w:hAnsiTheme="minorHAnsi" w:cstheme="minorBidi"/>
              <w:noProof/>
              <w:sz w:val="22"/>
              <w:lang w:eastAsia="es-ES"/>
            </w:rPr>
          </w:pPr>
          <w:ins w:id="91"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"_Toc487130112"</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2.7</w:t>
            </w:r>
            <w:r>
              <w:rPr>
                <w:rFonts w:asciiTheme="minorHAnsi" w:eastAsiaTheme="minorEastAsia" w:hAnsiTheme="minorHAnsi" w:cstheme="minorBidi"/>
                <w:noProof/>
                <w:sz w:val="22"/>
                <w:lang w:eastAsia="es-ES"/>
              </w:rPr>
              <w:tab/>
            </w:r>
            <w:r w:rsidRPr="00F4332E">
              <w:rPr>
                <w:rStyle w:val="Hipervnculo"/>
                <w:noProof/>
              </w:rPr>
              <w:t>Capa ejecución</w:t>
            </w:r>
            <w:r>
              <w:rPr>
                <w:noProof/>
                <w:webHidden/>
              </w:rPr>
              <w:tab/>
            </w:r>
            <w:r>
              <w:rPr>
                <w:noProof/>
                <w:webHidden/>
              </w:rPr>
              <w:fldChar w:fldCharType="begin"/>
            </w:r>
            <w:r>
              <w:rPr>
                <w:noProof/>
                <w:webHidden/>
              </w:rPr>
              <w:instrText xml:space="preserve"> PAGEREF _Toc487130112 \h </w:instrText>
            </w:r>
            <w:r>
              <w:rPr>
                <w:noProof/>
                <w:webHidden/>
              </w:rPr>
            </w:r>
          </w:ins>
          <w:r>
            <w:rPr>
              <w:noProof/>
              <w:webHidden/>
            </w:rPr>
            <w:fldChar w:fldCharType="separate"/>
          </w:r>
          <w:ins w:id="92" w:author="Raul García Fernández" w:date="2017-07-06T18:45:00Z">
            <w:r>
              <w:rPr>
                <w:noProof/>
                <w:webHidden/>
              </w:rPr>
              <w:t>28</w:t>
            </w:r>
            <w:r>
              <w:rPr>
                <w:noProof/>
                <w:webHidden/>
              </w:rPr>
              <w:fldChar w:fldCharType="end"/>
            </w:r>
            <w:r w:rsidRPr="00F4332E">
              <w:rPr>
                <w:rStyle w:val="Hipervnculo"/>
                <w:noProof/>
              </w:rPr>
              <w:fldChar w:fldCharType="end"/>
            </w:r>
          </w:ins>
        </w:p>
        <w:p w14:paraId="04591574" w14:textId="352B3790" w:rsidR="00EB7193" w:rsidRDefault="00EB7193">
          <w:pPr>
            <w:pStyle w:val="TDC3"/>
            <w:tabs>
              <w:tab w:val="left" w:pos="1320"/>
              <w:tab w:val="right" w:leader="dot" w:pos="9061"/>
            </w:tabs>
            <w:rPr>
              <w:ins w:id="93" w:author="Raul García Fernández" w:date="2017-07-06T18:45:00Z"/>
              <w:rFonts w:asciiTheme="minorHAnsi" w:eastAsiaTheme="minorEastAsia" w:hAnsiTheme="minorHAnsi" w:cstheme="minorBidi"/>
              <w:noProof/>
              <w:sz w:val="22"/>
              <w:lang w:eastAsia="es-ES"/>
            </w:rPr>
          </w:pPr>
          <w:ins w:id="94"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"_Toc487130113"</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2.7.1</w:t>
            </w:r>
            <w:r>
              <w:rPr>
                <w:rFonts w:asciiTheme="minorHAnsi" w:eastAsiaTheme="minorEastAsia" w:hAnsiTheme="minorHAnsi" w:cstheme="minorBidi"/>
                <w:noProof/>
                <w:sz w:val="22"/>
                <w:lang w:eastAsia="es-ES"/>
              </w:rPr>
              <w:tab/>
            </w:r>
            <w:r w:rsidRPr="00F4332E">
              <w:rPr>
                <w:rStyle w:val="Hipervnculo"/>
                <w:noProof/>
              </w:rPr>
              <w:t>Sincronización de proyectos:</w:t>
            </w:r>
            <w:r>
              <w:rPr>
                <w:noProof/>
                <w:webHidden/>
              </w:rPr>
              <w:tab/>
            </w:r>
            <w:r>
              <w:rPr>
                <w:noProof/>
                <w:webHidden/>
              </w:rPr>
              <w:fldChar w:fldCharType="begin"/>
            </w:r>
            <w:r>
              <w:rPr>
                <w:noProof/>
                <w:webHidden/>
              </w:rPr>
              <w:instrText xml:space="preserve"> PAGEREF _Toc487130113 \h </w:instrText>
            </w:r>
            <w:r>
              <w:rPr>
                <w:noProof/>
                <w:webHidden/>
              </w:rPr>
            </w:r>
          </w:ins>
          <w:r>
            <w:rPr>
              <w:noProof/>
              <w:webHidden/>
            </w:rPr>
            <w:fldChar w:fldCharType="separate"/>
          </w:r>
          <w:ins w:id="95" w:author="Raul García Fernández" w:date="2017-07-06T18:45:00Z">
            <w:r>
              <w:rPr>
                <w:noProof/>
                <w:webHidden/>
              </w:rPr>
              <w:t>28</w:t>
            </w:r>
            <w:r>
              <w:rPr>
                <w:noProof/>
                <w:webHidden/>
              </w:rPr>
              <w:fldChar w:fldCharType="end"/>
            </w:r>
            <w:r w:rsidRPr="00F4332E">
              <w:rPr>
                <w:rStyle w:val="Hipervnculo"/>
                <w:noProof/>
              </w:rPr>
              <w:fldChar w:fldCharType="end"/>
            </w:r>
          </w:ins>
        </w:p>
        <w:p w14:paraId="6898AB86" w14:textId="541FA6B2" w:rsidR="00EB7193" w:rsidRDefault="00EB7193">
          <w:pPr>
            <w:pStyle w:val="TDC3"/>
            <w:tabs>
              <w:tab w:val="left" w:pos="1320"/>
              <w:tab w:val="right" w:leader="dot" w:pos="9061"/>
            </w:tabs>
            <w:rPr>
              <w:ins w:id="96" w:author="Raul García Fernández" w:date="2017-07-06T18:45:00Z"/>
              <w:rFonts w:asciiTheme="minorHAnsi" w:eastAsiaTheme="minorEastAsia" w:hAnsiTheme="minorHAnsi" w:cstheme="minorBidi"/>
              <w:noProof/>
              <w:sz w:val="22"/>
              <w:lang w:eastAsia="es-ES"/>
            </w:rPr>
          </w:pPr>
          <w:ins w:id="97"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"_Toc487130114"</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2.7.2</w:t>
            </w:r>
            <w:r>
              <w:rPr>
                <w:rFonts w:asciiTheme="minorHAnsi" w:eastAsiaTheme="minorEastAsia" w:hAnsiTheme="minorHAnsi" w:cstheme="minorBidi"/>
                <w:noProof/>
                <w:sz w:val="22"/>
                <w:lang w:eastAsia="es-ES"/>
              </w:rPr>
              <w:tab/>
            </w:r>
            <w:r w:rsidRPr="00F4332E">
              <w:rPr>
                <w:rStyle w:val="Hipervnculo"/>
                <w:noProof/>
              </w:rPr>
              <w:t>Ejecución de proyectos</w:t>
            </w:r>
            <w:r>
              <w:rPr>
                <w:noProof/>
                <w:webHidden/>
              </w:rPr>
              <w:tab/>
            </w:r>
            <w:r>
              <w:rPr>
                <w:noProof/>
                <w:webHidden/>
              </w:rPr>
              <w:fldChar w:fldCharType="begin"/>
            </w:r>
            <w:r>
              <w:rPr>
                <w:noProof/>
                <w:webHidden/>
              </w:rPr>
              <w:instrText xml:space="preserve"> PAGEREF _Toc487130114 \h </w:instrText>
            </w:r>
            <w:r>
              <w:rPr>
                <w:noProof/>
                <w:webHidden/>
              </w:rPr>
            </w:r>
          </w:ins>
          <w:r>
            <w:rPr>
              <w:noProof/>
              <w:webHidden/>
            </w:rPr>
            <w:fldChar w:fldCharType="separate"/>
          </w:r>
          <w:ins w:id="98" w:author="Raul García Fernández" w:date="2017-07-06T18:45:00Z">
            <w:r>
              <w:rPr>
                <w:noProof/>
                <w:webHidden/>
              </w:rPr>
              <w:t>28</w:t>
            </w:r>
            <w:r>
              <w:rPr>
                <w:noProof/>
                <w:webHidden/>
              </w:rPr>
              <w:fldChar w:fldCharType="end"/>
            </w:r>
            <w:r w:rsidRPr="00F4332E">
              <w:rPr>
                <w:rStyle w:val="Hipervnculo"/>
                <w:noProof/>
              </w:rPr>
              <w:fldChar w:fldCharType="end"/>
            </w:r>
          </w:ins>
        </w:p>
        <w:p w14:paraId="43F93036" w14:textId="40D938E0" w:rsidR="00EB7193" w:rsidRDefault="00EB7193">
          <w:pPr>
            <w:pStyle w:val="TDC3"/>
            <w:tabs>
              <w:tab w:val="left" w:pos="1320"/>
              <w:tab w:val="right" w:leader="dot" w:pos="9061"/>
            </w:tabs>
            <w:rPr>
              <w:ins w:id="99" w:author="Raul García Fernández" w:date="2017-07-06T18:45:00Z"/>
              <w:rFonts w:asciiTheme="minorHAnsi" w:eastAsiaTheme="minorEastAsia" w:hAnsiTheme="minorHAnsi" w:cstheme="minorBidi"/>
              <w:noProof/>
              <w:sz w:val="22"/>
              <w:lang w:eastAsia="es-ES"/>
            </w:rPr>
          </w:pPr>
          <w:ins w:id="100"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"_Toc487130115"</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2.7.3</w:t>
            </w:r>
            <w:r>
              <w:rPr>
                <w:rFonts w:asciiTheme="minorHAnsi" w:eastAsiaTheme="minorEastAsia" w:hAnsiTheme="minorHAnsi" w:cstheme="minorBidi"/>
                <w:noProof/>
                <w:sz w:val="22"/>
                <w:lang w:eastAsia="es-ES"/>
              </w:rPr>
              <w:tab/>
            </w:r>
            <w:r w:rsidRPr="00F4332E">
              <w:rPr>
                <w:rStyle w:val="Hipervnculo"/>
                <w:noProof/>
              </w:rPr>
              <w:t>Respuestas de ejecuciones</w:t>
            </w:r>
            <w:r>
              <w:rPr>
                <w:noProof/>
                <w:webHidden/>
              </w:rPr>
              <w:tab/>
            </w:r>
            <w:r>
              <w:rPr>
                <w:noProof/>
                <w:webHidden/>
              </w:rPr>
              <w:fldChar w:fldCharType="begin"/>
            </w:r>
            <w:r>
              <w:rPr>
                <w:noProof/>
                <w:webHidden/>
              </w:rPr>
              <w:instrText xml:space="preserve"> PAGEREF _Toc487130115 \h </w:instrText>
            </w:r>
            <w:r>
              <w:rPr>
                <w:noProof/>
                <w:webHidden/>
              </w:rPr>
            </w:r>
          </w:ins>
          <w:r>
            <w:rPr>
              <w:noProof/>
              <w:webHidden/>
            </w:rPr>
            <w:fldChar w:fldCharType="separate"/>
          </w:r>
          <w:ins w:id="101" w:author="Raul García Fernández" w:date="2017-07-06T18:45:00Z">
            <w:r>
              <w:rPr>
                <w:noProof/>
                <w:webHidden/>
              </w:rPr>
              <w:t>29</w:t>
            </w:r>
            <w:r>
              <w:rPr>
                <w:noProof/>
                <w:webHidden/>
              </w:rPr>
              <w:fldChar w:fldCharType="end"/>
            </w:r>
            <w:r w:rsidRPr="00F4332E">
              <w:rPr>
                <w:rStyle w:val="Hipervnculo"/>
                <w:noProof/>
              </w:rPr>
              <w:fldChar w:fldCharType="end"/>
            </w:r>
          </w:ins>
        </w:p>
        <w:p w14:paraId="49BB5D1C" w14:textId="7D9BC323" w:rsidR="00EB7193" w:rsidRDefault="00EB7193">
          <w:pPr>
            <w:pStyle w:val="TDC1"/>
            <w:tabs>
              <w:tab w:val="left" w:pos="480"/>
            </w:tabs>
            <w:rPr>
              <w:ins w:id="102" w:author="Raul García Fernández" w:date="2017-07-06T18:45:00Z"/>
              <w:rFonts w:asciiTheme="minorHAnsi" w:eastAsiaTheme="minorEastAsia" w:hAnsiTheme="minorHAnsi" w:cstheme="minorBidi"/>
              <w:noProof/>
              <w:sz w:val="22"/>
              <w:lang w:eastAsia="es-ES"/>
            </w:rPr>
          </w:pPr>
          <w:ins w:id="103"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"_Toc487130116"</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3.</w:t>
            </w:r>
            <w:r>
              <w:rPr>
                <w:rFonts w:asciiTheme="minorHAnsi" w:eastAsiaTheme="minorEastAsia" w:hAnsiTheme="minorHAnsi" w:cstheme="minorBidi"/>
                <w:noProof/>
                <w:sz w:val="22"/>
                <w:lang w:eastAsia="es-ES"/>
              </w:rPr>
              <w:tab/>
            </w:r>
            <w:r w:rsidRPr="00F4332E">
              <w:rPr>
                <w:rStyle w:val="Hipervnculo"/>
                <w:noProof/>
              </w:rPr>
              <w:t>Diseño de sistema: Subsistema aplicación web</w:t>
            </w:r>
            <w:r>
              <w:rPr>
                <w:noProof/>
                <w:webHidden/>
              </w:rPr>
              <w:tab/>
            </w:r>
            <w:r>
              <w:rPr>
                <w:noProof/>
                <w:webHidden/>
              </w:rPr>
              <w:fldChar w:fldCharType="begin"/>
            </w:r>
            <w:r>
              <w:rPr>
                <w:noProof/>
                <w:webHidden/>
              </w:rPr>
              <w:instrText xml:space="preserve"> PAGEREF _Toc487130116 \h </w:instrText>
            </w:r>
            <w:r>
              <w:rPr>
                <w:noProof/>
                <w:webHidden/>
              </w:rPr>
            </w:r>
          </w:ins>
          <w:r>
            <w:rPr>
              <w:noProof/>
              <w:webHidden/>
            </w:rPr>
            <w:fldChar w:fldCharType="separate"/>
          </w:r>
          <w:ins w:id="104" w:author="Raul García Fernández" w:date="2017-07-06T18:45:00Z">
            <w:r>
              <w:rPr>
                <w:noProof/>
                <w:webHidden/>
              </w:rPr>
              <w:t>30</w:t>
            </w:r>
            <w:r>
              <w:rPr>
                <w:noProof/>
                <w:webHidden/>
              </w:rPr>
              <w:fldChar w:fldCharType="end"/>
            </w:r>
            <w:r w:rsidRPr="00F4332E">
              <w:rPr>
                <w:rStyle w:val="Hipervnculo"/>
                <w:noProof/>
              </w:rPr>
              <w:fldChar w:fldCharType="end"/>
            </w:r>
          </w:ins>
        </w:p>
        <w:p w14:paraId="33EFDEAD" w14:textId="295C81EF" w:rsidR="00EB7193" w:rsidRDefault="00EB7193">
          <w:pPr>
            <w:pStyle w:val="TDC2"/>
            <w:tabs>
              <w:tab w:val="left" w:pos="880"/>
              <w:tab w:val="right" w:leader="dot" w:pos="9061"/>
            </w:tabs>
            <w:rPr>
              <w:ins w:id="105" w:author="Raul García Fernández" w:date="2017-07-06T18:45:00Z"/>
              <w:rFonts w:asciiTheme="minorHAnsi" w:eastAsiaTheme="minorEastAsia" w:hAnsiTheme="minorHAnsi" w:cstheme="minorBidi"/>
              <w:noProof/>
              <w:sz w:val="22"/>
              <w:lang w:eastAsia="es-ES"/>
            </w:rPr>
          </w:pPr>
          <w:ins w:id="106"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"_Toc487130117"</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3.1</w:t>
            </w:r>
            <w:r>
              <w:rPr>
                <w:rFonts w:asciiTheme="minorHAnsi" w:eastAsiaTheme="minorEastAsia" w:hAnsiTheme="minorHAnsi" w:cstheme="minorBidi"/>
                <w:noProof/>
                <w:sz w:val="22"/>
                <w:lang w:eastAsia="es-ES"/>
              </w:rPr>
              <w:tab/>
            </w:r>
            <w:r w:rsidRPr="00F4332E">
              <w:rPr>
                <w:rStyle w:val="Hipervnculo"/>
                <w:noProof/>
              </w:rPr>
              <w:t>Lado servidor</w:t>
            </w:r>
            <w:r>
              <w:rPr>
                <w:noProof/>
                <w:webHidden/>
              </w:rPr>
              <w:tab/>
            </w:r>
            <w:r>
              <w:rPr>
                <w:noProof/>
                <w:webHidden/>
              </w:rPr>
              <w:fldChar w:fldCharType="begin"/>
            </w:r>
            <w:r>
              <w:rPr>
                <w:noProof/>
                <w:webHidden/>
              </w:rPr>
              <w:instrText xml:space="preserve"> PAGEREF _Toc487130117 \h </w:instrText>
            </w:r>
            <w:r>
              <w:rPr>
                <w:noProof/>
                <w:webHidden/>
              </w:rPr>
            </w:r>
          </w:ins>
          <w:r>
            <w:rPr>
              <w:noProof/>
              <w:webHidden/>
            </w:rPr>
            <w:fldChar w:fldCharType="separate"/>
          </w:r>
          <w:ins w:id="107" w:author="Raul García Fernández" w:date="2017-07-06T18:45:00Z">
            <w:r>
              <w:rPr>
                <w:noProof/>
                <w:webHidden/>
              </w:rPr>
              <w:t>30</w:t>
            </w:r>
            <w:r>
              <w:rPr>
                <w:noProof/>
                <w:webHidden/>
              </w:rPr>
              <w:fldChar w:fldCharType="end"/>
            </w:r>
            <w:r w:rsidRPr="00F4332E">
              <w:rPr>
                <w:rStyle w:val="Hipervnculo"/>
                <w:noProof/>
              </w:rPr>
              <w:fldChar w:fldCharType="end"/>
            </w:r>
          </w:ins>
        </w:p>
        <w:p w14:paraId="143E7515" w14:textId="1FDB7502" w:rsidR="00EB7193" w:rsidRDefault="00EB7193">
          <w:pPr>
            <w:pStyle w:val="TDC3"/>
            <w:tabs>
              <w:tab w:val="left" w:pos="1320"/>
              <w:tab w:val="right" w:leader="dot" w:pos="9061"/>
            </w:tabs>
            <w:rPr>
              <w:ins w:id="108" w:author="Raul García Fernández" w:date="2017-07-06T18:45:00Z"/>
              <w:rFonts w:asciiTheme="minorHAnsi" w:eastAsiaTheme="minorEastAsia" w:hAnsiTheme="minorHAnsi" w:cstheme="minorBidi"/>
              <w:noProof/>
              <w:sz w:val="22"/>
              <w:lang w:eastAsia="es-ES"/>
            </w:rPr>
          </w:pPr>
          <w:ins w:id="109"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"_Toc487130118"</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3.1.1</w:t>
            </w:r>
            <w:r>
              <w:rPr>
                <w:rFonts w:asciiTheme="minorHAnsi" w:eastAsiaTheme="minorEastAsia" w:hAnsiTheme="minorHAnsi" w:cstheme="minorBidi"/>
                <w:noProof/>
                <w:sz w:val="22"/>
                <w:lang w:eastAsia="es-ES"/>
              </w:rPr>
              <w:tab/>
            </w:r>
            <w:r w:rsidRPr="00F4332E">
              <w:rPr>
                <w:rStyle w:val="Hipervnculo"/>
                <w:noProof/>
              </w:rPr>
              <w:t>Gestión de recursos web:</w:t>
            </w:r>
            <w:r>
              <w:rPr>
                <w:noProof/>
                <w:webHidden/>
              </w:rPr>
              <w:tab/>
            </w:r>
            <w:r>
              <w:rPr>
                <w:noProof/>
                <w:webHidden/>
              </w:rPr>
              <w:fldChar w:fldCharType="begin"/>
            </w:r>
            <w:r>
              <w:rPr>
                <w:noProof/>
                <w:webHidden/>
              </w:rPr>
              <w:instrText xml:space="preserve"> PAGEREF _Toc487130118 \h </w:instrText>
            </w:r>
            <w:r>
              <w:rPr>
                <w:noProof/>
                <w:webHidden/>
              </w:rPr>
            </w:r>
          </w:ins>
          <w:r>
            <w:rPr>
              <w:noProof/>
              <w:webHidden/>
            </w:rPr>
            <w:fldChar w:fldCharType="separate"/>
          </w:r>
          <w:ins w:id="110" w:author="Raul García Fernández" w:date="2017-07-06T18:45:00Z">
            <w:r>
              <w:rPr>
                <w:noProof/>
                <w:webHidden/>
              </w:rPr>
              <w:t>30</w:t>
            </w:r>
            <w:r>
              <w:rPr>
                <w:noProof/>
                <w:webHidden/>
              </w:rPr>
              <w:fldChar w:fldCharType="end"/>
            </w:r>
            <w:r w:rsidRPr="00F4332E">
              <w:rPr>
                <w:rStyle w:val="Hipervnculo"/>
                <w:noProof/>
              </w:rPr>
              <w:fldChar w:fldCharType="end"/>
            </w:r>
          </w:ins>
        </w:p>
        <w:p w14:paraId="3B1E5F20" w14:textId="73DC96FA" w:rsidR="00EB7193" w:rsidRDefault="00EB7193">
          <w:pPr>
            <w:pStyle w:val="TDC3"/>
            <w:tabs>
              <w:tab w:val="left" w:pos="1320"/>
              <w:tab w:val="right" w:leader="dot" w:pos="9061"/>
            </w:tabs>
            <w:rPr>
              <w:ins w:id="111" w:author="Raul García Fernández" w:date="2017-07-06T18:45:00Z"/>
              <w:rFonts w:asciiTheme="minorHAnsi" w:eastAsiaTheme="minorEastAsia" w:hAnsiTheme="minorHAnsi" w:cstheme="minorBidi"/>
              <w:noProof/>
              <w:sz w:val="22"/>
              <w:lang w:eastAsia="es-ES"/>
            </w:rPr>
          </w:pPr>
          <w:ins w:id="112"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"_Toc487130119"</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3.1.2</w:t>
            </w:r>
            <w:r>
              <w:rPr>
                <w:rFonts w:asciiTheme="minorHAnsi" w:eastAsiaTheme="minorEastAsia" w:hAnsiTheme="minorHAnsi" w:cstheme="minorBidi"/>
                <w:noProof/>
                <w:sz w:val="22"/>
                <w:lang w:eastAsia="es-ES"/>
              </w:rPr>
              <w:tab/>
            </w:r>
            <w:r w:rsidRPr="00F4332E">
              <w:rPr>
                <w:rStyle w:val="Hipervnculo"/>
                <w:noProof/>
              </w:rPr>
              <w:t>Creación de cuentas:</w:t>
            </w:r>
            <w:r>
              <w:rPr>
                <w:noProof/>
                <w:webHidden/>
              </w:rPr>
              <w:tab/>
            </w:r>
            <w:r>
              <w:rPr>
                <w:noProof/>
                <w:webHidden/>
              </w:rPr>
              <w:fldChar w:fldCharType="begin"/>
            </w:r>
            <w:r>
              <w:rPr>
                <w:noProof/>
                <w:webHidden/>
              </w:rPr>
              <w:instrText xml:space="preserve"> PAGEREF _Toc487130119 \h </w:instrText>
            </w:r>
            <w:r>
              <w:rPr>
                <w:noProof/>
                <w:webHidden/>
              </w:rPr>
            </w:r>
          </w:ins>
          <w:r>
            <w:rPr>
              <w:noProof/>
              <w:webHidden/>
            </w:rPr>
            <w:fldChar w:fldCharType="separate"/>
          </w:r>
          <w:ins w:id="113" w:author="Raul García Fernández" w:date="2017-07-06T18:45:00Z">
            <w:r>
              <w:rPr>
                <w:noProof/>
                <w:webHidden/>
              </w:rPr>
              <w:t>30</w:t>
            </w:r>
            <w:r>
              <w:rPr>
                <w:noProof/>
                <w:webHidden/>
              </w:rPr>
              <w:fldChar w:fldCharType="end"/>
            </w:r>
            <w:r w:rsidRPr="00F4332E">
              <w:rPr>
                <w:rStyle w:val="Hipervnculo"/>
                <w:noProof/>
              </w:rPr>
              <w:fldChar w:fldCharType="end"/>
            </w:r>
          </w:ins>
        </w:p>
        <w:p w14:paraId="173426D2" w14:textId="673E6346" w:rsidR="00EB7193" w:rsidRDefault="00EB7193">
          <w:pPr>
            <w:pStyle w:val="TDC2"/>
            <w:tabs>
              <w:tab w:val="left" w:pos="880"/>
              <w:tab w:val="right" w:leader="dot" w:pos="9061"/>
            </w:tabs>
            <w:rPr>
              <w:ins w:id="114" w:author="Raul García Fernández" w:date="2017-07-06T18:45:00Z"/>
              <w:rFonts w:asciiTheme="minorHAnsi" w:eastAsiaTheme="minorEastAsia" w:hAnsiTheme="minorHAnsi" w:cstheme="minorBidi"/>
              <w:noProof/>
              <w:sz w:val="22"/>
              <w:lang w:eastAsia="es-ES"/>
            </w:rPr>
          </w:pPr>
          <w:ins w:id="115"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"_Toc487130120"</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3.2</w:t>
            </w:r>
            <w:r>
              <w:rPr>
                <w:rFonts w:asciiTheme="minorHAnsi" w:eastAsiaTheme="minorEastAsia" w:hAnsiTheme="minorHAnsi" w:cstheme="minorBidi"/>
                <w:noProof/>
                <w:sz w:val="22"/>
                <w:lang w:eastAsia="es-ES"/>
              </w:rPr>
              <w:tab/>
            </w:r>
            <w:r w:rsidRPr="00F4332E">
              <w:rPr>
                <w:rStyle w:val="Hipervnculo"/>
                <w:noProof/>
              </w:rPr>
              <w:t>Lado cliente</w:t>
            </w:r>
            <w:r>
              <w:rPr>
                <w:noProof/>
                <w:webHidden/>
              </w:rPr>
              <w:tab/>
            </w:r>
            <w:r>
              <w:rPr>
                <w:noProof/>
                <w:webHidden/>
              </w:rPr>
              <w:fldChar w:fldCharType="begin"/>
            </w:r>
            <w:r>
              <w:rPr>
                <w:noProof/>
                <w:webHidden/>
              </w:rPr>
              <w:instrText xml:space="preserve"> PAGEREF _Toc487130120 \h </w:instrText>
            </w:r>
            <w:r>
              <w:rPr>
                <w:noProof/>
                <w:webHidden/>
              </w:rPr>
            </w:r>
          </w:ins>
          <w:r>
            <w:rPr>
              <w:noProof/>
              <w:webHidden/>
            </w:rPr>
            <w:fldChar w:fldCharType="separate"/>
          </w:r>
          <w:ins w:id="116" w:author="Raul García Fernández" w:date="2017-07-06T18:45:00Z">
            <w:r>
              <w:rPr>
                <w:noProof/>
                <w:webHidden/>
              </w:rPr>
              <w:t>31</w:t>
            </w:r>
            <w:r>
              <w:rPr>
                <w:noProof/>
                <w:webHidden/>
              </w:rPr>
              <w:fldChar w:fldCharType="end"/>
            </w:r>
            <w:r w:rsidRPr="00F4332E">
              <w:rPr>
                <w:rStyle w:val="Hipervnculo"/>
                <w:noProof/>
              </w:rPr>
              <w:fldChar w:fldCharType="end"/>
            </w:r>
          </w:ins>
        </w:p>
        <w:p w14:paraId="46C1F1BF" w14:textId="04CD3DD2" w:rsidR="00EB7193" w:rsidRDefault="00EB7193">
          <w:pPr>
            <w:pStyle w:val="TDC3"/>
            <w:tabs>
              <w:tab w:val="left" w:pos="1320"/>
              <w:tab w:val="right" w:leader="dot" w:pos="9061"/>
            </w:tabs>
            <w:rPr>
              <w:ins w:id="117" w:author="Raul García Fernández" w:date="2017-07-06T18:45:00Z"/>
              <w:rFonts w:asciiTheme="minorHAnsi" w:eastAsiaTheme="minorEastAsia" w:hAnsiTheme="minorHAnsi" w:cstheme="minorBidi"/>
              <w:noProof/>
              <w:sz w:val="22"/>
              <w:lang w:eastAsia="es-ES"/>
            </w:rPr>
          </w:pPr>
          <w:ins w:id="118" w:author="Raul García Fernández" w:date="2017-07-06T18:45:00Z">
            <w:r w:rsidRPr="00F4332E">
              <w:rPr>
                <w:rStyle w:val="Hipervnculo"/>
                <w:noProof/>
              </w:rPr>
              <w:fldChar w:fldCharType="begin"/>
            </w:r>
            <w:r w:rsidRPr="00F4332E">
              <w:rPr>
                <w:rStyle w:val="Hipervnculo"/>
                <w:noProof/>
              </w:rPr>
              <w:instrText xml:space="preserve"> </w:instrText>
            </w:r>
            <w:r>
              <w:rPr>
                <w:noProof/>
              </w:rPr>
              <w:instrText>HYPERLINK \l "_Toc487130121"</w:instrText>
            </w:r>
            <w:r w:rsidRPr="00F4332E">
              <w:rPr>
                <w:rStyle w:val="Hipervnculo"/>
                <w:noProof/>
              </w:rPr>
              <w:instrText xml:space="preserve"> </w:instrText>
            </w:r>
            <w:r w:rsidRPr="00F4332E">
              <w:rPr>
                <w:rStyle w:val="Hipervnculo"/>
                <w:noProof/>
              </w:rPr>
            </w:r>
            <w:r w:rsidRPr="00F4332E">
              <w:rPr>
                <w:rStyle w:val="Hipervnculo"/>
                <w:noProof/>
              </w:rPr>
              <w:fldChar w:fldCharType="separate"/>
            </w:r>
            <w:r w:rsidRPr="00F4332E">
              <w:rPr>
                <w:rStyle w:val="Hipervnculo"/>
                <w:noProof/>
              </w:rPr>
              <w:t>3.2.1</w:t>
            </w:r>
            <w:r>
              <w:rPr>
                <w:rFonts w:asciiTheme="minorHAnsi" w:eastAsiaTheme="minorEastAsia" w:hAnsiTheme="minorHAnsi" w:cstheme="minorBidi"/>
                <w:noProof/>
                <w:sz w:val="22"/>
                <w:lang w:eastAsia="es-ES"/>
              </w:rPr>
              <w:tab/>
            </w:r>
            <w:r w:rsidRPr="00F4332E">
              <w:rPr>
                <w:rStyle w:val="Hipervnculo"/>
                <w:noProof/>
              </w:rPr>
              <w:t>Angular.js: El MVC en el cliente</w:t>
            </w:r>
            <w:r>
              <w:rPr>
                <w:noProof/>
                <w:webHidden/>
              </w:rPr>
              <w:tab/>
            </w:r>
            <w:r>
              <w:rPr>
                <w:noProof/>
                <w:webHidden/>
              </w:rPr>
              <w:fldChar w:fldCharType="begin"/>
            </w:r>
            <w:r>
              <w:rPr>
                <w:noProof/>
                <w:webHidden/>
              </w:rPr>
              <w:instrText xml:space="preserve"> PAGEREF _Toc487130121 \h </w:instrText>
            </w:r>
            <w:r>
              <w:rPr>
                <w:noProof/>
                <w:webHidden/>
              </w:rPr>
            </w:r>
          </w:ins>
          <w:r>
            <w:rPr>
              <w:noProof/>
              <w:webHidden/>
            </w:rPr>
            <w:fldChar w:fldCharType="separate"/>
          </w:r>
          <w:ins w:id="119" w:author="Raul García Fernández" w:date="2017-07-06T18:45:00Z">
            <w:r>
              <w:rPr>
                <w:noProof/>
                <w:webHidden/>
              </w:rPr>
              <w:t>31</w:t>
            </w:r>
            <w:r>
              <w:rPr>
                <w:noProof/>
                <w:webHidden/>
              </w:rPr>
              <w:fldChar w:fldCharType="end"/>
            </w:r>
            <w:r w:rsidRPr="00F4332E">
              <w:rPr>
                <w:rStyle w:val="Hipervnculo"/>
                <w:noProof/>
              </w:rPr>
              <w:fldChar w:fldCharType="end"/>
            </w:r>
          </w:ins>
        </w:p>
        <w:p w14:paraId="190D094D" w14:textId="4FD84FFF" w:rsidR="00DD1DBB" w:rsidDel="006601DA" w:rsidRDefault="00DD1DBB">
          <w:pPr>
            <w:pStyle w:val="TDC1"/>
            <w:rPr>
              <w:del w:id="120" w:author="Raul García Fernández" w:date="2017-07-01T12:36:00Z"/>
              <w:rFonts w:asciiTheme="minorHAnsi" w:eastAsiaTheme="minorEastAsia" w:hAnsiTheme="minorHAnsi" w:cstheme="minorBidi"/>
              <w:noProof/>
              <w:sz w:val="22"/>
              <w:lang w:eastAsia="es-ES"/>
            </w:rPr>
          </w:pPr>
          <w:del w:id="121" w:author="Raul García Fernández" w:date="2017-07-01T12:36:00Z">
            <w:r w:rsidRPr="006601DA" w:rsidDel="006601DA">
              <w:rPr>
                <w:noProof/>
                <w:rPrChange w:id="122" w:author="Raul García Fernández" w:date="2017-07-01T12:36:00Z">
                  <w:rPr>
                    <w:rStyle w:val="Hipervnculo"/>
                    <w:noProof/>
                  </w:rPr>
                </w:rPrChange>
              </w:rPr>
              <w:delText>Contenido</w:delText>
            </w:r>
            <w:r w:rsidDel="006601DA">
              <w:rPr>
                <w:noProof/>
                <w:webHidden/>
              </w:rPr>
              <w:tab/>
              <w:delText>1</w:delText>
            </w:r>
          </w:del>
        </w:p>
        <w:p w14:paraId="242A86CC" w14:textId="280F2529" w:rsidR="00DD1DBB" w:rsidDel="006601DA" w:rsidRDefault="00DD1DBB">
          <w:pPr>
            <w:pStyle w:val="TDC1"/>
            <w:rPr>
              <w:del w:id="123" w:author="Raul García Fernández" w:date="2017-07-01T12:36:00Z"/>
              <w:rFonts w:asciiTheme="minorHAnsi" w:eastAsiaTheme="minorEastAsia" w:hAnsiTheme="minorHAnsi" w:cstheme="minorBidi"/>
              <w:noProof/>
              <w:sz w:val="22"/>
              <w:lang w:eastAsia="es-ES"/>
            </w:rPr>
          </w:pPr>
          <w:del w:id="124" w:author="Raul García Fernández" w:date="2017-07-01T12:36:00Z">
            <w:r w:rsidRPr="006601DA" w:rsidDel="006601DA">
              <w:rPr>
                <w:noProof/>
                <w:rPrChange w:id="125" w:author="Raul García Fernández" w:date="2017-07-01T12:36:00Z">
                  <w:rPr>
                    <w:rStyle w:val="Hipervnculo"/>
                    <w:noProof/>
                  </w:rPr>
                </w:rPrChange>
              </w:rPr>
              <w:delText>Ilustraciones</w:delText>
            </w:r>
            <w:r w:rsidDel="006601DA">
              <w:rPr>
                <w:noProof/>
                <w:webHidden/>
              </w:rPr>
              <w:tab/>
              <w:delText>2</w:delText>
            </w:r>
          </w:del>
        </w:p>
        <w:p w14:paraId="0E81FFF4" w14:textId="13298E00" w:rsidR="00DD1DBB" w:rsidDel="006601DA" w:rsidRDefault="00DD1DBB">
          <w:pPr>
            <w:pStyle w:val="TDC1"/>
            <w:rPr>
              <w:del w:id="126" w:author="Raul García Fernández" w:date="2017-07-01T12:36:00Z"/>
              <w:rFonts w:asciiTheme="minorHAnsi" w:eastAsiaTheme="minorEastAsia" w:hAnsiTheme="minorHAnsi" w:cstheme="minorBidi"/>
              <w:noProof/>
              <w:sz w:val="22"/>
              <w:lang w:eastAsia="es-ES"/>
            </w:rPr>
          </w:pPr>
          <w:del w:id="127" w:author="Raul García Fernández" w:date="2017-07-01T12:36:00Z">
            <w:r w:rsidRPr="006601DA" w:rsidDel="006601DA">
              <w:rPr>
                <w:noProof/>
                <w:rPrChange w:id="128" w:author="Raul García Fernández" w:date="2017-07-01T12:36:00Z">
                  <w:rPr>
                    <w:rStyle w:val="Hipervnculo"/>
                    <w:noProof/>
                  </w:rPr>
                </w:rPrChange>
              </w:rPr>
              <w:delText>Tablas</w:delText>
            </w:r>
            <w:r w:rsidDel="006601DA">
              <w:rPr>
                <w:noProof/>
                <w:webHidden/>
              </w:rPr>
              <w:tab/>
              <w:delText>3</w:delText>
            </w:r>
          </w:del>
        </w:p>
        <w:p w14:paraId="2C44DDD4" w14:textId="07FF9BCC" w:rsidR="00DD1DBB" w:rsidDel="006601DA" w:rsidRDefault="00DD1DBB">
          <w:pPr>
            <w:pStyle w:val="TDC1"/>
            <w:tabs>
              <w:tab w:val="left" w:pos="480"/>
            </w:tabs>
            <w:rPr>
              <w:del w:id="129" w:author="Raul García Fernández" w:date="2017-07-01T12:36:00Z"/>
              <w:rFonts w:asciiTheme="minorHAnsi" w:eastAsiaTheme="minorEastAsia" w:hAnsiTheme="minorHAnsi" w:cstheme="minorBidi"/>
              <w:noProof/>
              <w:sz w:val="22"/>
              <w:lang w:eastAsia="es-ES"/>
            </w:rPr>
          </w:pPr>
          <w:del w:id="130" w:author="Raul García Fernández" w:date="2017-07-01T12:36:00Z">
            <w:r w:rsidRPr="006601DA" w:rsidDel="006601DA">
              <w:rPr>
                <w:noProof/>
                <w:rPrChange w:id="131" w:author="Raul García Fernández" w:date="2017-07-01T12:36:00Z">
                  <w:rPr>
                    <w:rStyle w:val="Hipervnculo"/>
                    <w:noProof/>
                  </w:rPr>
                </w:rPrChange>
              </w:rPr>
              <w:delText>1.</w:delText>
            </w:r>
            <w:r w:rsidDel="006601DA">
              <w:rPr>
                <w:rFonts w:asciiTheme="minorHAnsi" w:eastAsiaTheme="minorEastAsia" w:hAnsiTheme="minorHAnsi" w:cstheme="minorBidi"/>
                <w:noProof/>
                <w:sz w:val="22"/>
                <w:lang w:eastAsia="es-ES"/>
              </w:rPr>
              <w:tab/>
            </w:r>
            <w:r w:rsidRPr="006601DA" w:rsidDel="006601DA">
              <w:rPr>
                <w:noProof/>
                <w:rPrChange w:id="132" w:author="Raul García Fernández" w:date="2017-07-01T12:36:00Z">
                  <w:rPr>
                    <w:rStyle w:val="Hipervnculo"/>
                    <w:noProof/>
                  </w:rPr>
                </w:rPrChange>
              </w:rPr>
              <w:delText>Análisis general del sistema:</w:delText>
            </w:r>
            <w:r w:rsidDel="006601DA">
              <w:rPr>
                <w:noProof/>
                <w:webHidden/>
              </w:rPr>
              <w:tab/>
              <w:delText>4</w:delText>
            </w:r>
          </w:del>
        </w:p>
        <w:p w14:paraId="68FECB9B" w14:textId="1340F107" w:rsidR="00DD1DBB" w:rsidDel="006601DA" w:rsidRDefault="00DD1DBB">
          <w:pPr>
            <w:pStyle w:val="TDC2"/>
            <w:tabs>
              <w:tab w:val="left" w:pos="880"/>
              <w:tab w:val="right" w:leader="dot" w:pos="9061"/>
            </w:tabs>
            <w:rPr>
              <w:del w:id="133" w:author="Raul García Fernández" w:date="2017-07-01T12:36:00Z"/>
              <w:rFonts w:asciiTheme="minorHAnsi" w:eastAsiaTheme="minorEastAsia" w:hAnsiTheme="minorHAnsi" w:cstheme="minorBidi"/>
              <w:noProof/>
              <w:sz w:val="22"/>
              <w:lang w:eastAsia="es-ES"/>
            </w:rPr>
          </w:pPr>
          <w:del w:id="134" w:author="Raul García Fernández" w:date="2017-07-01T12:36:00Z">
            <w:r w:rsidRPr="006601DA" w:rsidDel="006601DA">
              <w:rPr>
                <w:noProof/>
                <w:rPrChange w:id="135" w:author="Raul García Fernández" w:date="2017-07-01T12:36:00Z">
                  <w:rPr>
                    <w:rStyle w:val="Hipervnculo"/>
                    <w:noProof/>
                  </w:rPr>
                </w:rPrChange>
              </w:rPr>
              <w:delText>1.1</w:delText>
            </w:r>
            <w:r w:rsidDel="006601DA">
              <w:rPr>
                <w:rFonts w:asciiTheme="minorHAnsi" w:eastAsiaTheme="minorEastAsia" w:hAnsiTheme="minorHAnsi" w:cstheme="minorBidi"/>
                <w:noProof/>
                <w:sz w:val="22"/>
                <w:lang w:eastAsia="es-ES"/>
              </w:rPr>
              <w:tab/>
            </w:r>
            <w:r w:rsidRPr="006601DA" w:rsidDel="006601DA">
              <w:rPr>
                <w:noProof/>
                <w:rPrChange w:id="136" w:author="Raul García Fernández" w:date="2017-07-01T12:36:00Z">
                  <w:rPr>
                    <w:rStyle w:val="Hipervnculo"/>
                    <w:noProof/>
                  </w:rPr>
                </w:rPrChange>
              </w:rPr>
              <w:delText>Introducción al sistema:</w:delText>
            </w:r>
            <w:r w:rsidDel="006601DA">
              <w:rPr>
                <w:noProof/>
                <w:webHidden/>
              </w:rPr>
              <w:tab/>
              <w:delText>4</w:delText>
            </w:r>
          </w:del>
        </w:p>
        <w:p w14:paraId="11D5DEFD" w14:textId="5B338001" w:rsidR="00DD1DBB" w:rsidDel="006601DA" w:rsidRDefault="00DD1DBB">
          <w:pPr>
            <w:pStyle w:val="TDC2"/>
            <w:tabs>
              <w:tab w:val="left" w:pos="880"/>
              <w:tab w:val="right" w:leader="dot" w:pos="9061"/>
            </w:tabs>
            <w:rPr>
              <w:del w:id="137" w:author="Raul García Fernández" w:date="2017-07-01T12:36:00Z"/>
              <w:rFonts w:asciiTheme="minorHAnsi" w:eastAsiaTheme="minorEastAsia" w:hAnsiTheme="minorHAnsi" w:cstheme="minorBidi"/>
              <w:noProof/>
              <w:sz w:val="22"/>
              <w:lang w:eastAsia="es-ES"/>
            </w:rPr>
          </w:pPr>
          <w:del w:id="138" w:author="Raul García Fernández" w:date="2017-07-01T12:36:00Z">
            <w:r w:rsidRPr="006601DA" w:rsidDel="006601DA">
              <w:rPr>
                <w:noProof/>
                <w:rPrChange w:id="139" w:author="Raul García Fernández" w:date="2017-07-01T12:36:00Z">
                  <w:rPr>
                    <w:rStyle w:val="Hipervnculo"/>
                    <w:noProof/>
                  </w:rPr>
                </w:rPrChange>
              </w:rPr>
              <w:delText>1.2</w:delText>
            </w:r>
            <w:r w:rsidDel="006601DA">
              <w:rPr>
                <w:rFonts w:asciiTheme="minorHAnsi" w:eastAsiaTheme="minorEastAsia" w:hAnsiTheme="minorHAnsi" w:cstheme="minorBidi"/>
                <w:noProof/>
                <w:sz w:val="22"/>
                <w:lang w:eastAsia="es-ES"/>
              </w:rPr>
              <w:tab/>
            </w:r>
            <w:r w:rsidRPr="006601DA" w:rsidDel="006601DA">
              <w:rPr>
                <w:noProof/>
                <w:rPrChange w:id="140" w:author="Raul García Fernández" w:date="2017-07-01T12:36:00Z">
                  <w:rPr>
                    <w:rStyle w:val="Hipervnculo"/>
                    <w:noProof/>
                  </w:rPr>
                </w:rPrChange>
              </w:rPr>
              <w:delText>Arquitectura Modelo-vista-controlador:</w:delText>
            </w:r>
            <w:r w:rsidDel="006601DA">
              <w:rPr>
                <w:noProof/>
                <w:webHidden/>
              </w:rPr>
              <w:tab/>
              <w:delText>4</w:delText>
            </w:r>
          </w:del>
        </w:p>
        <w:p w14:paraId="54D8560B" w14:textId="14A47399" w:rsidR="00DD1DBB" w:rsidDel="006601DA" w:rsidRDefault="00DD1DBB">
          <w:pPr>
            <w:pStyle w:val="TDC2"/>
            <w:tabs>
              <w:tab w:val="left" w:pos="880"/>
              <w:tab w:val="right" w:leader="dot" w:pos="9061"/>
            </w:tabs>
            <w:rPr>
              <w:del w:id="141" w:author="Raul García Fernández" w:date="2017-07-01T12:36:00Z"/>
              <w:rFonts w:asciiTheme="minorHAnsi" w:eastAsiaTheme="minorEastAsia" w:hAnsiTheme="minorHAnsi" w:cstheme="minorBidi"/>
              <w:noProof/>
              <w:sz w:val="22"/>
              <w:lang w:eastAsia="es-ES"/>
            </w:rPr>
          </w:pPr>
          <w:del w:id="142" w:author="Raul García Fernández" w:date="2017-07-01T12:36:00Z">
            <w:r w:rsidRPr="006601DA" w:rsidDel="006601DA">
              <w:rPr>
                <w:noProof/>
                <w:rPrChange w:id="143" w:author="Raul García Fernández" w:date="2017-07-01T12:36:00Z">
                  <w:rPr>
                    <w:rStyle w:val="Hipervnculo"/>
                    <w:noProof/>
                  </w:rPr>
                </w:rPrChange>
              </w:rPr>
              <w:delText>1.3</w:delText>
            </w:r>
            <w:r w:rsidDel="006601DA">
              <w:rPr>
                <w:rFonts w:asciiTheme="minorHAnsi" w:eastAsiaTheme="minorEastAsia" w:hAnsiTheme="minorHAnsi" w:cstheme="minorBidi"/>
                <w:noProof/>
                <w:sz w:val="22"/>
                <w:lang w:eastAsia="es-ES"/>
              </w:rPr>
              <w:tab/>
            </w:r>
            <w:r w:rsidRPr="006601DA" w:rsidDel="006601DA">
              <w:rPr>
                <w:noProof/>
                <w:rPrChange w:id="144" w:author="Raul García Fernández" w:date="2017-07-01T12:36:00Z">
                  <w:rPr>
                    <w:rStyle w:val="Hipervnculo"/>
                    <w:noProof/>
                  </w:rPr>
                </w:rPrChange>
              </w:rPr>
              <w:delText>Arquitectura REST:</w:delText>
            </w:r>
            <w:r w:rsidDel="006601DA">
              <w:rPr>
                <w:noProof/>
                <w:webHidden/>
              </w:rPr>
              <w:tab/>
              <w:delText>6</w:delText>
            </w:r>
          </w:del>
        </w:p>
        <w:p w14:paraId="0A69BE70" w14:textId="489261EC" w:rsidR="00DD1DBB" w:rsidDel="006601DA" w:rsidRDefault="00DD1DBB">
          <w:pPr>
            <w:pStyle w:val="TDC1"/>
            <w:tabs>
              <w:tab w:val="left" w:pos="480"/>
            </w:tabs>
            <w:rPr>
              <w:del w:id="145" w:author="Raul García Fernández" w:date="2017-07-01T12:36:00Z"/>
              <w:rFonts w:asciiTheme="minorHAnsi" w:eastAsiaTheme="minorEastAsia" w:hAnsiTheme="minorHAnsi" w:cstheme="minorBidi"/>
              <w:noProof/>
              <w:sz w:val="22"/>
              <w:lang w:eastAsia="es-ES"/>
            </w:rPr>
          </w:pPr>
          <w:del w:id="146" w:author="Raul García Fernández" w:date="2017-07-01T12:36:00Z">
            <w:r w:rsidRPr="006601DA" w:rsidDel="006601DA">
              <w:rPr>
                <w:noProof/>
                <w:rPrChange w:id="147" w:author="Raul García Fernández" w:date="2017-07-01T12:36:00Z">
                  <w:rPr>
                    <w:rStyle w:val="Hipervnculo"/>
                    <w:noProof/>
                  </w:rPr>
                </w:rPrChange>
              </w:rPr>
              <w:delText>2.</w:delText>
            </w:r>
            <w:r w:rsidDel="006601DA">
              <w:rPr>
                <w:rFonts w:asciiTheme="minorHAnsi" w:eastAsiaTheme="minorEastAsia" w:hAnsiTheme="minorHAnsi" w:cstheme="minorBidi"/>
                <w:noProof/>
                <w:sz w:val="22"/>
                <w:lang w:eastAsia="es-ES"/>
              </w:rPr>
              <w:tab/>
            </w:r>
            <w:r w:rsidRPr="006601DA" w:rsidDel="006601DA">
              <w:rPr>
                <w:noProof/>
                <w:rPrChange w:id="148" w:author="Raul García Fernández" w:date="2017-07-01T12:36:00Z">
                  <w:rPr>
                    <w:rStyle w:val="Hipervnculo"/>
                    <w:noProof/>
                  </w:rPr>
                </w:rPrChange>
              </w:rPr>
              <w:delText>Diseño de datos:</w:delText>
            </w:r>
            <w:r w:rsidDel="006601DA">
              <w:rPr>
                <w:noProof/>
                <w:webHidden/>
              </w:rPr>
              <w:tab/>
              <w:delText>7</w:delText>
            </w:r>
          </w:del>
        </w:p>
        <w:p w14:paraId="15BB8B62" w14:textId="7FC25283" w:rsidR="00DD1DBB" w:rsidDel="006601DA" w:rsidRDefault="00DD1DBB">
          <w:pPr>
            <w:pStyle w:val="TDC2"/>
            <w:tabs>
              <w:tab w:val="left" w:pos="880"/>
              <w:tab w:val="right" w:leader="dot" w:pos="9061"/>
            </w:tabs>
            <w:rPr>
              <w:del w:id="149" w:author="Raul García Fernández" w:date="2017-07-01T12:36:00Z"/>
              <w:rFonts w:asciiTheme="minorHAnsi" w:eastAsiaTheme="minorEastAsia" w:hAnsiTheme="minorHAnsi" w:cstheme="minorBidi"/>
              <w:noProof/>
              <w:sz w:val="22"/>
              <w:lang w:eastAsia="es-ES"/>
            </w:rPr>
          </w:pPr>
          <w:del w:id="150" w:author="Raul García Fernández" w:date="2017-07-01T12:36:00Z">
            <w:r w:rsidRPr="006601DA" w:rsidDel="006601DA">
              <w:rPr>
                <w:noProof/>
                <w:rPrChange w:id="151" w:author="Raul García Fernández" w:date="2017-07-01T12:36:00Z">
                  <w:rPr>
                    <w:rStyle w:val="Hipervnculo"/>
                    <w:noProof/>
                  </w:rPr>
                </w:rPrChange>
              </w:rPr>
              <w:delText>2.1</w:delText>
            </w:r>
            <w:r w:rsidDel="006601DA">
              <w:rPr>
                <w:rFonts w:asciiTheme="minorHAnsi" w:eastAsiaTheme="minorEastAsia" w:hAnsiTheme="minorHAnsi" w:cstheme="minorBidi"/>
                <w:noProof/>
                <w:sz w:val="22"/>
                <w:lang w:eastAsia="es-ES"/>
              </w:rPr>
              <w:tab/>
            </w:r>
            <w:r w:rsidRPr="006601DA" w:rsidDel="006601DA">
              <w:rPr>
                <w:noProof/>
                <w:rPrChange w:id="152" w:author="Raul García Fernández" w:date="2017-07-01T12:36:00Z">
                  <w:rPr>
                    <w:rStyle w:val="Hipervnculo"/>
                    <w:noProof/>
                  </w:rPr>
                </w:rPrChange>
              </w:rPr>
              <w:delText>Introducción:</w:delText>
            </w:r>
            <w:r w:rsidDel="006601DA">
              <w:rPr>
                <w:noProof/>
                <w:webHidden/>
              </w:rPr>
              <w:tab/>
              <w:delText>7</w:delText>
            </w:r>
          </w:del>
        </w:p>
        <w:p w14:paraId="56DEE706" w14:textId="05FD679D" w:rsidR="00DD1DBB" w:rsidDel="006601DA" w:rsidRDefault="00DD1DBB">
          <w:pPr>
            <w:pStyle w:val="TDC2"/>
            <w:tabs>
              <w:tab w:val="left" w:pos="880"/>
              <w:tab w:val="right" w:leader="dot" w:pos="9061"/>
            </w:tabs>
            <w:rPr>
              <w:del w:id="153" w:author="Raul García Fernández" w:date="2017-07-01T12:36:00Z"/>
              <w:rFonts w:asciiTheme="minorHAnsi" w:eastAsiaTheme="minorEastAsia" w:hAnsiTheme="minorHAnsi" w:cstheme="minorBidi"/>
              <w:noProof/>
              <w:sz w:val="22"/>
              <w:lang w:eastAsia="es-ES"/>
            </w:rPr>
          </w:pPr>
          <w:del w:id="154" w:author="Raul García Fernández" w:date="2017-07-01T12:36:00Z">
            <w:r w:rsidRPr="006601DA" w:rsidDel="006601DA">
              <w:rPr>
                <w:noProof/>
                <w:rPrChange w:id="155" w:author="Raul García Fernández" w:date="2017-07-01T12:36:00Z">
                  <w:rPr>
                    <w:rStyle w:val="Hipervnculo"/>
                    <w:noProof/>
                  </w:rPr>
                </w:rPrChange>
              </w:rPr>
              <w:delText>2.2</w:delText>
            </w:r>
            <w:r w:rsidDel="006601DA">
              <w:rPr>
                <w:rFonts w:asciiTheme="minorHAnsi" w:eastAsiaTheme="minorEastAsia" w:hAnsiTheme="minorHAnsi" w:cstheme="minorBidi"/>
                <w:noProof/>
                <w:sz w:val="22"/>
                <w:lang w:eastAsia="es-ES"/>
              </w:rPr>
              <w:tab/>
            </w:r>
            <w:r w:rsidRPr="006601DA" w:rsidDel="006601DA">
              <w:rPr>
                <w:noProof/>
                <w:rPrChange w:id="156" w:author="Raul García Fernández" w:date="2017-07-01T12:36:00Z">
                  <w:rPr>
                    <w:rStyle w:val="Hipervnculo"/>
                    <w:noProof/>
                  </w:rPr>
                </w:rPrChange>
              </w:rPr>
              <w:delText>Modelo de los datos-Entidades:</w:delText>
            </w:r>
            <w:r w:rsidDel="006601DA">
              <w:rPr>
                <w:noProof/>
                <w:webHidden/>
              </w:rPr>
              <w:tab/>
              <w:delText>7</w:delText>
            </w:r>
          </w:del>
        </w:p>
        <w:p w14:paraId="4051A267" w14:textId="39CCC391" w:rsidR="00DD1DBB" w:rsidDel="006601DA" w:rsidRDefault="00DD1DBB">
          <w:pPr>
            <w:pStyle w:val="TDC3"/>
            <w:tabs>
              <w:tab w:val="left" w:pos="1320"/>
              <w:tab w:val="right" w:leader="dot" w:pos="9061"/>
            </w:tabs>
            <w:rPr>
              <w:del w:id="157" w:author="Raul García Fernández" w:date="2017-07-01T12:36:00Z"/>
              <w:rFonts w:asciiTheme="minorHAnsi" w:eastAsiaTheme="minorEastAsia" w:hAnsiTheme="minorHAnsi" w:cstheme="minorBidi"/>
              <w:noProof/>
              <w:sz w:val="22"/>
              <w:lang w:eastAsia="es-ES"/>
            </w:rPr>
          </w:pPr>
          <w:del w:id="158" w:author="Raul García Fernández" w:date="2017-07-01T12:36:00Z">
            <w:r w:rsidRPr="006601DA" w:rsidDel="006601DA">
              <w:rPr>
                <w:noProof/>
                <w:rPrChange w:id="159" w:author="Raul García Fernández" w:date="2017-07-01T12:36:00Z">
                  <w:rPr>
                    <w:rStyle w:val="Hipervnculo"/>
                    <w:noProof/>
                  </w:rPr>
                </w:rPrChange>
              </w:rPr>
              <w:delText>2.2.1</w:delText>
            </w:r>
            <w:r w:rsidDel="006601DA">
              <w:rPr>
                <w:rFonts w:asciiTheme="minorHAnsi" w:eastAsiaTheme="minorEastAsia" w:hAnsiTheme="minorHAnsi" w:cstheme="minorBidi"/>
                <w:noProof/>
                <w:sz w:val="22"/>
                <w:lang w:eastAsia="es-ES"/>
              </w:rPr>
              <w:tab/>
            </w:r>
            <w:r w:rsidRPr="006601DA" w:rsidDel="006601DA">
              <w:rPr>
                <w:noProof/>
                <w:rPrChange w:id="160" w:author="Raul García Fernández" w:date="2017-07-01T12:36:00Z">
                  <w:rPr>
                    <w:rStyle w:val="Hipervnculo"/>
                    <w:noProof/>
                  </w:rPr>
                </w:rPrChange>
              </w:rPr>
              <w:delText>MD-Entidades:UserLogin</w:delText>
            </w:r>
            <w:r w:rsidDel="006601DA">
              <w:rPr>
                <w:noProof/>
                <w:webHidden/>
              </w:rPr>
              <w:tab/>
              <w:delText>7</w:delText>
            </w:r>
          </w:del>
        </w:p>
        <w:p w14:paraId="16D01F5D" w14:textId="3878B7E5" w:rsidR="00DD1DBB" w:rsidDel="006601DA" w:rsidRDefault="00DD1DBB">
          <w:pPr>
            <w:pStyle w:val="TDC3"/>
            <w:tabs>
              <w:tab w:val="left" w:pos="1320"/>
              <w:tab w:val="right" w:leader="dot" w:pos="9061"/>
            </w:tabs>
            <w:rPr>
              <w:del w:id="161" w:author="Raul García Fernández" w:date="2017-07-01T12:36:00Z"/>
              <w:rFonts w:asciiTheme="minorHAnsi" w:eastAsiaTheme="minorEastAsia" w:hAnsiTheme="minorHAnsi" w:cstheme="minorBidi"/>
              <w:noProof/>
              <w:sz w:val="22"/>
              <w:lang w:eastAsia="es-ES"/>
            </w:rPr>
          </w:pPr>
          <w:del w:id="162" w:author="Raul García Fernández" w:date="2017-07-01T12:36:00Z">
            <w:r w:rsidRPr="006601DA" w:rsidDel="006601DA">
              <w:rPr>
                <w:noProof/>
                <w:rPrChange w:id="163" w:author="Raul García Fernández" w:date="2017-07-01T12:36:00Z">
                  <w:rPr>
                    <w:rStyle w:val="Hipervnculo"/>
                    <w:noProof/>
                  </w:rPr>
                </w:rPrChange>
              </w:rPr>
              <w:delText>2.2.2</w:delText>
            </w:r>
            <w:r w:rsidDel="006601DA">
              <w:rPr>
                <w:rFonts w:asciiTheme="minorHAnsi" w:eastAsiaTheme="minorEastAsia" w:hAnsiTheme="minorHAnsi" w:cstheme="minorBidi"/>
                <w:noProof/>
                <w:sz w:val="22"/>
                <w:lang w:eastAsia="es-ES"/>
              </w:rPr>
              <w:tab/>
            </w:r>
            <w:r w:rsidRPr="006601DA" w:rsidDel="006601DA">
              <w:rPr>
                <w:noProof/>
                <w:rPrChange w:id="164" w:author="Raul García Fernández" w:date="2017-07-01T12:36:00Z">
                  <w:rPr>
                    <w:rStyle w:val="Hipervnculo"/>
                    <w:noProof/>
                  </w:rPr>
                </w:rPrChange>
              </w:rPr>
              <w:delText>MD-Entidades: Person</w:delText>
            </w:r>
            <w:r w:rsidDel="006601DA">
              <w:rPr>
                <w:noProof/>
                <w:webHidden/>
              </w:rPr>
              <w:tab/>
              <w:delText>8</w:delText>
            </w:r>
          </w:del>
        </w:p>
        <w:p w14:paraId="494FF360" w14:textId="52CCF704" w:rsidR="00DD1DBB" w:rsidDel="006601DA" w:rsidRDefault="00DD1DBB">
          <w:pPr>
            <w:pStyle w:val="TDC3"/>
            <w:tabs>
              <w:tab w:val="left" w:pos="1320"/>
              <w:tab w:val="right" w:leader="dot" w:pos="9061"/>
            </w:tabs>
            <w:rPr>
              <w:del w:id="165" w:author="Raul García Fernández" w:date="2017-07-01T12:36:00Z"/>
              <w:rFonts w:asciiTheme="minorHAnsi" w:eastAsiaTheme="minorEastAsia" w:hAnsiTheme="minorHAnsi" w:cstheme="minorBidi"/>
              <w:noProof/>
              <w:sz w:val="22"/>
              <w:lang w:eastAsia="es-ES"/>
            </w:rPr>
          </w:pPr>
          <w:del w:id="166" w:author="Raul García Fernández" w:date="2017-07-01T12:36:00Z">
            <w:r w:rsidRPr="006601DA" w:rsidDel="006601DA">
              <w:rPr>
                <w:noProof/>
                <w:rPrChange w:id="167" w:author="Raul García Fernández" w:date="2017-07-01T12:36:00Z">
                  <w:rPr>
                    <w:rStyle w:val="Hipervnculo"/>
                    <w:noProof/>
                  </w:rPr>
                </w:rPrChange>
              </w:rPr>
              <w:delText>2.2.3</w:delText>
            </w:r>
            <w:r w:rsidDel="006601DA">
              <w:rPr>
                <w:rFonts w:asciiTheme="minorHAnsi" w:eastAsiaTheme="minorEastAsia" w:hAnsiTheme="minorHAnsi" w:cstheme="minorBidi"/>
                <w:noProof/>
                <w:sz w:val="22"/>
                <w:lang w:eastAsia="es-ES"/>
              </w:rPr>
              <w:tab/>
            </w:r>
            <w:r w:rsidRPr="006601DA" w:rsidDel="006601DA">
              <w:rPr>
                <w:noProof/>
                <w:rPrChange w:id="168" w:author="Raul García Fernández" w:date="2017-07-01T12:36:00Z">
                  <w:rPr>
                    <w:rStyle w:val="Hipervnculo"/>
                    <w:noProof/>
                  </w:rPr>
                </w:rPrChange>
              </w:rPr>
              <w:delText>MD-Entidades: Project</w:delText>
            </w:r>
            <w:r w:rsidDel="006601DA">
              <w:rPr>
                <w:noProof/>
                <w:webHidden/>
              </w:rPr>
              <w:tab/>
              <w:delText>9</w:delText>
            </w:r>
          </w:del>
        </w:p>
        <w:p w14:paraId="1B387362" w14:textId="148CBF73" w:rsidR="00DD1DBB" w:rsidDel="006601DA" w:rsidRDefault="00DD1DBB">
          <w:pPr>
            <w:pStyle w:val="TDC3"/>
            <w:tabs>
              <w:tab w:val="left" w:pos="1320"/>
              <w:tab w:val="right" w:leader="dot" w:pos="9061"/>
            </w:tabs>
            <w:rPr>
              <w:del w:id="169" w:author="Raul García Fernández" w:date="2017-07-01T12:36:00Z"/>
              <w:rFonts w:asciiTheme="minorHAnsi" w:eastAsiaTheme="minorEastAsia" w:hAnsiTheme="minorHAnsi" w:cstheme="minorBidi"/>
              <w:noProof/>
              <w:sz w:val="22"/>
              <w:lang w:eastAsia="es-ES"/>
            </w:rPr>
          </w:pPr>
          <w:del w:id="170" w:author="Raul García Fernández" w:date="2017-07-01T12:36:00Z">
            <w:r w:rsidRPr="006601DA" w:rsidDel="006601DA">
              <w:rPr>
                <w:noProof/>
                <w:rPrChange w:id="171" w:author="Raul García Fernández" w:date="2017-07-01T12:36:00Z">
                  <w:rPr>
                    <w:rStyle w:val="Hipervnculo"/>
                    <w:noProof/>
                  </w:rPr>
                </w:rPrChange>
              </w:rPr>
              <w:delText>2.2.4</w:delText>
            </w:r>
            <w:r w:rsidDel="006601DA">
              <w:rPr>
                <w:rFonts w:asciiTheme="minorHAnsi" w:eastAsiaTheme="minorEastAsia" w:hAnsiTheme="minorHAnsi" w:cstheme="minorBidi"/>
                <w:noProof/>
                <w:sz w:val="22"/>
                <w:lang w:eastAsia="es-ES"/>
              </w:rPr>
              <w:tab/>
            </w:r>
            <w:r w:rsidRPr="006601DA" w:rsidDel="006601DA">
              <w:rPr>
                <w:noProof/>
                <w:rPrChange w:id="172" w:author="Raul García Fernández" w:date="2017-07-01T12:36:00Z">
                  <w:rPr>
                    <w:rStyle w:val="Hipervnculo"/>
                    <w:noProof/>
                  </w:rPr>
                </w:rPrChange>
              </w:rPr>
              <w:delText>MD-Entidades: Group</w:delText>
            </w:r>
            <w:r w:rsidDel="006601DA">
              <w:rPr>
                <w:noProof/>
                <w:webHidden/>
              </w:rPr>
              <w:tab/>
              <w:delText>10</w:delText>
            </w:r>
          </w:del>
        </w:p>
        <w:p w14:paraId="5FAF3158" w14:textId="67095F2E" w:rsidR="00DD1DBB" w:rsidDel="006601DA" w:rsidRDefault="00DD1DBB">
          <w:pPr>
            <w:pStyle w:val="TDC3"/>
            <w:tabs>
              <w:tab w:val="left" w:pos="1320"/>
              <w:tab w:val="right" w:leader="dot" w:pos="9061"/>
            </w:tabs>
            <w:rPr>
              <w:del w:id="173" w:author="Raul García Fernández" w:date="2017-07-01T12:36:00Z"/>
              <w:rFonts w:asciiTheme="minorHAnsi" w:eastAsiaTheme="minorEastAsia" w:hAnsiTheme="minorHAnsi" w:cstheme="minorBidi"/>
              <w:noProof/>
              <w:sz w:val="22"/>
              <w:lang w:eastAsia="es-ES"/>
            </w:rPr>
          </w:pPr>
          <w:del w:id="174" w:author="Raul García Fernández" w:date="2017-07-01T12:36:00Z">
            <w:r w:rsidRPr="006601DA" w:rsidDel="006601DA">
              <w:rPr>
                <w:noProof/>
                <w:rPrChange w:id="175" w:author="Raul García Fernández" w:date="2017-07-01T12:36:00Z">
                  <w:rPr>
                    <w:rStyle w:val="Hipervnculo"/>
                    <w:noProof/>
                  </w:rPr>
                </w:rPrChange>
              </w:rPr>
              <w:delText>2.2.5</w:delText>
            </w:r>
            <w:r w:rsidDel="006601DA">
              <w:rPr>
                <w:rFonts w:asciiTheme="minorHAnsi" w:eastAsiaTheme="minorEastAsia" w:hAnsiTheme="minorHAnsi" w:cstheme="minorBidi"/>
                <w:noProof/>
                <w:sz w:val="22"/>
                <w:lang w:eastAsia="es-ES"/>
              </w:rPr>
              <w:tab/>
            </w:r>
            <w:r w:rsidRPr="006601DA" w:rsidDel="006601DA">
              <w:rPr>
                <w:noProof/>
                <w:rPrChange w:id="176" w:author="Raul García Fernández" w:date="2017-07-01T12:36:00Z">
                  <w:rPr>
                    <w:rStyle w:val="Hipervnculo"/>
                    <w:noProof/>
                  </w:rPr>
                </w:rPrChange>
              </w:rPr>
              <w:delText>MD-Entidades: Ejecuciones</w:delText>
            </w:r>
            <w:r w:rsidDel="006601DA">
              <w:rPr>
                <w:noProof/>
                <w:webHidden/>
              </w:rPr>
              <w:tab/>
              <w:delText>11</w:delText>
            </w:r>
          </w:del>
        </w:p>
        <w:p w14:paraId="5F04E664" w14:textId="5FFF7407" w:rsidR="00DD1DBB" w:rsidDel="006601DA" w:rsidRDefault="00DD1DBB">
          <w:pPr>
            <w:pStyle w:val="TDC2"/>
            <w:tabs>
              <w:tab w:val="left" w:pos="880"/>
              <w:tab w:val="right" w:leader="dot" w:pos="9061"/>
            </w:tabs>
            <w:rPr>
              <w:del w:id="177" w:author="Raul García Fernández" w:date="2017-07-01T12:36:00Z"/>
              <w:rFonts w:asciiTheme="minorHAnsi" w:eastAsiaTheme="minorEastAsia" w:hAnsiTheme="minorHAnsi" w:cstheme="minorBidi"/>
              <w:noProof/>
              <w:sz w:val="22"/>
              <w:lang w:eastAsia="es-ES"/>
            </w:rPr>
          </w:pPr>
          <w:del w:id="178" w:author="Raul García Fernández" w:date="2017-07-01T12:36:00Z">
            <w:r w:rsidRPr="006601DA" w:rsidDel="006601DA">
              <w:rPr>
                <w:noProof/>
                <w:rPrChange w:id="179" w:author="Raul García Fernández" w:date="2017-07-01T12:36:00Z">
                  <w:rPr>
                    <w:rStyle w:val="Hipervnculo"/>
                    <w:noProof/>
                  </w:rPr>
                </w:rPrChange>
              </w:rPr>
              <w:delText>2.3</w:delText>
            </w:r>
            <w:r w:rsidDel="006601DA">
              <w:rPr>
                <w:rFonts w:asciiTheme="minorHAnsi" w:eastAsiaTheme="minorEastAsia" w:hAnsiTheme="minorHAnsi" w:cstheme="minorBidi"/>
                <w:noProof/>
                <w:sz w:val="22"/>
                <w:lang w:eastAsia="es-ES"/>
              </w:rPr>
              <w:tab/>
            </w:r>
            <w:r w:rsidRPr="006601DA" w:rsidDel="006601DA">
              <w:rPr>
                <w:noProof/>
                <w:rPrChange w:id="180" w:author="Raul García Fernández" w:date="2017-07-01T12:36:00Z">
                  <w:rPr>
                    <w:rStyle w:val="Hipervnculo"/>
                    <w:noProof/>
                  </w:rPr>
                </w:rPrChange>
              </w:rPr>
              <w:delText>Modelo de datos - Neo4j:</w:delText>
            </w:r>
            <w:r w:rsidDel="006601DA">
              <w:rPr>
                <w:noProof/>
                <w:webHidden/>
              </w:rPr>
              <w:tab/>
              <w:delText>12</w:delText>
            </w:r>
          </w:del>
        </w:p>
        <w:p w14:paraId="5A0779F8" w14:textId="684359C8" w:rsidR="00DD1DBB" w:rsidDel="006601DA" w:rsidRDefault="00DD1DBB">
          <w:pPr>
            <w:pStyle w:val="TDC3"/>
            <w:tabs>
              <w:tab w:val="left" w:pos="1320"/>
              <w:tab w:val="right" w:leader="dot" w:pos="9061"/>
            </w:tabs>
            <w:rPr>
              <w:del w:id="181" w:author="Raul García Fernández" w:date="2017-07-01T12:36:00Z"/>
              <w:rFonts w:asciiTheme="minorHAnsi" w:eastAsiaTheme="minorEastAsia" w:hAnsiTheme="minorHAnsi" w:cstheme="minorBidi"/>
              <w:noProof/>
              <w:sz w:val="22"/>
              <w:lang w:eastAsia="es-ES"/>
            </w:rPr>
          </w:pPr>
          <w:del w:id="182" w:author="Raul García Fernández" w:date="2017-07-01T12:36:00Z">
            <w:r w:rsidRPr="006601DA" w:rsidDel="006601DA">
              <w:rPr>
                <w:noProof/>
                <w:rPrChange w:id="183" w:author="Raul García Fernández" w:date="2017-07-01T12:36:00Z">
                  <w:rPr>
                    <w:rStyle w:val="Hipervnculo"/>
                    <w:noProof/>
                  </w:rPr>
                </w:rPrChange>
              </w:rPr>
              <w:delText>2.3.1</w:delText>
            </w:r>
            <w:r w:rsidDel="006601DA">
              <w:rPr>
                <w:rFonts w:asciiTheme="minorHAnsi" w:eastAsiaTheme="minorEastAsia" w:hAnsiTheme="minorHAnsi" w:cstheme="minorBidi"/>
                <w:noProof/>
                <w:sz w:val="22"/>
                <w:lang w:eastAsia="es-ES"/>
              </w:rPr>
              <w:tab/>
            </w:r>
            <w:r w:rsidRPr="006601DA" w:rsidDel="006601DA">
              <w:rPr>
                <w:noProof/>
                <w:rPrChange w:id="184" w:author="Raul García Fernández" w:date="2017-07-01T12:36:00Z">
                  <w:rPr>
                    <w:rStyle w:val="Hipervnculo"/>
                    <w:noProof/>
                  </w:rPr>
                </w:rPrChange>
              </w:rPr>
              <w:delText>MD-Neo4j Introducción:</w:delText>
            </w:r>
            <w:r w:rsidDel="006601DA">
              <w:rPr>
                <w:noProof/>
                <w:webHidden/>
              </w:rPr>
              <w:tab/>
              <w:delText>12</w:delText>
            </w:r>
          </w:del>
        </w:p>
        <w:p w14:paraId="6BDF11A8" w14:textId="48F35B29" w:rsidR="00DD1DBB" w:rsidDel="006601DA" w:rsidRDefault="00DD1DBB">
          <w:pPr>
            <w:pStyle w:val="TDC3"/>
            <w:tabs>
              <w:tab w:val="left" w:pos="1320"/>
              <w:tab w:val="right" w:leader="dot" w:pos="9061"/>
            </w:tabs>
            <w:rPr>
              <w:del w:id="185" w:author="Raul García Fernández" w:date="2017-07-01T12:36:00Z"/>
              <w:rFonts w:asciiTheme="minorHAnsi" w:eastAsiaTheme="minorEastAsia" w:hAnsiTheme="minorHAnsi" w:cstheme="minorBidi"/>
              <w:noProof/>
              <w:sz w:val="22"/>
              <w:lang w:eastAsia="es-ES"/>
            </w:rPr>
          </w:pPr>
          <w:del w:id="186" w:author="Raul García Fernández" w:date="2017-07-01T12:36:00Z">
            <w:r w:rsidRPr="006601DA" w:rsidDel="006601DA">
              <w:rPr>
                <w:noProof/>
                <w:rPrChange w:id="187" w:author="Raul García Fernández" w:date="2017-07-01T12:36:00Z">
                  <w:rPr>
                    <w:rStyle w:val="Hipervnculo"/>
                    <w:noProof/>
                  </w:rPr>
                </w:rPrChange>
              </w:rPr>
              <w:delText>2.3.2</w:delText>
            </w:r>
            <w:r w:rsidDel="006601DA">
              <w:rPr>
                <w:rFonts w:asciiTheme="minorHAnsi" w:eastAsiaTheme="minorEastAsia" w:hAnsiTheme="minorHAnsi" w:cstheme="minorBidi"/>
                <w:noProof/>
                <w:sz w:val="22"/>
                <w:lang w:eastAsia="es-ES"/>
              </w:rPr>
              <w:tab/>
            </w:r>
            <w:r w:rsidRPr="006601DA" w:rsidDel="006601DA">
              <w:rPr>
                <w:noProof/>
                <w:rPrChange w:id="188" w:author="Raul García Fernández" w:date="2017-07-01T12:36:00Z">
                  <w:rPr>
                    <w:rStyle w:val="Hipervnculo"/>
                    <w:noProof/>
                  </w:rPr>
                </w:rPrChange>
              </w:rPr>
              <w:delText>MD - Neo4J: Relaciones</w:delText>
            </w:r>
            <w:r w:rsidDel="006601DA">
              <w:rPr>
                <w:noProof/>
                <w:webHidden/>
              </w:rPr>
              <w:tab/>
              <w:delText>13</w:delText>
            </w:r>
          </w:del>
        </w:p>
        <w:p w14:paraId="67B54FD1" w14:textId="34913308" w:rsidR="00DD1DBB" w:rsidDel="006601DA" w:rsidRDefault="00DD1DBB">
          <w:pPr>
            <w:pStyle w:val="TDC3"/>
            <w:tabs>
              <w:tab w:val="left" w:pos="1320"/>
              <w:tab w:val="right" w:leader="dot" w:pos="9061"/>
            </w:tabs>
            <w:rPr>
              <w:del w:id="189" w:author="Raul García Fernández" w:date="2017-07-01T12:36:00Z"/>
              <w:rFonts w:asciiTheme="minorHAnsi" w:eastAsiaTheme="minorEastAsia" w:hAnsiTheme="minorHAnsi" w:cstheme="minorBidi"/>
              <w:noProof/>
              <w:sz w:val="22"/>
              <w:lang w:eastAsia="es-ES"/>
            </w:rPr>
          </w:pPr>
          <w:del w:id="190" w:author="Raul García Fernández" w:date="2017-07-01T12:36:00Z">
            <w:r w:rsidRPr="006601DA" w:rsidDel="006601DA">
              <w:rPr>
                <w:noProof/>
                <w:rPrChange w:id="191" w:author="Raul García Fernández" w:date="2017-07-01T12:36:00Z">
                  <w:rPr>
                    <w:rStyle w:val="Hipervnculo"/>
                    <w:noProof/>
                  </w:rPr>
                </w:rPrChange>
              </w:rPr>
              <w:delText>2.3.3</w:delText>
            </w:r>
            <w:r w:rsidDel="006601DA">
              <w:rPr>
                <w:rFonts w:asciiTheme="minorHAnsi" w:eastAsiaTheme="minorEastAsia" w:hAnsiTheme="minorHAnsi" w:cstheme="minorBidi"/>
                <w:noProof/>
                <w:sz w:val="22"/>
                <w:lang w:eastAsia="es-ES"/>
              </w:rPr>
              <w:tab/>
            </w:r>
            <w:r w:rsidRPr="006601DA" w:rsidDel="006601DA">
              <w:rPr>
                <w:noProof/>
                <w:rPrChange w:id="192" w:author="Raul García Fernández" w:date="2017-07-01T12:36:00Z">
                  <w:rPr>
                    <w:rStyle w:val="Hipervnculo"/>
                    <w:noProof/>
                  </w:rPr>
                </w:rPrChange>
              </w:rPr>
              <w:delText>MD – Neo4j: Estructura general de datos</w:delText>
            </w:r>
            <w:r w:rsidDel="006601DA">
              <w:rPr>
                <w:noProof/>
                <w:webHidden/>
              </w:rPr>
              <w:tab/>
              <w:delText>14</w:delText>
            </w:r>
          </w:del>
        </w:p>
        <w:p w14:paraId="31C3F372" w14:textId="437F6DDB" w:rsidR="00DD1DBB" w:rsidDel="006601DA" w:rsidRDefault="00DD1DBB">
          <w:pPr>
            <w:pStyle w:val="TDC1"/>
            <w:tabs>
              <w:tab w:val="left" w:pos="660"/>
            </w:tabs>
            <w:rPr>
              <w:del w:id="193" w:author="Raul García Fernández" w:date="2017-07-01T12:36:00Z"/>
              <w:rFonts w:asciiTheme="minorHAnsi" w:eastAsiaTheme="minorEastAsia" w:hAnsiTheme="minorHAnsi" w:cstheme="minorBidi"/>
              <w:noProof/>
              <w:sz w:val="22"/>
              <w:lang w:eastAsia="es-ES"/>
            </w:rPr>
          </w:pPr>
          <w:del w:id="194" w:author="Raul García Fernández" w:date="2017-07-01T12:36:00Z">
            <w:r w:rsidRPr="006601DA" w:rsidDel="006601DA">
              <w:rPr>
                <w:noProof/>
                <w:rPrChange w:id="195" w:author="Raul García Fernández" w:date="2017-07-01T12:36:00Z">
                  <w:rPr>
                    <w:rStyle w:val="Hipervnculo"/>
                    <w:noProof/>
                  </w:rPr>
                </w:rPrChange>
              </w:rPr>
              <w:delText>2.4</w:delText>
            </w:r>
            <w:r w:rsidDel="006601DA">
              <w:rPr>
                <w:rFonts w:asciiTheme="minorHAnsi" w:eastAsiaTheme="minorEastAsia" w:hAnsiTheme="minorHAnsi" w:cstheme="minorBidi"/>
                <w:noProof/>
                <w:sz w:val="22"/>
                <w:lang w:eastAsia="es-ES"/>
              </w:rPr>
              <w:tab/>
            </w:r>
            <w:r w:rsidRPr="006601DA" w:rsidDel="006601DA">
              <w:rPr>
                <w:noProof/>
                <w:rPrChange w:id="196" w:author="Raul García Fernández" w:date="2017-07-01T12:36:00Z">
                  <w:rPr>
                    <w:rStyle w:val="Hipervnculo"/>
                    <w:noProof/>
                  </w:rPr>
                </w:rPrChange>
              </w:rPr>
              <w:delText>Diseño de sistema: Subsistema repositorio</w:delText>
            </w:r>
            <w:r w:rsidDel="006601DA">
              <w:rPr>
                <w:noProof/>
                <w:webHidden/>
              </w:rPr>
              <w:tab/>
              <w:delText>15</w:delText>
            </w:r>
          </w:del>
        </w:p>
        <w:p w14:paraId="455F332E" w14:textId="419DE021" w:rsidR="00DD1DBB" w:rsidDel="006601DA" w:rsidRDefault="00DD1DBB">
          <w:pPr>
            <w:pStyle w:val="TDC3"/>
            <w:tabs>
              <w:tab w:val="left" w:pos="1320"/>
              <w:tab w:val="right" w:leader="dot" w:pos="9061"/>
            </w:tabs>
            <w:rPr>
              <w:del w:id="197" w:author="Raul García Fernández" w:date="2017-07-01T12:36:00Z"/>
              <w:rFonts w:asciiTheme="minorHAnsi" w:eastAsiaTheme="minorEastAsia" w:hAnsiTheme="minorHAnsi" w:cstheme="minorBidi"/>
              <w:noProof/>
              <w:sz w:val="22"/>
              <w:lang w:eastAsia="es-ES"/>
            </w:rPr>
          </w:pPr>
          <w:del w:id="198" w:author="Raul García Fernández" w:date="2017-07-01T12:36:00Z">
            <w:r w:rsidRPr="006601DA" w:rsidDel="006601DA">
              <w:rPr>
                <w:noProof/>
                <w:rPrChange w:id="199" w:author="Raul García Fernández" w:date="2017-07-01T12:36:00Z">
                  <w:rPr>
                    <w:rStyle w:val="Hipervnculo"/>
                    <w:noProof/>
                  </w:rPr>
                </w:rPrChange>
              </w:rPr>
              <w:delText>2.4.1</w:delText>
            </w:r>
            <w:r w:rsidDel="006601DA">
              <w:rPr>
                <w:rFonts w:asciiTheme="minorHAnsi" w:eastAsiaTheme="minorEastAsia" w:hAnsiTheme="minorHAnsi" w:cstheme="minorBidi"/>
                <w:noProof/>
                <w:sz w:val="22"/>
                <w:lang w:eastAsia="es-ES"/>
              </w:rPr>
              <w:tab/>
            </w:r>
            <w:r w:rsidRPr="006601DA" w:rsidDel="006601DA">
              <w:rPr>
                <w:noProof/>
                <w:rPrChange w:id="200" w:author="Raul García Fernández" w:date="2017-07-01T12:36:00Z">
                  <w:rPr>
                    <w:rStyle w:val="Hipervnculo"/>
                    <w:noProof/>
                  </w:rPr>
                </w:rPrChange>
              </w:rPr>
              <w:delText>DS-Subsistema repositorio Web: Capa REST</w:delText>
            </w:r>
            <w:r w:rsidDel="006601DA">
              <w:rPr>
                <w:noProof/>
                <w:webHidden/>
              </w:rPr>
              <w:tab/>
              <w:delText>15</w:delText>
            </w:r>
          </w:del>
        </w:p>
        <w:p w14:paraId="703B5296" w14:textId="6A168681" w:rsidR="00DD1DBB" w:rsidDel="006601DA" w:rsidRDefault="00DD1DBB">
          <w:pPr>
            <w:pStyle w:val="TDC2"/>
            <w:tabs>
              <w:tab w:val="left" w:pos="880"/>
              <w:tab w:val="right" w:leader="dot" w:pos="9061"/>
            </w:tabs>
            <w:rPr>
              <w:del w:id="201" w:author="Raul García Fernández" w:date="2017-07-01T12:36:00Z"/>
              <w:rFonts w:asciiTheme="minorHAnsi" w:eastAsiaTheme="minorEastAsia" w:hAnsiTheme="minorHAnsi" w:cstheme="minorBidi"/>
              <w:noProof/>
              <w:sz w:val="22"/>
              <w:lang w:eastAsia="es-ES"/>
            </w:rPr>
          </w:pPr>
          <w:del w:id="202" w:author="Raul García Fernández" w:date="2017-07-01T12:36:00Z">
            <w:r w:rsidRPr="006601DA" w:rsidDel="006601DA">
              <w:rPr>
                <w:noProof/>
                <w:rPrChange w:id="203" w:author="Raul García Fernández" w:date="2017-07-01T12:36:00Z">
                  <w:rPr>
                    <w:rStyle w:val="Hipervnculo"/>
                    <w:noProof/>
                  </w:rPr>
                </w:rPrChange>
              </w:rPr>
              <w:delText>2.5</w:delText>
            </w:r>
            <w:r w:rsidDel="006601DA">
              <w:rPr>
                <w:rFonts w:asciiTheme="minorHAnsi" w:eastAsiaTheme="minorEastAsia" w:hAnsiTheme="minorHAnsi" w:cstheme="minorBidi"/>
                <w:noProof/>
                <w:sz w:val="22"/>
                <w:lang w:eastAsia="es-ES"/>
              </w:rPr>
              <w:tab/>
            </w:r>
            <w:r w:rsidRPr="006601DA" w:rsidDel="006601DA">
              <w:rPr>
                <w:noProof/>
                <w:rPrChange w:id="204" w:author="Raul García Fernández" w:date="2017-07-01T12:36:00Z">
                  <w:rPr>
                    <w:rStyle w:val="Hipervnculo"/>
                    <w:noProof/>
                  </w:rPr>
                </w:rPrChange>
              </w:rPr>
              <w:delText>DS-Subsistema repositorio Web: Capa Negocio</w:delText>
            </w:r>
            <w:r w:rsidDel="006601DA">
              <w:rPr>
                <w:noProof/>
                <w:webHidden/>
              </w:rPr>
              <w:tab/>
              <w:delText>17</w:delText>
            </w:r>
          </w:del>
        </w:p>
        <w:p w14:paraId="2EDC2D65" w14:textId="774944D6" w:rsidR="00DD1DBB" w:rsidDel="006601DA" w:rsidRDefault="00DD1DBB">
          <w:pPr>
            <w:pStyle w:val="TDC2"/>
            <w:tabs>
              <w:tab w:val="left" w:pos="880"/>
              <w:tab w:val="right" w:leader="dot" w:pos="9061"/>
            </w:tabs>
            <w:rPr>
              <w:del w:id="205" w:author="Raul García Fernández" w:date="2017-07-01T12:36:00Z"/>
              <w:rFonts w:asciiTheme="minorHAnsi" w:eastAsiaTheme="minorEastAsia" w:hAnsiTheme="minorHAnsi" w:cstheme="minorBidi"/>
              <w:noProof/>
              <w:sz w:val="22"/>
              <w:lang w:eastAsia="es-ES"/>
            </w:rPr>
          </w:pPr>
          <w:del w:id="206" w:author="Raul García Fernández" w:date="2017-07-01T12:36:00Z">
            <w:r w:rsidRPr="006601DA" w:rsidDel="006601DA">
              <w:rPr>
                <w:noProof/>
                <w:rPrChange w:id="207" w:author="Raul García Fernández" w:date="2017-07-01T12:36:00Z">
                  <w:rPr>
                    <w:rStyle w:val="Hipervnculo"/>
                    <w:noProof/>
                  </w:rPr>
                </w:rPrChange>
              </w:rPr>
              <w:delText>2.6</w:delText>
            </w:r>
            <w:r w:rsidDel="006601DA">
              <w:rPr>
                <w:rFonts w:asciiTheme="minorHAnsi" w:eastAsiaTheme="minorEastAsia" w:hAnsiTheme="minorHAnsi" w:cstheme="minorBidi"/>
                <w:noProof/>
                <w:sz w:val="22"/>
                <w:lang w:eastAsia="es-ES"/>
              </w:rPr>
              <w:tab/>
            </w:r>
            <w:r w:rsidRPr="006601DA" w:rsidDel="006601DA">
              <w:rPr>
                <w:noProof/>
                <w:rPrChange w:id="208" w:author="Raul García Fernández" w:date="2017-07-01T12:36:00Z">
                  <w:rPr>
                    <w:rStyle w:val="Hipervnculo"/>
                    <w:noProof/>
                  </w:rPr>
                </w:rPrChange>
              </w:rPr>
              <w:delText>DS- Subsistema repositorio Web: Capa de datos</w:delText>
            </w:r>
            <w:r w:rsidDel="006601DA">
              <w:rPr>
                <w:noProof/>
                <w:webHidden/>
              </w:rPr>
              <w:tab/>
              <w:delText>18</w:delText>
            </w:r>
          </w:del>
        </w:p>
        <w:p w14:paraId="4FC63A8E" w14:textId="24C0FEA7" w:rsidR="00DD1DBB" w:rsidDel="006601DA" w:rsidRDefault="00DD1DBB">
          <w:pPr>
            <w:pStyle w:val="TDC2"/>
            <w:tabs>
              <w:tab w:val="left" w:pos="880"/>
              <w:tab w:val="right" w:leader="dot" w:pos="9061"/>
            </w:tabs>
            <w:rPr>
              <w:del w:id="209" w:author="Raul García Fernández" w:date="2017-07-01T12:36:00Z"/>
              <w:rFonts w:asciiTheme="minorHAnsi" w:eastAsiaTheme="minorEastAsia" w:hAnsiTheme="minorHAnsi" w:cstheme="minorBidi"/>
              <w:noProof/>
              <w:sz w:val="22"/>
              <w:lang w:eastAsia="es-ES"/>
            </w:rPr>
          </w:pPr>
          <w:del w:id="210" w:author="Raul García Fernández" w:date="2017-07-01T12:36:00Z">
            <w:r w:rsidRPr="006601DA" w:rsidDel="006601DA">
              <w:rPr>
                <w:noProof/>
                <w:rPrChange w:id="211" w:author="Raul García Fernández" w:date="2017-07-01T12:36:00Z">
                  <w:rPr>
                    <w:rStyle w:val="Hipervnculo"/>
                    <w:noProof/>
                  </w:rPr>
                </w:rPrChange>
              </w:rPr>
              <w:delText>2.7</w:delText>
            </w:r>
            <w:r w:rsidDel="006601DA">
              <w:rPr>
                <w:rFonts w:asciiTheme="minorHAnsi" w:eastAsiaTheme="minorEastAsia" w:hAnsiTheme="minorHAnsi" w:cstheme="minorBidi"/>
                <w:noProof/>
                <w:sz w:val="22"/>
                <w:lang w:eastAsia="es-ES"/>
              </w:rPr>
              <w:tab/>
            </w:r>
            <w:r w:rsidRPr="006601DA" w:rsidDel="006601DA">
              <w:rPr>
                <w:noProof/>
                <w:rPrChange w:id="212" w:author="Raul García Fernández" w:date="2017-07-01T12:36:00Z">
                  <w:rPr>
                    <w:rStyle w:val="Hipervnculo"/>
                    <w:noProof/>
                  </w:rPr>
                </w:rPrChange>
              </w:rPr>
              <w:delText>DS-Subsistema repositorio: Capa ejecución</w:delText>
            </w:r>
            <w:r w:rsidDel="006601DA">
              <w:rPr>
                <w:noProof/>
                <w:webHidden/>
              </w:rPr>
              <w:tab/>
              <w:delText>19</w:delText>
            </w:r>
          </w:del>
        </w:p>
        <w:p w14:paraId="02C142A4" w14:textId="601DBF42" w:rsidR="00DD1DBB" w:rsidDel="006601DA" w:rsidRDefault="00DD1DBB">
          <w:pPr>
            <w:pStyle w:val="TDC3"/>
            <w:tabs>
              <w:tab w:val="left" w:pos="1320"/>
              <w:tab w:val="right" w:leader="dot" w:pos="9061"/>
            </w:tabs>
            <w:rPr>
              <w:del w:id="213" w:author="Raul García Fernández" w:date="2017-07-01T12:36:00Z"/>
              <w:rFonts w:asciiTheme="minorHAnsi" w:eastAsiaTheme="minorEastAsia" w:hAnsiTheme="minorHAnsi" w:cstheme="minorBidi"/>
              <w:noProof/>
              <w:sz w:val="22"/>
              <w:lang w:eastAsia="es-ES"/>
            </w:rPr>
          </w:pPr>
          <w:del w:id="214" w:author="Raul García Fernández" w:date="2017-07-01T12:36:00Z">
            <w:r w:rsidRPr="006601DA" w:rsidDel="006601DA">
              <w:rPr>
                <w:noProof/>
                <w:rPrChange w:id="215" w:author="Raul García Fernández" w:date="2017-07-01T12:36:00Z">
                  <w:rPr>
                    <w:rStyle w:val="Hipervnculo"/>
                    <w:noProof/>
                  </w:rPr>
                </w:rPrChange>
              </w:rPr>
              <w:delText>2.7.1</w:delText>
            </w:r>
            <w:r w:rsidDel="006601DA">
              <w:rPr>
                <w:rFonts w:asciiTheme="minorHAnsi" w:eastAsiaTheme="minorEastAsia" w:hAnsiTheme="minorHAnsi" w:cstheme="minorBidi"/>
                <w:noProof/>
                <w:sz w:val="22"/>
                <w:lang w:eastAsia="es-ES"/>
              </w:rPr>
              <w:tab/>
            </w:r>
            <w:r w:rsidRPr="006601DA" w:rsidDel="006601DA">
              <w:rPr>
                <w:noProof/>
                <w:rPrChange w:id="216" w:author="Raul García Fernández" w:date="2017-07-01T12:36:00Z">
                  <w:rPr>
                    <w:rStyle w:val="Hipervnculo"/>
                    <w:noProof/>
                  </w:rPr>
                </w:rPrChange>
              </w:rPr>
              <w:delText>Sincronización de proyectos:</w:delText>
            </w:r>
            <w:r w:rsidDel="006601DA">
              <w:rPr>
                <w:noProof/>
                <w:webHidden/>
              </w:rPr>
              <w:tab/>
              <w:delText>19</w:delText>
            </w:r>
          </w:del>
        </w:p>
        <w:p w14:paraId="4B263404" w14:textId="11483743" w:rsidR="00DD1DBB" w:rsidDel="006601DA" w:rsidRDefault="00DD1DBB">
          <w:pPr>
            <w:pStyle w:val="TDC3"/>
            <w:tabs>
              <w:tab w:val="left" w:pos="1320"/>
              <w:tab w:val="right" w:leader="dot" w:pos="9061"/>
            </w:tabs>
            <w:rPr>
              <w:del w:id="217" w:author="Raul García Fernández" w:date="2017-07-01T12:36:00Z"/>
              <w:rFonts w:asciiTheme="minorHAnsi" w:eastAsiaTheme="minorEastAsia" w:hAnsiTheme="minorHAnsi" w:cstheme="minorBidi"/>
              <w:noProof/>
              <w:sz w:val="22"/>
              <w:lang w:eastAsia="es-ES"/>
            </w:rPr>
          </w:pPr>
          <w:del w:id="218" w:author="Raul García Fernández" w:date="2017-07-01T12:36:00Z">
            <w:r w:rsidRPr="006601DA" w:rsidDel="006601DA">
              <w:rPr>
                <w:noProof/>
                <w:rPrChange w:id="219" w:author="Raul García Fernández" w:date="2017-07-01T12:36:00Z">
                  <w:rPr>
                    <w:rStyle w:val="Hipervnculo"/>
                    <w:noProof/>
                  </w:rPr>
                </w:rPrChange>
              </w:rPr>
              <w:delText>2.7.2</w:delText>
            </w:r>
            <w:r w:rsidDel="006601DA">
              <w:rPr>
                <w:rFonts w:asciiTheme="minorHAnsi" w:eastAsiaTheme="minorEastAsia" w:hAnsiTheme="minorHAnsi" w:cstheme="minorBidi"/>
                <w:noProof/>
                <w:sz w:val="22"/>
                <w:lang w:eastAsia="es-ES"/>
              </w:rPr>
              <w:tab/>
            </w:r>
            <w:r w:rsidRPr="006601DA" w:rsidDel="006601DA">
              <w:rPr>
                <w:noProof/>
                <w:rPrChange w:id="220" w:author="Raul García Fernández" w:date="2017-07-01T12:36:00Z">
                  <w:rPr>
                    <w:rStyle w:val="Hipervnculo"/>
                    <w:noProof/>
                  </w:rPr>
                </w:rPrChange>
              </w:rPr>
              <w:delText>Ejecución de proyectos:</w:delText>
            </w:r>
            <w:r w:rsidDel="006601DA">
              <w:rPr>
                <w:noProof/>
                <w:webHidden/>
              </w:rPr>
              <w:tab/>
              <w:delText>19</w:delText>
            </w:r>
          </w:del>
        </w:p>
        <w:p w14:paraId="13A65E44" w14:textId="28266EDD" w:rsidR="00DD1DBB" w:rsidDel="006601DA" w:rsidRDefault="00DD1DBB">
          <w:pPr>
            <w:pStyle w:val="TDC3"/>
            <w:tabs>
              <w:tab w:val="left" w:pos="1320"/>
              <w:tab w:val="right" w:leader="dot" w:pos="9061"/>
            </w:tabs>
            <w:rPr>
              <w:del w:id="221" w:author="Raul García Fernández" w:date="2017-07-01T12:36:00Z"/>
              <w:rFonts w:asciiTheme="minorHAnsi" w:eastAsiaTheme="minorEastAsia" w:hAnsiTheme="minorHAnsi" w:cstheme="minorBidi"/>
              <w:noProof/>
              <w:sz w:val="22"/>
              <w:lang w:eastAsia="es-ES"/>
            </w:rPr>
          </w:pPr>
          <w:del w:id="222" w:author="Raul García Fernández" w:date="2017-07-01T12:36:00Z">
            <w:r w:rsidRPr="006601DA" w:rsidDel="006601DA">
              <w:rPr>
                <w:noProof/>
                <w:rPrChange w:id="223" w:author="Raul García Fernández" w:date="2017-07-01T12:36:00Z">
                  <w:rPr>
                    <w:rStyle w:val="Hipervnculo"/>
                    <w:noProof/>
                  </w:rPr>
                </w:rPrChange>
              </w:rPr>
              <w:delText>2.7.3</w:delText>
            </w:r>
            <w:r w:rsidDel="006601DA">
              <w:rPr>
                <w:rFonts w:asciiTheme="minorHAnsi" w:eastAsiaTheme="minorEastAsia" w:hAnsiTheme="minorHAnsi" w:cstheme="minorBidi"/>
                <w:noProof/>
                <w:sz w:val="22"/>
                <w:lang w:eastAsia="es-ES"/>
              </w:rPr>
              <w:tab/>
            </w:r>
            <w:r w:rsidRPr="006601DA" w:rsidDel="006601DA">
              <w:rPr>
                <w:noProof/>
                <w:rPrChange w:id="224" w:author="Raul García Fernández" w:date="2017-07-01T12:36:00Z">
                  <w:rPr>
                    <w:rStyle w:val="Hipervnculo"/>
                    <w:noProof/>
                  </w:rPr>
                </w:rPrChange>
              </w:rPr>
              <w:delText>Respuestas de ejecuciones:</w:delText>
            </w:r>
            <w:r w:rsidDel="006601DA">
              <w:rPr>
                <w:noProof/>
                <w:webHidden/>
              </w:rPr>
              <w:tab/>
              <w:delText>20</w:delText>
            </w:r>
          </w:del>
        </w:p>
        <w:p w14:paraId="707B14E4" w14:textId="120FA767" w:rsidR="00DD1DBB" w:rsidDel="006601DA" w:rsidRDefault="00DD1DBB">
          <w:pPr>
            <w:pStyle w:val="TDC1"/>
            <w:tabs>
              <w:tab w:val="left" w:pos="480"/>
            </w:tabs>
            <w:rPr>
              <w:del w:id="225" w:author="Raul García Fernández" w:date="2017-07-01T12:36:00Z"/>
              <w:rFonts w:asciiTheme="minorHAnsi" w:eastAsiaTheme="minorEastAsia" w:hAnsiTheme="minorHAnsi" w:cstheme="minorBidi"/>
              <w:noProof/>
              <w:sz w:val="22"/>
              <w:lang w:eastAsia="es-ES"/>
            </w:rPr>
          </w:pPr>
          <w:del w:id="226" w:author="Raul García Fernández" w:date="2017-07-01T12:36:00Z">
            <w:r w:rsidRPr="006601DA" w:rsidDel="006601DA">
              <w:rPr>
                <w:noProof/>
                <w:rPrChange w:id="227" w:author="Raul García Fernández" w:date="2017-07-01T12:36:00Z">
                  <w:rPr>
                    <w:rStyle w:val="Hipervnculo"/>
                    <w:noProof/>
                  </w:rPr>
                </w:rPrChange>
              </w:rPr>
              <w:delText>3.</w:delText>
            </w:r>
            <w:r w:rsidDel="006601DA">
              <w:rPr>
                <w:rFonts w:asciiTheme="minorHAnsi" w:eastAsiaTheme="minorEastAsia" w:hAnsiTheme="minorHAnsi" w:cstheme="minorBidi"/>
                <w:noProof/>
                <w:sz w:val="22"/>
                <w:lang w:eastAsia="es-ES"/>
              </w:rPr>
              <w:tab/>
            </w:r>
            <w:r w:rsidRPr="006601DA" w:rsidDel="006601DA">
              <w:rPr>
                <w:noProof/>
                <w:rPrChange w:id="228" w:author="Raul García Fernández" w:date="2017-07-01T12:36:00Z">
                  <w:rPr>
                    <w:rStyle w:val="Hipervnculo"/>
                    <w:noProof/>
                  </w:rPr>
                </w:rPrChange>
              </w:rPr>
              <w:delText>Diseño de sistema: Subsistema aplicación web</w:delText>
            </w:r>
            <w:r w:rsidDel="006601DA">
              <w:rPr>
                <w:noProof/>
                <w:webHidden/>
              </w:rPr>
              <w:tab/>
              <w:delText>21</w:delText>
            </w:r>
          </w:del>
        </w:p>
        <w:p w14:paraId="3CDD65E4" w14:textId="07418499" w:rsidR="00DD1DBB" w:rsidDel="006601DA" w:rsidRDefault="00DD1DBB">
          <w:pPr>
            <w:pStyle w:val="TDC2"/>
            <w:tabs>
              <w:tab w:val="left" w:pos="880"/>
              <w:tab w:val="right" w:leader="dot" w:pos="9061"/>
            </w:tabs>
            <w:rPr>
              <w:del w:id="229" w:author="Raul García Fernández" w:date="2017-07-01T12:36:00Z"/>
              <w:rFonts w:asciiTheme="minorHAnsi" w:eastAsiaTheme="minorEastAsia" w:hAnsiTheme="minorHAnsi" w:cstheme="minorBidi"/>
              <w:noProof/>
              <w:sz w:val="22"/>
              <w:lang w:eastAsia="es-ES"/>
            </w:rPr>
          </w:pPr>
          <w:del w:id="230" w:author="Raul García Fernández" w:date="2017-07-01T12:36:00Z">
            <w:r w:rsidRPr="006601DA" w:rsidDel="006601DA">
              <w:rPr>
                <w:noProof/>
                <w:rPrChange w:id="231" w:author="Raul García Fernández" w:date="2017-07-01T12:36:00Z">
                  <w:rPr>
                    <w:rStyle w:val="Hipervnculo"/>
                    <w:noProof/>
                  </w:rPr>
                </w:rPrChange>
              </w:rPr>
              <w:delText>3.1</w:delText>
            </w:r>
            <w:r w:rsidDel="006601DA">
              <w:rPr>
                <w:rFonts w:asciiTheme="minorHAnsi" w:eastAsiaTheme="minorEastAsia" w:hAnsiTheme="minorHAnsi" w:cstheme="minorBidi"/>
                <w:noProof/>
                <w:sz w:val="22"/>
                <w:lang w:eastAsia="es-ES"/>
              </w:rPr>
              <w:tab/>
            </w:r>
            <w:r w:rsidRPr="006601DA" w:rsidDel="006601DA">
              <w:rPr>
                <w:noProof/>
                <w:rPrChange w:id="232" w:author="Raul García Fernández" w:date="2017-07-01T12:36:00Z">
                  <w:rPr>
                    <w:rStyle w:val="Hipervnculo"/>
                    <w:noProof/>
                  </w:rPr>
                </w:rPrChange>
              </w:rPr>
              <w:delText>DS – Subsistema aplicación web: Lado servidor</w:delText>
            </w:r>
            <w:r w:rsidDel="006601DA">
              <w:rPr>
                <w:noProof/>
                <w:webHidden/>
              </w:rPr>
              <w:tab/>
              <w:delText>21</w:delText>
            </w:r>
          </w:del>
        </w:p>
        <w:p w14:paraId="149AA76F" w14:textId="2E1137BB" w:rsidR="00DD1DBB" w:rsidDel="006601DA" w:rsidRDefault="00DD1DBB">
          <w:pPr>
            <w:pStyle w:val="TDC3"/>
            <w:tabs>
              <w:tab w:val="left" w:pos="1320"/>
              <w:tab w:val="right" w:leader="dot" w:pos="9061"/>
            </w:tabs>
            <w:rPr>
              <w:del w:id="233" w:author="Raul García Fernández" w:date="2017-07-01T12:36:00Z"/>
              <w:rFonts w:asciiTheme="minorHAnsi" w:eastAsiaTheme="minorEastAsia" w:hAnsiTheme="minorHAnsi" w:cstheme="minorBidi"/>
              <w:noProof/>
              <w:sz w:val="22"/>
              <w:lang w:eastAsia="es-ES"/>
            </w:rPr>
          </w:pPr>
          <w:del w:id="234" w:author="Raul García Fernández" w:date="2017-07-01T12:36:00Z">
            <w:r w:rsidRPr="006601DA" w:rsidDel="006601DA">
              <w:rPr>
                <w:noProof/>
                <w:rPrChange w:id="235" w:author="Raul García Fernández" w:date="2017-07-01T12:36:00Z">
                  <w:rPr>
                    <w:rStyle w:val="Hipervnculo"/>
                    <w:noProof/>
                  </w:rPr>
                </w:rPrChange>
              </w:rPr>
              <w:delText>3.1.1</w:delText>
            </w:r>
            <w:r w:rsidDel="006601DA">
              <w:rPr>
                <w:rFonts w:asciiTheme="minorHAnsi" w:eastAsiaTheme="minorEastAsia" w:hAnsiTheme="minorHAnsi" w:cstheme="minorBidi"/>
                <w:noProof/>
                <w:sz w:val="22"/>
                <w:lang w:eastAsia="es-ES"/>
              </w:rPr>
              <w:tab/>
            </w:r>
            <w:r w:rsidRPr="006601DA" w:rsidDel="006601DA">
              <w:rPr>
                <w:noProof/>
                <w:rPrChange w:id="236" w:author="Raul García Fernández" w:date="2017-07-01T12:36:00Z">
                  <w:rPr>
                    <w:rStyle w:val="Hipervnculo"/>
                    <w:noProof/>
                  </w:rPr>
                </w:rPrChange>
              </w:rPr>
              <w:delText>Gestión de recursos web:</w:delText>
            </w:r>
            <w:r w:rsidDel="006601DA">
              <w:rPr>
                <w:noProof/>
                <w:webHidden/>
              </w:rPr>
              <w:tab/>
              <w:delText>22</w:delText>
            </w:r>
          </w:del>
        </w:p>
        <w:p w14:paraId="0C160B5E" w14:textId="20CA7FFE" w:rsidR="00DD1DBB" w:rsidDel="006601DA" w:rsidRDefault="00DD1DBB">
          <w:pPr>
            <w:pStyle w:val="TDC3"/>
            <w:tabs>
              <w:tab w:val="left" w:pos="1320"/>
              <w:tab w:val="right" w:leader="dot" w:pos="9061"/>
            </w:tabs>
            <w:rPr>
              <w:del w:id="237" w:author="Raul García Fernández" w:date="2017-07-01T12:36:00Z"/>
              <w:rFonts w:asciiTheme="minorHAnsi" w:eastAsiaTheme="minorEastAsia" w:hAnsiTheme="minorHAnsi" w:cstheme="minorBidi"/>
              <w:noProof/>
              <w:sz w:val="22"/>
              <w:lang w:eastAsia="es-ES"/>
            </w:rPr>
          </w:pPr>
          <w:del w:id="238" w:author="Raul García Fernández" w:date="2017-07-01T12:36:00Z">
            <w:r w:rsidRPr="006601DA" w:rsidDel="006601DA">
              <w:rPr>
                <w:noProof/>
                <w:rPrChange w:id="239" w:author="Raul García Fernández" w:date="2017-07-01T12:36:00Z">
                  <w:rPr>
                    <w:rStyle w:val="Hipervnculo"/>
                    <w:noProof/>
                  </w:rPr>
                </w:rPrChange>
              </w:rPr>
              <w:delText>3.1.2</w:delText>
            </w:r>
            <w:r w:rsidDel="006601DA">
              <w:rPr>
                <w:rFonts w:asciiTheme="minorHAnsi" w:eastAsiaTheme="minorEastAsia" w:hAnsiTheme="minorHAnsi" w:cstheme="minorBidi"/>
                <w:noProof/>
                <w:sz w:val="22"/>
                <w:lang w:eastAsia="es-ES"/>
              </w:rPr>
              <w:tab/>
            </w:r>
            <w:r w:rsidRPr="006601DA" w:rsidDel="006601DA">
              <w:rPr>
                <w:noProof/>
                <w:rPrChange w:id="240" w:author="Raul García Fernández" w:date="2017-07-01T12:36:00Z">
                  <w:rPr>
                    <w:rStyle w:val="Hipervnculo"/>
                    <w:noProof/>
                  </w:rPr>
                </w:rPrChange>
              </w:rPr>
              <w:delText>Creación de cuentas:</w:delText>
            </w:r>
            <w:r w:rsidDel="006601DA">
              <w:rPr>
                <w:noProof/>
                <w:webHidden/>
              </w:rPr>
              <w:tab/>
              <w:delText>22</w:delText>
            </w:r>
          </w:del>
        </w:p>
        <w:p w14:paraId="44BED7E9" w14:textId="02291382" w:rsidR="00DD1DBB" w:rsidDel="006601DA" w:rsidRDefault="00DD1DBB">
          <w:pPr>
            <w:pStyle w:val="TDC2"/>
            <w:tabs>
              <w:tab w:val="left" w:pos="880"/>
              <w:tab w:val="right" w:leader="dot" w:pos="9061"/>
            </w:tabs>
            <w:rPr>
              <w:del w:id="241" w:author="Raul García Fernández" w:date="2017-07-01T12:36:00Z"/>
              <w:rFonts w:asciiTheme="minorHAnsi" w:eastAsiaTheme="minorEastAsia" w:hAnsiTheme="minorHAnsi" w:cstheme="minorBidi"/>
              <w:noProof/>
              <w:sz w:val="22"/>
              <w:lang w:eastAsia="es-ES"/>
            </w:rPr>
          </w:pPr>
          <w:del w:id="242" w:author="Raul García Fernández" w:date="2017-07-01T12:36:00Z">
            <w:r w:rsidRPr="006601DA" w:rsidDel="006601DA">
              <w:rPr>
                <w:noProof/>
                <w:rPrChange w:id="243" w:author="Raul García Fernández" w:date="2017-07-01T12:36:00Z">
                  <w:rPr>
                    <w:rStyle w:val="Hipervnculo"/>
                    <w:noProof/>
                  </w:rPr>
                </w:rPrChange>
              </w:rPr>
              <w:delText>3.2</w:delText>
            </w:r>
            <w:r w:rsidDel="006601DA">
              <w:rPr>
                <w:rFonts w:asciiTheme="minorHAnsi" w:eastAsiaTheme="minorEastAsia" w:hAnsiTheme="minorHAnsi" w:cstheme="minorBidi"/>
                <w:noProof/>
                <w:sz w:val="22"/>
                <w:lang w:eastAsia="es-ES"/>
              </w:rPr>
              <w:tab/>
            </w:r>
            <w:r w:rsidRPr="006601DA" w:rsidDel="006601DA">
              <w:rPr>
                <w:noProof/>
                <w:rPrChange w:id="244" w:author="Raul García Fernández" w:date="2017-07-01T12:36:00Z">
                  <w:rPr>
                    <w:rStyle w:val="Hipervnculo"/>
                    <w:noProof/>
                  </w:rPr>
                </w:rPrChange>
              </w:rPr>
              <w:delText>DS-Subsistema aplicación web: Lado cliente</w:delText>
            </w:r>
            <w:r w:rsidDel="006601DA">
              <w:rPr>
                <w:noProof/>
                <w:webHidden/>
              </w:rPr>
              <w:tab/>
              <w:delText>22</w:delText>
            </w:r>
          </w:del>
        </w:p>
        <w:p w14:paraId="686DD96A" w14:textId="7408109B" w:rsidR="00DD1DBB" w:rsidDel="006601DA" w:rsidRDefault="00DD1DBB">
          <w:pPr>
            <w:pStyle w:val="TDC3"/>
            <w:tabs>
              <w:tab w:val="left" w:pos="1320"/>
              <w:tab w:val="right" w:leader="dot" w:pos="9061"/>
            </w:tabs>
            <w:rPr>
              <w:del w:id="245" w:author="Raul García Fernández" w:date="2017-07-01T12:36:00Z"/>
              <w:rFonts w:asciiTheme="minorHAnsi" w:eastAsiaTheme="minorEastAsia" w:hAnsiTheme="minorHAnsi" w:cstheme="minorBidi"/>
              <w:noProof/>
              <w:sz w:val="22"/>
              <w:lang w:eastAsia="es-ES"/>
            </w:rPr>
          </w:pPr>
          <w:del w:id="246" w:author="Raul García Fernández" w:date="2017-07-01T12:36:00Z">
            <w:r w:rsidRPr="006601DA" w:rsidDel="006601DA">
              <w:rPr>
                <w:noProof/>
                <w:rPrChange w:id="247" w:author="Raul García Fernández" w:date="2017-07-01T12:36:00Z">
                  <w:rPr>
                    <w:rStyle w:val="Hipervnculo"/>
                    <w:noProof/>
                  </w:rPr>
                </w:rPrChange>
              </w:rPr>
              <w:delText>3.2.1</w:delText>
            </w:r>
            <w:r w:rsidDel="006601DA">
              <w:rPr>
                <w:rFonts w:asciiTheme="minorHAnsi" w:eastAsiaTheme="minorEastAsia" w:hAnsiTheme="minorHAnsi" w:cstheme="minorBidi"/>
                <w:noProof/>
                <w:sz w:val="22"/>
                <w:lang w:eastAsia="es-ES"/>
              </w:rPr>
              <w:tab/>
            </w:r>
            <w:r w:rsidRPr="006601DA" w:rsidDel="006601DA">
              <w:rPr>
                <w:noProof/>
                <w:rPrChange w:id="248" w:author="Raul García Fernández" w:date="2017-07-01T12:36:00Z">
                  <w:rPr>
                    <w:rStyle w:val="Hipervnculo"/>
                    <w:noProof/>
                  </w:rPr>
                </w:rPrChange>
              </w:rPr>
              <w:delText>Angular.js: El MVC en el cliente</w:delText>
            </w:r>
            <w:r w:rsidDel="006601DA">
              <w:rPr>
                <w:noProof/>
                <w:webHidden/>
              </w:rPr>
              <w:tab/>
              <w:delText>22</w:delText>
            </w:r>
          </w:del>
        </w:p>
        <w:p w14:paraId="593A9431" w14:textId="77777777" w:rsidR="004A56F3" w:rsidRPr="00903397" w:rsidRDefault="00D53CF8">
          <w:pPr>
            <w:rPr>
              <w:b/>
              <w:bCs/>
            </w:rPr>
          </w:pPr>
          <w:r>
            <w:rPr>
              <w:b/>
              <w:bCs/>
            </w:rPr>
            <w:fldChar w:fldCharType="end"/>
          </w:r>
          <w:r w:rsidR="004A56F3">
            <w:rPr>
              <w:b/>
              <w:bCs/>
            </w:rPr>
            <w:fldChar w:fldCharType="begin"/>
          </w:r>
          <w:r w:rsidR="004A56F3">
            <w:rPr>
              <w:b/>
              <w:bCs/>
            </w:rPr>
            <w:instrText xml:space="preserve"> TOC \h \z \c "Tabla" </w:instrText>
          </w:r>
          <w:r w:rsidR="004A56F3">
            <w:rPr>
              <w:b/>
              <w:bCs/>
            </w:rPr>
            <w:fldChar w:fldCharType="separate"/>
          </w:r>
        </w:p>
        <w:p w14:paraId="37541017" w14:textId="77777777" w:rsidR="004A56F3" w:rsidRDefault="004A56F3" w:rsidP="004A56F3">
          <w:pPr>
            <w:pStyle w:val="Ttulo1"/>
          </w:pPr>
          <w:r>
            <w:lastRenderedPageBreak/>
            <w:fldChar w:fldCharType="end"/>
          </w:r>
          <w:bookmarkStart w:id="249" w:name="_Toc487130081"/>
          <w:r>
            <w:t>Ilustraciones</w:t>
          </w:r>
          <w:bookmarkEnd w:id="249"/>
        </w:p>
        <w:p w14:paraId="2EFA1899" w14:textId="77777777" w:rsidR="004A56F3" w:rsidRDefault="004A56F3">
          <w:pPr>
            <w:pStyle w:val="Tabladeilustraciones"/>
            <w:tabs>
              <w:tab w:val="right" w:leader="dot" w:pos="9061"/>
            </w:tabs>
            <w:rPr>
              <w:rFonts w:asciiTheme="minorHAnsi" w:eastAsiaTheme="minorEastAsia" w:hAnsiTheme="minorHAnsi" w:cstheme="minorBidi"/>
              <w:noProof/>
              <w:sz w:val="22"/>
              <w:lang w:eastAsia="es-ES"/>
            </w:rPr>
          </w:pPr>
          <w:r>
            <w:fldChar w:fldCharType="begin"/>
          </w:r>
          <w:r>
            <w:instrText xml:space="preserve"> TOC \h \z \c "Ilustración" </w:instrText>
          </w:r>
          <w:r>
            <w:fldChar w:fldCharType="separate"/>
          </w:r>
          <w:hyperlink r:id="rId10" w:anchor="_Toc481603521" w:history="1">
            <w:r w:rsidRPr="00D01D3C">
              <w:rPr>
                <w:rStyle w:val="Hipervnculo"/>
                <w:noProof/>
              </w:rPr>
              <w:t>Ilustración 2</w:t>
            </w:r>
            <w:r w:rsidRPr="00D01D3C">
              <w:rPr>
                <w:rStyle w:val="Hipervnculo"/>
                <w:noProof/>
              </w:rPr>
              <w:noBreakHyphen/>
              <w:t>1 (Esquema general aplicación)</w:t>
            </w:r>
            <w:r>
              <w:rPr>
                <w:noProof/>
                <w:webHidden/>
              </w:rPr>
              <w:tab/>
            </w:r>
            <w:r>
              <w:rPr>
                <w:noProof/>
                <w:webHidden/>
              </w:rPr>
              <w:fldChar w:fldCharType="begin"/>
            </w:r>
            <w:r>
              <w:rPr>
                <w:noProof/>
                <w:webHidden/>
              </w:rPr>
              <w:instrText xml:space="preserve"> PAGEREF _Toc481603521 \h </w:instrText>
            </w:r>
            <w:r>
              <w:rPr>
                <w:noProof/>
                <w:webHidden/>
              </w:rPr>
            </w:r>
            <w:r>
              <w:rPr>
                <w:noProof/>
                <w:webHidden/>
              </w:rPr>
              <w:fldChar w:fldCharType="separate"/>
            </w:r>
            <w:r>
              <w:rPr>
                <w:noProof/>
                <w:webHidden/>
              </w:rPr>
              <w:t>4</w:t>
            </w:r>
            <w:r>
              <w:rPr>
                <w:noProof/>
                <w:webHidden/>
              </w:rPr>
              <w:fldChar w:fldCharType="end"/>
            </w:r>
          </w:hyperlink>
        </w:p>
        <w:p w14:paraId="4B8E820B"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r:id="rId11" w:anchor="_Toc481603522" w:history="1">
            <w:r w:rsidR="004A56F3" w:rsidRPr="00D01D3C">
              <w:rPr>
                <w:rStyle w:val="Hipervnculo"/>
                <w:noProof/>
              </w:rPr>
              <w:t>Ilustración 2</w:t>
            </w:r>
            <w:r w:rsidR="004A56F3" w:rsidRPr="00D01D3C">
              <w:rPr>
                <w:rStyle w:val="Hipervnculo"/>
                <w:noProof/>
              </w:rPr>
              <w:noBreakHyphen/>
              <w:t>2 (Arquitectura MVC)</w:t>
            </w:r>
            <w:r w:rsidR="004A56F3">
              <w:rPr>
                <w:noProof/>
                <w:webHidden/>
              </w:rPr>
              <w:tab/>
            </w:r>
            <w:r w:rsidR="004A56F3">
              <w:rPr>
                <w:noProof/>
                <w:webHidden/>
              </w:rPr>
              <w:fldChar w:fldCharType="begin"/>
            </w:r>
            <w:r w:rsidR="004A56F3">
              <w:rPr>
                <w:noProof/>
                <w:webHidden/>
              </w:rPr>
              <w:instrText xml:space="preserve"> PAGEREF _Toc481603522 \h </w:instrText>
            </w:r>
            <w:r w:rsidR="004A56F3">
              <w:rPr>
                <w:noProof/>
                <w:webHidden/>
              </w:rPr>
            </w:r>
            <w:r w:rsidR="004A56F3">
              <w:rPr>
                <w:noProof/>
                <w:webHidden/>
              </w:rPr>
              <w:fldChar w:fldCharType="separate"/>
            </w:r>
            <w:r w:rsidR="004A56F3">
              <w:rPr>
                <w:noProof/>
                <w:webHidden/>
              </w:rPr>
              <w:t>5</w:t>
            </w:r>
            <w:r w:rsidR="004A56F3">
              <w:rPr>
                <w:noProof/>
                <w:webHidden/>
              </w:rPr>
              <w:fldChar w:fldCharType="end"/>
            </w:r>
          </w:hyperlink>
        </w:p>
        <w:p w14:paraId="351FBF61"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23" w:history="1">
            <w:r w:rsidR="004A56F3" w:rsidRPr="00D01D3C">
              <w:rPr>
                <w:rStyle w:val="Hipervnculo"/>
                <w:noProof/>
              </w:rPr>
              <w:t>Ilustración 2</w:t>
            </w:r>
            <w:r w:rsidR="004A56F3" w:rsidRPr="00D01D3C">
              <w:rPr>
                <w:rStyle w:val="Hipervnculo"/>
                <w:noProof/>
              </w:rPr>
              <w:noBreakHyphen/>
              <w:t>3 (Arquitectura-REST)</w:t>
            </w:r>
            <w:r w:rsidR="004A56F3">
              <w:rPr>
                <w:noProof/>
                <w:webHidden/>
              </w:rPr>
              <w:tab/>
            </w:r>
            <w:r w:rsidR="004A56F3">
              <w:rPr>
                <w:noProof/>
                <w:webHidden/>
              </w:rPr>
              <w:fldChar w:fldCharType="begin"/>
            </w:r>
            <w:r w:rsidR="004A56F3">
              <w:rPr>
                <w:noProof/>
                <w:webHidden/>
              </w:rPr>
              <w:instrText xml:space="preserve"> PAGEREF _Toc481603523 \h </w:instrText>
            </w:r>
            <w:r w:rsidR="004A56F3">
              <w:rPr>
                <w:noProof/>
                <w:webHidden/>
              </w:rPr>
            </w:r>
            <w:r w:rsidR="004A56F3">
              <w:rPr>
                <w:noProof/>
                <w:webHidden/>
              </w:rPr>
              <w:fldChar w:fldCharType="separate"/>
            </w:r>
            <w:r w:rsidR="004A56F3">
              <w:rPr>
                <w:noProof/>
                <w:webHidden/>
              </w:rPr>
              <w:t>6</w:t>
            </w:r>
            <w:r w:rsidR="004A56F3">
              <w:rPr>
                <w:noProof/>
                <w:webHidden/>
              </w:rPr>
              <w:fldChar w:fldCharType="end"/>
            </w:r>
          </w:hyperlink>
        </w:p>
        <w:p w14:paraId="1DFDCED9"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24" w:history="1">
            <w:r w:rsidR="004A56F3" w:rsidRPr="00D01D3C">
              <w:rPr>
                <w:rStyle w:val="Hipervnculo"/>
                <w:noProof/>
              </w:rPr>
              <w:t>Ilustración 3</w:t>
            </w:r>
            <w:r w:rsidR="004A56F3" w:rsidRPr="00D01D3C">
              <w:rPr>
                <w:rStyle w:val="Hipervnculo"/>
                <w:noProof/>
              </w:rPr>
              <w:noBreakHyphen/>
              <w:t>1 (neo4j: Ejemplo básico estructura)</w:t>
            </w:r>
            <w:r w:rsidR="004A56F3">
              <w:rPr>
                <w:noProof/>
                <w:webHidden/>
              </w:rPr>
              <w:tab/>
            </w:r>
            <w:r w:rsidR="004A56F3">
              <w:rPr>
                <w:noProof/>
                <w:webHidden/>
              </w:rPr>
              <w:fldChar w:fldCharType="begin"/>
            </w:r>
            <w:r w:rsidR="004A56F3">
              <w:rPr>
                <w:noProof/>
                <w:webHidden/>
              </w:rPr>
              <w:instrText xml:space="preserve"> PAGEREF _Toc481603524 \h </w:instrText>
            </w:r>
            <w:r w:rsidR="004A56F3">
              <w:rPr>
                <w:noProof/>
                <w:webHidden/>
              </w:rPr>
            </w:r>
            <w:r w:rsidR="004A56F3">
              <w:rPr>
                <w:noProof/>
                <w:webHidden/>
              </w:rPr>
              <w:fldChar w:fldCharType="separate"/>
            </w:r>
            <w:r w:rsidR="004A56F3">
              <w:rPr>
                <w:noProof/>
                <w:webHidden/>
              </w:rPr>
              <w:t>14</w:t>
            </w:r>
            <w:r w:rsidR="004A56F3">
              <w:rPr>
                <w:noProof/>
                <w:webHidden/>
              </w:rPr>
              <w:fldChar w:fldCharType="end"/>
            </w:r>
          </w:hyperlink>
        </w:p>
        <w:p w14:paraId="2CF50FCF"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25" w:history="1">
            <w:r w:rsidR="004A56F3" w:rsidRPr="00D01D3C">
              <w:rPr>
                <w:rStyle w:val="Hipervnculo"/>
                <w:noProof/>
              </w:rPr>
              <w:t>Ilustración 3</w:t>
            </w:r>
            <w:r w:rsidR="004A56F3" w:rsidRPr="00D01D3C">
              <w:rPr>
                <w:rStyle w:val="Hipervnculo"/>
                <w:noProof/>
              </w:rPr>
              <w:noBreakHyphen/>
              <w:t>2 (Neo4j: Ejemplo entidad-relación)</w:t>
            </w:r>
            <w:r w:rsidR="004A56F3">
              <w:rPr>
                <w:noProof/>
                <w:webHidden/>
              </w:rPr>
              <w:tab/>
            </w:r>
            <w:r w:rsidR="004A56F3">
              <w:rPr>
                <w:noProof/>
                <w:webHidden/>
              </w:rPr>
              <w:fldChar w:fldCharType="begin"/>
            </w:r>
            <w:r w:rsidR="004A56F3">
              <w:rPr>
                <w:noProof/>
                <w:webHidden/>
              </w:rPr>
              <w:instrText xml:space="preserve"> PAGEREF _Toc481603525 \h </w:instrText>
            </w:r>
            <w:r w:rsidR="004A56F3">
              <w:rPr>
                <w:noProof/>
                <w:webHidden/>
              </w:rPr>
            </w:r>
            <w:r w:rsidR="004A56F3">
              <w:rPr>
                <w:noProof/>
                <w:webHidden/>
              </w:rPr>
              <w:fldChar w:fldCharType="separate"/>
            </w:r>
            <w:r w:rsidR="004A56F3">
              <w:rPr>
                <w:noProof/>
                <w:webHidden/>
              </w:rPr>
              <w:t>15</w:t>
            </w:r>
            <w:r w:rsidR="004A56F3">
              <w:rPr>
                <w:noProof/>
                <w:webHidden/>
              </w:rPr>
              <w:fldChar w:fldCharType="end"/>
            </w:r>
          </w:hyperlink>
        </w:p>
        <w:p w14:paraId="506C3BC9"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26" w:history="1">
            <w:r w:rsidR="004A56F3" w:rsidRPr="00D01D3C">
              <w:rPr>
                <w:rStyle w:val="Hipervnculo"/>
                <w:noProof/>
              </w:rPr>
              <w:t>Ilustración 3</w:t>
            </w:r>
            <w:r w:rsidR="004A56F3" w:rsidRPr="00D01D3C">
              <w:rPr>
                <w:rStyle w:val="Hipervnculo"/>
                <w:noProof/>
              </w:rPr>
              <w:noBreakHyphen/>
              <w:t>3 (Estructura general de datos)</w:t>
            </w:r>
            <w:r w:rsidR="004A56F3">
              <w:rPr>
                <w:noProof/>
                <w:webHidden/>
              </w:rPr>
              <w:tab/>
            </w:r>
            <w:r w:rsidR="004A56F3">
              <w:rPr>
                <w:noProof/>
                <w:webHidden/>
              </w:rPr>
              <w:fldChar w:fldCharType="begin"/>
            </w:r>
            <w:r w:rsidR="004A56F3">
              <w:rPr>
                <w:noProof/>
                <w:webHidden/>
              </w:rPr>
              <w:instrText xml:space="preserve"> PAGEREF _Toc481603526 \h </w:instrText>
            </w:r>
            <w:r w:rsidR="004A56F3">
              <w:rPr>
                <w:noProof/>
                <w:webHidden/>
              </w:rPr>
            </w:r>
            <w:r w:rsidR="004A56F3">
              <w:rPr>
                <w:noProof/>
                <w:webHidden/>
              </w:rPr>
              <w:fldChar w:fldCharType="separate"/>
            </w:r>
            <w:r w:rsidR="004A56F3">
              <w:rPr>
                <w:noProof/>
                <w:webHidden/>
              </w:rPr>
              <w:t>17</w:t>
            </w:r>
            <w:r w:rsidR="004A56F3">
              <w:rPr>
                <w:noProof/>
                <w:webHidden/>
              </w:rPr>
              <w:fldChar w:fldCharType="end"/>
            </w:r>
          </w:hyperlink>
        </w:p>
        <w:p w14:paraId="633E61B6"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27" w:history="1">
            <w:r w:rsidR="004A56F3" w:rsidRPr="00D01D3C">
              <w:rPr>
                <w:rStyle w:val="Hipervnculo"/>
                <w:noProof/>
              </w:rPr>
              <w:t>Ilustración 3.4</w:t>
            </w:r>
            <w:r w:rsidR="004A56F3" w:rsidRPr="00D01D3C">
              <w:rPr>
                <w:rStyle w:val="Hipervnculo"/>
                <w:noProof/>
              </w:rPr>
              <w:noBreakHyphen/>
              <w:t>1 (Logo Spring)</w:t>
            </w:r>
            <w:r w:rsidR="004A56F3">
              <w:rPr>
                <w:noProof/>
                <w:webHidden/>
              </w:rPr>
              <w:tab/>
            </w:r>
            <w:r w:rsidR="004A56F3">
              <w:rPr>
                <w:noProof/>
                <w:webHidden/>
              </w:rPr>
              <w:fldChar w:fldCharType="begin"/>
            </w:r>
            <w:r w:rsidR="004A56F3">
              <w:rPr>
                <w:noProof/>
                <w:webHidden/>
              </w:rPr>
              <w:instrText xml:space="preserve"> PAGEREF _Toc481603527 \h </w:instrText>
            </w:r>
            <w:r w:rsidR="004A56F3">
              <w:rPr>
                <w:noProof/>
                <w:webHidden/>
              </w:rPr>
            </w:r>
            <w:r w:rsidR="004A56F3">
              <w:rPr>
                <w:noProof/>
                <w:webHidden/>
              </w:rPr>
              <w:fldChar w:fldCharType="separate"/>
            </w:r>
            <w:r w:rsidR="004A56F3">
              <w:rPr>
                <w:noProof/>
                <w:webHidden/>
              </w:rPr>
              <w:t>19</w:t>
            </w:r>
            <w:r w:rsidR="004A56F3">
              <w:rPr>
                <w:noProof/>
                <w:webHidden/>
              </w:rPr>
              <w:fldChar w:fldCharType="end"/>
            </w:r>
          </w:hyperlink>
        </w:p>
        <w:p w14:paraId="6B377F32"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28" w:history="1">
            <w:r w:rsidR="004A56F3" w:rsidRPr="00D01D3C">
              <w:rPr>
                <w:rStyle w:val="Hipervnculo"/>
                <w:noProof/>
              </w:rPr>
              <w:t>Ilustración 3.4</w:t>
            </w:r>
            <w:r w:rsidR="004A56F3" w:rsidRPr="00D01D3C">
              <w:rPr>
                <w:rStyle w:val="Hipervnculo"/>
                <w:noProof/>
              </w:rPr>
              <w:noBreakHyphen/>
              <w:t>2 Esquema Servicios Negocio</w:t>
            </w:r>
            <w:r w:rsidR="004A56F3">
              <w:rPr>
                <w:noProof/>
                <w:webHidden/>
              </w:rPr>
              <w:tab/>
            </w:r>
            <w:r w:rsidR="004A56F3">
              <w:rPr>
                <w:noProof/>
                <w:webHidden/>
              </w:rPr>
              <w:fldChar w:fldCharType="begin"/>
            </w:r>
            <w:r w:rsidR="004A56F3">
              <w:rPr>
                <w:noProof/>
                <w:webHidden/>
              </w:rPr>
              <w:instrText xml:space="preserve"> PAGEREF _Toc481603528 \h </w:instrText>
            </w:r>
            <w:r w:rsidR="004A56F3">
              <w:rPr>
                <w:noProof/>
                <w:webHidden/>
              </w:rPr>
            </w:r>
            <w:r w:rsidR="004A56F3">
              <w:rPr>
                <w:noProof/>
                <w:webHidden/>
              </w:rPr>
              <w:fldChar w:fldCharType="separate"/>
            </w:r>
            <w:r w:rsidR="004A56F3">
              <w:rPr>
                <w:noProof/>
                <w:webHidden/>
              </w:rPr>
              <w:t>21</w:t>
            </w:r>
            <w:r w:rsidR="004A56F3">
              <w:rPr>
                <w:noProof/>
                <w:webHidden/>
              </w:rPr>
              <w:fldChar w:fldCharType="end"/>
            </w:r>
          </w:hyperlink>
        </w:p>
        <w:p w14:paraId="4B179993"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29" w:history="1">
            <w:r w:rsidR="004A56F3" w:rsidRPr="00D01D3C">
              <w:rPr>
                <w:rStyle w:val="Hipervnculo"/>
                <w:noProof/>
              </w:rPr>
              <w:t>Ilustración 3.4</w:t>
            </w:r>
            <w:r w:rsidR="004A56F3" w:rsidRPr="00D01D3C">
              <w:rPr>
                <w:rStyle w:val="Hipervnculo"/>
                <w:noProof/>
              </w:rPr>
              <w:noBreakHyphen/>
              <w:t>3 Esquema DAO Entidades</w:t>
            </w:r>
            <w:r w:rsidR="004A56F3">
              <w:rPr>
                <w:noProof/>
                <w:webHidden/>
              </w:rPr>
              <w:tab/>
            </w:r>
            <w:r w:rsidR="004A56F3">
              <w:rPr>
                <w:noProof/>
                <w:webHidden/>
              </w:rPr>
              <w:fldChar w:fldCharType="begin"/>
            </w:r>
            <w:r w:rsidR="004A56F3">
              <w:rPr>
                <w:noProof/>
                <w:webHidden/>
              </w:rPr>
              <w:instrText xml:space="preserve"> PAGEREF _Toc481603529 \h </w:instrText>
            </w:r>
            <w:r w:rsidR="004A56F3">
              <w:rPr>
                <w:noProof/>
                <w:webHidden/>
              </w:rPr>
            </w:r>
            <w:r w:rsidR="004A56F3">
              <w:rPr>
                <w:noProof/>
                <w:webHidden/>
              </w:rPr>
              <w:fldChar w:fldCharType="separate"/>
            </w:r>
            <w:r w:rsidR="004A56F3">
              <w:rPr>
                <w:noProof/>
                <w:webHidden/>
              </w:rPr>
              <w:t>22</w:t>
            </w:r>
            <w:r w:rsidR="004A56F3">
              <w:rPr>
                <w:noProof/>
                <w:webHidden/>
              </w:rPr>
              <w:fldChar w:fldCharType="end"/>
            </w:r>
          </w:hyperlink>
        </w:p>
        <w:p w14:paraId="636B7258"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30" w:history="1">
            <w:r w:rsidR="004A56F3" w:rsidRPr="00D01D3C">
              <w:rPr>
                <w:rStyle w:val="Hipervnculo"/>
                <w:noProof/>
              </w:rPr>
              <w:t>Ilustración 3.4</w:t>
            </w:r>
            <w:r w:rsidR="004A56F3" w:rsidRPr="00D01D3C">
              <w:rPr>
                <w:rStyle w:val="Hipervnculo"/>
                <w:noProof/>
              </w:rPr>
              <w:noBreakHyphen/>
              <w:t>4 Esquema DAO Relaciones</w:t>
            </w:r>
            <w:r w:rsidR="004A56F3">
              <w:rPr>
                <w:noProof/>
                <w:webHidden/>
              </w:rPr>
              <w:tab/>
            </w:r>
            <w:r w:rsidR="004A56F3">
              <w:rPr>
                <w:noProof/>
                <w:webHidden/>
              </w:rPr>
              <w:fldChar w:fldCharType="begin"/>
            </w:r>
            <w:r w:rsidR="004A56F3">
              <w:rPr>
                <w:noProof/>
                <w:webHidden/>
              </w:rPr>
              <w:instrText xml:space="preserve"> PAGEREF _Toc481603530 \h </w:instrText>
            </w:r>
            <w:r w:rsidR="004A56F3">
              <w:rPr>
                <w:noProof/>
                <w:webHidden/>
              </w:rPr>
            </w:r>
            <w:r w:rsidR="004A56F3">
              <w:rPr>
                <w:noProof/>
                <w:webHidden/>
              </w:rPr>
              <w:fldChar w:fldCharType="separate"/>
            </w:r>
            <w:r w:rsidR="004A56F3">
              <w:rPr>
                <w:noProof/>
                <w:webHidden/>
              </w:rPr>
              <w:t>23</w:t>
            </w:r>
            <w:r w:rsidR="004A56F3">
              <w:rPr>
                <w:noProof/>
                <w:webHidden/>
              </w:rPr>
              <w:fldChar w:fldCharType="end"/>
            </w:r>
          </w:hyperlink>
        </w:p>
        <w:p w14:paraId="2C0E80EC"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31" w:history="1">
            <w:r w:rsidR="004A56F3" w:rsidRPr="00D01D3C">
              <w:rPr>
                <w:rStyle w:val="Hipervnculo"/>
                <w:noProof/>
              </w:rPr>
              <w:t>Ilustración 4</w:t>
            </w:r>
            <w:r w:rsidR="004A56F3" w:rsidRPr="00D01D3C">
              <w:rPr>
                <w:rStyle w:val="Hipervnculo"/>
                <w:noProof/>
              </w:rPr>
              <w:noBreakHyphen/>
              <w:t>1 Arquitectura Angular.js MVC</w:t>
            </w:r>
            <w:r w:rsidR="004A56F3">
              <w:rPr>
                <w:noProof/>
                <w:webHidden/>
              </w:rPr>
              <w:tab/>
            </w:r>
            <w:r w:rsidR="004A56F3">
              <w:rPr>
                <w:noProof/>
                <w:webHidden/>
              </w:rPr>
              <w:fldChar w:fldCharType="begin"/>
            </w:r>
            <w:r w:rsidR="004A56F3">
              <w:rPr>
                <w:noProof/>
                <w:webHidden/>
              </w:rPr>
              <w:instrText xml:space="preserve"> PAGEREF _Toc481603531 \h </w:instrText>
            </w:r>
            <w:r w:rsidR="004A56F3">
              <w:rPr>
                <w:noProof/>
                <w:webHidden/>
              </w:rPr>
            </w:r>
            <w:r w:rsidR="004A56F3">
              <w:rPr>
                <w:noProof/>
                <w:webHidden/>
              </w:rPr>
              <w:fldChar w:fldCharType="separate"/>
            </w:r>
            <w:r w:rsidR="004A56F3">
              <w:rPr>
                <w:noProof/>
                <w:webHidden/>
              </w:rPr>
              <w:t>29</w:t>
            </w:r>
            <w:r w:rsidR="004A56F3">
              <w:rPr>
                <w:noProof/>
                <w:webHidden/>
              </w:rPr>
              <w:fldChar w:fldCharType="end"/>
            </w:r>
          </w:hyperlink>
        </w:p>
        <w:p w14:paraId="4374A73D"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32" w:history="1">
            <w:r w:rsidR="004A56F3" w:rsidRPr="00D01D3C">
              <w:rPr>
                <w:rStyle w:val="Hipervnculo"/>
                <w:noProof/>
              </w:rPr>
              <w:t>Ilustración 4</w:t>
            </w:r>
            <w:r w:rsidR="004A56F3" w:rsidRPr="00D01D3C">
              <w:rPr>
                <w:rStyle w:val="Hipervnculo"/>
                <w:noProof/>
              </w:rPr>
              <w:noBreakHyphen/>
              <w:t>2 Arquitectura básica de app cliente Angular.js</w:t>
            </w:r>
            <w:r w:rsidR="004A56F3">
              <w:rPr>
                <w:noProof/>
                <w:webHidden/>
              </w:rPr>
              <w:tab/>
            </w:r>
            <w:r w:rsidR="004A56F3">
              <w:rPr>
                <w:noProof/>
                <w:webHidden/>
              </w:rPr>
              <w:fldChar w:fldCharType="begin"/>
            </w:r>
            <w:r w:rsidR="004A56F3">
              <w:rPr>
                <w:noProof/>
                <w:webHidden/>
              </w:rPr>
              <w:instrText xml:space="preserve"> PAGEREF _Toc481603532 \h </w:instrText>
            </w:r>
            <w:r w:rsidR="004A56F3">
              <w:rPr>
                <w:noProof/>
                <w:webHidden/>
              </w:rPr>
            </w:r>
            <w:r w:rsidR="004A56F3">
              <w:rPr>
                <w:noProof/>
                <w:webHidden/>
              </w:rPr>
              <w:fldChar w:fldCharType="separate"/>
            </w:r>
            <w:r w:rsidR="004A56F3">
              <w:rPr>
                <w:noProof/>
                <w:webHidden/>
              </w:rPr>
              <w:t>30</w:t>
            </w:r>
            <w:r w:rsidR="004A56F3">
              <w:rPr>
                <w:noProof/>
                <w:webHidden/>
              </w:rPr>
              <w:fldChar w:fldCharType="end"/>
            </w:r>
          </w:hyperlink>
        </w:p>
        <w:p w14:paraId="6D40B044" w14:textId="77777777" w:rsidR="00242ED0" w:rsidRDefault="004A56F3" w:rsidP="004A56F3">
          <w:r>
            <w:fldChar w:fldCharType="end"/>
          </w:r>
        </w:p>
        <w:p w14:paraId="65B70A20" w14:textId="77777777" w:rsidR="00242ED0" w:rsidRDefault="00242ED0" w:rsidP="00242ED0">
          <w:r>
            <w:br w:type="page"/>
          </w:r>
        </w:p>
        <w:p w14:paraId="3A0C5D58" w14:textId="77777777" w:rsidR="004E2F5B" w:rsidRPr="004E2F5B" w:rsidRDefault="004A56F3" w:rsidP="004E2F5B">
          <w:pPr>
            <w:pStyle w:val="Ttulo1"/>
          </w:pPr>
          <w:bookmarkStart w:id="250" w:name="_Toc487130082"/>
          <w:r>
            <w:lastRenderedPageBreak/>
            <w:t>Tablas</w:t>
          </w:r>
          <w:bookmarkEnd w:id="250"/>
        </w:p>
        <w:p w14:paraId="0765CC25" w14:textId="77777777" w:rsidR="004A56F3" w:rsidRDefault="004A56F3">
          <w:pPr>
            <w:pStyle w:val="Tabladeilustraciones"/>
            <w:tabs>
              <w:tab w:val="right" w:leader="dot" w:pos="9061"/>
            </w:tabs>
            <w:rPr>
              <w:rFonts w:asciiTheme="minorHAnsi" w:eastAsiaTheme="minorEastAsia" w:hAnsiTheme="minorHAnsi" w:cstheme="minorBidi"/>
              <w:noProof/>
              <w:sz w:val="22"/>
              <w:lang w:eastAsia="es-ES"/>
            </w:rPr>
          </w:pPr>
          <w:r>
            <w:fldChar w:fldCharType="begin"/>
          </w:r>
          <w:r>
            <w:instrText xml:space="preserve"> TOC \h \z \c "Tabla" </w:instrText>
          </w:r>
          <w:r>
            <w:fldChar w:fldCharType="separate"/>
          </w:r>
          <w:hyperlink w:anchor="_Toc481603547" w:history="1">
            <w:r w:rsidRPr="00EC2D23">
              <w:rPr>
                <w:rStyle w:val="Hipervnculo"/>
                <w:noProof/>
              </w:rPr>
              <w:t>Tabla 3</w:t>
            </w:r>
            <w:r w:rsidRPr="00EC2D23">
              <w:rPr>
                <w:rStyle w:val="Hipervnculo"/>
                <w:noProof/>
              </w:rPr>
              <w:noBreakHyphen/>
              <w:t>1 (UserLogin)</w:t>
            </w:r>
            <w:r>
              <w:rPr>
                <w:noProof/>
                <w:webHidden/>
              </w:rPr>
              <w:tab/>
            </w:r>
            <w:r>
              <w:rPr>
                <w:noProof/>
                <w:webHidden/>
              </w:rPr>
              <w:fldChar w:fldCharType="begin"/>
            </w:r>
            <w:r>
              <w:rPr>
                <w:noProof/>
                <w:webHidden/>
              </w:rPr>
              <w:instrText xml:space="preserve"> PAGEREF _Toc481603547 \h </w:instrText>
            </w:r>
            <w:r>
              <w:rPr>
                <w:noProof/>
                <w:webHidden/>
              </w:rPr>
            </w:r>
            <w:r>
              <w:rPr>
                <w:noProof/>
                <w:webHidden/>
              </w:rPr>
              <w:fldChar w:fldCharType="separate"/>
            </w:r>
            <w:r>
              <w:rPr>
                <w:noProof/>
                <w:webHidden/>
              </w:rPr>
              <w:t>8</w:t>
            </w:r>
            <w:r>
              <w:rPr>
                <w:noProof/>
                <w:webHidden/>
              </w:rPr>
              <w:fldChar w:fldCharType="end"/>
            </w:r>
          </w:hyperlink>
        </w:p>
        <w:p w14:paraId="67554C61"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48" w:history="1">
            <w:r w:rsidR="004A56F3" w:rsidRPr="00EC2D23">
              <w:rPr>
                <w:rStyle w:val="Hipervnculo"/>
                <w:noProof/>
              </w:rPr>
              <w:t>Tabla 3</w:t>
            </w:r>
            <w:r w:rsidR="004A56F3" w:rsidRPr="00EC2D23">
              <w:rPr>
                <w:rStyle w:val="Hipervnculo"/>
                <w:noProof/>
              </w:rPr>
              <w:noBreakHyphen/>
              <w:t>2 (Person)</w:t>
            </w:r>
            <w:r w:rsidR="004A56F3">
              <w:rPr>
                <w:noProof/>
                <w:webHidden/>
              </w:rPr>
              <w:tab/>
            </w:r>
            <w:r w:rsidR="004A56F3">
              <w:rPr>
                <w:noProof/>
                <w:webHidden/>
              </w:rPr>
              <w:fldChar w:fldCharType="begin"/>
            </w:r>
            <w:r w:rsidR="004A56F3">
              <w:rPr>
                <w:noProof/>
                <w:webHidden/>
              </w:rPr>
              <w:instrText xml:space="preserve"> PAGEREF _Toc481603548 \h </w:instrText>
            </w:r>
            <w:r w:rsidR="004A56F3">
              <w:rPr>
                <w:noProof/>
                <w:webHidden/>
              </w:rPr>
            </w:r>
            <w:r w:rsidR="004A56F3">
              <w:rPr>
                <w:noProof/>
                <w:webHidden/>
              </w:rPr>
              <w:fldChar w:fldCharType="separate"/>
            </w:r>
            <w:r w:rsidR="004A56F3">
              <w:rPr>
                <w:noProof/>
                <w:webHidden/>
              </w:rPr>
              <w:t>9</w:t>
            </w:r>
            <w:r w:rsidR="004A56F3">
              <w:rPr>
                <w:noProof/>
                <w:webHidden/>
              </w:rPr>
              <w:fldChar w:fldCharType="end"/>
            </w:r>
          </w:hyperlink>
        </w:p>
        <w:p w14:paraId="4E601422"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49" w:history="1">
            <w:r w:rsidR="004A56F3" w:rsidRPr="00EC2D23">
              <w:rPr>
                <w:rStyle w:val="Hipervnculo"/>
                <w:noProof/>
              </w:rPr>
              <w:t>Tabla 3</w:t>
            </w:r>
            <w:r w:rsidR="004A56F3" w:rsidRPr="00EC2D23">
              <w:rPr>
                <w:rStyle w:val="Hipervnculo"/>
                <w:noProof/>
              </w:rPr>
              <w:noBreakHyphen/>
              <w:t>3 (Project)</w:t>
            </w:r>
            <w:r w:rsidR="004A56F3">
              <w:rPr>
                <w:noProof/>
                <w:webHidden/>
              </w:rPr>
              <w:tab/>
            </w:r>
            <w:r w:rsidR="004A56F3">
              <w:rPr>
                <w:noProof/>
                <w:webHidden/>
              </w:rPr>
              <w:fldChar w:fldCharType="begin"/>
            </w:r>
            <w:r w:rsidR="004A56F3">
              <w:rPr>
                <w:noProof/>
                <w:webHidden/>
              </w:rPr>
              <w:instrText xml:space="preserve"> PAGEREF _Toc481603549 \h </w:instrText>
            </w:r>
            <w:r w:rsidR="004A56F3">
              <w:rPr>
                <w:noProof/>
                <w:webHidden/>
              </w:rPr>
            </w:r>
            <w:r w:rsidR="004A56F3">
              <w:rPr>
                <w:noProof/>
                <w:webHidden/>
              </w:rPr>
              <w:fldChar w:fldCharType="separate"/>
            </w:r>
            <w:r w:rsidR="004A56F3">
              <w:rPr>
                <w:noProof/>
                <w:webHidden/>
              </w:rPr>
              <w:t>11</w:t>
            </w:r>
            <w:r w:rsidR="004A56F3">
              <w:rPr>
                <w:noProof/>
                <w:webHidden/>
              </w:rPr>
              <w:fldChar w:fldCharType="end"/>
            </w:r>
          </w:hyperlink>
        </w:p>
        <w:p w14:paraId="56F12F99"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50" w:history="1">
            <w:r w:rsidR="004A56F3" w:rsidRPr="00EC2D23">
              <w:rPr>
                <w:rStyle w:val="Hipervnculo"/>
                <w:noProof/>
              </w:rPr>
              <w:t>Tabla 3</w:t>
            </w:r>
            <w:r w:rsidR="004A56F3" w:rsidRPr="00EC2D23">
              <w:rPr>
                <w:rStyle w:val="Hipervnculo"/>
                <w:noProof/>
              </w:rPr>
              <w:noBreakHyphen/>
              <w:t>4  (Group)</w:t>
            </w:r>
            <w:r w:rsidR="004A56F3">
              <w:rPr>
                <w:noProof/>
                <w:webHidden/>
              </w:rPr>
              <w:tab/>
            </w:r>
            <w:r w:rsidR="004A56F3">
              <w:rPr>
                <w:noProof/>
                <w:webHidden/>
              </w:rPr>
              <w:fldChar w:fldCharType="begin"/>
            </w:r>
            <w:r w:rsidR="004A56F3">
              <w:rPr>
                <w:noProof/>
                <w:webHidden/>
              </w:rPr>
              <w:instrText xml:space="preserve"> PAGEREF _Toc481603550 \h </w:instrText>
            </w:r>
            <w:r w:rsidR="004A56F3">
              <w:rPr>
                <w:noProof/>
                <w:webHidden/>
              </w:rPr>
            </w:r>
            <w:r w:rsidR="004A56F3">
              <w:rPr>
                <w:noProof/>
                <w:webHidden/>
              </w:rPr>
              <w:fldChar w:fldCharType="separate"/>
            </w:r>
            <w:r w:rsidR="004A56F3">
              <w:rPr>
                <w:noProof/>
                <w:webHidden/>
              </w:rPr>
              <w:t>12</w:t>
            </w:r>
            <w:r w:rsidR="004A56F3">
              <w:rPr>
                <w:noProof/>
                <w:webHidden/>
              </w:rPr>
              <w:fldChar w:fldCharType="end"/>
            </w:r>
          </w:hyperlink>
        </w:p>
        <w:p w14:paraId="7DBBD2DA" w14:textId="77777777" w:rsidR="004A56F3" w:rsidRDefault="00224538">
          <w:pPr>
            <w:pStyle w:val="Tabladeilustraciones"/>
            <w:tabs>
              <w:tab w:val="right" w:leader="dot" w:pos="9061"/>
            </w:tabs>
            <w:rPr>
              <w:rFonts w:asciiTheme="minorHAnsi" w:eastAsiaTheme="minorEastAsia" w:hAnsiTheme="minorHAnsi" w:cstheme="minorBidi"/>
              <w:noProof/>
              <w:sz w:val="22"/>
              <w:lang w:eastAsia="es-ES"/>
            </w:rPr>
          </w:pPr>
          <w:hyperlink w:anchor="_Toc481603551" w:history="1">
            <w:r w:rsidR="004A56F3" w:rsidRPr="00EC2D23">
              <w:rPr>
                <w:rStyle w:val="Hipervnculo"/>
                <w:noProof/>
              </w:rPr>
              <w:t>Tabla 3</w:t>
            </w:r>
            <w:r w:rsidR="004A56F3" w:rsidRPr="00EC2D23">
              <w:rPr>
                <w:rStyle w:val="Hipervnculo"/>
                <w:noProof/>
              </w:rPr>
              <w:noBreakHyphen/>
              <w:t>5 (Neo4j: conjunto de entidades)</w:t>
            </w:r>
            <w:r w:rsidR="004A56F3">
              <w:rPr>
                <w:noProof/>
                <w:webHidden/>
              </w:rPr>
              <w:tab/>
            </w:r>
            <w:r w:rsidR="004A56F3">
              <w:rPr>
                <w:noProof/>
                <w:webHidden/>
              </w:rPr>
              <w:fldChar w:fldCharType="begin"/>
            </w:r>
            <w:r w:rsidR="004A56F3">
              <w:rPr>
                <w:noProof/>
                <w:webHidden/>
              </w:rPr>
              <w:instrText xml:space="preserve"> PAGEREF _Toc481603551 \h </w:instrText>
            </w:r>
            <w:r w:rsidR="004A56F3">
              <w:rPr>
                <w:noProof/>
                <w:webHidden/>
              </w:rPr>
            </w:r>
            <w:r w:rsidR="004A56F3">
              <w:rPr>
                <w:noProof/>
                <w:webHidden/>
              </w:rPr>
              <w:fldChar w:fldCharType="separate"/>
            </w:r>
            <w:r w:rsidR="004A56F3">
              <w:rPr>
                <w:noProof/>
                <w:webHidden/>
              </w:rPr>
              <w:t>16</w:t>
            </w:r>
            <w:r w:rsidR="004A56F3">
              <w:rPr>
                <w:noProof/>
                <w:webHidden/>
              </w:rPr>
              <w:fldChar w:fldCharType="end"/>
            </w:r>
          </w:hyperlink>
        </w:p>
        <w:p w14:paraId="2994DFF8" w14:textId="77777777" w:rsidR="00524B2C" w:rsidRPr="0063471D" w:rsidRDefault="004A56F3" w:rsidP="0063471D">
          <w:r>
            <w:fldChar w:fldCharType="end"/>
          </w:r>
        </w:p>
      </w:sdtContent>
    </w:sdt>
    <w:p w14:paraId="4F6100CA" w14:textId="77777777" w:rsidR="00524B2C" w:rsidRPr="003273F1" w:rsidRDefault="00524B2C">
      <w:pPr>
        <w:spacing w:after="0"/>
      </w:pPr>
      <w:r w:rsidRPr="003273F1">
        <w:br w:type="page"/>
      </w:r>
    </w:p>
    <w:p w14:paraId="57681B1A" w14:textId="77777777" w:rsidR="00C32774" w:rsidRPr="00C32774" w:rsidRDefault="00524B2C" w:rsidP="00C32774">
      <w:pPr>
        <w:pStyle w:val="Ttulo1"/>
        <w:numPr>
          <w:ilvl w:val="0"/>
          <w:numId w:val="30"/>
        </w:numPr>
      </w:pPr>
      <w:del w:id="251" w:author="RAQUEL BLANCO AGUIRRE" w:date="2017-06-28T16:31:00Z">
        <w:r w:rsidRPr="00C32774" w:rsidDel="0074144E">
          <w:lastRenderedPageBreak/>
          <w:delText>Análisis general</w:delText>
        </w:r>
      </w:del>
      <w:bookmarkStart w:id="252" w:name="_Toc487130083"/>
      <w:ins w:id="253" w:author="RAQUEL BLANCO AGUIRRE" w:date="2017-06-28T16:31:00Z">
        <w:r w:rsidR="0074144E">
          <w:t>Arquitectura</w:t>
        </w:r>
      </w:ins>
      <w:r w:rsidRPr="00C32774">
        <w:t xml:space="preserve"> del sistema</w:t>
      </w:r>
      <w:bookmarkEnd w:id="252"/>
      <w:del w:id="254" w:author="RAQUEL BLANCO AGUIRRE" w:date="2017-06-28T16:37:00Z">
        <w:r w:rsidRPr="00C32774" w:rsidDel="0074144E">
          <w:delText>:</w:delText>
        </w:r>
      </w:del>
    </w:p>
    <w:p w14:paraId="4FE4867E" w14:textId="77777777" w:rsidR="00B45BEE" w:rsidRPr="00B45BEE" w:rsidRDefault="00B45BEE" w:rsidP="00B45BEE">
      <w:pPr>
        <w:pStyle w:val="Ttulo2"/>
        <w:numPr>
          <w:ilvl w:val="1"/>
          <w:numId w:val="30"/>
        </w:numPr>
      </w:pPr>
      <w:r>
        <w:t xml:space="preserve"> </w:t>
      </w:r>
      <w:bookmarkStart w:id="255" w:name="_Toc487130084"/>
      <w:r w:rsidR="00412910" w:rsidRPr="003273F1">
        <w:t>Introducción al sistema:</w:t>
      </w:r>
      <w:bookmarkEnd w:id="255"/>
    </w:p>
    <w:p w14:paraId="0D0865A5" w14:textId="77777777" w:rsidR="00F178DE" w:rsidRPr="003273F1" w:rsidRDefault="00F178DE" w:rsidP="00EF71C8">
      <w:pPr>
        <w:ind w:firstLine="360"/>
      </w:pPr>
      <w:r w:rsidRPr="003273F1">
        <w:t>El sistema estará dividido en dos grandes subsistemas</w:t>
      </w:r>
      <w:r w:rsidR="0063471D">
        <w:t>, qu</w:t>
      </w:r>
      <w:ins w:id="256" w:author="RAQUEL BLANCO AGUIRRE" w:date="2017-06-28T16:34:00Z">
        <w:r w:rsidR="0074144E">
          <w:t>e</w:t>
        </w:r>
      </w:ins>
      <w:del w:id="257" w:author="RAQUEL BLANCO AGUIRRE" w:date="2017-06-28T16:34:00Z">
        <w:r w:rsidR="0063471D" w:rsidDel="0074144E">
          <w:delText>é</w:delText>
        </w:r>
      </w:del>
      <w:r w:rsidR="004C4ABF" w:rsidRPr="003273F1">
        <w:t xml:space="preserve"> a su vez están di</w:t>
      </w:r>
      <w:r w:rsidR="00EF71C8">
        <w:t>vididos en capas independientes con el objetivo de buscar</w:t>
      </w:r>
      <w:r w:rsidR="004C4ABF" w:rsidRPr="003273F1">
        <w:t xml:space="preserve"> el m</w:t>
      </w:r>
      <w:ins w:id="258" w:author="RAQUEL BLANCO AGUIRRE" w:date="2017-06-28T16:35:00Z">
        <w:r w:rsidR="0074144E">
          <w:t>í</w:t>
        </w:r>
      </w:ins>
      <w:del w:id="259" w:author="RAQUEL BLANCO AGUIRRE" w:date="2017-06-28T16:34:00Z">
        <w:r w:rsidR="004C4ABF" w:rsidRPr="003273F1" w:rsidDel="0074144E">
          <w:delText>i</w:delText>
        </w:r>
      </w:del>
      <w:r w:rsidR="004C4ABF" w:rsidRPr="003273F1">
        <w:t xml:space="preserve">nino acoplamiento para futuros cambios. Cada </w:t>
      </w:r>
      <w:r w:rsidR="00C32774" w:rsidRPr="003273F1">
        <w:t>subsistema utilizara</w:t>
      </w:r>
      <w:r w:rsidRPr="003273F1">
        <w:t xml:space="preserve"> una arquitectura diferente</w:t>
      </w:r>
      <w:r w:rsidR="004C4ABF" w:rsidRPr="003273F1">
        <w:t xml:space="preserve"> para sus objetivos principales</w:t>
      </w:r>
      <w:r w:rsidRPr="003273F1">
        <w:t xml:space="preserve"> y conviene diferenciar</w:t>
      </w:r>
      <w:r w:rsidR="004C4ABF" w:rsidRPr="003273F1">
        <w:t>los</w:t>
      </w:r>
      <w:r w:rsidRPr="003273F1">
        <w:t>:</w:t>
      </w:r>
    </w:p>
    <w:p w14:paraId="16302490" w14:textId="77777777" w:rsidR="00F178DE" w:rsidRDefault="00F178DE" w:rsidP="00C32774">
      <w:pPr>
        <w:pStyle w:val="Prrafodelista"/>
        <w:numPr>
          <w:ilvl w:val="0"/>
          <w:numId w:val="27"/>
        </w:numPr>
      </w:pPr>
      <w:r w:rsidRPr="00C32774">
        <w:rPr>
          <w:b/>
        </w:rPr>
        <w:t>Aplicación web</w:t>
      </w:r>
      <w:r w:rsidRPr="003273F1">
        <w:t>: Subsistema cuyo principal objetivo es la comunicación del usuario con el repos</w:t>
      </w:r>
      <w:r w:rsidR="0063471D">
        <w:t>itorio. Prima el entender y proporcionar servicios al</w:t>
      </w:r>
      <w:r w:rsidRPr="003273F1">
        <w:t xml:space="preserve"> usu</w:t>
      </w:r>
      <w:r w:rsidR="0063471D">
        <w:t>ario mediante</w:t>
      </w:r>
      <w:r w:rsidR="00EF71C8">
        <w:t xml:space="preserve"> una arquitectura </w:t>
      </w:r>
      <w:r w:rsidR="00EF71C8" w:rsidRPr="0063471D">
        <w:rPr>
          <w:b/>
        </w:rPr>
        <w:t>modelo-</w:t>
      </w:r>
      <w:r w:rsidRPr="0063471D">
        <w:rPr>
          <w:b/>
        </w:rPr>
        <w:t>vista-controlador</w:t>
      </w:r>
      <w:ins w:id="260" w:author="RAQUEL BLANCO AGUIRRE" w:date="2017-06-28T16:37:00Z">
        <w:r w:rsidR="0074144E">
          <w:rPr>
            <w:b/>
          </w:rPr>
          <w:t xml:space="preserve"> </w:t>
        </w:r>
        <w:r w:rsidR="0074144E">
          <w:t>(MVC)</w:t>
        </w:r>
      </w:ins>
      <w:r w:rsidRPr="003273F1">
        <w:t>.</w:t>
      </w:r>
    </w:p>
    <w:p w14:paraId="4FF775F0" w14:textId="77777777" w:rsidR="00C32774" w:rsidRPr="003273F1" w:rsidRDefault="00C32774" w:rsidP="00C32774">
      <w:pPr>
        <w:pStyle w:val="Prrafodelista"/>
      </w:pPr>
    </w:p>
    <w:p w14:paraId="637458EB" w14:textId="216AB63A" w:rsidR="00F178DE" w:rsidRDefault="00F178DE" w:rsidP="00C32774">
      <w:pPr>
        <w:pStyle w:val="Prrafodelista"/>
        <w:numPr>
          <w:ilvl w:val="0"/>
          <w:numId w:val="27"/>
        </w:numPr>
        <w:rPr>
          <w:ins w:id="261" w:author="Raul García Fernández" w:date="2017-07-01T11:45:00Z"/>
        </w:rPr>
      </w:pPr>
      <w:r w:rsidRPr="00C32774">
        <w:rPr>
          <w:b/>
        </w:rPr>
        <w:t>Repositorio</w:t>
      </w:r>
      <w:r w:rsidRPr="003273F1">
        <w:t xml:space="preserve">: Subsistema cuyo principal </w:t>
      </w:r>
      <w:r w:rsidR="00BC65D3">
        <w:t xml:space="preserve">objetivo es la realización de </w:t>
      </w:r>
      <w:r w:rsidRPr="003273F1">
        <w:t>actividad</w:t>
      </w:r>
      <w:r w:rsidR="0063471D">
        <w:t>es</w:t>
      </w:r>
      <w:r w:rsidR="00BC65D3">
        <w:t xml:space="preserve"> o tareas</w:t>
      </w:r>
      <w:r w:rsidRPr="003273F1">
        <w:t xml:space="preserve"> </w:t>
      </w:r>
      <w:r w:rsidR="00BC65D3">
        <w:t>y el almacenado de datos</w:t>
      </w:r>
      <w:r w:rsidRPr="003273F1">
        <w:t>. Prima</w:t>
      </w:r>
      <w:r w:rsidR="00EF71C8">
        <w:t xml:space="preserve"> la realización de actividades</w:t>
      </w:r>
      <w:r w:rsidR="00BC65D3">
        <w:t xml:space="preserve"> de gestión</w:t>
      </w:r>
      <w:r w:rsidR="00EF71C8">
        <w:t xml:space="preserve"> </w:t>
      </w:r>
      <w:r w:rsidRPr="003273F1">
        <w:t xml:space="preserve">frente a </w:t>
      </w:r>
      <w:r w:rsidR="00EF71C8">
        <w:t xml:space="preserve">la </w:t>
      </w:r>
      <w:r w:rsidR="00BC65D3">
        <w:t xml:space="preserve">facilidad de </w:t>
      </w:r>
      <w:r w:rsidR="0063471D">
        <w:t>comunicación con el usuario</w:t>
      </w:r>
      <w:r w:rsidR="00BC65D3">
        <w:t xml:space="preserve"> por parte del sistema</w:t>
      </w:r>
      <w:r w:rsidRPr="003273F1">
        <w:t xml:space="preserve">. </w:t>
      </w:r>
      <w:r w:rsidR="00BC65D3">
        <w:t xml:space="preserve">Para poder realizar tareas con el repositorio es necesario tener conocimientos en su funcionamiento y en su forma de comunicarse. </w:t>
      </w:r>
      <w:r w:rsidR="00EF71C8">
        <w:t>El repositorio</w:t>
      </w:r>
      <w:r w:rsidRPr="003273F1">
        <w:t xml:space="preserve"> </w:t>
      </w:r>
      <w:r w:rsidR="00EF71C8">
        <w:t>está</w:t>
      </w:r>
      <w:r w:rsidRPr="003273F1">
        <w:t xml:space="preserve"> basa</w:t>
      </w:r>
      <w:r w:rsidR="00EF71C8">
        <w:t>do</w:t>
      </w:r>
      <w:r w:rsidRPr="003273F1">
        <w:t xml:space="preserve"> en una arquitectura REST.</w:t>
      </w:r>
    </w:p>
    <w:p w14:paraId="14243BC2" w14:textId="77777777" w:rsidR="00860FAB" w:rsidRDefault="00860FAB">
      <w:pPr>
        <w:pStyle w:val="Prrafodelista"/>
        <w:rPr>
          <w:ins w:id="262" w:author="Raul García Fernández" w:date="2017-07-01T11:45:00Z"/>
        </w:rPr>
        <w:pPrChange w:id="263" w:author="Raul García Fernández" w:date="2017-07-01T11:45:00Z">
          <w:pPr>
            <w:pStyle w:val="Prrafodelista"/>
            <w:numPr>
              <w:numId w:val="27"/>
            </w:numPr>
            <w:ind w:hanging="360"/>
          </w:pPr>
        </w:pPrChange>
      </w:pPr>
    </w:p>
    <w:p w14:paraId="15DDA0E5" w14:textId="77777777" w:rsidR="00860FAB" w:rsidRDefault="00860FAB">
      <w:pPr>
        <w:pStyle w:val="Prrafodelista"/>
        <w:rPr>
          <w:ins w:id="264" w:author="Raul García Fernández" w:date="2017-07-01T11:45:00Z"/>
        </w:rPr>
        <w:pPrChange w:id="265" w:author="Raul García Fernández" w:date="2017-07-01T11:45:00Z">
          <w:pPr>
            <w:pStyle w:val="Prrafodelista"/>
            <w:numPr>
              <w:numId w:val="27"/>
            </w:numPr>
            <w:ind w:hanging="360"/>
          </w:pPr>
        </w:pPrChange>
      </w:pPr>
    </w:p>
    <w:p w14:paraId="503EDDE7" w14:textId="347FE472" w:rsidR="00860FAB" w:rsidRPr="003273F1" w:rsidDel="00860FAB" w:rsidRDefault="00860FAB">
      <w:pPr>
        <w:pStyle w:val="Prrafodelista"/>
        <w:rPr>
          <w:del w:id="266" w:author="Raul García Fernández" w:date="2017-07-01T11:45:00Z"/>
        </w:rPr>
        <w:pPrChange w:id="267" w:author="Raul García Fernández" w:date="2017-07-01T11:45:00Z">
          <w:pPr>
            <w:pStyle w:val="Prrafodelista"/>
            <w:numPr>
              <w:numId w:val="27"/>
            </w:numPr>
            <w:ind w:hanging="360"/>
          </w:pPr>
        </w:pPrChange>
      </w:pPr>
    </w:p>
    <w:p w14:paraId="01841C52" w14:textId="77777777" w:rsidR="00D767E0" w:rsidRPr="003273F1" w:rsidRDefault="00D767E0">
      <w:pPr>
        <w:pPrChange w:id="268" w:author="Raul García Fernández" w:date="2017-07-01T11:45:00Z">
          <w:pPr>
            <w:pStyle w:val="Prrafodelista"/>
            <w:ind w:left="2136"/>
          </w:pPr>
        </w:pPrChange>
      </w:pPr>
    </w:p>
    <w:p w14:paraId="443F2D50" w14:textId="0771969D" w:rsidR="00D767E0" w:rsidRPr="003273F1" w:rsidRDefault="002F6360">
      <w:pPr>
        <w:jc w:val="center"/>
        <w:pPrChange w:id="269" w:author="Raul García Fernández" w:date="2017-07-01T11:45:00Z">
          <w:pPr>
            <w:pStyle w:val="Prrafodelista"/>
            <w:ind w:left="2136"/>
          </w:pPr>
        </w:pPrChange>
      </w:pPr>
      <w:ins w:id="270" w:author="Raul García Fernández" w:date="2017-07-01T11:48:00Z">
        <w:r>
          <w:object w:dxaOrig="7680" w:dyaOrig="4335" w14:anchorId="0E0D6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75pt;height:216.75pt" o:ole="">
              <v:imagedata r:id="rId12" o:title=""/>
            </v:shape>
            <o:OLEObject Type="Embed" ProgID="Visio.Drawing.15" ShapeID="_x0000_i1025" DrawAspect="Content" ObjectID="_1560871916" r:id="rId13"/>
          </w:object>
        </w:r>
      </w:ins>
      <w:r w:rsidR="00453920">
        <w:rPr>
          <w:noProof/>
          <w:lang w:eastAsia="es-ES"/>
        </w:rPr>
        <mc:AlternateContent>
          <mc:Choice Requires="wps">
            <w:drawing>
              <wp:anchor distT="0" distB="0" distL="114300" distR="114300" simplePos="0" relativeHeight="251673088" behindDoc="1" locked="0" layoutInCell="1" allowOverlap="1" wp14:anchorId="77A5D40F" wp14:editId="2FC54933">
                <wp:simplePos x="0" y="0"/>
                <wp:positionH relativeFrom="column">
                  <wp:posOffset>1207770</wp:posOffset>
                </wp:positionH>
                <wp:positionV relativeFrom="paragraph">
                  <wp:posOffset>3793490</wp:posOffset>
                </wp:positionV>
                <wp:extent cx="3329305" cy="258445"/>
                <wp:effectExtent l="0" t="0" r="4445" b="8255"/>
                <wp:wrapTight wrapText="bothSides">
                  <wp:wrapPolygon edited="0">
                    <wp:start x="0" y="0"/>
                    <wp:lineTo x="0" y="20698"/>
                    <wp:lineTo x="21505" y="20698"/>
                    <wp:lineTo x="21505" y="0"/>
                    <wp:lineTo x="0" y="0"/>
                  </wp:wrapPolygon>
                </wp:wrapTight>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9305" cy="258445"/>
                        </a:xfrm>
                        <a:prstGeom prst="rect">
                          <a:avLst/>
                        </a:prstGeom>
                        <a:solidFill>
                          <a:prstClr val="white"/>
                        </a:solidFill>
                        <a:ln>
                          <a:noFill/>
                        </a:ln>
                      </wps:spPr>
                      <wps:txbx>
                        <w:txbxContent>
                          <w:p w14:paraId="505150F0" w14:textId="77777777" w:rsidR="005B364A" w:rsidRPr="00D1257C" w:rsidRDefault="005B364A" w:rsidP="004A56F3">
                            <w:pPr>
                              <w:pStyle w:val="Descripcin"/>
                              <w:rPr>
                                <w:rFonts w:eastAsia="Times New Roman"/>
                                <w:noProof/>
                                <w:sz w:val="24"/>
                              </w:rPr>
                            </w:pPr>
                            <w:bookmarkStart w:id="271" w:name="_Toc481603521"/>
                            <w:r>
                              <w:t xml:space="preserve">Ilustración </w:t>
                            </w:r>
                            <w:fldSimple w:instr=" STYLEREF 1 \s ">
                              <w:r>
                                <w:rPr>
                                  <w:noProof/>
                                </w:rPr>
                                <w:t>2</w:t>
                              </w:r>
                            </w:fldSimple>
                            <w:r>
                              <w:noBreakHyphen/>
                            </w:r>
                            <w:fldSimple w:instr=" SEQ Ilustración \* ARABIC \s 1 ">
                              <w:r>
                                <w:rPr>
                                  <w:noProof/>
                                </w:rPr>
                                <w:t>1</w:t>
                              </w:r>
                            </w:fldSimple>
                            <w:r>
                              <w:t xml:space="preserve"> </w:t>
                            </w:r>
                            <w:r w:rsidRPr="00E4614B">
                              <w:t>(Esquema general aplicación)</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7A5D40F" id="_x0000_t202" coordsize="21600,21600" o:spt="202" path="m,l,21600r21600,l21600,xe">
                <v:stroke joinstyle="miter"/>
                <v:path gradientshapeok="t" o:connecttype="rect"/>
              </v:shapetype>
              <v:shape id="Cuadro de texto 20" o:spid="_x0000_s1026" type="#_x0000_t202" style="position:absolute;left:0;text-align:left;margin-left:95.1pt;margin-top:298.7pt;width:262.15pt;height:20.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fDQAIAAIIEAAAOAAAAZHJzL2Uyb0RvYy54bWysVE1v2zAMvQ/YfxB0X5yPZuiMOEWWIsOA&#10;oC2QDj0rshwbk0WNUmJnv36UbCddt9Owi0yJT6QeH+nFXVtrdlLoKjAZn4zGnCkjIa/MIePfnjcf&#10;bjlzXphcaDAq42fl+N3y/btFY1M1hRJ0rpBREOPSxma89N6mSeJkqWrhRmCVIWcBWAtPWzwkOYqG&#10;otc6mY7HH5MGMLcIUjlHp/edky9j/KJQ0j8WhVOe6YzT23xcMa77sCbLhUgPKGxZyf4Z4h9eUYvK&#10;UNJLqHvhBTti9UeoupIIDgo/klAnUBSVVJEDsZmM37DZlcKqyIWK4+ylTO7/hZUPpydkVZ7xKZXH&#10;iJo0Wh9FjsByxbxqPTDyUJka61JC7yzhffsZWpI7UnZ2C/K7I0jyCtNdcIQOZWkLrMOXCDO6SKnO&#10;l+pTDibpcDabfpqN55xJ8k3ntzc385A3ud626PwXBTULRsaR1I0vEKet8x10gIRkDnSVbyqtwyY4&#10;1hrZSVAnNGXlVR/8N5Q2AWsg3OoChpPIq6MSGPp235IzmHvIz1QPhK6xnJWbihJthfNPAqmTiClN&#10;h3+kpdDQZBx6i7MS8OffzgOeBCYvZw11Zsbdj6NAxZn+akj60MaDgYOxHwxzrNdAFCc0d1ZGky6g&#10;14NZINQvNDSrkIVcwkjKlXE/mGvfzQcNnVSrVQRRs1rht2Zn5SB7KOhz+yLQ9nKEZnmAoWdF+kaV&#10;Dht1saujpxJHya5V7OtMjR5F74cyTNLrfURdfx3LXwAAAP//AwBQSwMEFAAGAAgAAAAhAKfyBiTi&#10;AAAACwEAAA8AAABkcnMvZG93bnJldi54bWxMj0FLw0AQhe+C/2EZwZvdJDZNG7MpWhCKImoUz9Ps&#10;NIlmZ0N228Z/73rS42M+3vumWE+mF0caXWdZQTyLQBDXVnfcKHh/u79agnAeWWNvmRR8k4N1eX5W&#10;YK7tiV/pWPlGhBJ2OSpovR9yKV3dkkE3swNxuO3taNCHODZSj3gK5aaXSRQtpMGOw0KLA21aqr+q&#10;g1GQdY9xOm4ePpOtf3nafuzvsHqelLq8mG5vQHia/B8Mv/pBHcrgtLMH1k70Ia+iJKAK0lU2BxGI&#10;LJ6nIHYKFtfLGGRZyP8/lD8AAAD//wMAUEsBAi0AFAAGAAgAAAAhALaDOJL+AAAA4QEAABMAAAAA&#10;AAAAAAAAAAAAAAAAAFtDb250ZW50X1R5cGVzXS54bWxQSwECLQAUAAYACAAAACEAOP0h/9YAAACU&#10;AQAACwAAAAAAAAAAAAAAAAAvAQAAX3JlbHMvLnJlbHNQSwECLQAUAAYACAAAACEAu6GXw0ACAACC&#10;BAAADgAAAAAAAAAAAAAAAAAuAgAAZHJzL2Uyb0RvYy54bWxQSwECLQAUAAYACAAAACEAp/IGJOIA&#10;AAALAQAADwAAAAAAAAAAAAAAAACaBAAAZHJzL2Rvd25yZXYueG1sUEsFBgAAAAAEAAQA8wAAAKkF&#10;AAAAAA==&#10;" stroked="f">
                <v:path arrowok="t"/>
                <v:textbox style="mso-fit-shape-to-text:t" inset="0,0,0,0">
                  <w:txbxContent>
                    <w:p w14:paraId="505150F0" w14:textId="77777777" w:rsidR="005B364A" w:rsidRPr="00D1257C" w:rsidRDefault="005B364A" w:rsidP="004A56F3">
                      <w:pPr>
                        <w:pStyle w:val="Descripcin"/>
                        <w:rPr>
                          <w:rFonts w:eastAsia="Times New Roman"/>
                          <w:noProof/>
                          <w:sz w:val="24"/>
                        </w:rPr>
                      </w:pPr>
                      <w:bookmarkStart w:id="272" w:name="_Toc481603521"/>
                      <w:r>
                        <w:t xml:space="preserve">Ilustración </w:t>
                      </w:r>
                      <w:fldSimple w:instr=" STYLEREF 1 \s ">
                        <w:r>
                          <w:rPr>
                            <w:noProof/>
                          </w:rPr>
                          <w:t>2</w:t>
                        </w:r>
                      </w:fldSimple>
                      <w:r>
                        <w:noBreakHyphen/>
                      </w:r>
                      <w:fldSimple w:instr=" SEQ Ilustración \* ARABIC \s 1 ">
                        <w:r>
                          <w:rPr>
                            <w:noProof/>
                          </w:rPr>
                          <w:t>1</w:t>
                        </w:r>
                      </w:fldSimple>
                      <w:r>
                        <w:t xml:space="preserve"> </w:t>
                      </w:r>
                      <w:r w:rsidRPr="00E4614B">
                        <w:t>(Esquema general aplicación)</w:t>
                      </w:r>
                      <w:bookmarkEnd w:id="272"/>
                    </w:p>
                  </w:txbxContent>
                </v:textbox>
                <w10:wrap type="tight"/>
              </v:shape>
            </w:pict>
          </mc:Fallback>
        </mc:AlternateContent>
      </w:r>
      <w:commentRangeStart w:id="273"/>
      <w:del w:id="274" w:author="Raul García Fernández" w:date="2017-07-01T11:44:00Z">
        <w:r w:rsidR="00C32774" w:rsidRPr="003273F1" w:rsidDel="00860FAB">
          <w:rPr>
            <w:noProof/>
            <w:lang w:eastAsia="es-ES"/>
          </w:rPr>
          <w:drawing>
            <wp:anchor distT="0" distB="0" distL="114300" distR="114300" simplePos="0" relativeHeight="251657216" behindDoc="1" locked="0" layoutInCell="1" allowOverlap="1" wp14:anchorId="38D93732" wp14:editId="100DF4FA">
              <wp:simplePos x="0" y="0"/>
              <wp:positionH relativeFrom="column">
                <wp:posOffset>1207770</wp:posOffset>
              </wp:positionH>
              <wp:positionV relativeFrom="paragraph">
                <wp:posOffset>78850</wp:posOffset>
              </wp:positionV>
              <wp:extent cx="3329377" cy="3657600"/>
              <wp:effectExtent l="0" t="0" r="4445" b="0"/>
              <wp:wrapTight wrapText="bothSides">
                <wp:wrapPolygon edited="0">
                  <wp:start x="15696" y="0"/>
                  <wp:lineTo x="14955" y="113"/>
                  <wp:lineTo x="14460" y="788"/>
                  <wp:lineTo x="14460" y="3713"/>
                  <wp:lineTo x="16685" y="5400"/>
                  <wp:lineTo x="16932" y="7200"/>
                  <wp:lineTo x="0" y="7200"/>
                  <wp:lineTo x="0" y="13838"/>
                  <wp:lineTo x="3831" y="14400"/>
                  <wp:lineTo x="3831" y="15188"/>
                  <wp:lineTo x="4202" y="16200"/>
                  <wp:lineTo x="2719" y="18788"/>
                  <wp:lineTo x="3090" y="21488"/>
                  <wp:lineTo x="6674" y="21488"/>
                  <wp:lineTo x="11741" y="21488"/>
                  <wp:lineTo x="20269" y="20475"/>
                  <wp:lineTo x="21011" y="18563"/>
                  <wp:lineTo x="21011" y="17775"/>
                  <wp:lineTo x="19775" y="16875"/>
                  <wp:lineTo x="18415" y="16200"/>
                  <wp:lineTo x="17797" y="14400"/>
                  <wp:lineTo x="21505" y="13950"/>
                  <wp:lineTo x="21505" y="7313"/>
                  <wp:lineTo x="17550" y="7200"/>
                  <wp:lineTo x="17674" y="5400"/>
                  <wp:lineTo x="19775" y="3825"/>
                  <wp:lineTo x="19899" y="900"/>
                  <wp:lineTo x="19404" y="225"/>
                  <wp:lineTo x="18539" y="0"/>
                  <wp:lineTo x="15696"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9377" cy="3657600"/>
                      </a:xfrm>
                      <a:prstGeom prst="rect">
                        <a:avLst/>
                      </a:prstGeom>
                    </pic:spPr>
                  </pic:pic>
                </a:graphicData>
              </a:graphic>
            </wp:anchor>
          </w:drawing>
        </w:r>
      </w:del>
      <w:commentRangeEnd w:id="273"/>
      <w:r w:rsidR="0074144E">
        <w:rPr>
          <w:rStyle w:val="Refdecomentario"/>
        </w:rPr>
        <w:commentReference w:id="273"/>
      </w:r>
    </w:p>
    <w:p w14:paraId="46BA2064" w14:textId="18A9518F" w:rsidR="00D767E0" w:rsidDel="004D650C" w:rsidRDefault="00D767E0" w:rsidP="00D767E0">
      <w:pPr>
        <w:rPr>
          <w:del w:id="275" w:author="Raul García Fernández" w:date="2017-07-01T11:48:00Z"/>
        </w:rPr>
      </w:pPr>
    </w:p>
    <w:p w14:paraId="32AAA727" w14:textId="7EAF376E" w:rsidR="004D650C" w:rsidRDefault="004D650C" w:rsidP="00D767E0">
      <w:pPr>
        <w:pStyle w:val="Prrafodelista"/>
        <w:keepNext/>
        <w:ind w:left="2136"/>
        <w:jc w:val="center"/>
        <w:rPr>
          <w:ins w:id="276" w:author="Raul García Fernández" w:date="2017-07-01T11:48:00Z"/>
          <w:rFonts w:eastAsia="Calibri"/>
          <w:lang w:eastAsia="en-US"/>
        </w:rPr>
      </w:pPr>
    </w:p>
    <w:p w14:paraId="22EE6ED9" w14:textId="2CF8ADCD" w:rsidR="004D650C" w:rsidRDefault="004D650C" w:rsidP="00D767E0">
      <w:pPr>
        <w:pStyle w:val="Prrafodelista"/>
        <w:keepNext/>
        <w:ind w:left="2136"/>
        <w:jc w:val="center"/>
        <w:rPr>
          <w:ins w:id="277" w:author="Raul García Fernández" w:date="2017-07-01T11:48:00Z"/>
          <w:rFonts w:eastAsia="Calibri"/>
          <w:lang w:eastAsia="en-US"/>
        </w:rPr>
      </w:pPr>
    </w:p>
    <w:p w14:paraId="5B304AB8" w14:textId="6469F40D" w:rsidR="004D650C" w:rsidRDefault="004D650C" w:rsidP="00D767E0">
      <w:pPr>
        <w:pStyle w:val="Prrafodelista"/>
        <w:keepNext/>
        <w:ind w:left="2136"/>
        <w:jc w:val="center"/>
        <w:rPr>
          <w:ins w:id="278" w:author="Raul García Fernández" w:date="2017-07-01T11:49:00Z"/>
          <w:rFonts w:eastAsia="Calibri"/>
          <w:lang w:eastAsia="en-US"/>
        </w:rPr>
      </w:pPr>
    </w:p>
    <w:p w14:paraId="4FC489F6" w14:textId="25EE0CAC" w:rsidR="004D650C" w:rsidRDefault="004D650C" w:rsidP="00D767E0">
      <w:pPr>
        <w:pStyle w:val="Prrafodelista"/>
        <w:keepNext/>
        <w:ind w:left="2136"/>
        <w:jc w:val="center"/>
        <w:rPr>
          <w:ins w:id="279" w:author="Raul García Fernández" w:date="2017-07-01T11:49:00Z"/>
          <w:rFonts w:eastAsia="Calibri"/>
          <w:lang w:eastAsia="en-US"/>
        </w:rPr>
      </w:pPr>
    </w:p>
    <w:p w14:paraId="3868DA28" w14:textId="77777777" w:rsidR="004D650C" w:rsidRPr="003273F1" w:rsidRDefault="004D650C" w:rsidP="00D767E0">
      <w:pPr>
        <w:pStyle w:val="Prrafodelista"/>
        <w:keepNext/>
        <w:ind w:left="2136"/>
        <w:jc w:val="center"/>
        <w:rPr>
          <w:ins w:id="280" w:author="Raul García Fernández" w:date="2017-07-01T11:48:00Z"/>
        </w:rPr>
      </w:pPr>
    </w:p>
    <w:p w14:paraId="6D7988D2" w14:textId="77777777" w:rsidR="00D767E0" w:rsidRPr="003273F1" w:rsidDel="004D650C" w:rsidRDefault="00D767E0" w:rsidP="00D767E0">
      <w:pPr>
        <w:pStyle w:val="Prrafodelista"/>
        <w:keepNext/>
        <w:ind w:left="2136"/>
        <w:jc w:val="center"/>
        <w:rPr>
          <w:del w:id="281" w:author="Raul García Fernández" w:date="2017-07-01T11:48:00Z"/>
        </w:rPr>
      </w:pPr>
    </w:p>
    <w:p w14:paraId="6A82E117" w14:textId="77777777" w:rsidR="00D767E0" w:rsidRPr="003273F1" w:rsidDel="004D650C" w:rsidRDefault="00D767E0" w:rsidP="00C32774">
      <w:pPr>
        <w:pStyle w:val="Descripcin"/>
        <w:rPr>
          <w:del w:id="282" w:author="Raul García Fernández" w:date="2017-07-01T11:48:00Z"/>
        </w:rPr>
      </w:pPr>
    </w:p>
    <w:p w14:paraId="3A02127C" w14:textId="77777777" w:rsidR="00D767E0" w:rsidRPr="003273F1" w:rsidDel="004D650C" w:rsidRDefault="00D767E0" w:rsidP="00D767E0">
      <w:pPr>
        <w:rPr>
          <w:del w:id="283" w:author="Raul García Fernández" w:date="2017-07-01T11:48:00Z"/>
        </w:rPr>
      </w:pPr>
    </w:p>
    <w:p w14:paraId="7C8C04CC" w14:textId="77777777" w:rsidR="00D767E0" w:rsidDel="004D650C" w:rsidRDefault="00D767E0" w:rsidP="00D767E0">
      <w:pPr>
        <w:rPr>
          <w:del w:id="284" w:author="Raul García Fernández" w:date="2017-07-01T11:48:00Z"/>
        </w:rPr>
      </w:pPr>
    </w:p>
    <w:p w14:paraId="22A0F993" w14:textId="77777777" w:rsidR="00B45BEE" w:rsidDel="004D650C" w:rsidRDefault="00B45BEE" w:rsidP="00D767E0">
      <w:pPr>
        <w:rPr>
          <w:del w:id="285" w:author="Raul García Fernández" w:date="2017-07-01T11:48:00Z"/>
        </w:rPr>
      </w:pPr>
    </w:p>
    <w:p w14:paraId="149352CC" w14:textId="77777777" w:rsidR="00B45BEE" w:rsidDel="00860FAB" w:rsidRDefault="00B45BEE" w:rsidP="00D767E0">
      <w:pPr>
        <w:rPr>
          <w:del w:id="286" w:author="Raul García Fernández" w:date="2017-07-01T11:45:00Z"/>
        </w:rPr>
      </w:pPr>
    </w:p>
    <w:p w14:paraId="72DC2024" w14:textId="77777777" w:rsidR="00B45BEE" w:rsidDel="00860FAB" w:rsidRDefault="00B45BEE" w:rsidP="00D767E0">
      <w:pPr>
        <w:rPr>
          <w:del w:id="287" w:author="Raul García Fernández" w:date="2017-07-01T11:45:00Z"/>
        </w:rPr>
      </w:pPr>
    </w:p>
    <w:p w14:paraId="01CA0296" w14:textId="77777777" w:rsidR="00B45BEE" w:rsidDel="00860FAB" w:rsidRDefault="00B45BEE" w:rsidP="00D767E0">
      <w:pPr>
        <w:rPr>
          <w:del w:id="288" w:author="Raul García Fernández" w:date="2017-07-01T11:45:00Z"/>
        </w:rPr>
      </w:pPr>
    </w:p>
    <w:p w14:paraId="3DD1F18F" w14:textId="77777777" w:rsidR="00B45BEE" w:rsidDel="00860FAB" w:rsidRDefault="00B45BEE" w:rsidP="00D767E0">
      <w:pPr>
        <w:rPr>
          <w:del w:id="289" w:author="Raul García Fernández" w:date="2017-07-01T11:45:00Z"/>
        </w:rPr>
      </w:pPr>
    </w:p>
    <w:p w14:paraId="3A2CD637" w14:textId="77777777" w:rsidR="00B45BEE" w:rsidDel="00860FAB" w:rsidRDefault="00B45BEE" w:rsidP="00D767E0">
      <w:pPr>
        <w:rPr>
          <w:del w:id="290" w:author="Raul García Fernández" w:date="2017-07-01T11:45:00Z"/>
        </w:rPr>
      </w:pPr>
    </w:p>
    <w:p w14:paraId="6522CF99" w14:textId="77777777" w:rsidR="00B45BEE" w:rsidDel="00860FAB" w:rsidRDefault="00B45BEE" w:rsidP="00D767E0">
      <w:pPr>
        <w:rPr>
          <w:del w:id="291" w:author="Raul García Fernández" w:date="2017-07-01T11:45:00Z"/>
        </w:rPr>
      </w:pPr>
    </w:p>
    <w:p w14:paraId="038315B3" w14:textId="77777777" w:rsidR="00B45BEE" w:rsidDel="00860FAB" w:rsidRDefault="00B45BEE" w:rsidP="00D767E0">
      <w:pPr>
        <w:rPr>
          <w:del w:id="292" w:author="Raul García Fernández" w:date="2017-07-01T11:45:00Z"/>
        </w:rPr>
      </w:pPr>
    </w:p>
    <w:p w14:paraId="56E423D5" w14:textId="77777777" w:rsidR="00B45BEE" w:rsidRDefault="00B45BEE" w:rsidP="00D767E0"/>
    <w:p w14:paraId="093F77E0" w14:textId="77777777" w:rsidR="00B45BEE" w:rsidRPr="003273F1" w:rsidRDefault="00B45BEE" w:rsidP="00D767E0"/>
    <w:p w14:paraId="62E68984" w14:textId="77777777" w:rsidR="00C32774" w:rsidRPr="00EF71C8" w:rsidRDefault="00C32774" w:rsidP="00C32774">
      <w:pPr>
        <w:pStyle w:val="Ttulo2"/>
        <w:numPr>
          <w:ilvl w:val="1"/>
          <w:numId w:val="30"/>
        </w:numPr>
        <w:rPr>
          <w:rFonts w:cs="Times New Roman"/>
          <w:szCs w:val="56"/>
        </w:rPr>
      </w:pPr>
      <w:r>
        <w:rPr>
          <w:rFonts w:cs="Times New Roman"/>
          <w:szCs w:val="56"/>
        </w:rPr>
        <w:lastRenderedPageBreak/>
        <w:t xml:space="preserve"> </w:t>
      </w:r>
      <w:bookmarkStart w:id="293" w:name="_Toc487130085"/>
      <w:r w:rsidR="001E76BB" w:rsidRPr="003273F1">
        <w:rPr>
          <w:rFonts w:cs="Times New Roman"/>
          <w:szCs w:val="56"/>
        </w:rPr>
        <w:t xml:space="preserve">Arquitectura </w:t>
      </w:r>
      <w:r w:rsidR="00F178DE" w:rsidRPr="003273F1">
        <w:rPr>
          <w:rFonts w:cs="Times New Roman"/>
          <w:szCs w:val="56"/>
        </w:rPr>
        <w:t>Modelo-vista-controlador</w:t>
      </w:r>
      <w:bookmarkEnd w:id="293"/>
      <w:del w:id="294" w:author="RAQUEL BLANCO AGUIRRE" w:date="2017-06-28T16:37:00Z">
        <w:r w:rsidR="00F178DE" w:rsidRPr="003273F1" w:rsidDel="0074144E">
          <w:rPr>
            <w:rFonts w:cs="Times New Roman"/>
            <w:szCs w:val="56"/>
          </w:rPr>
          <w:delText>:</w:delText>
        </w:r>
      </w:del>
    </w:p>
    <w:p w14:paraId="41366F2F" w14:textId="77777777" w:rsidR="00F178DE" w:rsidRPr="003273F1" w:rsidRDefault="00F178DE" w:rsidP="00C32774">
      <w:pPr>
        <w:ind w:firstLine="360"/>
      </w:pPr>
      <w:r w:rsidRPr="003273F1">
        <w:t>El modelo vista controlador es un</w:t>
      </w:r>
      <w:r w:rsidR="001E76BB" w:rsidRPr="003273F1">
        <w:t>a arquitectura muy extendida</w:t>
      </w:r>
      <w:r w:rsidRPr="003273F1">
        <w:t xml:space="preserve"> en las aplicaciones web</w:t>
      </w:r>
      <w:r w:rsidR="004C4ABF" w:rsidRPr="003273F1">
        <w:t xml:space="preserve">. </w:t>
      </w:r>
      <w:r w:rsidR="001E76BB" w:rsidRPr="003273F1">
        <w:t>Esta</w:t>
      </w:r>
      <w:r w:rsidR="004C4ABF" w:rsidRPr="003273F1">
        <w:t xml:space="preserve"> </w:t>
      </w:r>
      <w:r w:rsidR="001E76BB" w:rsidRPr="003273F1">
        <w:t>arquitectura</w:t>
      </w:r>
      <w:r w:rsidR="004C4ABF" w:rsidRPr="003273F1">
        <w:t xml:space="preserve"> se basa en un</w:t>
      </w:r>
      <w:r w:rsidR="001E76BB" w:rsidRPr="003273F1">
        <w:t xml:space="preserve"> modelo en capas</w:t>
      </w:r>
      <w:r w:rsidR="004C4ABF" w:rsidRPr="003273F1">
        <w:t xml:space="preserve"> que facilita la interacción</w:t>
      </w:r>
      <w:r w:rsidR="00EF71C8">
        <w:t xml:space="preserve"> con </w:t>
      </w:r>
      <w:r w:rsidR="001E76BB" w:rsidRPr="003273F1">
        <w:t xml:space="preserve">el </w:t>
      </w:r>
      <w:r w:rsidR="00C32774" w:rsidRPr="003273F1">
        <w:t>usuario. El</w:t>
      </w:r>
      <w:r w:rsidR="001E76BB" w:rsidRPr="003273F1">
        <w:t xml:space="preserve"> modelo </w:t>
      </w:r>
      <w:r w:rsidR="00B45BEE" w:rsidRPr="003273F1">
        <w:t>MVC genera</w:t>
      </w:r>
      <w:r w:rsidR="00BC65D3">
        <w:t xml:space="preserve"> para cada interacción de un</w:t>
      </w:r>
      <w:r w:rsidR="004C4ABF" w:rsidRPr="003273F1">
        <w:t xml:space="preserve"> usuario</w:t>
      </w:r>
      <w:r w:rsidR="00BC65D3">
        <w:t>,</w:t>
      </w:r>
      <w:r w:rsidR="00B45BEE" w:rsidRPr="003273F1">
        <w:t xml:space="preserve"> una</w:t>
      </w:r>
      <w:r w:rsidR="004C4ABF" w:rsidRPr="003273F1">
        <w:t xml:space="preserve"> vista personalizada</w:t>
      </w:r>
      <w:r w:rsidR="00BC65D3">
        <w:t xml:space="preserve"> para él</w:t>
      </w:r>
      <w:r w:rsidR="00EF71C8">
        <w:t xml:space="preserve">. </w:t>
      </w:r>
      <w:r w:rsidR="004C4ABF" w:rsidRPr="003273F1">
        <w:t xml:space="preserve">Sus componentes principales </w:t>
      </w:r>
      <w:r w:rsidR="001E76BB" w:rsidRPr="003273F1">
        <w:t>son</w:t>
      </w:r>
      <w:r w:rsidR="004C4ABF" w:rsidRPr="003273F1">
        <w:t>:</w:t>
      </w:r>
    </w:p>
    <w:p w14:paraId="60543CEF" w14:textId="77777777" w:rsidR="004C4ABF" w:rsidRDefault="004C4ABF" w:rsidP="00C32774">
      <w:pPr>
        <w:pStyle w:val="Prrafodelista"/>
        <w:numPr>
          <w:ilvl w:val="0"/>
          <w:numId w:val="27"/>
        </w:numPr>
      </w:pPr>
      <w:r w:rsidRPr="00C32774">
        <w:rPr>
          <w:b/>
        </w:rPr>
        <w:t>Modelo</w:t>
      </w:r>
      <w:r w:rsidRPr="003273F1">
        <w:t>: Parte</w:t>
      </w:r>
      <w:r w:rsidR="00BC65D3">
        <w:t xml:space="preserve"> lógica de la arquitectura qué</w:t>
      </w:r>
      <w:r w:rsidRPr="003273F1">
        <w:t xml:space="preserve"> gestiona el acceso a los datos y los maneja para envolverlos en condiciones correctas para el usuario y las capas superiores.</w:t>
      </w:r>
    </w:p>
    <w:p w14:paraId="1AB27504" w14:textId="77777777" w:rsidR="00C32774" w:rsidRPr="003273F1" w:rsidRDefault="00C32774" w:rsidP="00C32774">
      <w:pPr>
        <w:pStyle w:val="Prrafodelista"/>
      </w:pPr>
    </w:p>
    <w:p w14:paraId="4B3FEC46" w14:textId="77777777" w:rsidR="00C32774" w:rsidRDefault="004C4ABF" w:rsidP="00C32774">
      <w:pPr>
        <w:pStyle w:val="Prrafodelista"/>
        <w:numPr>
          <w:ilvl w:val="0"/>
          <w:numId w:val="27"/>
        </w:numPr>
      </w:pPr>
      <w:r w:rsidRPr="00C32774">
        <w:rPr>
          <w:b/>
        </w:rPr>
        <w:t>Controlador</w:t>
      </w:r>
      <w:r w:rsidR="00BC65D3">
        <w:t>: Es la capa intermedia</w:t>
      </w:r>
      <w:r w:rsidRPr="003273F1">
        <w:t xml:space="preserve"> entre la vista y el modelo. Esta capa analiza las interacciones</w:t>
      </w:r>
      <w:r w:rsidR="00BC65D3">
        <w:t xml:space="preserve"> entre el usuario y el sistema mediante eventos e</w:t>
      </w:r>
      <w:r w:rsidRPr="003273F1">
        <w:t xml:space="preserve"> invoca peticiones al modelo para</w:t>
      </w:r>
      <w:r w:rsidR="00BC65D3">
        <w:t xml:space="preserve"> conseguir datos del sistema y</w:t>
      </w:r>
      <w:r w:rsidRPr="003273F1">
        <w:t xml:space="preserve"> posteriormente realizar </w:t>
      </w:r>
      <w:r w:rsidR="00BC65D3">
        <w:t>una vista personalizada con esos datos</w:t>
      </w:r>
      <w:r w:rsidRPr="003273F1">
        <w:t>.</w:t>
      </w:r>
    </w:p>
    <w:p w14:paraId="6E5820C1" w14:textId="77777777" w:rsidR="00C32774" w:rsidRPr="003273F1" w:rsidRDefault="00C32774" w:rsidP="00C32774">
      <w:pPr>
        <w:pStyle w:val="Prrafodelista"/>
      </w:pPr>
    </w:p>
    <w:p w14:paraId="45ED7876" w14:textId="77777777" w:rsidR="004C4ABF" w:rsidRDefault="004C4ABF" w:rsidP="00C32774">
      <w:pPr>
        <w:pStyle w:val="Prrafodelista"/>
        <w:numPr>
          <w:ilvl w:val="0"/>
          <w:numId w:val="27"/>
        </w:numPr>
      </w:pPr>
      <w:r w:rsidRPr="00C32774">
        <w:rPr>
          <w:b/>
        </w:rPr>
        <w:t>Vista</w:t>
      </w:r>
      <w:r w:rsidR="00D767E0" w:rsidRPr="003273F1">
        <w:t xml:space="preserve">: </w:t>
      </w:r>
      <w:r w:rsidR="00BC65D3">
        <w:t>Representación gráfica para los usuarios</w:t>
      </w:r>
      <w:r w:rsidR="00D767E0" w:rsidRPr="003273F1">
        <w:t xml:space="preserve"> y proporciona las herramientas </w:t>
      </w:r>
      <w:r w:rsidR="00BC65D3">
        <w:t xml:space="preserve">o medios qué generan </w:t>
      </w:r>
      <w:r w:rsidR="00D767E0" w:rsidRPr="003273F1">
        <w:t xml:space="preserve">eventos que </w:t>
      </w:r>
      <w:r w:rsidR="00757242">
        <w:t>avisaran al controlador para que los gestione.</w:t>
      </w:r>
    </w:p>
    <w:p w14:paraId="42331385" w14:textId="77777777" w:rsidR="00C32774" w:rsidRPr="00C32774" w:rsidRDefault="00453920" w:rsidP="00C32774">
      <w:pPr>
        <w:spacing w:after="0"/>
        <w:rPr>
          <w:rFonts w:eastAsia="Times New Roman"/>
          <w:lang w:eastAsia="es-ES"/>
        </w:rPr>
      </w:pPr>
      <w:r>
        <w:rPr>
          <w:noProof/>
          <w:lang w:eastAsia="es-ES"/>
        </w:rPr>
        <mc:AlternateContent>
          <mc:Choice Requires="wps">
            <w:drawing>
              <wp:anchor distT="0" distB="0" distL="114300" distR="114300" simplePos="0" relativeHeight="251666944" behindDoc="1" locked="0" layoutInCell="1" allowOverlap="1" wp14:anchorId="5ADC9EC2" wp14:editId="5CC34C8B">
                <wp:simplePos x="0" y="0"/>
                <wp:positionH relativeFrom="column">
                  <wp:posOffset>447675</wp:posOffset>
                </wp:positionH>
                <wp:positionV relativeFrom="paragraph">
                  <wp:posOffset>3641090</wp:posOffset>
                </wp:positionV>
                <wp:extent cx="2867025" cy="258445"/>
                <wp:effectExtent l="0" t="0" r="9525" b="8255"/>
                <wp:wrapTight wrapText="bothSides">
                  <wp:wrapPolygon edited="0">
                    <wp:start x="0" y="0"/>
                    <wp:lineTo x="0" y="20698"/>
                    <wp:lineTo x="21528" y="20698"/>
                    <wp:lineTo x="21528" y="0"/>
                    <wp:lineTo x="0" y="0"/>
                  </wp:wrapPolygon>
                </wp:wrapTight>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7025" cy="258445"/>
                        </a:xfrm>
                        <a:prstGeom prst="rect">
                          <a:avLst/>
                        </a:prstGeom>
                        <a:solidFill>
                          <a:prstClr val="white"/>
                        </a:solidFill>
                        <a:ln>
                          <a:noFill/>
                        </a:ln>
                      </wps:spPr>
                      <wps:txbx>
                        <w:txbxContent>
                          <w:p w14:paraId="0613148D" w14:textId="77777777" w:rsidR="005B364A" w:rsidRPr="00037472" w:rsidRDefault="005B364A" w:rsidP="00C32774">
                            <w:pPr>
                              <w:pStyle w:val="Descripcin"/>
                              <w:rPr>
                                <w:rFonts w:eastAsia="Times New Roman"/>
                                <w:noProof/>
                                <w:sz w:val="24"/>
                              </w:rPr>
                            </w:pPr>
                            <w:bookmarkStart w:id="295" w:name="_Toc481185449"/>
                            <w:bookmarkStart w:id="296" w:name="_Toc481603522"/>
                            <w:r>
                              <w:t xml:space="preserve">Ilustración </w:t>
                            </w:r>
                            <w:fldSimple w:instr=" STYLEREF 1 \s ">
                              <w:r>
                                <w:rPr>
                                  <w:noProof/>
                                </w:rPr>
                                <w:t>2</w:t>
                              </w:r>
                            </w:fldSimple>
                            <w:r>
                              <w:noBreakHyphen/>
                            </w:r>
                            <w:fldSimple w:instr=" SEQ Ilustración \* ARABIC \s 1 ">
                              <w:r>
                                <w:rPr>
                                  <w:noProof/>
                                </w:rPr>
                                <w:t>2</w:t>
                              </w:r>
                            </w:fldSimple>
                            <w:r>
                              <w:t xml:space="preserve"> </w:t>
                            </w:r>
                            <w:r w:rsidRPr="00433197">
                              <w:t>(Arquitectura MVC)</w:t>
                            </w:r>
                            <w:bookmarkEnd w:id="295"/>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ADC9EC2" id="Cuadro de texto 17" o:spid="_x0000_s1027" type="#_x0000_t202" style="position:absolute;left:0;text-align:left;margin-left:35.25pt;margin-top:286.7pt;width:225.75pt;height:20.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yJQgIAAIkEAAAOAAAAZHJzL2Uyb0RvYy54bWysVMFu2zAMvQ/YPwi6L06Cpi2MOEWWIsOA&#10;oC2QDj0rshwLk0WNUmJnXz9KjtOu22nYRaHFR1J8j8z8rmsMOyr0GmzBJ6MxZ8pKKLXdF/zb8/rT&#10;LWc+CFsKA1YV/KQ8v1t8/DBvXa6mUIMpFTJKYn3euoLXIbg8y7ysVSP8CJyy5KwAGxHoE/dZiaKl&#10;7I3JpuPxddYClg5BKu/p9r538kXKX1VKhseq8iowU3B6W0gnpnMXz2wxF/kehau1PD9D/MMrGqEt&#10;Fb2kuhdBsAPqP1I1WiJ4qMJIQpNBVWmpUg/UzWT8rpttLZxKvRA53l1o8v8vrXw4PiHTJWl3w5kV&#10;DWm0OogSgZWKBdUFYOQhmlrnc0JvHeFD9xk6Ckkte7cB+d0TJHuD6QM8oSMtXYVN/KWGGQWSEqcL&#10;+1SDSbqc3l7fjKczziT5prPbq6tZrJu9Rjv04YuChkWj4EjqpheI48aHHjpAYjEPRpdrbUz8iI6V&#10;QXYUNAltrYM6J/8NZWzEWohRfcJ4k/rqW4kdhm7X9ZQNvOygPBEtCP18eSfXmupthA9PAmmgqGFa&#10;kvBIR2WgLTicLc5qwJ9/u4940pm8nLU0oAX3Pw4CFWfmq6UJiNM8GDgYu8Gwh2YF1OmE1s/JZFIA&#10;BjOYFULzQruzjFXIJaykWgUPg7kK/ZrQ7km1XCYQzawTYWO3Tg7qR16fuxeB7qxKnJkHGEZX5O/E&#10;6bFJHrc8BGI6KRd57Vk8003znrQ/72ZcqLffCfX6D7L4BQAA//8DAFBLAwQUAAYACAAAACEAApWG&#10;c+AAAAAKAQAADwAAAGRycy9kb3ducmV2LnhtbEyPQUvDQBCF74L/YRnBm90kNq3EbIoWhKIUNYrn&#10;bXaaRLOzYXfbxn/veNLjMB/fe69cTXYQR/Shd6QgnSUgkBpnemoVvL89XN2ACFGT0YMjVPCNAVbV&#10;+VmpC+NO9IrHOraCJRQKraCLcSykDE2HVoeZG5H4t3fe6sinb6Xx+sRyO8gsSRbS6p44odMjrjts&#10;vuqDVbDsn9Lcrx8/s0182W4+9ve6fp6UuryY7m5BRJziHwy/9bk6VNxp5w5kghjYkeRMKsiX13MQ&#10;DORZxuN2ChbpPAVZlfL/hOoHAAD//wMAUEsBAi0AFAAGAAgAAAAhALaDOJL+AAAA4QEAABMAAAAA&#10;AAAAAAAAAAAAAAAAAFtDb250ZW50X1R5cGVzXS54bWxQSwECLQAUAAYACAAAACEAOP0h/9YAAACU&#10;AQAACwAAAAAAAAAAAAAAAAAvAQAAX3JlbHMvLnJlbHNQSwECLQAUAAYACAAAACEA0pZMiUICAACJ&#10;BAAADgAAAAAAAAAAAAAAAAAuAgAAZHJzL2Uyb0RvYy54bWxQSwECLQAUAAYACAAAACEAApWGc+AA&#10;AAAKAQAADwAAAAAAAAAAAAAAAACcBAAAZHJzL2Rvd25yZXYueG1sUEsFBgAAAAAEAAQA8wAAAKkF&#10;AAAAAA==&#10;" stroked="f">
                <v:path arrowok="t"/>
                <v:textbox style="mso-fit-shape-to-text:t" inset="0,0,0,0">
                  <w:txbxContent>
                    <w:p w14:paraId="0613148D" w14:textId="77777777" w:rsidR="005B364A" w:rsidRPr="00037472" w:rsidRDefault="005B364A" w:rsidP="00C32774">
                      <w:pPr>
                        <w:pStyle w:val="Descripcin"/>
                        <w:rPr>
                          <w:rFonts w:eastAsia="Times New Roman"/>
                          <w:noProof/>
                          <w:sz w:val="24"/>
                        </w:rPr>
                      </w:pPr>
                      <w:bookmarkStart w:id="297" w:name="_Toc481185449"/>
                      <w:bookmarkStart w:id="298" w:name="_Toc481603522"/>
                      <w:r>
                        <w:t xml:space="preserve">Ilustración </w:t>
                      </w:r>
                      <w:fldSimple w:instr=" STYLEREF 1 \s ">
                        <w:r>
                          <w:rPr>
                            <w:noProof/>
                          </w:rPr>
                          <w:t>2</w:t>
                        </w:r>
                      </w:fldSimple>
                      <w:r>
                        <w:noBreakHyphen/>
                      </w:r>
                      <w:fldSimple w:instr=" SEQ Ilustración \* ARABIC \s 1 ">
                        <w:r>
                          <w:rPr>
                            <w:noProof/>
                          </w:rPr>
                          <w:t>2</w:t>
                        </w:r>
                      </w:fldSimple>
                      <w:r>
                        <w:t xml:space="preserve"> </w:t>
                      </w:r>
                      <w:r w:rsidRPr="00433197">
                        <w:t>(Arquitectura MVC)</w:t>
                      </w:r>
                      <w:bookmarkEnd w:id="297"/>
                      <w:bookmarkEnd w:id="298"/>
                    </w:p>
                  </w:txbxContent>
                </v:textbox>
                <w10:wrap type="tight"/>
              </v:shape>
            </w:pict>
          </mc:Fallback>
        </mc:AlternateContent>
      </w:r>
      <w:r w:rsidR="00C32774" w:rsidRPr="003273F1">
        <w:rPr>
          <w:noProof/>
          <w:lang w:eastAsia="es-ES"/>
        </w:rPr>
        <w:drawing>
          <wp:anchor distT="0" distB="0" distL="114300" distR="114300" simplePos="0" relativeHeight="251659264" behindDoc="1" locked="0" layoutInCell="1" allowOverlap="1" wp14:anchorId="4B5C690E" wp14:editId="333721E4">
            <wp:simplePos x="0" y="0"/>
            <wp:positionH relativeFrom="column">
              <wp:posOffset>1451527</wp:posOffset>
            </wp:positionH>
            <wp:positionV relativeFrom="paragraph">
              <wp:posOffset>195221</wp:posOffset>
            </wp:positionV>
            <wp:extent cx="2867025" cy="3130792"/>
            <wp:effectExtent l="0" t="0" r="0" b="0"/>
            <wp:wrapTight wrapText="bothSides">
              <wp:wrapPolygon edited="0">
                <wp:start x="0" y="0"/>
                <wp:lineTo x="0" y="21425"/>
                <wp:lineTo x="21385" y="21425"/>
                <wp:lineTo x="2138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67025" cy="3130792"/>
                    </a:xfrm>
                    <a:prstGeom prst="rect">
                      <a:avLst/>
                    </a:prstGeom>
                  </pic:spPr>
                </pic:pic>
              </a:graphicData>
            </a:graphic>
          </wp:anchor>
        </w:drawing>
      </w:r>
      <w:r w:rsidR="00C32774">
        <w:rPr>
          <w:rFonts w:eastAsia="Times New Roman"/>
          <w:lang w:eastAsia="es-ES"/>
        </w:rPr>
        <w:br w:type="page"/>
      </w:r>
    </w:p>
    <w:p w14:paraId="3C80A830" w14:textId="77777777" w:rsidR="001E76BB" w:rsidRPr="003273F1" w:rsidRDefault="00C32774" w:rsidP="00C32774">
      <w:pPr>
        <w:pStyle w:val="Ttulo2"/>
        <w:numPr>
          <w:ilvl w:val="1"/>
          <w:numId w:val="30"/>
        </w:numPr>
        <w:rPr>
          <w:rFonts w:cs="Times New Roman"/>
          <w:szCs w:val="56"/>
        </w:rPr>
      </w:pPr>
      <w:r>
        <w:rPr>
          <w:rFonts w:cs="Times New Roman"/>
          <w:szCs w:val="56"/>
        </w:rPr>
        <w:lastRenderedPageBreak/>
        <w:t xml:space="preserve"> </w:t>
      </w:r>
      <w:bookmarkStart w:id="299" w:name="_Toc487130086"/>
      <w:r w:rsidR="001E76BB" w:rsidRPr="003273F1">
        <w:rPr>
          <w:rFonts w:cs="Times New Roman"/>
          <w:szCs w:val="56"/>
        </w:rPr>
        <w:t>Arquitectura REST:</w:t>
      </w:r>
      <w:bookmarkEnd w:id="299"/>
    </w:p>
    <w:p w14:paraId="2EC10F3B" w14:textId="77777777" w:rsidR="0062219C" w:rsidRPr="003273F1" w:rsidRDefault="0062219C" w:rsidP="0062219C"/>
    <w:p w14:paraId="3F722373" w14:textId="77777777" w:rsidR="001E76BB" w:rsidRPr="003273F1" w:rsidRDefault="00757242" w:rsidP="00C32774">
      <w:pPr>
        <w:ind w:firstLine="708"/>
      </w:pPr>
      <w:r>
        <w:t>La Arquitectura REST es una tecnología HTTP, usada para el transporte de información</w:t>
      </w:r>
      <w:r w:rsidR="001E76BB" w:rsidRPr="003273F1">
        <w:t>. Esta arquitectura facilita la creación</w:t>
      </w:r>
      <w:r>
        <w:t xml:space="preserve"> y gestión</w:t>
      </w:r>
      <w:r w:rsidR="001E76BB" w:rsidRPr="003273F1">
        <w:t xml:space="preserve"> de</w:t>
      </w:r>
      <w:r>
        <w:t xml:space="preserve"> una comunicación </w:t>
      </w:r>
      <w:r w:rsidR="001E76BB" w:rsidRPr="003273F1">
        <w:t>servidor-cliente</w:t>
      </w:r>
      <w:r>
        <w:t xml:space="preserve"> genérica</w:t>
      </w:r>
      <w:r w:rsidR="001E76BB" w:rsidRPr="003273F1">
        <w:t xml:space="preserve">. </w:t>
      </w:r>
    </w:p>
    <w:p w14:paraId="18C6C487" w14:textId="77777777" w:rsidR="001E76BB" w:rsidRPr="003273F1" w:rsidRDefault="001E76BB" w:rsidP="0062219C">
      <w:pPr>
        <w:ind w:firstLine="708"/>
      </w:pPr>
      <w:r w:rsidRPr="003273F1">
        <w:t xml:space="preserve">Esta arquitectura se basa en un sistema de Petición-Respuesta </w:t>
      </w:r>
      <w:r w:rsidR="00757242">
        <w:t xml:space="preserve">asíncrona sin estado, es decir: </w:t>
      </w:r>
      <w:ins w:id="300" w:author="RAQUEL BLANCO AGUIRRE" w:date="2017-06-28T16:40:00Z">
        <w:r w:rsidR="0074144E">
          <w:t>e</w:t>
        </w:r>
      </w:ins>
      <w:del w:id="301" w:author="RAQUEL BLANCO AGUIRRE" w:date="2017-06-28T16:40:00Z">
        <w:r w:rsidR="00124245" w:rsidDel="0074144E">
          <w:delText>E</w:delText>
        </w:r>
      </w:del>
      <w:r w:rsidR="00757242">
        <w:t>l cliente solicita algo y se le</w:t>
      </w:r>
      <w:r w:rsidRPr="003273F1">
        <w:t xml:space="preserve"> r</w:t>
      </w:r>
      <w:r w:rsidR="00DF70A8">
        <w:t xml:space="preserve">esponde </w:t>
      </w:r>
      <w:r w:rsidR="00757242">
        <w:t>cuando sea posible,</w:t>
      </w:r>
      <w:r w:rsidR="00124245">
        <w:t xml:space="preserve"> además</w:t>
      </w:r>
      <w:ins w:id="302" w:author="RAQUEL BLANCO AGUIRRE" w:date="2017-06-28T16:40:00Z">
        <w:r w:rsidR="0074144E">
          <w:t>,</w:t>
        </w:r>
      </w:ins>
      <w:r w:rsidR="00757242">
        <w:t xml:space="preserve"> como es sin estado</w:t>
      </w:r>
      <w:ins w:id="303" w:author="RAQUEL BLANCO AGUIRRE" w:date="2017-06-28T16:40:00Z">
        <w:r w:rsidR="0074144E">
          <w:t>,</w:t>
        </w:r>
      </w:ins>
      <w:r w:rsidR="00757242">
        <w:t xml:space="preserve"> cada petición es independiente y no se guardan datos de anteriores </w:t>
      </w:r>
      <w:r w:rsidR="00DF70A8">
        <w:t xml:space="preserve">de las </w:t>
      </w:r>
      <w:r w:rsidR="00757242">
        <w:t>comunicaciones</w:t>
      </w:r>
      <w:r w:rsidRPr="003273F1">
        <w:t>. Los elementos principales de la arquitectura REST son:</w:t>
      </w:r>
    </w:p>
    <w:p w14:paraId="1C6E290A" w14:textId="77777777" w:rsidR="001E76BB" w:rsidRDefault="001E76BB" w:rsidP="00C32774">
      <w:pPr>
        <w:pStyle w:val="Prrafodelista"/>
        <w:numPr>
          <w:ilvl w:val="0"/>
          <w:numId w:val="27"/>
        </w:numPr>
      </w:pPr>
      <w:r w:rsidRPr="00C32774">
        <w:rPr>
          <w:b/>
        </w:rPr>
        <w:t>Recursos</w:t>
      </w:r>
      <w:r w:rsidRPr="003273F1">
        <w:t>: Un recurso es una entidad</w:t>
      </w:r>
      <w:r w:rsidR="00124245">
        <w:t xml:space="preserve"> (</w:t>
      </w:r>
      <w:r w:rsidR="00DF70A8">
        <w:t>Objeto o conjunto de atributos</w:t>
      </w:r>
      <w:r w:rsidR="00124245">
        <w:t>)</w:t>
      </w:r>
      <w:r w:rsidRPr="003273F1">
        <w:t xml:space="preserve"> definido por una identidad</w:t>
      </w:r>
      <w:r w:rsidR="00DF70A8">
        <w:t xml:space="preserve"> única</w:t>
      </w:r>
      <w:r w:rsidR="00124245">
        <w:t xml:space="preserve"> (ID, Código o Hash)</w:t>
      </w:r>
      <w:r w:rsidRPr="003273F1">
        <w:t xml:space="preserve">. En REST los recursos son enviados, recibidos, </w:t>
      </w:r>
      <w:r w:rsidR="00124245" w:rsidRPr="003273F1">
        <w:t>manipulados, borrados</w:t>
      </w:r>
      <w:r w:rsidR="00124245">
        <w:t>...  Cuando solicitamos cualquier</w:t>
      </w:r>
      <w:r w:rsidRPr="003273F1">
        <w:t xml:space="preserve"> servicio REST recibiremos</w:t>
      </w:r>
      <w:r w:rsidR="00124245">
        <w:t xml:space="preserve"> como respuesta</w:t>
      </w:r>
      <w:r w:rsidRPr="003273F1">
        <w:t xml:space="preserve"> un Recurso</w:t>
      </w:r>
      <w:r w:rsidR="00124245">
        <w:t>, qué a su vez</w:t>
      </w:r>
      <w:r w:rsidRPr="003273F1">
        <w:t xml:space="preserve"> pue</w:t>
      </w:r>
      <w:r w:rsidR="00124245">
        <w:t>de contener varios recursos a la</w:t>
      </w:r>
      <w:r w:rsidRPr="003273F1">
        <w:t xml:space="preserve"> vez.</w:t>
      </w:r>
    </w:p>
    <w:p w14:paraId="49292EBD" w14:textId="77777777" w:rsidR="00C32774" w:rsidRPr="003273F1" w:rsidRDefault="00C32774" w:rsidP="00C32774">
      <w:pPr>
        <w:pStyle w:val="Prrafodelista"/>
      </w:pPr>
    </w:p>
    <w:p w14:paraId="4BF2D4C9" w14:textId="77777777" w:rsidR="001E76BB" w:rsidRDefault="001E76BB" w:rsidP="00C32774">
      <w:pPr>
        <w:pStyle w:val="Prrafodelista"/>
        <w:numPr>
          <w:ilvl w:val="0"/>
          <w:numId w:val="27"/>
        </w:numPr>
      </w:pPr>
      <w:r w:rsidRPr="00C32774">
        <w:rPr>
          <w:b/>
        </w:rPr>
        <w:t>Acciones</w:t>
      </w:r>
      <w:r w:rsidRPr="003273F1">
        <w:t>: Las acciones son una derivación de</w:t>
      </w:r>
      <w:r w:rsidR="00124245">
        <w:t xml:space="preserve"> los</w:t>
      </w:r>
      <w:r w:rsidRPr="003273F1">
        <w:t xml:space="preserve"> recursos, es la abstracción en recursos de una acción.</w:t>
      </w:r>
      <w:r w:rsidR="00124245">
        <w:t xml:space="preserve"> Por ejemplo</w:t>
      </w:r>
      <w:ins w:id="304" w:author="RAQUEL BLANCO AGUIRRE" w:date="2017-06-28T16:41:00Z">
        <w:r w:rsidR="0074144E">
          <w:t>,</w:t>
        </w:r>
      </w:ins>
      <w:del w:id="305" w:author="RAQUEL BLANCO AGUIRRE" w:date="2017-06-28T16:41:00Z">
        <w:r w:rsidR="00124245" w:rsidDel="0074144E">
          <w:delText>:</w:delText>
        </w:r>
      </w:del>
      <w:r w:rsidR="00124245">
        <w:t xml:space="preserve"> </w:t>
      </w:r>
      <w:ins w:id="306" w:author="RAQUEL BLANCO AGUIRRE" w:date="2017-06-28T16:41:00Z">
        <w:r w:rsidR="0074144E">
          <w:t>s</w:t>
        </w:r>
      </w:ins>
      <w:del w:id="307" w:author="RAQUEL BLANCO AGUIRRE" w:date="2017-06-28T16:41:00Z">
        <w:r w:rsidR="00124245" w:rsidDel="0074144E">
          <w:delText>S</w:delText>
        </w:r>
      </w:del>
      <w:r w:rsidR="00124245">
        <w:t xml:space="preserve">i </w:t>
      </w:r>
      <w:ins w:id="308" w:author="RAQUEL BLANCO AGUIRRE" w:date="2017-06-28T16:41:00Z">
        <w:r w:rsidR="0074144E">
          <w:t>se desea que el servidor reali</w:t>
        </w:r>
      </w:ins>
      <w:ins w:id="309" w:author="RAQUEL BLANCO AGUIRRE" w:date="2017-06-28T16:42:00Z">
        <w:r w:rsidR="0074144E">
          <w:t xml:space="preserve">ce la acción “correr”, </w:t>
        </w:r>
      </w:ins>
      <w:del w:id="310" w:author="RAQUEL BLANCO AGUIRRE" w:date="2017-06-28T16:42:00Z">
        <w:r w:rsidR="00124245" w:rsidDel="0074144E">
          <w:delText>queremos realizar la acción correr:</w:delText>
        </w:r>
        <w:r w:rsidRPr="003273F1" w:rsidDel="0074144E">
          <w:delText xml:space="preserve"> en vez</w:delText>
        </w:r>
        <w:r w:rsidR="00124245" w:rsidDel="0074144E">
          <w:delText xml:space="preserve"> de ordenar correr al servidor.</w:delText>
        </w:r>
      </w:del>
      <w:ins w:id="311" w:author="RAQUEL BLANCO AGUIRRE" w:date="2017-06-28T16:42:00Z">
        <w:r w:rsidR="0074144E">
          <w:t xml:space="preserve">se enviará </w:t>
        </w:r>
      </w:ins>
      <w:del w:id="312" w:author="RAQUEL BLANCO AGUIRRE" w:date="2017-06-28T16:42:00Z">
        <w:r w:rsidR="00124245" w:rsidDel="0074144E">
          <w:delText xml:space="preserve"> E</w:delText>
        </w:r>
        <w:r w:rsidRPr="003273F1" w:rsidDel="0074144E">
          <w:delText xml:space="preserve">nviaremos </w:delText>
        </w:r>
      </w:del>
      <w:r w:rsidRPr="003273F1">
        <w:t>un recurso “</w:t>
      </w:r>
      <w:ins w:id="313" w:author="RAQUEL BLANCO AGUIRRE" w:date="2017-06-28T16:42:00Z">
        <w:r w:rsidR="0074144E">
          <w:t>a</w:t>
        </w:r>
      </w:ins>
      <w:del w:id="314" w:author="RAQUEL BLANCO AGUIRRE" w:date="2017-06-28T16:42:00Z">
        <w:r w:rsidRPr="003273F1" w:rsidDel="0074144E">
          <w:delText>A</w:delText>
        </w:r>
      </w:del>
      <w:r w:rsidRPr="003273F1">
        <w:t xml:space="preserve">nda” con un módulo de </w:t>
      </w:r>
      <w:r w:rsidR="00C32774" w:rsidRPr="003273F1">
        <w:t>dirección y</w:t>
      </w:r>
      <w:r w:rsidRPr="003273F1">
        <w:t xml:space="preserve"> una velocidad. El servidor REST </w:t>
      </w:r>
      <w:r w:rsidR="00124245">
        <w:t>analizará el recurso</w:t>
      </w:r>
      <w:ins w:id="315" w:author="RAQUEL BLANCO AGUIRRE" w:date="2017-06-28T16:42:00Z">
        <w:r w:rsidR="0074144E">
          <w:t>,</w:t>
        </w:r>
      </w:ins>
      <w:r w:rsidR="00124245">
        <w:t xml:space="preserve"> entenderá la orden y </w:t>
      </w:r>
      <w:r w:rsidR="00C32774" w:rsidRPr="003273F1">
        <w:t>realizará</w:t>
      </w:r>
      <w:r w:rsidRPr="003273F1">
        <w:t xml:space="preserve"> la </w:t>
      </w:r>
      <w:r w:rsidR="005C05CC" w:rsidRPr="003273F1">
        <w:t>acción</w:t>
      </w:r>
      <w:r w:rsidR="00124245">
        <w:t xml:space="preserve"> devolviendo</w:t>
      </w:r>
      <w:r w:rsidRPr="003273F1">
        <w:t xml:space="preserve"> un recurso indicando el </w:t>
      </w:r>
      <w:r w:rsidR="00124245" w:rsidRPr="003273F1">
        <w:t>estado,</w:t>
      </w:r>
      <w:r w:rsidR="00124245">
        <w:t xml:space="preserve"> por ejemplo</w:t>
      </w:r>
      <w:ins w:id="316" w:author="RAQUEL BLANCO AGUIRRE" w:date="2017-06-28T16:43:00Z">
        <w:r w:rsidR="0074144E">
          <w:t>,</w:t>
        </w:r>
      </w:ins>
      <w:del w:id="317" w:author="RAQUEL BLANCO AGUIRRE" w:date="2017-06-28T16:43:00Z">
        <w:r w:rsidR="00124245" w:rsidDel="0074144E">
          <w:delText>:</w:delText>
        </w:r>
      </w:del>
      <w:r w:rsidR="00124245">
        <w:t xml:space="preserve"> </w:t>
      </w:r>
      <w:ins w:id="318" w:author="RAQUEL BLANCO AGUIRRE" w:date="2017-06-28T16:43:00Z">
        <w:r w:rsidR="0074144E">
          <w:t>l</w:t>
        </w:r>
      </w:ins>
      <w:del w:id="319" w:author="RAQUEL BLANCO AGUIRRE" w:date="2017-06-28T16:43:00Z">
        <w:r w:rsidR="00124245" w:rsidDel="0074144E">
          <w:delText>L</w:delText>
        </w:r>
      </w:del>
      <w:r w:rsidR="00124245">
        <w:t>a posición actual</w:t>
      </w:r>
      <w:r w:rsidRPr="003273F1">
        <w:t xml:space="preserve">. </w:t>
      </w:r>
    </w:p>
    <w:p w14:paraId="3DDA11D7" w14:textId="77777777" w:rsidR="00C32774" w:rsidRPr="003273F1" w:rsidRDefault="00C32774" w:rsidP="00C32774">
      <w:pPr>
        <w:pStyle w:val="Prrafodelista"/>
      </w:pPr>
    </w:p>
    <w:p w14:paraId="71EB3161" w14:textId="77777777" w:rsidR="001E76BB" w:rsidRPr="003273F1" w:rsidRDefault="005C05CC" w:rsidP="00C32774">
      <w:pPr>
        <w:pStyle w:val="Prrafodelista"/>
        <w:numPr>
          <w:ilvl w:val="0"/>
          <w:numId w:val="27"/>
        </w:numPr>
      </w:pPr>
      <w:r w:rsidRPr="00C32774">
        <w:rPr>
          <w:b/>
        </w:rPr>
        <w:t>Métodos</w:t>
      </w:r>
      <w:r w:rsidR="001E76BB" w:rsidRPr="00C32774">
        <w:rPr>
          <w:b/>
        </w:rPr>
        <w:t xml:space="preserve"> prefijados</w:t>
      </w:r>
      <w:r w:rsidR="001E76BB" w:rsidRPr="003273F1">
        <w:t xml:space="preserve">: Los servidores REST proveen de un conjunto de </w:t>
      </w:r>
      <w:r w:rsidR="00DD4F75">
        <w:t>métodos prefijados</w:t>
      </w:r>
      <w:r w:rsidR="001E76BB" w:rsidRPr="003273F1">
        <w:t xml:space="preserve"> </w:t>
      </w:r>
      <w:r w:rsidR="00DD4F75">
        <w:t>par</w:t>
      </w:r>
      <w:r w:rsidR="001E76BB" w:rsidRPr="003273F1">
        <w:t xml:space="preserve">a realizar sobre </w:t>
      </w:r>
      <w:del w:id="320" w:author="RAQUEL BLANCO AGUIRRE" w:date="2017-06-28T16:43:00Z">
        <w:r w:rsidR="001E76BB" w:rsidRPr="003273F1" w:rsidDel="0074144E">
          <w:delText xml:space="preserve">sobre </w:delText>
        </w:r>
      </w:del>
      <w:r w:rsidR="001E76BB" w:rsidRPr="003273F1">
        <w:t>los recurso</w:t>
      </w:r>
      <w:r w:rsidR="00DD4F75">
        <w:t xml:space="preserve">s. Cuando </w:t>
      </w:r>
      <w:ins w:id="321" w:author="RAQUEL BLANCO AGUIRRE" w:date="2017-06-28T16:43:00Z">
        <w:r w:rsidR="0074144E">
          <w:t xml:space="preserve">se </w:t>
        </w:r>
      </w:ins>
      <w:r w:rsidR="00DD4F75">
        <w:t>llama</w:t>
      </w:r>
      <w:del w:id="322" w:author="RAQUEL BLANCO AGUIRRE" w:date="2017-06-28T16:43:00Z">
        <w:r w:rsidR="00DD4F75" w:rsidDel="0074144E">
          <w:delText>mos</w:delText>
        </w:r>
      </w:del>
      <w:r w:rsidR="00DD4F75">
        <w:t xml:space="preserve"> a un recurso</w:t>
      </w:r>
      <w:r w:rsidR="00DD4F75" w:rsidRPr="003273F1">
        <w:t xml:space="preserve"> </w:t>
      </w:r>
      <w:r w:rsidR="00DD4F75">
        <w:t xml:space="preserve">siempre </w:t>
      </w:r>
      <w:ins w:id="323" w:author="RAQUEL BLANCO AGUIRRE" w:date="2017-06-28T16:43:00Z">
        <w:r w:rsidR="0074144E">
          <w:t xml:space="preserve">se </w:t>
        </w:r>
      </w:ins>
      <w:r w:rsidR="00DD4F75">
        <w:t>t</w:t>
      </w:r>
      <w:r w:rsidRPr="003273F1">
        <w:t>endr</w:t>
      </w:r>
      <w:ins w:id="324" w:author="RAQUEL BLANCO AGUIRRE" w:date="2017-06-28T16:43:00Z">
        <w:r w:rsidR="0074144E">
          <w:t>á</w:t>
        </w:r>
      </w:ins>
      <w:del w:id="325" w:author="RAQUEL BLANCO AGUIRRE" w:date="2017-06-28T16:43:00Z">
        <w:r w:rsidRPr="003273F1" w:rsidDel="0074144E">
          <w:delText>emos</w:delText>
        </w:r>
      </w:del>
      <w:r w:rsidRPr="003273F1">
        <w:t xml:space="preserve"> una lista de acciones</w:t>
      </w:r>
      <w:r w:rsidR="00DD4F75">
        <w:t xml:space="preserve"> posibles</w:t>
      </w:r>
      <w:r w:rsidRPr="003273F1">
        <w:t xml:space="preserve"> (GET</w:t>
      </w:r>
      <w:r w:rsidR="00412910" w:rsidRPr="003273F1">
        <w:t>, PUT, POST, DELETE</w:t>
      </w:r>
      <w:r w:rsidRPr="003273F1">
        <w:t>…)</w:t>
      </w:r>
    </w:p>
    <w:p w14:paraId="66D252FE" w14:textId="77777777" w:rsidR="005C05CC" w:rsidRPr="003273F1" w:rsidRDefault="005C05CC" w:rsidP="005C05CC">
      <w:pPr>
        <w:pStyle w:val="Prrafodelista"/>
        <w:ind w:left="2136"/>
      </w:pPr>
    </w:p>
    <w:p w14:paraId="2DC6C4BF" w14:textId="77777777" w:rsidR="00C32774" w:rsidRDefault="005C05CC" w:rsidP="00A05358">
      <w:pPr>
        <w:pStyle w:val="Prrafodelista"/>
        <w:keepNext/>
        <w:ind w:left="1128" w:firstLine="288"/>
        <w:jc w:val="center"/>
      </w:pPr>
      <w:r w:rsidRPr="003273F1">
        <w:rPr>
          <w:noProof/>
        </w:rPr>
        <w:drawing>
          <wp:inline distT="0" distB="0" distL="0" distR="0" wp14:anchorId="651BFF91" wp14:editId="7E285269">
            <wp:extent cx="4026712" cy="2774884"/>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26712" cy="2774884"/>
                    </a:xfrm>
                    <a:prstGeom prst="rect">
                      <a:avLst/>
                    </a:prstGeom>
                  </pic:spPr>
                </pic:pic>
              </a:graphicData>
            </a:graphic>
          </wp:inline>
        </w:drawing>
      </w:r>
    </w:p>
    <w:p w14:paraId="3D76B17F" w14:textId="77777777" w:rsidR="005C05CC" w:rsidRPr="003273F1" w:rsidRDefault="00C32774" w:rsidP="00C32774">
      <w:pPr>
        <w:pStyle w:val="Descripcin"/>
      </w:pPr>
      <w:bookmarkStart w:id="326" w:name="_Toc481185450"/>
      <w:bookmarkStart w:id="327" w:name="_Toc481603523"/>
      <w:r>
        <w:t xml:space="preserve">Ilustración </w:t>
      </w:r>
      <w:fldSimple w:instr=" STYLEREF 1 \s ">
        <w:r w:rsidR="005E22B3">
          <w:rPr>
            <w:noProof/>
          </w:rPr>
          <w:t>2</w:t>
        </w:r>
      </w:fldSimple>
      <w:r w:rsidR="005E22B3">
        <w:noBreakHyphen/>
      </w:r>
      <w:fldSimple w:instr=" SEQ Ilustración \* ARABIC \s 1 ">
        <w:r w:rsidR="005E22B3">
          <w:rPr>
            <w:noProof/>
          </w:rPr>
          <w:t>3</w:t>
        </w:r>
      </w:fldSimple>
      <w:r>
        <w:t xml:space="preserve"> </w:t>
      </w:r>
      <w:r w:rsidRPr="007A3B4A">
        <w:t>(Arquitectura-REST)</w:t>
      </w:r>
      <w:bookmarkEnd w:id="326"/>
      <w:bookmarkEnd w:id="327"/>
    </w:p>
    <w:p w14:paraId="0D843460" w14:textId="77777777" w:rsidR="001E76BB" w:rsidRPr="003273F1" w:rsidRDefault="001E76BB" w:rsidP="005C05CC">
      <w:pPr>
        <w:pStyle w:val="Descripcin"/>
      </w:pPr>
    </w:p>
    <w:p w14:paraId="23D9F52F" w14:textId="77777777" w:rsidR="00524B2C" w:rsidRPr="003273F1" w:rsidRDefault="00524B2C" w:rsidP="007444EB">
      <w:pPr>
        <w:pStyle w:val="Ttulo1"/>
        <w:numPr>
          <w:ilvl w:val="0"/>
          <w:numId w:val="30"/>
        </w:numPr>
      </w:pPr>
      <w:bookmarkStart w:id="328" w:name="_Toc487130087"/>
      <w:r w:rsidRPr="00C32774">
        <w:lastRenderedPageBreak/>
        <w:t>Diseño de datos:</w:t>
      </w:r>
      <w:bookmarkEnd w:id="328"/>
    </w:p>
    <w:p w14:paraId="7B9FC94A" w14:textId="77777777" w:rsidR="00C86063" w:rsidRPr="00C32774" w:rsidRDefault="007444EB" w:rsidP="007444EB">
      <w:pPr>
        <w:pStyle w:val="Ttulo2"/>
        <w:numPr>
          <w:ilvl w:val="1"/>
          <w:numId w:val="30"/>
        </w:numPr>
      </w:pPr>
      <w:r>
        <w:t xml:space="preserve"> </w:t>
      </w:r>
      <w:bookmarkStart w:id="329" w:name="_Toc487130088"/>
      <w:r w:rsidR="00C86063" w:rsidRPr="00C32774">
        <w:t>Introducción</w:t>
      </w:r>
      <w:bookmarkEnd w:id="329"/>
      <w:del w:id="330" w:author="RAQUEL BLANCO AGUIRRE" w:date="2017-06-28T16:55:00Z">
        <w:r w:rsidR="00C86063" w:rsidRPr="00C32774" w:rsidDel="0074144E">
          <w:delText>:</w:delText>
        </w:r>
      </w:del>
    </w:p>
    <w:p w14:paraId="3BFA0515" w14:textId="77777777" w:rsidR="0062219C" w:rsidRPr="003273F1" w:rsidRDefault="0062219C" w:rsidP="0062219C"/>
    <w:p w14:paraId="01A1D15F" w14:textId="77777777" w:rsidR="00C86063" w:rsidRDefault="00C86063" w:rsidP="007444EB">
      <w:pPr>
        <w:ind w:firstLine="708"/>
        <w:rPr>
          <w:ins w:id="331" w:author="RAQUEL BLANCO AGUIRRE" w:date="2017-06-28T17:13:00Z"/>
          <w:b/>
        </w:rPr>
      </w:pPr>
      <w:r w:rsidRPr="003273F1">
        <w:t>El diseño de datos proporcionar</w:t>
      </w:r>
      <w:ins w:id="332" w:author="RAQUEL BLANCO AGUIRRE" w:date="2017-06-28T16:45:00Z">
        <w:r w:rsidR="0074144E">
          <w:t>á</w:t>
        </w:r>
      </w:ins>
      <w:del w:id="333" w:author="RAQUEL BLANCO AGUIRRE" w:date="2017-06-28T16:45:00Z">
        <w:r w:rsidRPr="003273F1" w:rsidDel="0074144E">
          <w:delText>a</w:delText>
        </w:r>
      </w:del>
      <w:r w:rsidRPr="003273F1">
        <w:t xml:space="preserve"> la información e indicaciones para </w:t>
      </w:r>
      <w:del w:id="334" w:author="RAQUEL BLANCO AGUIRRE" w:date="2017-06-28T16:45:00Z">
        <w:r w:rsidRPr="003273F1" w:rsidDel="0074144E">
          <w:delText xml:space="preserve">realizar </w:delText>
        </w:r>
      </w:del>
      <w:ins w:id="335" w:author="RAQUEL BLANCO AGUIRRE" w:date="2017-06-28T16:45:00Z">
        <w:r w:rsidR="0074144E">
          <w:t>implementar</w:t>
        </w:r>
        <w:r w:rsidR="0074144E" w:rsidRPr="003273F1">
          <w:t xml:space="preserve"> </w:t>
        </w:r>
      </w:ins>
      <w:r w:rsidRPr="003273F1">
        <w:t xml:space="preserve">el modelo de datos del sistema. Esto modelo será permanente y será el utilizado por la aplicación. Para </w:t>
      </w:r>
      <w:ins w:id="336" w:author="RAQUEL BLANCO AGUIRRE" w:date="2017-06-28T16:45:00Z">
        <w:r w:rsidR="0074144E">
          <w:t>el</w:t>
        </w:r>
      </w:ins>
      <w:del w:id="337" w:author="RAQUEL BLANCO AGUIRRE" w:date="2017-06-28T16:45:00Z">
        <w:r w:rsidRPr="003273F1" w:rsidDel="0074144E">
          <w:delText>la</w:delText>
        </w:r>
      </w:del>
      <w:ins w:id="338" w:author="RAQUEL BLANCO AGUIRRE" w:date="2017-06-28T16:45:00Z">
        <w:r w:rsidR="0074144E">
          <w:t xml:space="preserve"> diseño</w:t>
        </w:r>
      </w:ins>
      <w:r w:rsidRPr="003273F1">
        <w:t xml:space="preserve"> </w:t>
      </w:r>
      <w:del w:id="339" w:author="RAQUEL BLANCO AGUIRRE" w:date="2017-06-28T16:45:00Z">
        <w:r w:rsidRPr="003273F1" w:rsidDel="0074144E">
          <w:delText xml:space="preserve">realización </w:delText>
        </w:r>
      </w:del>
      <w:r w:rsidRPr="003273F1">
        <w:t xml:space="preserve">del modelo </w:t>
      </w:r>
      <w:ins w:id="340" w:author="RAQUEL BLANCO AGUIRRE" w:date="2017-06-28T16:45:00Z">
        <w:r w:rsidR="0074144E">
          <w:t xml:space="preserve">físico </w:t>
        </w:r>
      </w:ins>
      <w:r w:rsidRPr="003273F1">
        <w:t xml:space="preserve">de datos </w:t>
      </w:r>
      <w:ins w:id="341" w:author="RAQUEL BLANCO AGUIRRE" w:date="2017-06-28T16:46:00Z">
        <w:r w:rsidR="0074144E">
          <w:t xml:space="preserve">se utilizará </w:t>
        </w:r>
      </w:ins>
      <w:ins w:id="342" w:author="RAQUEL BLANCO AGUIRRE" w:date="2017-06-28T16:47:00Z">
        <w:r w:rsidR="0074144E">
          <w:t xml:space="preserve">una base de datos orientada a grafos, en concreto </w:t>
        </w:r>
      </w:ins>
      <w:del w:id="343" w:author="RAQUEL BLANCO AGUIRRE" w:date="2017-06-28T16:47:00Z">
        <w:r w:rsidRPr="003273F1" w:rsidDel="0074144E">
          <w:delText xml:space="preserve">utilizaremos una tecnología </w:delText>
        </w:r>
        <w:r w:rsidR="00DD4F75" w:rsidDel="0074144E">
          <w:rPr>
            <w:b/>
          </w:rPr>
          <w:delText xml:space="preserve">NO-SQL. </w:delText>
        </w:r>
        <w:r w:rsidRPr="003273F1" w:rsidDel="0074144E">
          <w:delText>En concreto a petición del organizador de este trabajo</w:delText>
        </w:r>
        <w:r w:rsidR="00DD4F75" w:rsidDel="0074144E">
          <w:delText>,</w:delText>
        </w:r>
        <w:r w:rsidRPr="003273F1" w:rsidDel="0074144E">
          <w:delText xml:space="preserve"> se </w:delText>
        </w:r>
        <w:r w:rsidR="007444EB" w:rsidRPr="003273F1" w:rsidDel="0074144E">
          <w:delText>utilizará</w:delText>
        </w:r>
        <w:r w:rsidRPr="003273F1" w:rsidDel="0074144E">
          <w:delText xml:space="preserve"> la base de datos </w:delText>
        </w:r>
      </w:del>
      <w:r w:rsidRPr="003273F1">
        <w:rPr>
          <w:b/>
        </w:rPr>
        <w:t>Neo4j</w:t>
      </w:r>
      <w:r w:rsidR="00412910" w:rsidRPr="003273F1">
        <w:rPr>
          <w:b/>
        </w:rPr>
        <w:t>.</w:t>
      </w:r>
    </w:p>
    <w:p w14:paraId="657A6D7B" w14:textId="05A50B1B" w:rsidR="00ED6A55" w:rsidRPr="00ED6A55" w:rsidRDefault="00ED6A55" w:rsidP="007444EB">
      <w:pPr>
        <w:ind w:firstLine="708"/>
        <w:rPr>
          <w:rPrChange w:id="344" w:author="RAQUEL BLANCO AGUIRRE" w:date="2017-06-28T17:13:00Z">
            <w:rPr>
              <w:b/>
            </w:rPr>
          </w:rPrChange>
        </w:rPr>
      </w:pPr>
      <w:ins w:id="345" w:author="RAQUEL BLANCO AGUIRRE" w:date="2017-06-28T17:13:00Z">
        <w:r>
          <w:t>Neo4j almacena la información en nodos y relaciones dirigidas entre ellos. Ta</w:t>
        </w:r>
      </w:ins>
      <w:ins w:id="346" w:author="RAQUEL BLANCO AGUIRRE" w:date="2017-06-28T17:14:00Z">
        <w:r>
          <w:t xml:space="preserve">nto nodos como relaciones pueden contener propiedades que los definen. </w:t>
        </w:r>
      </w:ins>
      <w:ins w:id="347" w:author="RAQUEL BLANCO AGUIRRE" w:date="2017-06-28T17:15:00Z">
        <w:r>
          <w:t>La siguiente figura ilustra el modelo de datos manejado por Neo4j.</w:t>
        </w:r>
      </w:ins>
    </w:p>
    <w:p w14:paraId="37E9DBB7" w14:textId="77777777" w:rsidR="00412910" w:rsidRDefault="00412910" w:rsidP="00412910">
      <w:pPr>
        <w:pStyle w:val="Prrafodelista"/>
        <w:ind w:left="1128" w:firstLine="288"/>
        <w:rPr>
          <w:ins w:id="348" w:author="RAQUEL BLANCO AGUIRRE" w:date="2017-06-28T16:58:00Z"/>
          <w:b/>
        </w:rPr>
      </w:pPr>
    </w:p>
    <w:p w14:paraId="219EC9C9" w14:textId="77777777" w:rsidR="0074144E" w:rsidRDefault="0074144E" w:rsidP="00412910">
      <w:pPr>
        <w:pStyle w:val="Prrafodelista"/>
        <w:ind w:left="1128" w:firstLine="288"/>
        <w:rPr>
          <w:ins w:id="349" w:author="RAQUEL BLANCO AGUIRRE" w:date="2017-06-28T16:58:00Z"/>
          <w:b/>
        </w:rPr>
      </w:pPr>
    </w:p>
    <w:p w14:paraId="63AFDBD7" w14:textId="77777777" w:rsidR="0074144E" w:rsidRPr="003273F1" w:rsidRDefault="008A3EBB" w:rsidP="00412910">
      <w:pPr>
        <w:pStyle w:val="Prrafodelista"/>
        <w:ind w:left="1128" w:firstLine="288"/>
        <w:rPr>
          <w:b/>
        </w:rPr>
      </w:pPr>
      <w:commentRangeStart w:id="350"/>
      <w:ins w:id="351" w:author="RAQUEL BLANCO AGUIRRE" w:date="2017-06-28T16:59:00Z">
        <w:r w:rsidRPr="008A3EBB">
          <w:rPr>
            <w:noProof/>
          </w:rPr>
          <w:drawing>
            <wp:inline distT="0" distB="0" distL="0" distR="0" wp14:anchorId="7DB9B547" wp14:editId="586C5077">
              <wp:extent cx="4024313" cy="131970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8516" cy="1321082"/>
                      </a:xfrm>
                      <a:prstGeom prst="rect">
                        <a:avLst/>
                      </a:prstGeom>
                      <a:noFill/>
                      <a:ln>
                        <a:noFill/>
                      </a:ln>
                    </pic:spPr>
                  </pic:pic>
                </a:graphicData>
              </a:graphic>
            </wp:inline>
          </w:drawing>
        </w:r>
        <w:commentRangeEnd w:id="350"/>
        <w:r>
          <w:rPr>
            <w:rStyle w:val="Refdecomentario"/>
            <w:rFonts w:eastAsia="Calibri"/>
            <w:lang w:eastAsia="en-US"/>
          </w:rPr>
          <w:commentReference w:id="350"/>
        </w:r>
      </w:ins>
    </w:p>
    <w:p w14:paraId="6C91AD4E" w14:textId="4E69DA2D" w:rsidR="0062219C" w:rsidRPr="003273F1" w:rsidRDefault="007444EB" w:rsidP="007444EB">
      <w:pPr>
        <w:pStyle w:val="Ttulo2"/>
        <w:numPr>
          <w:ilvl w:val="1"/>
          <w:numId w:val="30"/>
        </w:numPr>
        <w:rPr>
          <w:rFonts w:cs="Times New Roman"/>
          <w:szCs w:val="56"/>
        </w:rPr>
      </w:pPr>
      <w:r>
        <w:rPr>
          <w:rFonts w:cs="Times New Roman"/>
          <w:szCs w:val="56"/>
        </w:rPr>
        <w:t xml:space="preserve"> </w:t>
      </w:r>
      <w:del w:id="352" w:author="RAQUEL BLANCO AGUIRRE" w:date="2017-06-28T17:16:00Z">
        <w:r w:rsidR="00C86063" w:rsidRPr="003273F1" w:rsidDel="00997CD8">
          <w:rPr>
            <w:rFonts w:cs="Times New Roman"/>
            <w:szCs w:val="56"/>
          </w:rPr>
          <w:delText>Modelo de los datos</w:delText>
        </w:r>
        <w:r w:rsidR="0025326B" w:rsidRPr="003273F1" w:rsidDel="00997CD8">
          <w:rPr>
            <w:rFonts w:cs="Times New Roman"/>
            <w:szCs w:val="56"/>
          </w:rPr>
          <w:delText>-Entidades</w:delText>
        </w:r>
      </w:del>
      <w:bookmarkStart w:id="353" w:name="_Toc487130089"/>
      <w:ins w:id="354" w:author="RAQUEL BLANCO AGUIRRE" w:date="2017-06-28T17:16:00Z">
        <w:r w:rsidR="00997CD8">
          <w:rPr>
            <w:rFonts w:cs="Times New Roman"/>
            <w:szCs w:val="56"/>
          </w:rPr>
          <w:t>Nodos de la base de datos</w:t>
        </w:r>
      </w:ins>
      <w:bookmarkEnd w:id="353"/>
      <w:del w:id="355" w:author="RAQUEL BLANCO AGUIRRE" w:date="2017-06-28T17:16:00Z">
        <w:r w:rsidR="00C86063" w:rsidRPr="003273F1" w:rsidDel="00997CD8">
          <w:rPr>
            <w:rFonts w:cs="Times New Roman"/>
            <w:szCs w:val="56"/>
          </w:rPr>
          <w:delText>:</w:delText>
        </w:r>
      </w:del>
    </w:p>
    <w:p w14:paraId="2BB28040" w14:textId="77777777" w:rsidR="0062219C" w:rsidRDefault="0062219C" w:rsidP="0062219C">
      <w:pPr>
        <w:rPr>
          <w:ins w:id="356" w:author="RAQUEL BLANCO AGUIRRE" w:date="2017-06-28T19:07:00Z"/>
        </w:rPr>
      </w:pPr>
    </w:p>
    <w:p w14:paraId="5E08E4D2" w14:textId="28AE07B6" w:rsidR="00E0371F" w:rsidRPr="003273F1" w:rsidDel="00A54F96" w:rsidRDefault="00E0371F">
      <w:pPr>
        <w:ind w:firstLine="708"/>
        <w:rPr>
          <w:del w:id="357" w:author="Raul García Fernández" w:date="2017-06-30T19:57:00Z"/>
        </w:rPr>
        <w:pPrChange w:id="358" w:author="RAQUEL BLANCO AGUIRRE" w:date="2017-06-28T19:08:00Z">
          <w:pPr/>
        </w:pPrChange>
      </w:pPr>
      <w:ins w:id="359" w:author="RAQUEL BLANCO AGUIRRE" w:date="2017-06-28T19:07:00Z">
        <w:r>
          <w:t>Los nodos de la base de datos representarán a l</w:t>
        </w:r>
      </w:ins>
      <w:ins w:id="360" w:author="RAQUEL BLANCO AGUIRRE" w:date="2017-06-28T19:08:00Z">
        <w:r>
          <w:t>as distintas entidades del modelo de dominio.</w:t>
        </w:r>
        <w:r w:rsidR="00641294">
          <w:t xml:space="preserve"> Estos nodos</w:t>
        </w:r>
      </w:ins>
      <w:ins w:id="361" w:author="RAQUEL BLANCO AGUIRRE" w:date="2017-06-28T19:09:00Z">
        <w:r w:rsidR="00641294">
          <w:t>, junto con sus propiedades, son descritos a continuación.</w:t>
        </w:r>
      </w:ins>
      <w:ins w:id="362" w:author="Raul García Fernández" w:date="2017-06-30T20:00:00Z">
        <w:r w:rsidR="00A54F96">
          <w:br/>
        </w:r>
      </w:ins>
    </w:p>
    <w:p w14:paraId="79EED4EA" w14:textId="6AD7E312" w:rsidR="00412910" w:rsidRPr="003273F1" w:rsidRDefault="00C86063">
      <w:pPr>
        <w:ind w:firstLine="708"/>
      </w:pPr>
      <w:commentRangeStart w:id="363"/>
      <w:del w:id="364" w:author="Raul García Fernández" w:date="2017-06-30T19:57:00Z">
        <w:r w:rsidRPr="003273F1" w:rsidDel="00A54F96">
          <w:delText>En este punto se describirá las diferentes clases que contendrá e</w:delText>
        </w:r>
        <w:r w:rsidR="00DD4F75" w:rsidDel="00A54F96">
          <w:delText xml:space="preserve">l sistema </w:delText>
        </w:r>
        <w:r w:rsidR="00412910" w:rsidRPr="003273F1" w:rsidDel="00A54F96">
          <w:delText xml:space="preserve">siguiendo el </w:delText>
        </w:r>
        <w:r w:rsidRPr="003273F1" w:rsidDel="00A54F96">
          <w:delText>modelo de negocio del</w:delText>
        </w:r>
        <w:r w:rsidR="00DD4F75" w:rsidDel="00A54F96">
          <w:delText xml:space="preserve"> documento análisis del sistema y </w:delText>
        </w:r>
        <w:r w:rsidRPr="003273F1" w:rsidDel="00A54F96">
          <w:delText>describiremos de forma fina</w:delText>
        </w:r>
        <w:r w:rsidR="00DD4F75" w:rsidDel="00A54F96">
          <w:delText xml:space="preserve">l todas las clases del sistema </w:delText>
        </w:r>
        <w:r w:rsidRPr="003273F1" w:rsidDel="00A54F96">
          <w:delText>listando sus atributos y su tipo de información</w:delText>
        </w:r>
        <w:r w:rsidR="00412910" w:rsidRPr="003273F1" w:rsidDel="00A54F96">
          <w:delText xml:space="preserve"> (Utilizaremos el inglés para denominar los atributos, simplemente por gusto del </w:delText>
        </w:r>
        <w:r w:rsidR="00DD4F75" w:rsidDel="00A54F96">
          <w:delText>diseñador</w:delText>
        </w:r>
        <w:r w:rsidR="00412910" w:rsidRPr="003273F1" w:rsidDel="00A54F96">
          <w:delText>)</w:delText>
        </w:r>
        <w:r w:rsidRPr="003273F1" w:rsidDel="00A54F96">
          <w:delText>.</w:delText>
        </w:r>
      </w:del>
    </w:p>
    <w:p w14:paraId="5A6B01A7" w14:textId="5168A8FD" w:rsidR="00517A91" w:rsidRPr="00DD4F75" w:rsidDel="00A54F96" w:rsidRDefault="00C86063" w:rsidP="00DD4F75">
      <w:pPr>
        <w:rPr>
          <w:del w:id="365" w:author="Raul García Fernández" w:date="2017-06-30T20:00:00Z"/>
        </w:rPr>
      </w:pPr>
      <w:del w:id="366" w:author="Raul García Fernández" w:date="2017-06-30T20:00:00Z">
        <w:r w:rsidRPr="003273F1" w:rsidDel="00A54F96">
          <w:delText xml:space="preserve"> </w:delText>
        </w:r>
        <w:r w:rsidR="007444EB" w:rsidDel="00A54F96">
          <w:delText>Dado</w:delText>
        </w:r>
        <w:r w:rsidR="00517A91" w:rsidRPr="003273F1" w:rsidDel="00A54F96">
          <w:delText xml:space="preserve"> </w:delText>
        </w:r>
        <w:r w:rsidR="00DD4F75" w:rsidDel="00A54F96">
          <w:delText xml:space="preserve">que </w:delText>
        </w:r>
        <w:r w:rsidR="00517A91" w:rsidRPr="003273F1" w:rsidDel="00A54F96">
          <w:delText>cualquier</w:delText>
        </w:r>
        <w:r w:rsidR="007444EB" w:rsidDel="00A54F96">
          <w:delText xml:space="preserve"> tipo de Bas</w:delText>
        </w:r>
        <w:r w:rsidR="00DD4F75" w:rsidDel="00A54F96">
          <w:delText xml:space="preserve">e de datos indistintamente a su implementación </w:delText>
        </w:r>
        <w:r w:rsidR="00517A91" w:rsidRPr="003273F1" w:rsidDel="00A54F96">
          <w:delText>va tener u</w:delText>
        </w:r>
        <w:r w:rsidR="00412910" w:rsidRPr="003273F1" w:rsidDel="00A54F96">
          <w:delText>nas entidades</w:delText>
        </w:r>
        <w:r w:rsidR="00DD4F75" w:rsidDel="00A54F96">
          <w:delText xml:space="preserve"> y</w:delText>
        </w:r>
        <w:r w:rsidR="00412910" w:rsidRPr="003273F1" w:rsidDel="00A54F96">
          <w:delText xml:space="preserve"> unos atributos</w:delText>
        </w:r>
        <w:r w:rsidR="00DD4F75" w:rsidDel="00A54F96">
          <w:delText xml:space="preserve"> de tipos de datos diferentes, se va a describir a continuación</w:delText>
        </w:r>
        <w:r w:rsidR="00412910" w:rsidRPr="003273F1" w:rsidDel="00A54F96">
          <w:delText xml:space="preserve"> las entidades</w:delText>
        </w:r>
        <w:r w:rsidR="007444EB" w:rsidDel="00A54F96">
          <w:delText xml:space="preserve"> básicas y</w:delText>
        </w:r>
        <w:r w:rsidR="00412910" w:rsidRPr="003273F1" w:rsidDel="00A54F96">
          <w:delText xml:space="preserve"> </w:delText>
        </w:r>
        <w:r w:rsidR="007444EB" w:rsidDel="00A54F96">
          <w:delText>después a</w:delText>
        </w:r>
        <w:r w:rsidR="00517A91" w:rsidRPr="003273F1" w:rsidDel="00A54F96">
          <w:delText>ñadiremos a estas entidades propiedades en función de la</w:delText>
        </w:r>
        <w:r w:rsidR="007444EB" w:rsidDel="00A54F96">
          <w:delText xml:space="preserve"> implementación de la</w:delText>
        </w:r>
        <w:r w:rsidR="00517A91" w:rsidRPr="003273F1" w:rsidDel="00A54F96">
          <w:delText xml:space="preserve"> base de datos. </w:delText>
        </w:r>
        <w:commentRangeEnd w:id="363"/>
        <w:r w:rsidR="0074144E" w:rsidDel="00A54F96">
          <w:rPr>
            <w:rStyle w:val="Refdecomentario"/>
          </w:rPr>
          <w:commentReference w:id="363"/>
        </w:r>
        <w:bookmarkStart w:id="367" w:name="_Toc486675928"/>
        <w:bookmarkStart w:id="368" w:name="_Toc487130090"/>
        <w:bookmarkEnd w:id="367"/>
        <w:bookmarkEnd w:id="368"/>
      </w:del>
    </w:p>
    <w:p w14:paraId="1D016CCF" w14:textId="1058E592" w:rsidR="00FC0D5C" w:rsidRDefault="0025326B" w:rsidP="00B45BEE">
      <w:pPr>
        <w:pStyle w:val="Ttulo3"/>
        <w:numPr>
          <w:ilvl w:val="2"/>
          <w:numId w:val="30"/>
        </w:numPr>
        <w:rPr>
          <w:ins w:id="369" w:author="Raul García Fernández" w:date="2017-07-03T16:42:00Z"/>
          <w:rFonts w:cs="Times New Roman"/>
          <w:szCs w:val="56"/>
        </w:rPr>
      </w:pPr>
      <w:bookmarkStart w:id="370" w:name="_Toc487130091"/>
      <w:commentRangeStart w:id="371"/>
      <w:commentRangeStart w:id="372"/>
      <w:commentRangeStart w:id="373"/>
      <w:r w:rsidRPr="003273F1">
        <w:rPr>
          <w:rFonts w:cs="Times New Roman"/>
          <w:szCs w:val="56"/>
        </w:rPr>
        <w:t>MD-</w:t>
      </w:r>
      <w:ins w:id="374" w:author="Raul García Fernández" w:date="2017-06-30T20:01:00Z">
        <w:r w:rsidR="00A54F96">
          <w:rPr>
            <w:rFonts w:cs="Times New Roman"/>
            <w:szCs w:val="56"/>
          </w:rPr>
          <w:t>Nodos</w:t>
        </w:r>
      </w:ins>
      <w:del w:id="375" w:author="Raul García Fernández" w:date="2017-06-30T20:01:00Z">
        <w:r w:rsidRPr="003273F1" w:rsidDel="00A54F96">
          <w:rPr>
            <w:rFonts w:cs="Times New Roman"/>
            <w:szCs w:val="56"/>
          </w:rPr>
          <w:delText>Entidades</w:delText>
        </w:r>
      </w:del>
      <w:r w:rsidR="00DD4F75">
        <w:rPr>
          <w:rFonts w:cs="Times New Roman"/>
          <w:szCs w:val="56"/>
        </w:rPr>
        <w:t>:</w:t>
      </w:r>
      <w:r w:rsidR="008002BA" w:rsidRPr="003273F1">
        <w:rPr>
          <w:rFonts w:cs="Times New Roman"/>
          <w:szCs w:val="56"/>
        </w:rPr>
        <w:t>UserLogin</w:t>
      </w:r>
      <w:commentRangeEnd w:id="371"/>
      <w:r w:rsidR="0074144E">
        <w:rPr>
          <w:rStyle w:val="Refdecomentario"/>
          <w:rFonts w:eastAsia="Calibri" w:cs="Times New Roman"/>
          <w:b w:val="0"/>
          <w:bCs w:val="0"/>
        </w:rPr>
        <w:commentReference w:id="371"/>
      </w:r>
      <w:commentRangeEnd w:id="372"/>
      <w:ins w:id="376" w:author="Raul García Fernández" w:date="2017-07-03T16:42:00Z">
        <w:r w:rsidR="00FC0D5C">
          <w:rPr>
            <w:rFonts w:cs="Times New Roman"/>
            <w:szCs w:val="56"/>
          </w:rPr>
          <w:t>:</w:t>
        </w:r>
        <w:bookmarkEnd w:id="370"/>
        <w:r w:rsidR="00FC0D5C">
          <w:rPr>
            <w:rFonts w:cs="Times New Roman"/>
            <w:szCs w:val="56"/>
          </w:rPr>
          <w:t xml:space="preserve"> </w:t>
        </w:r>
      </w:ins>
      <w:ins w:id="377" w:author="Raul García Fernández" w:date="2017-07-03T16:43:00Z">
        <w:r w:rsidR="00FC0D5C">
          <w:rPr>
            <w:rFonts w:cs="Times New Roman"/>
            <w:szCs w:val="56"/>
          </w:rPr>
          <w:br/>
        </w:r>
      </w:ins>
    </w:p>
    <w:p w14:paraId="562B4C31" w14:textId="052C062A" w:rsidR="00B37610" w:rsidRPr="00FC0D5C" w:rsidRDefault="00FC0D5C">
      <w:pPr>
        <w:rPr>
          <w:szCs w:val="24"/>
          <w:rPrChange w:id="378" w:author="Raul García Fernández" w:date="2017-07-03T16:43:00Z">
            <w:rPr>
              <w:rFonts w:cs="Times New Roman"/>
              <w:szCs w:val="56"/>
            </w:rPr>
          </w:rPrChange>
        </w:rPr>
        <w:pPrChange w:id="379" w:author="Raul García Fernández" w:date="2017-07-03T16:43:00Z">
          <w:pPr>
            <w:pStyle w:val="Ttulo3"/>
            <w:numPr>
              <w:ilvl w:val="2"/>
              <w:numId w:val="30"/>
            </w:numPr>
            <w:ind w:left="1776" w:hanging="720"/>
          </w:pPr>
        </w:pPrChange>
      </w:pPr>
      <w:ins w:id="380" w:author="Raul García Fernández" w:date="2017-07-03T16:42:00Z">
        <w:r w:rsidRPr="00D72901">
          <w:rPr>
            <w:szCs w:val="24"/>
          </w:rPr>
          <w:t>Su objetivo es</w:t>
        </w:r>
      </w:ins>
      <w:r w:rsidR="00A54F96" w:rsidRPr="00FC0D5C">
        <w:rPr>
          <w:rStyle w:val="Refdecomentario"/>
          <w:sz w:val="24"/>
          <w:szCs w:val="24"/>
          <w:rPrChange w:id="381" w:author="Raul García Fernández" w:date="2017-07-03T16:43:00Z">
            <w:rPr>
              <w:rStyle w:val="Refdecomentario"/>
            </w:rPr>
          </w:rPrChange>
        </w:rPr>
        <w:commentReference w:id="372"/>
      </w:r>
      <w:commentRangeEnd w:id="373"/>
      <w:ins w:id="382" w:author="Raul García Fernández" w:date="2017-07-03T16:43:00Z">
        <w:r w:rsidRPr="00FC0D5C">
          <w:rPr>
            <w:szCs w:val="24"/>
            <w:rPrChange w:id="383" w:author="Raul García Fernández" w:date="2017-07-03T16:43:00Z">
              <w:rPr>
                <w:b w:val="0"/>
                <w:bCs w:val="0"/>
                <w:szCs w:val="56"/>
              </w:rPr>
            </w:rPrChange>
          </w:rPr>
          <w:t xml:space="preserve"> </w:t>
        </w:r>
      </w:ins>
      <w:r w:rsidR="00B62736" w:rsidRPr="00FC0D5C">
        <w:rPr>
          <w:rStyle w:val="Refdecomentario"/>
          <w:sz w:val="24"/>
          <w:szCs w:val="24"/>
          <w:rPrChange w:id="384" w:author="Raul García Fernández" w:date="2017-07-03T16:43:00Z">
            <w:rPr>
              <w:rStyle w:val="Refdecomentario"/>
            </w:rPr>
          </w:rPrChange>
        </w:rPr>
        <w:commentReference w:id="373"/>
      </w:r>
      <w:ins w:id="385" w:author="Raul García Fernández" w:date="2017-07-03T16:43:00Z">
        <w:r w:rsidRPr="00FC0D5C">
          <w:rPr>
            <w:szCs w:val="24"/>
            <w:rPrChange w:id="386" w:author="Raul García Fernández" w:date="2017-07-03T16:43:00Z">
              <w:rPr>
                <w:b w:val="0"/>
                <w:bCs w:val="0"/>
              </w:rPr>
            </w:rPrChange>
          </w:rPr>
          <w:t>Identificar al usuario del sistema y facilitar información para su autenticación</w:t>
        </w:r>
      </w:ins>
      <w:r w:rsidR="00B45BEE" w:rsidRPr="00FC0D5C">
        <w:rPr>
          <w:szCs w:val="24"/>
          <w:rPrChange w:id="387" w:author="Raul García Fernández" w:date="2017-07-03T16:43:00Z">
            <w:rPr>
              <w:b w:val="0"/>
              <w:bCs w:val="0"/>
              <w:szCs w:val="56"/>
            </w:rPr>
          </w:rPrChange>
        </w:rPr>
        <w:br/>
      </w:r>
    </w:p>
    <w:p w14:paraId="5616DC8D" w14:textId="77777777" w:rsidR="004A56F3" w:rsidRDefault="004A56F3" w:rsidP="004A56F3">
      <w:pPr>
        <w:pStyle w:val="Descripcin"/>
        <w:keepNext/>
      </w:pPr>
      <w:bookmarkStart w:id="388" w:name="_Toc481603466"/>
      <w:bookmarkStart w:id="389" w:name="_Toc481603547"/>
      <w:commentRangeStart w:id="390"/>
      <w:commentRangeStart w:id="391"/>
      <w:r>
        <w:t xml:space="preserve">Tabla </w:t>
      </w:r>
      <w:fldSimple w:instr=" STYLEREF 1 \s ">
        <w:r>
          <w:rPr>
            <w:noProof/>
          </w:rPr>
          <w:t>3</w:t>
        </w:r>
      </w:fldSimple>
      <w:r>
        <w:noBreakHyphen/>
      </w:r>
      <w:fldSimple w:instr=" SEQ Tabla \* ARABIC \s 1 ">
        <w:r>
          <w:rPr>
            <w:noProof/>
          </w:rPr>
          <w:t>1</w:t>
        </w:r>
        <w:bookmarkEnd w:id="388"/>
      </w:fldSimple>
      <w:r>
        <w:t xml:space="preserve"> (UserLogin)</w:t>
      </w:r>
      <w:bookmarkEnd w:id="389"/>
      <w:commentRangeEnd w:id="390"/>
      <w:r w:rsidR="0074144E">
        <w:rPr>
          <w:rStyle w:val="Refdecomentario"/>
          <w:b w:val="0"/>
          <w:bCs w:val="0"/>
          <w:color w:val="auto"/>
        </w:rPr>
        <w:commentReference w:id="390"/>
      </w:r>
      <w:commentRangeEnd w:id="391"/>
      <w:r w:rsidR="00A54F96">
        <w:rPr>
          <w:rStyle w:val="Refdecomentario"/>
          <w:b w:val="0"/>
          <w:bCs w:val="0"/>
          <w:color w:val="auto"/>
        </w:rPr>
        <w:commentReference w:id="391"/>
      </w:r>
    </w:p>
    <w:tbl>
      <w:tblPr>
        <w:tblStyle w:val="Tabladecuadrcula4"/>
        <w:tblW w:w="9882" w:type="dxa"/>
        <w:jc w:val="center"/>
        <w:tblLook w:val="04A0" w:firstRow="1" w:lastRow="0" w:firstColumn="1" w:lastColumn="0" w:noHBand="0" w:noVBand="1"/>
      </w:tblPr>
      <w:tblGrid>
        <w:gridCol w:w="3294"/>
        <w:gridCol w:w="3293"/>
        <w:gridCol w:w="3295"/>
      </w:tblGrid>
      <w:tr w:rsidR="008002BA" w:rsidRPr="003273F1" w14:paraId="13C5B828" w14:textId="77777777" w:rsidTr="00A05358">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3294" w:type="dxa"/>
          </w:tcPr>
          <w:p w14:paraId="4617E484" w14:textId="77777777" w:rsidR="008002BA" w:rsidRPr="003273F1" w:rsidRDefault="008002BA" w:rsidP="00B37610">
            <w:pPr>
              <w:pStyle w:val="Prrafodelista"/>
              <w:ind w:left="0"/>
              <w:jc w:val="center"/>
            </w:pPr>
            <w:r w:rsidRPr="003273F1">
              <w:t>Entidad</w:t>
            </w:r>
          </w:p>
        </w:tc>
        <w:tc>
          <w:tcPr>
            <w:tcW w:w="6588" w:type="dxa"/>
            <w:gridSpan w:val="2"/>
          </w:tcPr>
          <w:p w14:paraId="1DA666E2" w14:textId="77777777" w:rsidR="008002BA" w:rsidRPr="003273F1" w:rsidRDefault="008002BA" w:rsidP="00B37610">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3273F1">
              <w:t>UserLogin</w:t>
            </w:r>
          </w:p>
        </w:tc>
      </w:tr>
      <w:tr w:rsidR="008002BA" w:rsidRPr="003273F1" w:rsidDel="00FC0D5C" w14:paraId="4E77BBFF" w14:textId="65ECA27E" w:rsidTr="00A05358">
        <w:trPr>
          <w:cnfStyle w:val="000000100000" w:firstRow="0" w:lastRow="0" w:firstColumn="0" w:lastColumn="0" w:oddVBand="0" w:evenVBand="0" w:oddHBand="1" w:evenHBand="0" w:firstRowFirstColumn="0" w:firstRowLastColumn="0" w:lastRowFirstColumn="0" w:lastRowLastColumn="0"/>
          <w:trHeight w:val="1268"/>
          <w:jc w:val="center"/>
          <w:del w:id="392" w:author="Raul García Fernández" w:date="2017-07-03T16:43:00Z"/>
        </w:trPr>
        <w:tc>
          <w:tcPr>
            <w:cnfStyle w:val="001000000000" w:firstRow="0" w:lastRow="0" w:firstColumn="1" w:lastColumn="0" w:oddVBand="0" w:evenVBand="0" w:oddHBand="0" w:evenHBand="0" w:firstRowFirstColumn="0" w:firstRowLastColumn="0" w:lastRowFirstColumn="0" w:lastRowLastColumn="0"/>
            <w:tcW w:w="3294" w:type="dxa"/>
          </w:tcPr>
          <w:p w14:paraId="23369805" w14:textId="2E1A0DE2" w:rsidR="008002BA" w:rsidRPr="003273F1" w:rsidDel="00FC0D5C" w:rsidRDefault="008002BA" w:rsidP="00B37610">
            <w:pPr>
              <w:pStyle w:val="Prrafodelista"/>
              <w:ind w:left="0"/>
              <w:jc w:val="center"/>
              <w:rPr>
                <w:del w:id="393" w:author="Raul García Fernández" w:date="2017-07-03T16:43:00Z"/>
              </w:rPr>
            </w:pPr>
            <w:del w:id="394" w:author="Raul García Fernández" w:date="2017-07-03T16:43:00Z">
              <w:r w:rsidRPr="003273F1" w:rsidDel="00FC0D5C">
                <w:delText>Objetivo</w:delText>
              </w:r>
            </w:del>
          </w:p>
        </w:tc>
        <w:tc>
          <w:tcPr>
            <w:tcW w:w="6588" w:type="dxa"/>
            <w:gridSpan w:val="2"/>
          </w:tcPr>
          <w:p w14:paraId="0072C838" w14:textId="08F97AE7" w:rsidR="008002BA" w:rsidRPr="003273F1" w:rsidDel="00FC0D5C" w:rsidRDefault="00B37610"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rPr>
                <w:del w:id="395" w:author="Raul García Fernández" w:date="2017-07-03T16:43:00Z"/>
              </w:rPr>
            </w:pPr>
            <w:del w:id="396" w:author="Raul García Fernández" w:date="2017-07-03T16:43:00Z">
              <w:r w:rsidRPr="003273F1" w:rsidDel="00FC0D5C">
                <w:delText>Identificar al usuario del sistema y facilitar información para su autenticación.</w:delText>
              </w:r>
            </w:del>
          </w:p>
        </w:tc>
      </w:tr>
      <w:tr w:rsidR="008002BA" w:rsidRPr="003273F1" w14:paraId="078FC899" w14:textId="77777777" w:rsidTr="00A05358">
        <w:trPr>
          <w:trHeight w:val="1030"/>
          <w:jc w:val="center"/>
        </w:trPr>
        <w:tc>
          <w:tcPr>
            <w:cnfStyle w:val="001000000000" w:firstRow="0" w:lastRow="0" w:firstColumn="1" w:lastColumn="0" w:oddVBand="0" w:evenVBand="0" w:oddHBand="0" w:evenHBand="0" w:firstRowFirstColumn="0" w:firstRowLastColumn="0" w:lastRowFirstColumn="0" w:lastRowLastColumn="0"/>
            <w:tcW w:w="3294" w:type="dxa"/>
          </w:tcPr>
          <w:p w14:paraId="6274138E" w14:textId="77777777" w:rsidR="008002BA" w:rsidRPr="003273F1" w:rsidRDefault="008002BA" w:rsidP="00B37610">
            <w:pPr>
              <w:pStyle w:val="Prrafodelista"/>
              <w:ind w:left="0"/>
              <w:jc w:val="center"/>
            </w:pPr>
            <w:r w:rsidRPr="003273F1">
              <w:t>Variable</w:t>
            </w:r>
          </w:p>
        </w:tc>
        <w:tc>
          <w:tcPr>
            <w:tcW w:w="3293" w:type="dxa"/>
          </w:tcPr>
          <w:p w14:paraId="1A1F25CD" w14:textId="77777777" w:rsidR="008002BA" w:rsidRPr="003273F1" w:rsidRDefault="008002BA"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w:t>
            </w:r>
          </w:p>
        </w:tc>
        <w:tc>
          <w:tcPr>
            <w:tcW w:w="3295" w:type="dxa"/>
          </w:tcPr>
          <w:p w14:paraId="37F9DC93" w14:textId="77777777" w:rsidR="008002BA" w:rsidRPr="003273F1" w:rsidRDefault="008002BA"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w:t>
            </w:r>
          </w:p>
        </w:tc>
      </w:tr>
      <w:tr w:rsidR="008002BA" w:rsidRPr="003273F1" w14:paraId="241AA770" w14:textId="77777777" w:rsidTr="00A05358">
        <w:trPr>
          <w:cnfStyle w:val="000000100000" w:firstRow="0" w:lastRow="0" w:firstColumn="0" w:lastColumn="0" w:oddVBand="0" w:evenVBand="0" w:oddHBand="1" w:evenHBand="0" w:firstRowFirstColumn="0" w:firstRowLastColumn="0" w:lastRowFirstColumn="0" w:lastRowLastColumn="0"/>
          <w:trHeight w:val="791"/>
          <w:jc w:val="center"/>
        </w:trPr>
        <w:tc>
          <w:tcPr>
            <w:cnfStyle w:val="001000000000" w:firstRow="0" w:lastRow="0" w:firstColumn="1" w:lastColumn="0" w:oddVBand="0" w:evenVBand="0" w:oddHBand="0" w:evenHBand="0" w:firstRowFirstColumn="0" w:firstRowLastColumn="0" w:lastRowFirstColumn="0" w:lastRowLastColumn="0"/>
            <w:tcW w:w="3294" w:type="dxa"/>
          </w:tcPr>
          <w:p w14:paraId="320F5D37" w14:textId="77777777" w:rsidR="008002BA" w:rsidRPr="003273F1" w:rsidRDefault="008002BA" w:rsidP="00B37610">
            <w:pPr>
              <w:pStyle w:val="Prrafodelista"/>
              <w:ind w:left="0"/>
              <w:jc w:val="center"/>
            </w:pPr>
            <w:r w:rsidRPr="003273F1">
              <w:t>User</w:t>
            </w:r>
          </w:p>
        </w:tc>
        <w:tc>
          <w:tcPr>
            <w:tcW w:w="3293" w:type="dxa"/>
          </w:tcPr>
          <w:p w14:paraId="1277D356" w14:textId="77777777" w:rsidR="008002BA" w:rsidRPr="003273F1" w:rsidRDefault="008002BA"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 (Email)</w:t>
            </w:r>
          </w:p>
        </w:tc>
        <w:tc>
          <w:tcPr>
            <w:tcW w:w="3295" w:type="dxa"/>
          </w:tcPr>
          <w:p w14:paraId="19F3413E" w14:textId="77777777" w:rsidR="008002BA" w:rsidRPr="003273F1" w:rsidRDefault="008002BA"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Define el email de la identidad del usuario.</w:t>
            </w:r>
          </w:p>
        </w:tc>
      </w:tr>
      <w:tr w:rsidR="008002BA" w:rsidRPr="003273F1" w14:paraId="7AB58119" w14:textId="77777777" w:rsidTr="00A05358">
        <w:trPr>
          <w:trHeight w:val="2025"/>
          <w:jc w:val="center"/>
        </w:trPr>
        <w:tc>
          <w:tcPr>
            <w:cnfStyle w:val="001000000000" w:firstRow="0" w:lastRow="0" w:firstColumn="1" w:lastColumn="0" w:oddVBand="0" w:evenVBand="0" w:oddHBand="0" w:evenHBand="0" w:firstRowFirstColumn="0" w:firstRowLastColumn="0" w:lastRowFirstColumn="0" w:lastRowLastColumn="0"/>
            <w:tcW w:w="3294" w:type="dxa"/>
          </w:tcPr>
          <w:p w14:paraId="2D964B35" w14:textId="77777777" w:rsidR="008002BA" w:rsidRPr="003273F1" w:rsidRDefault="008002BA" w:rsidP="00B37610">
            <w:pPr>
              <w:pStyle w:val="Prrafodelista"/>
              <w:ind w:left="0"/>
              <w:jc w:val="center"/>
            </w:pPr>
            <w:r w:rsidRPr="003273F1">
              <w:lastRenderedPageBreak/>
              <w:t>Pass</w:t>
            </w:r>
          </w:p>
        </w:tc>
        <w:tc>
          <w:tcPr>
            <w:tcW w:w="3293" w:type="dxa"/>
          </w:tcPr>
          <w:p w14:paraId="79CFE9B9" w14:textId="77777777" w:rsidR="008002BA" w:rsidRPr="003273F1" w:rsidRDefault="00B37610"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 (SHA-1)</w:t>
            </w:r>
          </w:p>
        </w:tc>
        <w:tc>
          <w:tcPr>
            <w:tcW w:w="3295" w:type="dxa"/>
          </w:tcPr>
          <w:p w14:paraId="38464443" w14:textId="77777777" w:rsidR="008002BA" w:rsidRPr="003273F1" w:rsidRDefault="00B37610"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Define la contraseña del usuario cifrada con el algoritmo de firma SHA-1.</w:t>
            </w:r>
          </w:p>
        </w:tc>
      </w:tr>
      <w:tr w:rsidR="008002BA" w:rsidRPr="003273F1" w14:paraId="5C0FC0D0" w14:textId="77777777" w:rsidTr="00A05358">
        <w:trPr>
          <w:cnfStyle w:val="000000100000" w:firstRow="0" w:lastRow="0" w:firstColumn="0" w:lastColumn="0" w:oddVBand="0" w:evenVBand="0" w:oddHBand="1" w:evenHBand="0" w:firstRowFirstColumn="0" w:firstRowLastColumn="0" w:lastRowFirstColumn="0" w:lastRowLastColumn="0"/>
          <w:trHeight w:val="743"/>
          <w:jc w:val="center"/>
        </w:trPr>
        <w:tc>
          <w:tcPr>
            <w:cnfStyle w:val="001000000000" w:firstRow="0" w:lastRow="0" w:firstColumn="1" w:lastColumn="0" w:oddVBand="0" w:evenVBand="0" w:oddHBand="0" w:evenHBand="0" w:firstRowFirstColumn="0" w:firstRowLastColumn="0" w:lastRowFirstColumn="0" w:lastRowLastColumn="0"/>
            <w:tcW w:w="3294" w:type="dxa"/>
          </w:tcPr>
          <w:p w14:paraId="20269638" w14:textId="77777777" w:rsidR="008002BA" w:rsidRPr="003273F1" w:rsidRDefault="00B37610" w:rsidP="00B37610">
            <w:pPr>
              <w:pStyle w:val="Prrafodelista"/>
              <w:ind w:left="0"/>
              <w:jc w:val="center"/>
            </w:pPr>
            <w:r w:rsidRPr="003273F1">
              <w:t>Rol</w:t>
            </w:r>
          </w:p>
        </w:tc>
        <w:tc>
          <w:tcPr>
            <w:tcW w:w="3293" w:type="dxa"/>
          </w:tcPr>
          <w:p w14:paraId="035D98D2" w14:textId="77777777" w:rsidR="00B37610" w:rsidRPr="003273F1" w:rsidRDefault="00B37610"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Enum (UserType:</w:t>
            </w:r>
          </w:p>
          <w:p w14:paraId="38BC65CA" w14:textId="77777777" w:rsidR="008002BA" w:rsidRPr="003273F1" w:rsidRDefault="00B37610"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{USER,ADMIN})</w:t>
            </w:r>
          </w:p>
        </w:tc>
        <w:tc>
          <w:tcPr>
            <w:tcW w:w="3295" w:type="dxa"/>
          </w:tcPr>
          <w:p w14:paraId="2E99C462" w14:textId="77777777" w:rsidR="008002BA" w:rsidRPr="003273F1" w:rsidRDefault="00B37610"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Define el rol que tiene el usuario.</w:t>
            </w:r>
          </w:p>
        </w:tc>
      </w:tr>
      <w:tr w:rsidR="00B37610" w:rsidRPr="003273F1" w14:paraId="474C4A8E" w14:textId="77777777" w:rsidTr="00A05358">
        <w:trPr>
          <w:trHeight w:val="1991"/>
          <w:jc w:val="center"/>
        </w:trPr>
        <w:tc>
          <w:tcPr>
            <w:cnfStyle w:val="001000000000" w:firstRow="0" w:lastRow="0" w:firstColumn="1" w:lastColumn="0" w:oddVBand="0" w:evenVBand="0" w:oddHBand="0" w:evenHBand="0" w:firstRowFirstColumn="0" w:firstRowLastColumn="0" w:lastRowFirstColumn="0" w:lastRowLastColumn="0"/>
            <w:tcW w:w="3294" w:type="dxa"/>
          </w:tcPr>
          <w:p w14:paraId="6364C3E7" w14:textId="77777777" w:rsidR="00B37610" w:rsidRPr="003273F1" w:rsidRDefault="00DD4F75" w:rsidP="00B37610">
            <w:pPr>
              <w:pStyle w:val="Prrafodelista"/>
              <w:ind w:left="0"/>
              <w:jc w:val="center"/>
            </w:pPr>
            <w:r w:rsidRPr="003273F1">
              <w:t>C</w:t>
            </w:r>
            <w:r w:rsidR="00B37610" w:rsidRPr="003273F1">
              <w:t>reationTime</w:t>
            </w:r>
          </w:p>
        </w:tc>
        <w:tc>
          <w:tcPr>
            <w:tcW w:w="3293" w:type="dxa"/>
          </w:tcPr>
          <w:p w14:paraId="2BBC54AE" w14:textId="77777777" w:rsidR="00B37610" w:rsidRPr="003273F1" w:rsidRDefault="00B37610"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Date</w:t>
            </w:r>
          </w:p>
        </w:tc>
        <w:tc>
          <w:tcPr>
            <w:tcW w:w="3295" w:type="dxa"/>
          </w:tcPr>
          <w:p w14:paraId="73094FEE" w14:textId="77777777" w:rsidR="00B37610" w:rsidRPr="003273F1" w:rsidRDefault="00B37610"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Fecha de creación de la entidad.</w:t>
            </w:r>
          </w:p>
        </w:tc>
      </w:tr>
      <w:tr w:rsidR="00B37610" w:rsidRPr="003273F1" w14:paraId="6F65A564" w14:textId="77777777" w:rsidTr="00A05358">
        <w:trPr>
          <w:cnfStyle w:val="000000100000" w:firstRow="0" w:lastRow="0" w:firstColumn="0" w:lastColumn="0" w:oddVBand="0" w:evenVBand="0" w:oddHBand="1" w:evenHBand="0" w:firstRowFirstColumn="0" w:firstRowLastColumn="0" w:lastRowFirstColumn="0" w:lastRowLastColumn="0"/>
          <w:trHeight w:val="2147"/>
          <w:jc w:val="center"/>
        </w:trPr>
        <w:tc>
          <w:tcPr>
            <w:cnfStyle w:val="001000000000" w:firstRow="0" w:lastRow="0" w:firstColumn="1" w:lastColumn="0" w:oddVBand="0" w:evenVBand="0" w:oddHBand="0" w:evenHBand="0" w:firstRowFirstColumn="0" w:firstRowLastColumn="0" w:lastRowFirstColumn="0" w:lastRowLastColumn="0"/>
            <w:tcW w:w="3294" w:type="dxa"/>
          </w:tcPr>
          <w:p w14:paraId="54D51568" w14:textId="77777777" w:rsidR="00B37610" w:rsidRPr="003273F1" w:rsidRDefault="00B37610" w:rsidP="00B37610">
            <w:pPr>
              <w:pStyle w:val="Prrafodelista"/>
              <w:ind w:left="0"/>
              <w:jc w:val="center"/>
            </w:pPr>
            <w:r w:rsidRPr="003273F1">
              <w:t>Hashcode</w:t>
            </w:r>
          </w:p>
        </w:tc>
        <w:tc>
          <w:tcPr>
            <w:tcW w:w="3293" w:type="dxa"/>
          </w:tcPr>
          <w:p w14:paraId="0DA31F3C" w14:textId="77777777" w:rsidR="00B37610" w:rsidRPr="003273F1" w:rsidRDefault="00B37610"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 (SHA-1)</w:t>
            </w:r>
          </w:p>
        </w:tc>
        <w:tc>
          <w:tcPr>
            <w:tcW w:w="3295" w:type="dxa"/>
          </w:tcPr>
          <w:p w14:paraId="45F1FC37" w14:textId="77777777" w:rsidR="00B37610" w:rsidRPr="003273F1" w:rsidRDefault="00B37610" w:rsidP="00517A91">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sidRPr="003273F1">
              <w:t>Usando los datos no modificables de la entidad (User y creationTime) se realiza una firma única que identifica a la entidad frente a otras.</w:t>
            </w:r>
          </w:p>
        </w:tc>
      </w:tr>
    </w:tbl>
    <w:p w14:paraId="2986DE3F" w14:textId="77777777" w:rsidR="00FC579D" w:rsidRPr="003273F1" w:rsidRDefault="00FC579D" w:rsidP="00FC579D">
      <w:pPr>
        <w:tabs>
          <w:tab w:val="left" w:pos="7100"/>
        </w:tabs>
      </w:pPr>
    </w:p>
    <w:p w14:paraId="3608E689" w14:textId="3B1599BB" w:rsidR="00F622A8" w:rsidRDefault="007444EB" w:rsidP="007444EB">
      <w:pPr>
        <w:pStyle w:val="Ttulo3"/>
        <w:numPr>
          <w:ilvl w:val="2"/>
          <w:numId w:val="30"/>
        </w:numPr>
        <w:rPr>
          <w:ins w:id="397" w:author="Raul García Fernández" w:date="2017-07-03T16:44:00Z"/>
          <w:rFonts w:cs="Times New Roman"/>
          <w:szCs w:val="56"/>
        </w:rPr>
      </w:pPr>
      <w:r>
        <w:rPr>
          <w:rFonts w:cs="Times New Roman"/>
          <w:szCs w:val="56"/>
        </w:rPr>
        <w:t xml:space="preserve"> </w:t>
      </w:r>
      <w:bookmarkStart w:id="398" w:name="_Toc487130092"/>
      <w:r w:rsidR="0025326B" w:rsidRPr="003273F1">
        <w:rPr>
          <w:rFonts w:cs="Times New Roman"/>
          <w:szCs w:val="56"/>
        </w:rPr>
        <w:t>MD-Entidades</w:t>
      </w:r>
      <w:r w:rsidR="00517A91" w:rsidRPr="003273F1">
        <w:rPr>
          <w:rFonts w:cs="Times New Roman"/>
          <w:szCs w:val="56"/>
        </w:rPr>
        <w:t>: Person</w:t>
      </w:r>
      <w:bookmarkEnd w:id="398"/>
      <w:ins w:id="399" w:author="Raul García Fernández" w:date="2017-07-03T16:44:00Z">
        <w:r w:rsidR="00FC0D5C">
          <w:rPr>
            <w:rFonts w:cs="Times New Roman"/>
            <w:szCs w:val="56"/>
          </w:rPr>
          <w:br/>
        </w:r>
      </w:ins>
    </w:p>
    <w:p w14:paraId="5DFDBA73" w14:textId="76ADD097" w:rsidR="00FC0D5C" w:rsidRPr="00D72901" w:rsidRDefault="00FC0D5C">
      <w:pPr>
        <w:pPrChange w:id="400" w:author="Raul García Fernández" w:date="2017-07-03T16:44:00Z">
          <w:pPr>
            <w:pStyle w:val="Ttulo3"/>
            <w:numPr>
              <w:ilvl w:val="2"/>
              <w:numId w:val="30"/>
            </w:numPr>
            <w:ind w:left="1776" w:hanging="720"/>
          </w:pPr>
        </w:pPrChange>
      </w:pPr>
      <w:ins w:id="401" w:author="Raul García Fernández" w:date="2017-07-03T16:44:00Z">
        <w:r>
          <w:t>Su objetivo es p</w:t>
        </w:r>
        <w:r w:rsidRPr="003273F1">
          <w:t>roporcionar datos personales del usuario al sistema para su posible representación.</w:t>
        </w:r>
      </w:ins>
    </w:p>
    <w:p w14:paraId="0E80F2D5" w14:textId="77777777" w:rsidR="00517A91" w:rsidRPr="003273F1" w:rsidRDefault="00517A91" w:rsidP="00517A91"/>
    <w:tbl>
      <w:tblPr>
        <w:tblStyle w:val="Tabladecuadrcula4"/>
        <w:tblW w:w="9580" w:type="dxa"/>
        <w:jc w:val="center"/>
        <w:tblLook w:val="04A0" w:firstRow="1" w:lastRow="0" w:firstColumn="1" w:lastColumn="0" w:noHBand="0" w:noVBand="1"/>
      </w:tblPr>
      <w:tblGrid>
        <w:gridCol w:w="2890"/>
        <w:gridCol w:w="2889"/>
        <w:gridCol w:w="3801"/>
      </w:tblGrid>
      <w:tr w:rsidR="00F622A8" w:rsidRPr="003273F1" w14:paraId="3549425E" w14:textId="77777777" w:rsidTr="00A05358">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2890" w:type="dxa"/>
          </w:tcPr>
          <w:p w14:paraId="03F09FC9" w14:textId="77777777" w:rsidR="00F622A8" w:rsidRPr="003273F1" w:rsidRDefault="00F622A8" w:rsidP="00517A91">
            <w:pPr>
              <w:pStyle w:val="Prrafodelista"/>
              <w:ind w:left="0"/>
              <w:jc w:val="center"/>
            </w:pPr>
            <w:r w:rsidRPr="003273F1">
              <w:t>Entidad</w:t>
            </w:r>
          </w:p>
        </w:tc>
        <w:tc>
          <w:tcPr>
            <w:tcW w:w="6690" w:type="dxa"/>
            <w:gridSpan w:val="2"/>
          </w:tcPr>
          <w:p w14:paraId="412EA3A8" w14:textId="77777777" w:rsidR="00F622A8" w:rsidRPr="003273F1" w:rsidRDefault="00F622A8" w:rsidP="00517A91">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3273F1">
              <w:t>Person</w:t>
            </w:r>
          </w:p>
        </w:tc>
      </w:tr>
      <w:tr w:rsidR="00F622A8" w:rsidRPr="003273F1" w:rsidDel="00FC0D5C" w14:paraId="51A1751F" w14:textId="4A19046E" w:rsidTr="00A05358">
        <w:trPr>
          <w:cnfStyle w:val="000000100000" w:firstRow="0" w:lastRow="0" w:firstColumn="0" w:lastColumn="0" w:oddVBand="0" w:evenVBand="0" w:oddHBand="1" w:evenHBand="0" w:firstRowFirstColumn="0" w:firstRowLastColumn="0" w:lastRowFirstColumn="0" w:lastRowLastColumn="0"/>
          <w:trHeight w:val="264"/>
          <w:jc w:val="center"/>
          <w:del w:id="402" w:author="Raul García Fernández" w:date="2017-07-03T16:44:00Z"/>
        </w:trPr>
        <w:tc>
          <w:tcPr>
            <w:cnfStyle w:val="001000000000" w:firstRow="0" w:lastRow="0" w:firstColumn="1" w:lastColumn="0" w:oddVBand="0" w:evenVBand="0" w:oddHBand="0" w:evenHBand="0" w:firstRowFirstColumn="0" w:firstRowLastColumn="0" w:lastRowFirstColumn="0" w:lastRowLastColumn="0"/>
            <w:tcW w:w="2890" w:type="dxa"/>
          </w:tcPr>
          <w:p w14:paraId="5683DDEC" w14:textId="610AD2ED" w:rsidR="00F622A8" w:rsidRPr="003273F1" w:rsidDel="00FC0D5C" w:rsidRDefault="00F622A8" w:rsidP="00517A91">
            <w:pPr>
              <w:pStyle w:val="Prrafodelista"/>
              <w:ind w:left="0"/>
              <w:jc w:val="center"/>
              <w:rPr>
                <w:del w:id="403" w:author="Raul García Fernández" w:date="2017-07-03T16:44:00Z"/>
              </w:rPr>
            </w:pPr>
            <w:del w:id="404" w:author="Raul García Fernández" w:date="2017-07-03T16:44:00Z">
              <w:r w:rsidRPr="003273F1" w:rsidDel="00FC0D5C">
                <w:delText>Objetivo</w:delText>
              </w:r>
            </w:del>
          </w:p>
        </w:tc>
        <w:tc>
          <w:tcPr>
            <w:tcW w:w="6690" w:type="dxa"/>
            <w:gridSpan w:val="2"/>
          </w:tcPr>
          <w:p w14:paraId="1BE59568" w14:textId="46551BD1" w:rsidR="00F622A8" w:rsidRPr="003273F1" w:rsidDel="00FC0D5C"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rPr>
                <w:del w:id="405" w:author="Raul García Fernández" w:date="2017-07-03T16:44:00Z"/>
              </w:rPr>
            </w:pPr>
            <w:del w:id="406" w:author="Raul García Fernández" w:date="2017-07-03T16:44:00Z">
              <w:r w:rsidRPr="003273F1" w:rsidDel="00FC0D5C">
                <w:delText>Proporcionar datos personales del usuario al sistema para su posible representación.</w:delText>
              </w:r>
            </w:del>
          </w:p>
        </w:tc>
      </w:tr>
      <w:tr w:rsidR="00F622A8" w:rsidRPr="003273F1" w14:paraId="11369917" w14:textId="77777777" w:rsidTr="00A05358">
        <w:trPr>
          <w:trHeight w:val="221"/>
          <w:jc w:val="center"/>
        </w:trPr>
        <w:tc>
          <w:tcPr>
            <w:cnfStyle w:val="001000000000" w:firstRow="0" w:lastRow="0" w:firstColumn="1" w:lastColumn="0" w:oddVBand="0" w:evenVBand="0" w:oddHBand="0" w:evenHBand="0" w:firstRowFirstColumn="0" w:firstRowLastColumn="0" w:lastRowFirstColumn="0" w:lastRowLastColumn="0"/>
            <w:tcW w:w="2890" w:type="dxa"/>
          </w:tcPr>
          <w:p w14:paraId="3A1704E6" w14:textId="77777777" w:rsidR="00F622A8" w:rsidRPr="003273F1" w:rsidRDefault="00F622A8" w:rsidP="00517A91">
            <w:pPr>
              <w:pStyle w:val="Prrafodelista"/>
              <w:ind w:left="0"/>
              <w:jc w:val="center"/>
            </w:pPr>
            <w:r w:rsidRPr="003273F1">
              <w:t>Variable</w:t>
            </w:r>
          </w:p>
        </w:tc>
        <w:tc>
          <w:tcPr>
            <w:tcW w:w="2889" w:type="dxa"/>
          </w:tcPr>
          <w:p w14:paraId="2023AED8"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w:t>
            </w:r>
          </w:p>
        </w:tc>
        <w:tc>
          <w:tcPr>
            <w:tcW w:w="3801" w:type="dxa"/>
          </w:tcPr>
          <w:p w14:paraId="13F74C4B"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w:t>
            </w:r>
          </w:p>
        </w:tc>
      </w:tr>
      <w:tr w:rsidR="00F622A8" w:rsidRPr="003273F1" w14:paraId="31CC305C" w14:textId="77777777" w:rsidTr="00A05358">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2890" w:type="dxa"/>
          </w:tcPr>
          <w:p w14:paraId="769BB189" w14:textId="77777777" w:rsidR="00F622A8" w:rsidRPr="003273F1" w:rsidRDefault="00F622A8" w:rsidP="00517A91">
            <w:pPr>
              <w:pStyle w:val="Prrafodelista"/>
              <w:ind w:left="0"/>
              <w:jc w:val="center"/>
            </w:pPr>
            <w:r w:rsidRPr="003273F1">
              <w:t>Name</w:t>
            </w:r>
          </w:p>
        </w:tc>
        <w:tc>
          <w:tcPr>
            <w:tcW w:w="2889" w:type="dxa"/>
          </w:tcPr>
          <w:p w14:paraId="4DF6DF16"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String </w:t>
            </w:r>
          </w:p>
        </w:tc>
        <w:tc>
          <w:tcPr>
            <w:tcW w:w="3801" w:type="dxa"/>
          </w:tcPr>
          <w:p w14:paraId="12D934D3"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Nombre de la persona.</w:t>
            </w:r>
          </w:p>
        </w:tc>
      </w:tr>
      <w:tr w:rsidR="00F622A8" w:rsidRPr="003273F1" w14:paraId="60130ABA" w14:textId="77777777" w:rsidTr="00A05358">
        <w:trPr>
          <w:trHeight w:val="214"/>
          <w:jc w:val="center"/>
        </w:trPr>
        <w:tc>
          <w:tcPr>
            <w:cnfStyle w:val="001000000000" w:firstRow="0" w:lastRow="0" w:firstColumn="1" w:lastColumn="0" w:oddVBand="0" w:evenVBand="0" w:oddHBand="0" w:evenHBand="0" w:firstRowFirstColumn="0" w:firstRowLastColumn="0" w:lastRowFirstColumn="0" w:lastRowLastColumn="0"/>
            <w:tcW w:w="2890" w:type="dxa"/>
          </w:tcPr>
          <w:p w14:paraId="01680B9F" w14:textId="77777777" w:rsidR="00F622A8" w:rsidRPr="003273F1" w:rsidRDefault="00F622A8" w:rsidP="00517A91">
            <w:pPr>
              <w:pStyle w:val="Prrafodelista"/>
              <w:ind w:left="0"/>
              <w:jc w:val="center"/>
            </w:pPr>
            <w:r w:rsidRPr="003273F1">
              <w:t>Subname</w:t>
            </w:r>
          </w:p>
        </w:tc>
        <w:tc>
          <w:tcPr>
            <w:tcW w:w="2889" w:type="dxa"/>
          </w:tcPr>
          <w:p w14:paraId="0F929035"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801" w:type="dxa"/>
          </w:tcPr>
          <w:p w14:paraId="04B2F2A3"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Apellidos de la persona.</w:t>
            </w:r>
          </w:p>
        </w:tc>
      </w:tr>
      <w:tr w:rsidR="00F622A8" w:rsidRPr="003273F1" w14:paraId="3A40E0E8" w14:textId="77777777" w:rsidTr="00A05358">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2890" w:type="dxa"/>
          </w:tcPr>
          <w:p w14:paraId="558F69E8" w14:textId="77777777" w:rsidR="00F622A8" w:rsidRPr="003273F1" w:rsidRDefault="00F622A8" w:rsidP="00517A91">
            <w:pPr>
              <w:pStyle w:val="Prrafodelista"/>
              <w:ind w:left="0"/>
              <w:jc w:val="center"/>
            </w:pPr>
            <w:r w:rsidRPr="003273F1">
              <w:t>Birthday</w:t>
            </w:r>
          </w:p>
        </w:tc>
        <w:tc>
          <w:tcPr>
            <w:tcW w:w="2889" w:type="dxa"/>
          </w:tcPr>
          <w:p w14:paraId="79DED3D3"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Date</w:t>
            </w:r>
          </w:p>
        </w:tc>
        <w:tc>
          <w:tcPr>
            <w:tcW w:w="3801" w:type="dxa"/>
          </w:tcPr>
          <w:p w14:paraId="74715117"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Fecha de nacimiento de la persona.</w:t>
            </w:r>
          </w:p>
        </w:tc>
      </w:tr>
      <w:tr w:rsidR="00F622A8" w:rsidRPr="003273F1" w14:paraId="6538D049" w14:textId="77777777" w:rsidTr="00A05358">
        <w:trPr>
          <w:trHeight w:val="181"/>
          <w:jc w:val="center"/>
        </w:trPr>
        <w:tc>
          <w:tcPr>
            <w:cnfStyle w:val="001000000000" w:firstRow="0" w:lastRow="0" w:firstColumn="1" w:lastColumn="0" w:oddVBand="0" w:evenVBand="0" w:oddHBand="0" w:evenHBand="0" w:firstRowFirstColumn="0" w:firstRowLastColumn="0" w:lastRowFirstColumn="0" w:lastRowLastColumn="0"/>
            <w:tcW w:w="2890" w:type="dxa"/>
          </w:tcPr>
          <w:p w14:paraId="6601005E" w14:textId="77777777" w:rsidR="00F622A8" w:rsidRPr="003273F1" w:rsidRDefault="00F622A8" w:rsidP="00517A91">
            <w:pPr>
              <w:pStyle w:val="Prrafodelista"/>
              <w:ind w:left="0"/>
              <w:jc w:val="center"/>
            </w:pPr>
            <w:r w:rsidRPr="003273F1">
              <w:t>Birthplace</w:t>
            </w:r>
          </w:p>
        </w:tc>
        <w:tc>
          <w:tcPr>
            <w:tcW w:w="2889" w:type="dxa"/>
          </w:tcPr>
          <w:p w14:paraId="4F77F90E"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801" w:type="dxa"/>
          </w:tcPr>
          <w:p w14:paraId="489A5EEF"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Lugar donde vive la persona.</w:t>
            </w:r>
          </w:p>
        </w:tc>
      </w:tr>
      <w:tr w:rsidR="00F622A8" w:rsidRPr="003273F1" w14:paraId="58C6DAA4" w14:textId="77777777" w:rsidTr="00A0535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890" w:type="dxa"/>
          </w:tcPr>
          <w:p w14:paraId="4F9B7C13" w14:textId="77777777" w:rsidR="00F622A8" w:rsidRPr="003273F1" w:rsidRDefault="00F622A8" w:rsidP="00517A91">
            <w:pPr>
              <w:pStyle w:val="Prrafodelista"/>
              <w:ind w:left="0"/>
              <w:jc w:val="center"/>
            </w:pPr>
            <w:r w:rsidRPr="003273F1">
              <w:t>Province</w:t>
            </w:r>
          </w:p>
        </w:tc>
        <w:tc>
          <w:tcPr>
            <w:tcW w:w="2889" w:type="dxa"/>
          </w:tcPr>
          <w:p w14:paraId="1AF3D2E6"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801" w:type="dxa"/>
          </w:tcPr>
          <w:p w14:paraId="16EE8DE9"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Provincia donde vive la persona.</w:t>
            </w:r>
          </w:p>
        </w:tc>
      </w:tr>
      <w:tr w:rsidR="00F622A8" w:rsidRPr="003273F1" w14:paraId="2E1EF25A" w14:textId="77777777" w:rsidTr="00A05358">
        <w:trPr>
          <w:trHeight w:val="179"/>
          <w:jc w:val="center"/>
        </w:trPr>
        <w:tc>
          <w:tcPr>
            <w:cnfStyle w:val="001000000000" w:firstRow="0" w:lastRow="0" w:firstColumn="1" w:lastColumn="0" w:oddVBand="0" w:evenVBand="0" w:oddHBand="0" w:evenHBand="0" w:firstRowFirstColumn="0" w:firstRowLastColumn="0" w:lastRowFirstColumn="0" w:lastRowLastColumn="0"/>
            <w:tcW w:w="2890" w:type="dxa"/>
          </w:tcPr>
          <w:p w14:paraId="5FBEABDB" w14:textId="77777777" w:rsidR="00F622A8" w:rsidRPr="003273F1" w:rsidRDefault="00F622A8" w:rsidP="00517A91">
            <w:pPr>
              <w:pStyle w:val="Prrafodelista"/>
              <w:ind w:left="0"/>
              <w:jc w:val="center"/>
            </w:pPr>
            <w:r w:rsidRPr="003273F1">
              <w:t>Country</w:t>
            </w:r>
          </w:p>
        </w:tc>
        <w:tc>
          <w:tcPr>
            <w:tcW w:w="2889" w:type="dxa"/>
          </w:tcPr>
          <w:p w14:paraId="30D3C813"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801" w:type="dxa"/>
          </w:tcPr>
          <w:p w14:paraId="47AF60BC" w14:textId="77777777" w:rsidR="00F622A8" w:rsidRPr="003273F1" w:rsidRDefault="00517A9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País</w:t>
            </w:r>
            <w:r w:rsidR="00F622A8" w:rsidRPr="003273F1">
              <w:t xml:space="preserve"> donde vive la persona.</w:t>
            </w:r>
          </w:p>
        </w:tc>
      </w:tr>
      <w:tr w:rsidR="00F622A8" w:rsidRPr="003273F1" w14:paraId="0C6F677F" w14:textId="77777777" w:rsidTr="00A05358">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90" w:type="dxa"/>
          </w:tcPr>
          <w:p w14:paraId="7444294E" w14:textId="77777777" w:rsidR="00F622A8" w:rsidRPr="003273F1" w:rsidRDefault="00F622A8" w:rsidP="00517A91">
            <w:pPr>
              <w:pStyle w:val="Prrafodelista"/>
              <w:ind w:left="0"/>
              <w:jc w:val="center"/>
            </w:pPr>
            <w:r w:rsidRPr="003273F1">
              <w:t>Biografy</w:t>
            </w:r>
          </w:p>
        </w:tc>
        <w:tc>
          <w:tcPr>
            <w:tcW w:w="2889" w:type="dxa"/>
          </w:tcPr>
          <w:p w14:paraId="75F18188"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801" w:type="dxa"/>
          </w:tcPr>
          <w:p w14:paraId="4D032356"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Pequeño texto para que la persona se pueda expresar.</w:t>
            </w:r>
          </w:p>
        </w:tc>
      </w:tr>
      <w:tr w:rsidR="00F622A8" w:rsidRPr="003273F1" w14:paraId="4A9930DA" w14:textId="77777777" w:rsidTr="00A05358">
        <w:trPr>
          <w:trHeight w:val="647"/>
          <w:jc w:val="center"/>
        </w:trPr>
        <w:tc>
          <w:tcPr>
            <w:cnfStyle w:val="001000000000" w:firstRow="0" w:lastRow="0" w:firstColumn="1" w:lastColumn="0" w:oddVBand="0" w:evenVBand="0" w:oddHBand="0" w:evenHBand="0" w:firstRowFirstColumn="0" w:firstRowLastColumn="0" w:lastRowFirstColumn="0" w:lastRowLastColumn="0"/>
            <w:tcW w:w="2890" w:type="dxa"/>
          </w:tcPr>
          <w:p w14:paraId="28E23107" w14:textId="77777777" w:rsidR="00F622A8" w:rsidRPr="003273F1" w:rsidRDefault="00F622A8" w:rsidP="00517A91">
            <w:pPr>
              <w:pStyle w:val="Prrafodelista"/>
              <w:ind w:left="0"/>
              <w:jc w:val="center"/>
            </w:pPr>
            <w:r w:rsidRPr="003273F1">
              <w:lastRenderedPageBreak/>
              <w:t>profileImageUrl</w:t>
            </w:r>
          </w:p>
        </w:tc>
        <w:tc>
          <w:tcPr>
            <w:tcW w:w="2889" w:type="dxa"/>
          </w:tcPr>
          <w:p w14:paraId="087FB4BC"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String(URL)</w:t>
            </w:r>
          </w:p>
        </w:tc>
        <w:tc>
          <w:tcPr>
            <w:tcW w:w="3801" w:type="dxa"/>
          </w:tcPr>
          <w:p w14:paraId="264545F3" w14:textId="77777777" w:rsidR="00F622A8" w:rsidRPr="003273F1" w:rsidRDefault="00DD4F75"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t>Espacio para URL para qué</w:t>
            </w:r>
            <w:r w:rsidR="00F622A8" w:rsidRPr="003273F1">
              <w:t xml:space="preserve"> la persona pueda poner una imagen representativa de cualquier repositorio de imágenes.</w:t>
            </w:r>
          </w:p>
        </w:tc>
      </w:tr>
      <w:tr w:rsidR="00F622A8" w:rsidRPr="003273F1" w14:paraId="336D8F78" w14:textId="77777777" w:rsidTr="00A05358">
        <w:trPr>
          <w:cnfStyle w:val="000000100000" w:firstRow="0" w:lastRow="0" w:firstColumn="0" w:lastColumn="0" w:oddVBand="0" w:evenVBand="0" w:oddHBand="1" w:evenHBand="0" w:firstRowFirstColumn="0" w:firstRowLastColumn="0" w:lastRowFirstColumn="0" w:lastRowLastColumn="0"/>
          <w:trHeight w:val="186"/>
          <w:jc w:val="center"/>
        </w:trPr>
        <w:tc>
          <w:tcPr>
            <w:cnfStyle w:val="001000000000" w:firstRow="0" w:lastRow="0" w:firstColumn="1" w:lastColumn="0" w:oddVBand="0" w:evenVBand="0" w:oddHBand="0" w:evenHBand="0" w:firstRowFirstColumn="0" w:firstRowLastColumn="0" w:lastRowFirstColumn="0" w:lastRowLastColumn="0"/>
            <w:tcW w:w="2890" w:type="dxa"/>
          </w:tcPr>
          <w:p w14:paraId="71F3F029" w14:textId="77777777" w:rsidR="00F622A8" w:rsidRPr="003273F1" w:rsidRDefault="00F622A8" w:rsidP="00517A91">
            <w:pPr>
              <w:pStyle w:val="Prrafodelista"/>
              <w:ind w:left="0"/>
              <w:jc w:val="center"/>
            </w:pPr>
            <w:r w:rsidRPr="003273F1">
              <w:t>dateCreation</w:t>
            </w:r>
          </w:p>
        </w:tc>
        <w:tc>
          <w:tcPr>
            <w:tcW w:w="2889" w:type="dxa"/>
          </w:tcPr>
          <w:p w14:paraId="36515459"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Date</w:t>
            </w:r>
          </w:p>
        </w:tc>
        <w:tc>
          <w:tcPr>
            <w:tcW w:w="3801" w:type="dxa"/>
          </w:tcPr>
          <w:p w14:paraId="691DB31F"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Fecha de creación de la cuenta.</w:t>
            </w:r>
          </w:p>
        </w:tc>
      </w:tr>
      <w:tr w:rsidR="00F622A8" w:rsidRPr="003273F1" w14:paraId="2A7C6920" w14:textId="77777777" w:rsidTr="00A05358">
        <w:trPr>
          <w:trHeight w:val="2488"/>
          <w:jc w:val="center"/>
        </w:trPr>
        <w:tc>
          <w:tcPr>
            <w:cnfStyle w:val="001000000000" w:firstRow="0" w:lastRow="0" w:firstColumn="1" w:lastColumn="0" w:oddVBand="0" w:evenVBand="0" w:oddHBand="0" w:evenHBand="0" w:firstRowFirstColumn="0" w:firstRowLastColumn="0" w:lastRowFirstColumn="0" w:lastRowLastColumn="0"/>
            <w:tcW w:w="2890" w:type="dxa"/>
          </w:tcPr>
          <w:p w14:paraId="0D25B4F4" w14:textId="77777777" w:rsidR="00F622A8" w:rsidRPr="003273F1" w:rsidRDefault="00F622A8" w:rsidP="00517A91">
            <w:pPr>
              <w:pStyle w:val="Prrafodelista"/>
              <w:ind w:left="0"/>
              <w:jc w:val="center"/>
            </w:pPr>
            <w:r w:rsidRPr="003273F1">
              <w:t>hashcode</w:t>
            </w:r>
          </w:p>
        </w:tc>
        <w:tc>
          <w:tcPr>
            <w:tcW w:w="2889" w:type="dxa"/>
          </w:tcPr>
          <w:p w14:paraId="7A9BBD9E"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 (SHA-1)</w:t>
            </w:r>
          </w:p>
        </w:tc>
        <w:tc>
          <w:tcPr>
            <w:tcW w:w="3801" w:type="dxa"/>
          </w:tcPr>
          <w:p w14:paraId="43C65374" w14:textId="77777777" w:rsidR="00F622A8" w:rsidRPr="003273F1" w:rsidRDefault="00F622A8" w:rsidP="00517A91">
            <w:pPr>
              <w:pStyle w:val="Prrafodelista"/>
              <w:keepNext/>
              <w:ind w:left="0"/>
              <w:jc w:val="center"/>
              <w:cnfStyle w:val="000000000000" w:firstRow="0" w:lastRow="0" w:firstColumn="0" w:lastColumn="0" w:oddVBand="0" w:evenVBand="0" w:oddHBand="0" w:evenHBand="0" w:firstRowFirstColumn="0" w:firstRowLastColumn="0" w:lastRowFirstColumn="0" w:lastRowLastColumn="0"/>
            </w:pPr>
            <w:r w:rsidRPr="003273F1">
              <w:t>Usando los datos no modificables de la entidad (dateCreation)</w:t>
            </w:r>
            <w:r w:rsidR="00DD4F75">
              <w:t xml:space="preserve"> se realiza una firma única qué </w:t>
            </w:r>
            <w:r w:rsidRPr="003273F1">
              <w:t>identifica a la entidad frente a otras.</w:t>
            </w:r>
          </w:p>
        </w:tc>
      </w:tr>
    </w:tbl>
    <w:p w14:paraId="01D9BE41" w14:textId="77777777" w:rsidR="00FC579D" w:rsidRDefault="00517A91" w:rsidP="00DD4F75">
      <w:pPr>
        <w:pStyle w:val="Descripcin"/>
      </w:pPr>
      <w:bookmarkStart w:id="407" w:name="_Toc481185461"/>
      <w:bookmarkStart w:id="408" w:name="_Toc481603467"/>
      <w:bookmarkStart w:id="409" w:name="_Toc481603548"/>
      <w:r w:rsidRPr="003273F1">
        <w:t xml:space="preserve">Tabla </w:t>
      </w:r>
      <w:fldSimple w:instr=" STYLEREF 1 \s ">
        <w:r w:rsidR="004A56F3">
          <w:rPr>
            <w:noProof/>
          </w:rPr>
          <w:t>3</w:t>
        </w:r>
      </w:fldSimple>
      <w:r w:rsidR="004A56F3">
        <w:noBreakHyphen/>
      </w:r>
      <w:fldSimple w:instr=" SEQ Tabla \* ARABIC \s 1 ">
        <w:r w:rsidR="004A56F3">
          <w:rPr>
            <w:noProof/>
          </w:rPr>
          <w:t>2</w:t>
        </w:r>
      </w:fldSimple>
      <w:r w:rsidRPr="003273F1">
        <w:t xml:space="preserve"> (Person)</w:t>
      </w:r>
      <w:bookmarkEnd w:id="407"/>
      <w:bookmarkEnd w:id="408"/>
      <w:bookmarkEnd w:id="409"/>
    </w:p>
    <w:p w14:paraId="19647DFC" w14:textId="77777777" w:rsidR="00FC579D" w:rsidRPr="00FC579D" w:rsidRDefault="00FC579D" w:rsidP="00FC579D"/>
    <w:p w14:paraId="3F41F322" w14:textId="25035695" w:rsidR="00BC7D72" w:rsidRDefault="0025326B" w:rsidP="007444EB">
      <w:pPr>
        <w:pStyle w:val="Ttulo3"/>
        <w:numPr>
          <w:ilvl w:val="2"/>
          <w:numId w:val="30"/>
        </w:numPr>
        <w:rPr>
          <w:ins w:id="410" w:author="Raul García Fernández" w:date="2017-07-03T16:45:00Z"/>
          <w:rFonts w:cs="Times New Roman"/>
          <w:szCs w:val="56"/>
        </w:rPr>
      </w:pPr>
      <w:bookmarkStart w:id="411" w:name="_Toc487130093"/>
      <w:r w:rsidRPr="003273F1">
        <w:rPr>
          <w:rFonts w:cs="Times New Roman"/>
          <w:szCs w:val="56"/>
        </w:rPr>
        <w:t>MD-</w:t>
      </w:r>
      <w:del w:id="412" w:author="Raul García Fernández" w:date="2017-06-30T20:01:00Z">
        <w:r w:rsidRPr="003273F1" w:rsidDel="00A54F96">
          <w:rPr>
            <w:rFonts w:cs="Times New Roman"/>
            <w:szCs w:val="56"/>
          </w:rPr>
          <w:delText>Entidades</w:delText>
        </w:r>
      </w:del>
      <w:ins w:id="413" w:author="Raul García Fernández" w:date="2017-06-30T20:01:00Z">
        <w:r w:rsidR="00A54F96">
          <w:rPr>
            <w:rFonts w:cs="Times New Roman"/>
            <w:szCs w:val="56"/>
          </w:rPr>
          <w:t>Nodos</w:t>
        </w:r>
      </w:ins>
      <w:r w:rsidR="00517A91" w:rsidRPr="003273F1">
        <w:rPr>
          <w:rFonts w:cs="Times New Roman"/>
          <w:szCs w:val="56"/>
        </w:rPr>
        <w:t>: Project</w:t>
      </w:r>
      <w:bookmarkEnd w:id="411"/>
    </w:p>
    <w:p w14:paraId="0C1D5F3C" w14:textId="62D71123" w:rsidR="00FC0D5C" w:rsidRPr="00D72901" w:rsidRDefault="00FC0D5C">
      <w:pPr>
        <w:pStyle w:val="Prrafodelista"/>
        <w:ind w:left="0"/>
        <w:pPrChange w:id="414" w:author="Raul García Fernández" w:date="2017-07-03T16:45:00Z">
          <w:pPr>
            <w:pStyle w:val="Ttulo3"/>
            <w:numPr>
              <w:ilvl w:val="2"/>
              <w:numId w:val="30"/>
            </w:numPr>
            <w:ind w:left="1776" w:hanging="720"/>
          </w:pPr>
        </w:pPrChange>
      </w:pPr>
      <w:ins w:id="415" w:author="Raul García Fernández" w:date="2017-07-03T16:45:00Z">
        <w:r>
          <w:t>Su objetivo es almacenar</w:t>
        </w:r>
        <w:r w:rsidRPr="003273F1">
          <w:t xml:space="preserve"> los datos necesarios para la ejecución del proyecto en el sistema.</w:t>
        </w:r>
      </w:ins>
    </w:p>
    <w:p w14:paraId="60192DE0" w14:textId="77777777" w:rsidR="008C65EF" w:rsidRPr="003273F1" w:rsidRDefault="008C65EF" w:rsidP="008C65EF">
      <w:pPr>
        <w:pStyle w:val="Descripcin"/>
        <w:keepNext/>
      </w:pPr>
    </w:p>
    <w:tbl>
      <w:tblPr>
        <w:tblStyle w:val="Tabladecuadrcula4"/>
        <w:tblW w:w="9496" w:type="dxa"/>
        <w:tblLook w:val="04A0" w:firstRow="1" w:lastRow="0" w:firstColumn="1" w:lastColumn="0" w:noHBand="0" w:noVBand="1"/>
        <w:tblPrChange w:id="416" w:author="Raul García Fernández" w:date="2017-07-03T16:46:00Z">
          <w:tblPr>
            <w:tblStyle w:val="Tabladecuadrcula4"/>
            <w:tblW w:w="9496" w:type="dxa"/>
            <w:tblLook w:val="04A0" w:firstRow="1" w:lastRow="0" w:firstColumn="1" w:lastColumn="0" w:noHBand="0" w:noVBand="1"/>
          </w:tblPr>
        </w:tblPrChange>
      </w:tblPr>
      <w:tblGrid>
        <w:gridCol w:w="3166"/>
        <w:gridCol w:w="3164"/>
        <w:gridCol w:w="3166"/>
        <w:tblGridChange w:id="417">
          <w:tblGrid>
            <w:gridCol w:w="3166"/>
            <w:gridCol w:w="3164"/>
            <w:gridCol w:w="3166"/>
          </w:tblGrid>
        </w:tblGridChange>
      </w:tblGrid>
      <w:tr w:rsidR="00BC7D72" w:rsidRPr="003273F1" w14:paraId="68B952F0" w14:textId="77777777" w:rsidTr="00414FBE">
        <w:trPr>
          <w:cnfStyle w:val="100000000000" w:firstRow="1" w:lastRow="0" w:firstColumn="0" w:lastColumn="0" w:oddVBand="0" w:evenVBand="0" w:oddHBand="0" w:evenHBand="0" w:firstRowFirstColumn="0" w:firstRowLastColumn="0" w:lastRowFirstColumn="0" w:lastRowLastColumn="0"/>
          <w:trHeight w:val="110"/>
          <w:trPrChange w:id="418" w:author="Raul García Fernández" w:date="2017-07-03T16:46:00Z">
            <w:trPr>
              <w:trHeight w:val="110"/>
            </w:trPr>
          </w:trPrChange>
        </w:trPr>
        <w:tc>
          <w:tcPr>
            <w:cnfStyle w:val="001000000000" w:firstRow="0" w:lastRow="0" w:firstColumn="1" w:lastColumn="0" w:oddVBand="0" w:evenVBand="0" w:oddHBand="0" w:evenHBand="0" w:firstRowFirstColumn="0" w:firstRowLastColumn="0" w:lastRowFirstColumn="0" w:lastRowLastColumn="0"/>
            <w:tcW w:w="0" w:type="dxa"/>
            <w:tcPrChange w:id="419" w:author="Raul García Fernández" w:date="2017-07-03T16:46:00Z">
              <w:tcPr>
                <w:tcW w:w="3166" w:type="dxa"/>
              </w:tcPr>
            </w:tcPrChange>
          </w:tcPr>
          <w:p w14:paraId="4101D200" w14:textId="77777777" w:rsidR="00BC7D72" w:rsidRPr="003273F1" w:rsidRDefault="00BC7D72" w:rsidP="00517A91">
            <w:pPr>
              <w:pStyle w:val="Prrafodelista"/>
              <w:ind w:left="0"/>
              <w:jc w:val="center"/>
              <w:cnfStyle w:val="101000000000" w:firstRow="1" w:lastRow="0" w:firstColumn="1" w:lastColumn="0" w:oddVBand="0" w:evenVBand="0" w:oddHBand="0" w:evenHBand="0" w:firstRowFirstColumn="0" w:firstRowLastColumn="0" w:lastRowFirstColumn="0" w:lastRowLastColumn="0"/>
            </w:pPr>
            <w:r w:rsidRPr="003273F1">
              <w:t>Entidad</w:t>
            </w:r>
          </w:p>
        </w:tc>
        <w:tc>
          <w:tcPr>
            <w:tcW w:w="6330" w:type="dxa"/>
            <w:gridSpan w:val="2"/>
            <w:tcPrChange w:id="420" w:author="Raul García Fernández" w:date="2017-07-03T16:46:00Z">
              <w:tcPr>
                <w:tcW w:w="6329" w:type="dxa"/>
                <w:gridSpan w:val="2"/>
              </w:tcPr>
            </w:tcPrChange>
          </w:tcPr>
          <w:p w14:paraId="7DE22BDA" w14:textId="77777777" w:rsidR="00BC7D72" w:rsidRPr="003273F1" w:rsidRDefault="00BC7D72" w:rsidP="00BC7D72">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3273F1">
              <w:t>Project</w:t>
            </w:r>
          </w:p>
        </w:tc>
      </w:tr>
      <w:tr w:rsidR="00BC7D72" w:rsidRPr="003273F1" w:rsidDel="00414FBE" w14:paraId="243F809A" w14:textId="2A6004A0" w:rsidTr="00414FBE">
        <w:trPr>
          <w:cnfStyle w:val="000000100000" w:firstRow="0" w:lastRow="0" w:firstColumn="0" w:lastColumn="0" w:oddVBand="0" w:evenVBand="0" w:oddHBand="1" w:evenHBand="0" w:firstRowFirstColumn="0" w:firstRowLastColumn="0" w:lastRowFirstColumn="0" w:lastRowLastColumn="0"/>
          <w:trHeight w:val="552"/>
          <w:del w:id="421" w:author="Raul García Fernández" w:date="2017-07-03T16:46:00Z"/>
          <w:trPrChange w:id="422" w:author="Raul García Fernández" w:date="2017-07-03T16:46:00Z">
            <w:trPr>
              <w:trHeight w:val="552"/>
            </w:trPr>
          </w:trPrChange>
        </w:trPr>
        <w:tc>
          <w:tcPr>
            <w:cnfStyle w:val="001000000000" w:firstRow="0" w:lastRow="0" w:firstColumn="1" w:lastColumn="0" w:oddVBand="0" w:evenVBand="0" w:oddHBand="0" w:evenHBand="0" w:firstRowFirstColumn="0" w:firstRowLastColumn="0" w:lastRowFirstColumn="0" w:lastRowLastColumn="0"/>
            <w:tcW w:w="0" w:type="dxa"/>
            <w:tcPrChange w:id="423" w:author="Raul García Fernández" w:date="2017-07-03T16:46:00Z">
              <w:tcPr>
                <w:tcW w:w="3166" w:type="dxa"/>
              </w:tcPr>
            </w:tcPrChange>
          </w:tcPr>
          <w:p w14:paraId="28AFAE0F" w14:textId="4FF28599" w:rsidR="00BC7D72" w:rsidRPr="003273F1" w:rsidDel="00414FBE" w:rsidRDefault="00BC7D72" w:rsidP="00517A91">
            <w:pPr>
              <w:pStyle w:val="Prrafodelista"/>
              <w:ind w:left="0"/>
              <w:jc w:val="center"/>
              <w:cnfStyle w:val="001000100000" w:firstRow="0" w:lastRow="0" w:firstColumn="1" w:lastColumn="0" w:oddVBand="0" w:evenVBand="0" w:oddHBand="1" w:evenHBand="0" w:firstRowFirstColumn="0" w:firstRowLastColumn="0" w:lastRowFirstColumn="0" w:lastRowLastColumn="0"/>
              <w:rPr>
                <w:del w:id="424" w:author="Raul García Fernández" w:date="2017-07-03T16:46:00Z"/>
              </w:rPr>
            </w:pPr>
            <w:del w:id="425" w:author="Raul García Fernández" w:date="2017-07-03T16:46:00Z">
              <w:r w:rsidRPr="003273F1" w:rsidDel="00414FBE">
                <w:delText>Objetivo</w:delText>
              </w:r>
            </w:del>
          </w:p>
        </w:tc>
        <w:tc>
          <w:tcPr>
            <w:tcW w:w="6330" w:type="dxa"/>
            <w:gridSpan w:val="2"/>
            <w:tcPrChange w:id="426" w:author="Raul García Fernández" w:date="2017-07-03T16:46:00Z">
              <w:tcPr>
                <w:tcW w:w="6329" w:type="dxa"/>
                <w:gridSpan w:val="2"/>
              </w:tcPr>
            </w:tcPrChange>
          </w:tcPr>
          <w:p w14:paraId="76B54C5D" w14:textId="5128EEDA" w:rsidR="00BC7D72" w:rsidRPr="003273F1" w:rsidDel="00414FBE" w:rsidRDefault="00BC7D72"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rPr>
                <w:del w:id="427" w:author="Raul García Fernández" w:date="2017-07-03T16:46:00Z"/>
              </w:rPr>
            </w:pPr>
            <w:del w:id="428" w:author="Raul García Fernández" w:date="2017-07-03T16:46:00Z">
              <w:r w:rsidRPr="003273F1" w:rsidDel="00414FBE">
                <w:delText>Almacena los datos necesarios para la ejecución de</w:delText>
              </w:r>
              <w:r w:rsidR="008C65EF" w:rsidRPr="003273F1" w:rsidDel="00414FBE">
                <w:delText>l proyecto en el sistema.</w:delText>
              </w:r>
            </w:del>
          </w:p>
        </w:tc>
      </w:tr>
      <w:tr w:rsidR="00BC7D72" w:rsidRPr="003273F1" w14:paraId="1374D35E" w14:textId="77777777" w:rsidTr="007444EB">
        <w:trPr>
          <w:trHeight w:val="291"/>
        </w:trPr>
        <w:tc>
          <w:tcPr>
            <w:cnfStyle w:val="001000000000" w:firstRow="0" w:lastRow="0" w:firstColumn="1" w:lastColumn="0" w:oddVBand="0" w:evenVBand="0" w:oddHBand="0" w:evenHBand="0" w:firstRowFirstColumn="0" w:firstRowLastColumn="0" w:lastRowFirstColumn="0" w:lastRowLastColumn="0"/>
            <w:tcW w:w="3166" w:type="dxa"/>
          </w:tcPr>
          <w:p w14:paraId="33354E51" w14:textId="77777777" w:rsidR="00BC7D72" w:rsidRPr="003273F1" w:rsidRDefault="00BC7D72" w:rsidP="00517A91">
            <w:pPr>
              <w:pStyle w:val="Prrafodelista"/>
              <w:ind w:left="0"/>
              <w:jc w:val="center"/>
            </w:pPr>
            <w:r w:rsidRPr="003273F1">
              <w:t>Variable</w:t>
            </w:r>
          </w:p>
        </w:tc>
        <w:tc>
          <w:tcPr>
            <w:tcW w:w="3164" w:type="dxa"/>
          </w:tcPr>
          <w:p w14:paraId="1F0A4003" w14:textId="77777777" w:rsidR="00BC7D72" w:rsidRPr="003273F1" w:rsidRDefault="00BC7D72"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w:t>
            </w:r>
          </w:p>
        </w:tc>
        <w:tc>
          <w:tcPr>
            <w:tcW w:w="3166" w:type="dxa"/>
          </w:tcPr>
          <w:p w14:paraId="67466A9C" w14:textId="77777777" w:rsidR="00BC7D72" w:rsidRPr="003273F1" w:rsidRDefault="00BC7D72"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w:t>
            </w:r>
          </w:p>
        </w:tc>
      </w:tr>
      <w:tr w:rsidR="00BC7D72" w:rsidRPr="003273F1" w14:paraId="79FB8230" w14:textId="77777777" w:rsidTr="007444E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3166" w:type="dxa"/>
          </w:tcPr>
          <w:p w14:paraId="03DD77D2" w14:textId="77777777" w:rsidR="00BC7D72" w:rsidRPr="003273F1" w:rsidRDefault="00BC7D72" w:rsidP="00517A91">
            <w:pPr>
              <w:pStyle w:val="Prrafodelista"/>
              <w:ind w:left="0"/>
              <w:jc w:val="center"/>
            </w:pPr>
            <w:r w:rsidRPr="003273F1">
              <w:t>Name</w:t>
            </w:r>
          </w:p>
        </w:tc>
        <w:tc>
          <w:tcPr>
            <w:tcW w:w="3164" w:type="dxa"/>
          </w:tcPr>
          <w:p w14:paraId="624A6F61" w14:textId="77777777" w:rsidR="00BC7D72" w:rsidRPr="003273F1" w:rsidRDefault="00BC7D72"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String </w:t>
            </w:r>
          </w:p>
        </w:tc>
        <w:tc>
          <w:tcPr>
            <w:tcW w:w="3166" w:type="dxa"/>
          </w:tcPr>
          <w:p w14:paraId="5C9FD000" w14:textId="77777777" w:rsidR="00BC7D72" w:rsidRPr="003273F1" w:rsidRDefault="00BC7D72" w:rsidP="008C65EF">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Nombre </w:t>
            </w:r>
            <w:r w:rsidR="008C65EF" w:rsidRPr="003273F1">
              <w:t>del proyecto</w:t>
            </w:r>
          </w:p>
        </w:tc>
      </w:tr>
      <w:tr w:rsidR="00BC7D72" w:rsidRPr="003273F1" w14:paraId="740AD7CE" w14:textId="77777777" w:rsidTr="007444EB">
        <w:trPr>
          <w:trHeight w:val="110"/>
        </w:trPr>
        <w:tc>
          <w:tcPr>
            <w:cnfStyle w:val="001000000000" w:firstRow="0" w:lastRow="0" w:firstColumn="1" w:lastColumn="0" w:oddVBand="0" w:evenVBand="0" w:oddHBand="0" w:evenHBand="0" w:firstRowFirstColumn="0" w:firstRowLastColumn="0" w:lastRowFirstColumn="0" w:lastRowLastColumn="0"/>
            <w:tcW w:w="3166" w:type="dxa"/>
          </w:tcPr>
          <w:p w14:paraId="40BE64BF" w14:textId="77777777" w:rsidR="00BC7D72" w:rsidRPr="003273F1" w:rsidRDefault="00C46FBE" w:rsidP="00517A91">
            <w:pPr>
              <w:pStyle w:val="Prrafodelista"/>
              <w:ind w:left="0"/>
              <w:jc w:val="center"/>
            </w:pPr>
            <w:r w:rsidRPr="003273F1">
              <w:t>Type</w:t>
            </w:r>
          </w:p>
        </w:tc>
        <w:tc>
          <w:tcPr>
            <w:tcW w:w="3164" w:type="dxa"/>
          </w:tcPr>
          <w:p w14:paraId="632BD039"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Enum (ProjectType:{</w:t>
            </w:r>
          </w:p>
          <w:p w14:paraId="22DFF692"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JAVA,</w:t>
            </w:r>
          </w:p>
          <w:p w14:paraId="05030D0B" w14:textId="77777777" w:rsidR="00BC7D72" w:rsidRPr="003273F1" w:rsidRDefault="008C65EF" w:rsidP="008C65EF">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PYTHON,OCTAVE})</w:t>
            </w:r>
          </w:p>
        </w:tc>
        <w:tc>
          <w:tcPr>
            <w:tcW w:w="3166" w:type="dxa"/>
          </w:tcPr>
          <w:p w14:paraId="611815D8" w14:textId="77777777" w:rsidR="00BC7D72"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 del proyecto, definirá a que servicio del sistema debe acceder.</w:t>
            </w:r>
          </w:p>
        </w:tc>
      </w:tr>
      <w:tr w:rsidR="00BC7D72" w:rsidRPr="003273F1" w14:paraId="4BFA8198" w14:textId="77777777" w:rsidTr="007444E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166" w:type="dxa"/>
          </w:tcPr>
          <w:p w14:paraId="5F05FFF5" w14:textId="77777777" w:rsidR="00BC7D72" w:rsidRPr="003273F1" w:rsidRDefault="00C46FBE" w:rsidP="00517A91">
            <w:pPr>
              <w:pStyle w:val="Prrafodelista"/>
              <w:ind w:left="0"/>
              <w:jc w:val="center"/>
            </w:pPr>
            <w:r w:rsidRPr="003273F1">
              <w:t>Description</w:t>
            </w:r>
          </w:p>
        </w:tc>
        <w:tc>
          <w:tcPr>
            <w:tcW w:w="3164" w:type="dxa"/>
          </w:tcPr>
          <w:p w14:paraId="0439393E" w14:textId="77777777" w:rsidR="00BC7D72" w:rsidRPr="003273F1" w:rsidRDefault="00C46FBE"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166" w:type="dxa"/>
          </w:tcPr>
          <w:p w14:paraId="2255ADD5" w14:textId="77777777" w:rsidR="00BC7D72"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Descripción explicativa de lo que hace el proyecto.</w:t>
            </w:r>
          </w:p>
        </w:tc>
      </w:tr>
      <w:tr w:rsidR="00BC7D72" w:rsidRPr="003273F1" w14:paraId="3C96A376" w14:textId="77777777" w:rsidTr="007444EB">
        <w:trPr>
          <w:trHeight w:val="789"/>
        </w:trPr>
        <w:tc>
          <w:tcPr>
            <w:cnfStyle w:val="001000000000" w:firstRow="0" w:lastRow="0" w:firstColumn="1" w:lastColumn="0" w:oddVBand="0" w:evenVBand="0" w:oddHBand="0" w:evenHBand="0" w:firstRowFirstColumn="0" w:firstRowLastColumn="0" w:lastRowFirstColumn="0" w:lastRowLastColumn="0"/>
            <w:tcW w:w="3166" w:type="dxa"/>
          </w:tcPr>
          <w:p w14:paraId="644A8D6B" w14:textId="77777777" w:rsidR="00BC7D72" w:rsidRPr="003273F1" w:rsidRDefault="00C46FBE" w:rsidP="00517A91">
            <w:pPr>
              <w:pStyle w:val="Prrafodelista"/>
              <w:ind w:left="0"/>
              <w:jc w:val="center"/>
            </w:pPr>
            <w:r w:rsidRPr="003273F1">
              <w:t>GitRepositoryURL</w:t>
            </w:r>
          </w:p>
        </w:tc>
        <w:tc>
          <w:tcPr>
            <w:tcW w:w="3164" w:type="dxa"/>
          </w:tcPr>
          <w:p w14:paraId="1B201C9D" w14:textId="77777777" w:rsidR="00BC7D72" w:rsidRPr="003273F1" w:rsidRDefault="00BC7D72"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r w:rsidR="00C46FBE" w:rsidRPr="003273F1">
              <w:t xml:space="preserve"> (url)</w:t>
            </w:r>
          </w:p>
        </w:tc>
        <w:tc>
          <w:tcPr>
            <w:tcW w:w="3166" w:type="dxa"/>
          </w:tcPr>
          <w:p w14:paraId="39F6653D" w14:textId="77777777" w:rsidR="00BC7D72"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Dirección URL del repositorio GIT de donde sacar el código del programa.</w:t>
            </w:r>
          </w:p>
        </w:tc>
      </w:tr>
      <w:tr w:rsidR="00517A91" w:rsidRPr="003273F1" w14:paraId="1B037EBF" w14:textId="77777777" w:rsidTr="007444E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3166" w:type="dxa"/>
          </w:tcPr>
          <w:p w14:paraId="7A09B896" w14:textId="77777777" w:rsidR="00BC7D72" w:rsidRPr="003273F1" w:rsidRDefault="00C46FBE" w:rsidP="00517A91">
            <w:pPr>
              <w:pStyle w:val="Prrafodelista"/>
              <w:ind w:left="0"/>
              <w:jc w:val="center"/>
            </w:pPr>
            <w:r w:rsidRPr="003273F1">
              <w:t>User</w:t>
            </w:r>
          </w:p>
        </w:tc>
        <w:tc>
          <w:tcPr>
            <w:tcW w:w="3164" w:type="dxa"/>
          </w:tcPr>
          <w:p w14:paraId="61FB40B6" w14:textId="77777777" w:rsidR="00BC7D72" w:rsidRPr="003273F1" w:rsidRDefault="00BC7D72"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r w:rsidR="008C65EF" w:rsidRPr="003273F1">
              <w:t xml:space="preserve"> (email)</w:t>
            </w:r>
          </w:p>
        </w:tc>
        <w:tc>
          <w:tcPr>
            <w:tcW w:w="3166" w:type="dxa"/>
          </w:tcPr>
          <w:p w14:paraId="7EEE6772" w14:textId="77777777" w:rsidR="00BC7D72"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Usuario del repositorio GIT, por general suelen ser email’s.</w:t>
            </w:r>
          </w:p>
        </w:tc>
      </w:tr>
      <w:tr w:rsidR="00BC7D72" w:rsidRPr="003273F1" w14:paraId="2A99399D" w14:textId="77777777" w:rsidTr="007444EB">
        <w:trPr>
          <w:trHeight w:val="110"/>
        </w:trPr>
        <w:tc>
          <w:tcPr>
            <w:cnfStyle w:val="001000000000" w:firstRow="0" w:lastRow="0" w:firstColumn="1" w:lastColumn="0" w:oddVBand="0" w:evenVBand="0" w:oddHBand="0" w:evenHBand="0" w:firstRowFirstColumn="0" w:firstRowLastColumn="0" w:lastRowFirstColumn="0" w:lastRowLastColumn="0"/>
            <w:tcW w:w="3166" w:type="dxa"/>
          </w:tcPr>
          <w:p w14:paraId="70222273" w14:textId="77777777" w:rsidR="00BC7D72" w:rsidRPr="003273F1" w:rsidRDefault="00C46FBE" w:rsidP="00517A91">
            <w:pPr>
              <w:pStyle w:val="Prrafodelista"/>
              <w:ind w:left="0"/>
              <w:jc w:val="center"/>
            </w:pPr>
            <w:r w:rsidRPr="003273F1">
              <w:t>Password</w:t>
            </w:r>
          </w:p>
        </w:tc>
        <w:tc>
          <w:tcPr>
            <w:tcW w:w="3164" w:type="dxa"/>
          </w:tcPr>
          <w:p w14:paraId="68909767" w14:textId="77777777" w:rsidR="00BC7D72" w:rsidRPr="003273F1" w:rsidRDefault="00BC7D72"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166" w:type="dxa"/>
          </w:tcPr>
          <w:p w14:paraId="0E0D2D8D" w14:textId="77777777" w:rsidR="00BC7D72"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Contraseña del repositorio GIT</w:t>
            </w:r>
          </w:p>
        </w:tc>
      </w:tr>
      <w:tr w:rsidR="00BC7D72" w:rsidRPr="003273F1" w14:paraId="7E8B6694" w14:textId="77777777" w:rsidTr="007444EB">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3166" w:type="dxa"/>
          </w:tcPr>
          <w:p w14:paraId="53440923" w14:textId="77777777" w:rsidR="00BC7D72" w:rsidRPr="003273F1" w:rsidRDefault="00C46FBE" w:rsidP="00517A91">
            <w:pPr>
              <w:pStyle w:val="Prrafodelista"/>
              <w:ind w:left="0"/>
              <w:jc w:val="center"/>
            </w:pPr>
            <w:r w:rsidRPr="003273F1">
              <w:t>MainName</w:t>
            </w:r>
          </w:p>
        </w:tc>
        <w:tc>
          <w:tcPr>
            <w:tcW w:w="3164" w:type="dxa"/>
          </w:tcPr>
          <w:p w14:paraId="741F5A08" w14:textId="77777777" w:rsidR="00BC7D72" w:rsidRPr="003273F1" w:rsidRDefault="00BC7D72"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166" w:type="dxa"/>
          </w:tcPr>
          <w:p w14:paraId="71CDC855" w14:textId="77777777" w:rsidR="00BC7D72"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Nombre del archivo main del código a ejecutar.</w:t>
            </w:r>
          </w:p>
        </w:tc>
      </w:tr>
      <w:tr w:rsidR="00BC7D72" w:rsidRPr="003273F1" w14:paraId="2110D551" w14:textId="77777777" w:rsidTr="00FC579D">
        <w:trPr>
          <w:trHeight w:val="1041"/>
        </w:trPr>
        <w:tc>
          <w:tcPr>
            <w:cnfStyle w:val="001000000000" w:firstRow="0" w:lastRow="0" w:firstColumn="1" w:lastColumn="0" w:oddVBand="0" w:evenVBand="0" w:oddHBand="0" w:evenHBand="0" w:firstRowFirstColumn="0" w:firstRowLastColumn="0" w:lastRowFirstColumn="0" w:lastRowLastColumn="0"/>
            <w:tcW w:w="3166" w:type="dxa"/>
          </w:tcPr>
          <w:p w14:paraId="44EB25CA" w14:textId="77777777" w:rsidR="00BC7D72" w:rsidRPr="003273F1" w:rsidRDefault="00C46FBE" w:rsidP="00517A91">
            <w:pPr>
              <w:pStyle w:val="Prrafodelista"/>
              <w:ind w:left="0"/>
              <w:jc w:val="center"/>
            </w:pPr>
            <w:r w:rsidRPr="003273F1">
              <w:lastRenderedPageBreak/>
              <w:t>ResponseName</w:t>
            </w:r>
          </w:p>
        </w:tc>
        <w:tc>
          <w:tcPr>
            <w:tcW w:w="3164" w:type="dxa"/>
          </w:tcPr>
          <w:p w14:paraId="0C159120" w14:textId="77777777" w:rsidR="00BC7D72" w:rsidRPr="003273F1" w:rsidRDefault="00BC7D72" w:rsidP="00C46FBE">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166" w:type="dxa"/>
          </w:tcPr>
          <w:p w14:paraId="326D2AD4" w14:textId="77777777" w:rsidR="00BC7D72"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Nombre del archivo que se espera como respuesta tras la ejecución.</w:t>
            </w:r>
          </w:p>
        </w:tc>
      </w:tr>
      <w:tr w:rsidR="00BC7D72" w:rsidRPr="003273F1" w14:paraId="7DB26FD0" w14:textId="77777777" w:rsidTr="00FC579D">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3166" w:type="dxa"/>
          </w:tcPr>
          <w:p w14:paraId="1DD45726" w14:textId="77777777" w:rsidR="00BC7D72" w:rsidRPr="003273F1" w:rsidRDefault="00C46FBE" w:rsidP="00517A91">
            <w:pPr>
              <w:pStyle w:val="Prrafodelista"/>
              <w:ind w:left="0"/>
              <w:jc w:val="center"/>
            </w:pPr>
            <w:r w:rsidRPr="003273F1">
              <w:t>InputDescription</w:t>
            </w:r>
          </w:p>
        </w:tc>
        <w:tc>
          <w:tcPr>
            <w:tcW w:w="3164" w:type="dxa"/>
          </w:tcPr>
          <w:p w14:paraId="762014A8" w14:textId="77777777" w:rsidR="00BC7D72" w:rsidRPr="003273F1" w:rsidRDefault="00C46FBE"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166" w:type="dxa"/>
          </w:tcPr>
          <w:p w14:paraId="47C578A7" w14:textId="77777777" w:rsidR="00BC7D72"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Descripción de los argumentos de entrada que puede aceptar el proyecto.</w:t>
            </w:r>
          </w:p>
        </w:tc>
      </w:tr>
      <w:tr w:rsidR="00BC7D72" w:rsidRPr="003273F1" w14:paraId="6A703BCE" w14:textId="77777777" w:rsidTr="007444EB">
        <w:trPr>
          <w:trHeight w:val="110"/>
        </w:trPr>
        <w:tc>
          <w:tcPr>
            <w:cnfStyle w:val="001000000000" w:firstRow="0" w:lastRow="0" w:firstColumn="1" w:lastColumn="0" w:oddVBand="0" w:evenVBand="0" w:oddHBand="0" w:evenHBand="0" w:firstRowFirstColumn="0" w:firstRowLastColumn="0" w:lastRowFirstColumn="0" w:lastRowLastColumn="0"/>
            <w:tcW w:w="3166" w:type="dxa"/>
          </w:tcPr>
          <w:p w14:paraId="417873E7" w14:textId="77777777" w:rsidR="00BC7D72" w:rsidRPr="003273F1" w:rsidRDefault="00C46FBE" w:rsidP="00517A91">
            <w:pPr>
              <w:pStyle w:val="Prrafodelista"/>
              <w:ind w:left="0"/>
              <w:jc w:val="center"/>
            </w:pPr>
            <w:r w:rsidRPr="003273F1">
              <w:t>OutputDescription</w:t>
            </w:r>
          </w:p>
        </w:tc>
        <w:tc>
          <w:tcPr>
            <w:tcW w:w="3164" w:type="dxa"/>
          </w:tcPr>
          <w:p w14:paraId="450329C7" w14:textId="77777777" w:rsidR="00BC7D72" w:rsidRPr="003273F1" w:rsidRDefault="00BC7D72" w:rsidP="00C46FBE">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 xml:space="preserve">String </w:t>
            </w:r>
          </w:p>
        </w:tc>
        <w:tc>
          <w:tcPr>
            <w:tcW w:w="3166" w:type="dxa"/>
          </w:tcPr>
          <w:p w14:paraId="25668E5D" w14:textId="77777777" w:rsidR="00BC7D72"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 de los datos de salida que aparecerán tras la ejecución del proyecto.</w:t>
            </w:r>
          </w:p>
        </w:tc>
      </w:tr>
      <w:tr w:rsidR="00C46FBE" w:rsidRPr="003273F1" w14:paraId="203C7DE4" w14:textId="77777777" w:rsidTr="007444E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3166" w:type="dxa"/>
          </w:tcPr>
          <w:p w14:paraId="6EB34C9D" w14:textId="77777777" w:rsidR="00C46FBE" w:rsidRPr="003273F1" w:rsidRDefault="00C46FBE" w:rsidP="00517A91">
            <w:pPr>
              <w:pStyle w:val="Prrafodelista"/>
              <w:ind w:left="0"/>
              <w:jc w:val="center"/>
            </w:pPr>
            <w:r w:rsidRPr="003273F1">
              <w:t>DefaultInputs</w:t>
            </w:r>
          </w:p>
        </w:tc>
        <w:tc>
          <w:tcPr>
            <w:tcW w:w="3164" w:type="dxa"/>
          </w:tcPr>
          <w:p w14:paraId="6F8F09C2" w14:textId="77777777" w:rsidR="00C46FBE" w:rsidRPr="003273F1" w:rsidRDefault="00C46FBE"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166" w:type="dxa"/>
          </w:tcPr>
          <w:p w14:paraId="5D7658E0" w14:textId="77777777" w:rsidR="00C46FBE"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Conjunto de argumentos por defecto en el caso de que el usuario no pueda introducir entradas.</w:t>
            </w:r>
          </w:p>
        </w:tc>
      </w:tr>
      <w:tr w:rsidR="00C46FBE" w:rsidRPr="003273F1" w14:paraId="1F97EEF7" w14:textId="77777777" w:rsidTr="007444EB">
        <w:trPr>
          <w:trHeight w:val="110"/>
        </w:trPr>
        <w:tc>
          <w:tcPr>
            <w:cnfStyle w:val="001000000000" w:firstRow="0" w:lastRow="0" w:firstColumn="1" w:lastColumn="0" w:oddVBand="0" w:evenVBand="0" w:oddHBand="0" w:evenHBand="0" w:firstRowFirstColumn="0" w:firstRowLastColumn="0" w:lastRowFirstColumn="0" w:lastRowLastColumn="0"/>
            <w:tcW w:w="3166" w:type="dxa"/>
          </w:tcPr>
          <w:p w14:paraId="4BB6589D" w14:textId="77777777" w:rsidR="00C46FBE" w:rsidRPr="003273F1" w:rsidRDefault="00C46FBE" w:rsidP="00517A91">
            <w:pPr>
              <w:pStyle w:val="Prrafodelista"/>
              <w:ind w:left="0"/>
              <w:jc w:val="center"/>
            </w:pPr>
            <w:r w:rsidRPr="003273F1">
              <w:t>ModifyDate</w:t>
            </w:r>
          </w:p>
        </w:tc>
        <w:tc>
          <w:tcPr>
            <w:tcW w:w="3164" w:type="dxa"/>
          </w:tcPr>
          <w:p w14:paraId="2D724F23" w14:textId="77777777" w:rsidR="00C46FBE" w:rsidRPr="003273F1" w:rsidRDefault="00C46FBE"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Date</w:t>
            </w:r>
          </w:p>
        </w:tc>
        <w:tc>
          <w:tcPr>
            <w:tcW w:w="3166" w:type="dxa"/>
          </w:tcPr>
          <w:p w14:paraId="1552ABDD" w14:textId="77777777" w:rsidR="00C46FBE"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Fecha que determina la modificación de la entidad.</w:t>
            </w:r>
          </w:p>
        </w:tc>
      </w:tr>
      <w:tr w:rsidR="00C46FBE" w:rsidRPr="003273F1" w14:paraId="300A220B" w14:textId="77777777" w:rsidTr="007444E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3166" w:type="dxa"/>
          </w:tcPr>
          <w:p w14:paraId="22B73D9E" w14:textId="77777777" w:rsidR="00C46FBE" w:rsidRPr="003273F1" w:rsidRDefault="00C46FBE" w:rsidP="00517A91">
            <w:pPr>
              <w:pStyle w:val="Prrafodelista"/>
              <w:ind w:left="0"/>
              <w:jc w:val="center"/>
            </w:pPr>
            <w:r w:rsidRPr="003273F1">
              <w:t>CreationDate</w:t>
            </w:r>
          </w:p>
        </w:tc>
        <w:tc>
          <w:tcPr>
            <w:tcW w:w="3164" w:type="dxa"/>
          </w:tcPr>
          <w:p w14:paraId="6AC39F9A" w14:textId="77777777" w:rsidR="00C46FBE" w:rsidRPr="003273F1" w:rsidRDefault="00C46FBE"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Date</w:t>
            </w:r>
          </w:p>
        </w:tc>
        <w:tc>
          <w:tcPr>
            <w:tcW w:w="3166" w:type="dxa"/>
          </w:tcPr>
          <w:p w14:paraId="6DCEC28A" w14:textId="77777777" w:rsidR="00C46FBE"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Fecha que determina la creación de la entidad.</w:t>
            </w:r>
          </w:p>
        </w:tc>
      </w:tr>
      <w:tr w:rsidR="00C46FBE" w:rsidRPr="003273F1" w14:paraId="0B1F7C1F" w14:textId="77777777" w:rsidTr="007444EB">
        <w:trPr>
          <w:trHeight w:val="110"/>
        </w:trPr>
        <w:tc>
          <w:tcPr>
            <w:cnfStyle w:val="001000000000" w:firstRow="0" w:lastRow="0" w:firstColumn="1" w:lastColumn="0" w:oddVBand="0" w:evenVBand="0" w:oddHBand="0" w:evenHBand="0" w:firstRowFirstColumn="0" w:firstRowLastColumn="0" w:lastRowFirstColumn="0" w:lastRowLastColumn="0"/>
            <w:tcW w:w="3166" w:type="dxa"/>
          </w:tcPr>
          <w:p w14:paraId="0FC8C7DB" w14:textId="77777777" w:rsidR="00C46FBE" w:rsidRPr="003273F1" w:rsidRDefault="00C46FBE" w:rsidP="00517A91">
            <w:pPr>
              <w:pStyle w:val="Prrafodelista"/>
              <w:ind w:left="0"/>
              <w:jc w:val="center"/>
            </w:pPr>
            <w:r w:rsidRPr="003273F1">
              <w:t>HashCode</w:t>
            </w:r>
          </w:p>
        </w:tc>
        <w:tc>
          <w:tcPr>
            <w:tcW w:w="3164" w:type="dxa"/>
          </w:tcPr>
          <w:p w14:paraId="24A7D774" w14:textId="77777777" w:rsidR="00C46FBE" w:rsidRPr="003273F1" w:rsidRDefault="00C46FBE"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 (SHA-1)</w:t>
            </w:r>
          </w:p>
        </w:tc>
        <w:tc>
          <w:tcPr>
            <w:tcW w:w="3166" w:type="dxa"/>
          </w:tcPr>
          <w:p w14:paraId="56014E23" w14:textId="77777777" w:rsidR="00C46FBE" w:rsidRPr="003273F1" w:rsidRDefault="008C65EF" w:rsidP="00517A91">
            <w:pPr>
              <w:pStyle w:val="Prrafodelista"/>
              <w:keepNext/>
              <w:ind w:left="0"/>
              <w:jc w:val="center"/>
              <w:cnfStyle w:val="000000000000" w:firstRow="0" w:lastRow="0" w:firstColumn="0" w:lastColumn="0" w:oddVBand="0" w:evenVBand="0" w:oddHBand="0" w:evenHBand="0" w:firstRowFirstColumn="0" w:firstRowLastColumn="0" w:lastRowFirstColumn="0" w:lastRowLastColumn="0"/>
            </w:pPr>
            <w:r w:rsidRPr="003273F1">
              <w:t>Usando los datos no modificables de la entidad (Name y creationDate) conseguimos utilizando el algoritmo SHA-1 una firma única para la entidad.</w:t>
            </w:r>
          </w:p>
        </w:tc>
      </w:tr>
    </w:tbl>
    <w:p w14:paraId="51E957D9" w14:textId="77777777" w:rsidR="00B45BEE" w:rsidRPr="00B45BEE" w:rsidRDefault="00517A91" w:rsidP="00FC579D">
      <w:pPr>
        <w:pStyle w:val="Descripcin"/>
      </w:pPr>
      <w:bookmarkStart w:id="429" w:name="_Toc481185462"/>
      <w:bookmarkStart w:id="430" w:name="_Toc481603468"/>
      <w:bookmarkStart w:id="431" w:name="_Toc481603549"/>
      <w:r w:rsidRPr="003273F1">
        <w:t xml:space="preserve">Tabla </w:t>
      </w:r>
      <w:fldSimple w:instr=" STYLEREF 1 \s ">
        <w:r w:rsidR="004A56F3">
          <w:rPr>
            <w:noProof/>
          </w:rPr>
          <w:t>3</w:t>
        </w:r>
      </w:fldSimple>
      <w:r w:rsidR="004A56F3">
        <w:noBreakHyphen/>
      </w:r>
      <w:fldSimple w:instr=" SEQ Tabla \* ARABIC \s 1 ">
        <w:r w:rsidR="004A56F3">
          <w:rPr>
            <w:noProof/>
          </w:rPr>
          <w:t>3</w:t>
        </w:r>
      </w:fldSimple>
      <w:r w:rsidRPr="003273F1">
        <w:t xml:space="preserve"> (Project)</w:t>
      </w:r>
      <w:bookmarkEnd w:id="429"/>
      <w:bookmarkEnd w:id="430"/>
      <w:bookmarkEnd w:id="431"/>
    </w:p>
    <w:p w14:paraId="7FDC0E93" w14:textId="3A96F54B" w:rsidR="008C65EF" w:rsidDel="00414FBE" w:rsidRDefault="0025326B">
      <w:pPr>
        <w:pStyle w:val="Ttulo3"/>
        <w:numPr>
          <w:ilvl w:val="2"/>
          <w:numId w:val="30"/>
        </w:numPr>
        <w:rPr>
          <w:del w:id="432" w:author="Raul García Fernández" w:date="2017-07-03T16:45:00Z"/>
          <w:szCs w:val="56"/>
        </w:rPr>
        <w:pPrChange w:id="433" w:author="Raul García Fernández" w:date="2017-07-03T16:45:00Z">
          <w:pPr>
            <w:pStyle w:val="Descripcin"/>
            <w:keepNext/>
          </w:pPr>
        </w:pPrChange>
      </w:pPr>
      <w:del w:id="434" w:author="Raul García Fernández" w:date="2017-07-03T16:46:00Z">
        <w:r w:rsidRPr="003273F1" w:rsidDel="00414FBE">
          <w:rPr>
            <w:rFonts w:cs="Times New Roman"/>
            <w:szCs w:val="56"/>
          </w:rPr>
          <w:delText>MD-</w:delText>
        </w:r>
      </w:del>
      <w:del w:id="435" w:author="Raul García Fernández" w:date="2017-06-30T20:01:00Z">
        <w:r w:rsidRPr="003273F1" w:rsidDel="00A54F96">
          <w:rPr>
            <w:rFonts w:cs="Times New Roman"/>
            <w:szCs w:val="56"/>
          </w:rPr>
          <w:delText>Entidades</w:delText>
        </w:r>
      </w:del>
      <w:del w:id="436" w:author="Raul García Fernández" w:date="2017-07-03T16:46:00Z">
        <w:r w:rsidR="00517A91" w:rsidRPr="003273F1" w:rsidDel="00414FBE">
          <w:rPr>
            <w:rFonts w:cs="Times New Roman"/>
            <w:szCs w:val="56"/>
          </w:rPr>
          <w:delText>: Group</w:delText>
        </w:r>
      </w:del>
    </w:p>
    <w:p w14:paraId="7E74840A" w14:textId="77777777" w:rsidR="00414FBE" w:rsidRPr="00D72901" w:rsidRDefault="00414FBE">
      <w:pPr>
        <w:rPr>
          <w:ins w:id="437" w:author="Raul García Fernández" w:date="2017-07-03T16:46:00Z"/>
        </w:rPr>
        <w:pPrChange w:id="438" w:author="Raul García Fernández" w:date="2017-07-03T16:46:00Z">
          <w:pPr>
            <w:pStyle w:val="Ttulo3"/>
            <w:numPr>
              <w:ilvl w:val="2"/>
              <w:numId w:val="30"/>
            </w:numPr>
            <w:ind w:left="1776" w:hanging="720"/>
          </w:pPr>
        </w:pPrChange>
      </w:pPr>
    </w:p>
    <w:p w14:paraId="548AC28F" w14:textId="53DC47BA" w:rsidR="00414FBE" w:rsidRDefault="00414FBE">
      <w:pPr>
        <w:pStyle w:val="Ttulo3"/>
        <w:numPr>
          <w:ilvl w:val="2"/>
          <w:numId w:val="30"/>
        </w:numPr>
        <w:rPr>
          <w:ins w:id="439" w:author="Raul García Fernández" w:date="2017-07-03T16:46:00Z"/>
          <w:szCs w:val="56"/>
        </w:rPr>
        <w:pPrChange w:id="440" w:author="Raul García Fernández" w:date="2017-07-03T16:46:00Z">
          <w:pPr>
            <w:pStyle w:val="Descripcin"/>
            <w:keepNext/>
          </w:pPr>
        </w:pPrChange>
      </w:pPr>
      <w:bookmarkStart w:id="441" w:name="_Toc487130094"/>
      <w:ins w:id="442" w:author="Raul García Fernández" w:date="2017-07-03T16:46:00Z">
        <w:r w:rsidRPr="003273F1">
          <w:rPr>
            <w:rFonts w:cs="Times New Roman"/>
            <w:szCs w:val="56"/>
          </w:rPr>
          <w:t>MD-</w:t>
        </w:r>
        <w:r>
          <w:rPr>
            <w:rFonts w:cs="Times New Roman"/>
            <w:szCs w:val="56"/>
          </w:rPr>
          <w:t>Nodos</w:t>
        </w:r>
        <w:r w:rsidRPr="003273F1">
          <w:rPr>
            <w:rFonts w:cs="Times New Roman"/>
            <w:szCs w:val="56"/>
          </w:rPr>
          <w:t>: Group</w:t>
        </w:r>
        <w:bookmarkEnd w:id="441"/>
      </w:ins>
    </w:p>
    <w:p w14:paraId="44B87DF7" w14:textId="4C13E463" w:rsidR="00414FBE" w:rsidRPr="00D72901" w:rsidRDefault="00414FBE">
      <w:pPr>
        <w:pPrChange w:id="443" w:author="Raul García Fernández" w:date="2017-07-03T16:46:00Z">
          <w:pPr>
            <w:pStyle w:val="Descripcin"/>
            <w:keepNext/>
          </w:pPr>
        </w:pPrChange>
      </w:pPr>
      <w:ins w:id="444" w:author="Raul García Fernández" w:date="2017-07-03T16:46:00Z">
        <w:r>
          <w:t>Su objetivo es almacenar</w:t>
        </w:r>
        <w:r w:rsidRPr="003273F1">
          <w:t xml:space="preserve"> los datos ne</w:t>
        </w:r>
        <w:r>
          <w:t>cesarios para crear un grupo qué</w:t>
        </w:r>
        <w:r w:rsidRPr="003273F1">
          <w:t xml:space="preserve"> almacene proyectos y grupos. Además, contendrá los permisos de las acciones.</w:t>
        </w:r>
      </w:ins>
    </w:p>
    <w:tbl>
      <w:tblPr>
        <w:tblStyle w:val="Tabladecuadrcula4"/>
        <w:tblW w:w="9635" w:type="dxa"/>
        <w:jc w:val="center"/>
        <w:tblLook w:val="04A0" w:firstRow="1" w:lastRow="0" w:firstColumn="1" w:lastColumn="0" w:noHBand="0" w:noVBand="1"/>
      </w:tblPr>
      <w:tblGrid>
        <w:gridCol w:w="3601"/>
        <w:gridCol w:w="2755"/>
        <w:gridCol w:w="3279"/>
      </w:tblGrid>
      <w:tr w:rsidR="008C65EF" w:rsidRPr="003273F1" w14:paraId="577079F6" w14:textId="77777777" w:rsidTr="00A05358">
        <w:trPr>
          <w:cnfStyle w:val="100000000000" w:firstRow="1" w:lastRow="0" w:firstColumn="0" w:lastColumn="0" w:oddVBand="0" w:evenVBand="0" w:oddHBand="0"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3601" w:type="dxa"/>
          </w:tcPr>
          <w:p w14:paraId="72F0F87D" w14:textId="77777777" w:rsidR="008C65EF" w:rsidRPr="003273F1" w:rsidRDefault="008C65EF" w:rsidP="00517A91">
            <w:pPr>
              <w:pStyle w:val="Prrafodelista"/>
              <w:ind w:left="0"/>
              <w:jc w:val="center"/>
            </w:pPr>
            <w:r w:rsidRPr="003273F1">
              <w:t>Entidad</w:t>
            </w:r>
          </w:p>
        </w:tc>
        <w:tc>
          <w:tcPr>
            <w:tcW w:w="6034" w:type="dxa"/>
            <w:gridSpan w:val="2"/>
          </w:tcPr>
          <w:p w14:paraId="2179C467" w14:textId="77777777" w:rsidR="008C65EF" w:rsidRPr="003273F1" w:rsidRDefault="008C65EF" w:rsidP="00517A91">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3273F1">
              <w:t>Group</w:t>
            </w:r>
          </w:p>
        </w:tc>
      </w:tr>
      <w:tr w:rsidR="008C65EF" w:rsidRPr="003273F1" w:rsidDel="00414FBE" w14:paraId="318374F8" w14:textId="15BC5D6B" w:rsidTr="00A05358">
        <w:trPr>
          <w:cnfStyle w:val="000000100000" w:firstRow="0" w:lastRow="0" w:firstColumn="0" w:lastColumn="0" w:oddVBand="0" w:evenVBand="0" w:oddHBand="1" w:evenHBand="0" w:firstRowFirstColumn="0" w:firstRowLastColumn="0" w:lastRowFirstColumn="0" w:lastRowLastColumn="0"/>
          <w:trHeight w:val="775"/>
          <w:jc w:val="center"/>
          <w:del w:id="445" w:author="Raul García Fernández" w:date="2017-07-03T16:46:00Z"/>
        </w:trPr>
        <w:tc>
          <w:tcPr>
            <w:cnfStyle w:val="001000000000" w:firstRow="0" w:lastRow="0" w:firstColumn="1" w:lastColumn="0" w:oddVBand="0" w:evenVBand="0" w:oddHBand="0" w:evenHBand="0" w:firstRowFirstColumn="0" w:firstRowLastColumn="0" w:lastRowFirstColumn="0" w:lastRowLastColumn="0"/>
            <w:tcW w:w="3601" w:type="dxa"/>
          </w:tcPr>
          <w:p w14:paraId="1103A458" w14:textId="3004C8C5" w:rsidR="008C65EF" w:rsidRPr="003273F1" w:rsidDel="00414FBE" w:rsidRDefault="008C65EF" w:rsidP="00517A91">
            <w:pPr>
              <w:pStyle w:val="Prrafodelista"/>
              <w:ind w:left="0"/>
              <w:jc w:val="center"/>
              <w:rPr>
                <w:del w:id="446" w:author="Raul García Fernández" w:date="2017-07-03T16:46:00Z"/>
              </w:rPr>
            </w:pPr>
            <w:del w:id="447" w:author="Raul García Fernández" w:date="2017-07-03T16:46:00Z">
              <w:r w:rsidRPr="003273F1" w:rsidDel="00414FBE">
                <w:delText>Objetivo</w:delText>
              </w:r>
            </w:del>
          </w:p>
        </w:tc>
        <w:tc>
          <w:tcPr>
            <w:tcW w:w="6034" w:type="dxa"/>
            <w:gridSpan w:val="2"/>
          </w:tcPr>
          <w:p w14:paraId="53C46C81" w14:textId="783B4B15" w:rsidR="008C65EF" w:rsidRPr="003273F1" w:rsidDel="00414FBE" w:rsidRDefault="008C65EF" w:rsidP="008C65EF">
            <w:pPr>
              <w:pStyle w:val="Prrafodelista"/>
              <w:ind w:left="0"/>
              <w:jc w:val="center"/>
              <w:cnfStyle w:val="000000100000" w:firstRow="0" w:lastRow="0" w:firstColumn="0" w:lastColumn="0" w:oddVBand="0" w:evenVBand="0" w:oddHBand="1" w:evenHBand="0" w:firstRowFirstColumn="0" w:firstRowLastColumn="0" w:lastRowFirstColumn="0" w:lastRowLastColumn="0"/>
              <w:rPr>
                <w:del w:id="448" w:author="Raul García Fernández" w:date="2017-07-03T16:46:00Z"/>
              </w:rPr>
            </w:pPr>
            <w:del w:id="449" w:author="Raul García Fernández" w:date="2017-07-03T16:46:00Z">
              <w:r w:rsidRPr="003273F1" w:rsidDel="00414FBE">
                <w:delText>Almacena los datos ne</w:delText>
              </w:r>
              <w:r w:rsidR="00DD4F75" w:rsidDel="00414FBE">
                <w:delText>cesarios para crear un grupo qué</w:delText>
              </w:r>
              <w:r w:rsidRPr="003273F1" w:rsidDel="00414FBE">
                <w:delText xml:space="preserve"> almacene proyectos y grupos. </w:delText>
              </w:r>
              <w:r w:rsidR="007444EB" w:rsidRPr="003273F1" w:rsidDel="00414FBE">
                <w:delText>Además,</w:delText>
              </w:r>
              <w:r w:rsidRPr="003273F1" w:rsidDel="00414FBE">
                <w:delText xml:space="preserve"> contendrá los permisos de las acciones.</w:delText>
              </w:r>
            </w:del>
          </w:p>
        </w:tc>
      </w:tr>
      <w:tr w:rsidR="008C65EF" w:rsidRPr="003273F1" w14:paraId="09201935" w14:textId="77777777" w:rsidTr="00A05358">
        <w:trPr>
          <w:trHeight w:val="351"/>
          <w:jc w:val="center"/>
        </w:trPr>
        <w:tc>
          <w:tcPr>
            <w:cnfStyle w:val="001000000000" w:firstRow="0" w:lastRow="0" w:firstColumn="1" w:lastColumn="0" w:oddVBand="0" w:evenVBand="0" w:oddHBand="0" w:evenHBand="0" w:firstRowFirstColumn="0" w:firstRowLastColumn="0" w:lastRowFirstColumn="0" w:lastRowLastColumn="0"/>
            <w:tcW w:w="3601" w:type="dxa"/>
          </w:tcPr>
          <w:p w14:paraId="1B2B1B59" w14:textId="77777777" w:rsidR="008C65EF" w:rsidRPr="003273F1" w:rsidRDefault="008C65EF" w:rsidP="00517A91">
            <w:pPr>
              <w:pStyle w:val="Prrafodelista"/>
              <w:ind w:left="0"/>
              <w:jc w:val="center"/>
            </w:pPr>
            <w:r w:rsidRPr="003273F1">
              <w:t>Variable</w:t>
            </w:r>
          </w:p>
        </w:tc>
        <w:tc>
          <w:tcPr>
            <w:tcW w:w="2755" w:type="dxa"/>
          </w:tcPr>
          <w:p w14:paraId="5FC4E339"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w:t>
            </w:r>
          </w:p>
        </w:tc>
        <w:tc>
          <w:tcPr>
            <w:tcW w:w="3279" w:type="dxa"/>
          </w:tcPr>
          <w:p w14:paraId="1F4DDCE6"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w:t>
            </w:r>
          </w:p>
        </w:tc>
      </w:tr>
      <w:tr w:rsidR="008C65EF" w:rsidRPr="003273F1" w14:paraId="6203B9EE" w14:textId="77777777" w:rsidTr="00A05358">
        <w:trPr>
          <w:cnfStyle w:val="000000100000" w:firstRow="0" w:lastRow="0" w:firstColumn="0" w:lastColumn="0" w:oddVBand="0" w:evenVBand="0" w:oddHBand="1" w:evenHBand="0" w:firstRowFirstColumn="0" w:firstRowLastColumn="0" w:lastRowFirstColumn="0" w:lastRowLastColumn="0"/>
          <w:trHeight w:val="362"/>
          <w:jc w:val="center"/>
        </w:trPr>
        <w:tc>
          <w:tcPr>
            <w:cnfStyle w:val="001000000000" w:firstRow="0" w:lastRow="0" w:firstColumn="1" w:lastColumn="0" w:oddVBand="0" w:evenVBand="0" w:oddHBand="0" w:evenHBand="0" w:firstRowFirstColumn="0" w:firstRowLastColumn="0" w:lastRowFirstColumn="0" w:lastRowLastColumn="0"/>
            <w:tcW w:w="3601" w:type="dxa"/>
          </w:tcPr>
          <w:p w14:paraId="2F73BBD4" w14:textId="77777777" w:rsidR="008C65EF" w:rsidRPr="003273F1" w:rsidRDefault="008C65EF" w:rsidP="00517A91">
            <w:pPr>
              <w:pStyle w:val="Prrafodelista"/>
              <w:ind w:left="0"/>
              <w:jc w:val="center"/>
            </w:pPr>
            <w:r w:rsidRPr="003273F1">
              <w:t>Name</w:t>
            </w:r>
          </w:p>
        </w:tc>
        <w:tc>
          <w:tcPr>
            <w:tcW w:w="2755" w:type="dxa"/>
          </w:tcPr>
          <w:p w14:paraId="05F988FD" w14:textId="77777777" w:rsidR="008C65EF"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String </w:t>
            </w:r>
          </w:p>
        </w:tc>
        <w:tc>
          <w:tcPr>
            <w:tcW w:w="3279" w:type="dxa"/>
          </w:tcPr>
          <w:p w14:paraId="510904A3" w14:textId="77777777" w:rsidR="008C65EF" w:rsidRPr="003273F1" w:rsidRDefault="008C65EF" w:rsidP="008C65EF">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Nombre del grupo</w:t>
            </w:r>
          </w:p>
        </w:tc>
      </w:tr>
      <w:tr w:rsidR="008C65EF" w:rsidRPr="003273F1" w14:paraId="5480D430" w14:textId="77777777" w:rsidTr="00A05358">
        <w:trPr>
          <w:trHeight w:val="775"/>
          <w:jc w:val="center"/>
        </w:trPr>
        <w:tc>
          <w:tcPr>
            <w:cnfStyle w:val="001000000000" w:firstRow="0" w:lastRow="0" w:firstColumn="1" w:lastColumn="0" w:oddVBand="0" w:evenVBand="0" w:oddHBand="0" w:evenHBand="0" w:firstRowFirstColumn="0" w:firstRowLastColumn="0" w:lastRowFirstColumn="0" w:lastRowLastColumn="0"/>
            <w:tcW w:w="3601" w:type="dxa"/>
          </w:tcPr>
          <w:p w14:paraId="4400BBB3" w14:textId="77777777" w:rsidR="008C65EF" w:rsidRPr="003273F1" w:rsidRDefault="008C65EF" w:rsidP="00517A91">
            <w:pPr>
              <w:pStyle w:val="Prrafodelista"/>
              <w:ind w:left="0"/>
              <w:jc w:val="center"/>
            </w:pPr>
            <w:r w:rsidRPr="003273F1">
              <w:t>Type</w:t>
            </w:r>
          </w:p>
        </w:tc>
        <w:tc>
          <w:tcPr>
            <w:tcW w:w="2755" w:type="dxa"/>
          </w:tcPr>
          <w:p w14:paraId="6B2D8C81"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Enum (GroupType:{</w:t>
            </w:r>
          </w:p>
          <w:p w14:paraId="4D741FD5"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PUBLIC,</w:t>
            </w:r>
          </w:p>
          <w:p w14:paraId="7AF608AA" w14:textId="77777777" w:rsidR="008C65EF" w:rsidRPr="003273F1" w:rsidRDefault="008C65EF" w:rsidP="008C65EF">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PRIVATE,MAIN})</w:t>
            </w:r>
          </w:p>
        </w:tc>
        <w:tc>
          <w:tcPr>
            <w:tcW w:w="3279" w:type="dxa"/>
          </w:tcPr>
          <w:p w14:paraId="4BB75D3D" w14:textId="77777777" w:rsidR="008C65EF" w:rsidRPr="003273F1" w:rsidRDefault="008C65EF" w:rsidP="00DA5FC3">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 xml:space="preserve">Tipo del </w:t>
            </w:r>
            <w:r w:rsidR="00DA5FC3" w:rsidRPr="003273F1">
              <w:t>grupo</w:t>
            </w:r>
            <w:r w:rsidRPr="003273F1">
              <w:t>, definirá</w:t>
            </w:r>
            <w:r w:rsidR="00DD4F75">
              <w:t xml:space="preserve"> </w:t>
            </w:r>
            <w:r w:rsidR="00DA5FC3" w:rsidRPr="003273F1">
              <w:t>que propiedades de acceso tendrá el grupo</w:t>
            </w:r>
            <w:r w:rsidRPr="003273F1">
              <w:t>.</w:t>
            </w:r>
          </w:p>
        </w:tc>
      </w:tr>
      <w:tr w:rsidR="008C65EF" w:rsidRPr="003273F1" w14:paraId="5C1EB683" w14:textId="77777777" w:rsidTr="00A05358">
        <w:trPr>
          <w:cnfStyle w:val="000000100000" w:firstRow="0" w:lastRow="0" w:firstColumn="0" w:lastColumn="0" w:oddVBand="0" w:evenVBand="0" w:oddHBand="1"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3601" w:type="dxa"/>
          </w:tcPr>
          <w:p w14:paraId="6D5905E8" w14:textId="77777777" w:rsidR="008C65EF" w:rsidRPr="003273F1" w:rsidRDefault="008C65EF" w:rsidP="00517A91">
            <w:pPr>
              <w:pStyle w:val="Prrafodelista"/>
              <w:ind w:left="0"/>
              <w:jc w:val="center"/>
            </w:pPr>
            <w:r w:rsidRPr="003273F1">
              <w:t>Description</w:t>
            </w:r>
          </w:p>
        </w:tc>
        <w:tc>
          <w:tcPr>
            <w:tcW w:w="2755" w:type="dxa"/>
          </w:tcPr>
          <w:p w14:paraId="0B4498A2" w14:textId="77777777" w:rsidR="008C65EF"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279" w:type="dxa"/>
          </w:tcPr>
          <w:p w14:paraId="61A0425C" w14:textId="77777777" w:rsidR="008C65EF" w:rsidRPr="003273F1" w:rsidRDefault="008C65EF" w:rsidP="00DA5FC3">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Descripción explicativa </w:t>
            </w:r>
            <w:r w:rsidR="00DA5FC3" w:rsidRPr="003273F1">
              <w:t>del grupo</w:t>
            </w:r>
          </w:p>
        </w:tc>
      </w:tr>
      <w:tr w:rsidR="008C65EF" w:rsidRPr="003273F1" w14:paraId="72342ABF" w14:textId="77777777" w:rsidTr="00A05358">
        <w:trPr>
          <w:trHeight w:val="568"/>
          <w:jc w:val="center"/>
        </w:trPr>
        <w:tc>
          <w:tcPr>
            <w:cnfStyle w:val="001000000000" w:firstRow="0" w:lastRow="0" w:firstColumn="1" w:lastColumn="0" w:oddVBand="0" w:evenVBand="0" w:oddHBand="0" w:evenHBand="0" w:firstRowFirstColumn="0" w:firstRowLastColumn="0" w:lastRowFirstColumn="0" w:lastRowLastColumn="0"/>
            <w:tcW w:w="3601" w:type="dxa"/>
          </w:tcPr>
          <w:p w14:paraId="214C996E" w14:textId="77777777" w:rsidR="008C65EF" w:rsidRPr="003273F1" w:rsidRDefault="00DA5FC3" w:rsidP="00517A91">
            <w:pPr>
              <w:pStyle w:val="Prrafodelista"/>
              <w:ind w:left="0"/>
              <w:jc w:val="center"/>
            </w:pPr>
            <w:r w:rsidRPr="003273F1">
              <w:t>CreationDate</w:t>
            </w:r>
          </w:p>
        </w:tc>
        <w:tc>
          <w:tcPr>
            <w:tcW w:w="2755" w:type="dxa"/>
          </w:tcPr>
          <w:p w14:paraId="12A6E2A3" w14:textId="77777777" w:rsidR="008C65EF"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Date</w:t>
            </w:r>
          </w:p>
        </w:tc>
        <w:tc>
          <w:tcPr>
            <w:tcW w:w="3279" w:type="dxa"/>
          </w:tcPr>
          <w:p w14:paraId="27513A3E" w14:textId="77777777" w:rsidR="008C65EF"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Fecha de creación del grupo.</w:t>
            </w:r>
          </w:p>
        </w:tc>
      </w:tr>
      <w:tr w:rsidR="008C65EF" w:rsidRPr="003273F1" w14:paraId="7BD81F51" w14:textId="77777777" w:rsidTr="00A05358">
        <w:trPr>
          <w:cnfStyle w:val="000000100000" w:firstRow="0" w:lastRow="0" w:firstColumn="0" w:lastColumn="0" w:oddVBand="0" w:evenVBand="0" w:oddHBand="1" w:evenHBand="0" w:firstRowFirstColumn="0" w:firstRowLastColumn="0" w:lastRowFirstColumn="0" w:lastRowLastColumn="0"/>
          <w:trHeight w:val="775"/>
          <w:jc w:val="center"/>
        </w:trPr>
        <w:tc>
          <w:tcPr>
            <w:cnfStyle w:val="001000000000" w:firstRow="0" w:lastRow="0" w:firstColumn="1" w:lastColumn="0" w:oddVBand="0" w:evenVBand="0" w:oddHBand="0" w:evenHBand="0" w:firstRowFirstColumn="0" w:firstRowLastColumn="0" w:lastRowFirstColumn="0" w:lastRowLastColumn="0"/>
            <w:tcW w:w="3601" w:type="dxa"/>
          </w:tcPr>
          <w:p w14:paraId="5658D380" w14:textId="77777777" w:rsidR="008C65EF" w:rsidRPr="003273F1" w:rsidRDefault="00DA5FC3" w:rsidP="00517A91">
            <w:pPr>
              <w:pStyle w:val="Prrafodelista"/>
              <w:ind w:left="0"/>
              <w:jc w:val="center"/>
            </w:pPr>
            <w:r w:rsidRPr="003273F1">
              <w:lastRenderedPageBreak/>
              <w:t>SharingGroupPermissions</w:t>
            </w:r>
          </w:p>
        </w:tc>
        <w:tc>
          <w:tcPr>
            <w:tcW w:w="2755" w:type="dxa"/>
          </w:tcPr>
          <w:p w14:paraId="28B6C7EB" w14:textId="77777777" w:rsidR="008C65EF" w:rsidRPr="003273F1" w:rsidRDefault="00DA5FC3"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279" w:type="dxa"/>
          </w:tcPr>
          <w:p w14:paraId="072043DD" w14:textId="77777777" w:rsidR="008C65EF" w:rsidRPr="003273F1" w:rsidRDefault="00DA5FC3"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Conjunto de permisos “YES” o “NO” Que modifican los permisos</w:t>
            </w:r>
          </w:p>
        </w:tc>
      </w:tr>
      <w:tr w:rsidR="008C65EF" w:rsidRPr="003273F1" w14:paraId="32EA0A68" w14:textId="77777777" w:rsidTr="00A05358">
        <w:trPr>
          <w:trHeight w:val="786"/>
          <w:jc w:val="center"/>
        </w:trPr>
        <w:tc>
          <w:tcPr>
            <w:cnfStyle w:val="001000000000" w:firstRow="0" w:lastRow="0" w:firstColumn="1" w:lastColumn="0" w:oddVBand="0" w:evenVBand="0" w:oddHBand="0" w:evenHBand="0" w:firstRowFirstColumn="0" w:firstRowLastColumn="0" w:lastRowFirstColumn="0" w:lastRowLastColumn="0"/>
            <w:tcW w:w="3601" w:type="dxa"/>
          </w:tcPr>
          <w:p w14:paraId="2D3662CF" w14:textId="77777777" w:rsidR="008C65EF" w:rsidRPr="003273F1" w:rsidRDefault="00DA5FC3" w:rsidP="00517A91">
            <w:pPr>
              <w:pStyle w:val="Prrafodelista"/>
              <w:ind w:left="0"/>
              <w:jc w:val="center"/>
            </w:pPr>
            <w:r w:rsidRPr="003273F1">
              <w:t>GroupCreationPermissions</w:t>
            </w:r>
          </w:p>
        </w:tc>
        <w:tc>
          <w:tcPr>
            <w:tcW w:w="2755" w:type="dxa"/>
          </w:tcPr>
          <w:p w14:paraId="1A7966C2" w14:textId="77777777" w:rsidR="008C65EF"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279" w:type="dxa"/>
          </w:tcPr>
          <w:p w14:paraId="3E67E5DC" w14:textId="77777777" w:rsidR="008C65EF"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Conjunto de permisos “YES” o “NO” Que modifican los permisos</w:t>
            </w:r>
          </w:p>
        </w:tc>
      </w:tr>
      <w:tr w:rsidR="008C65EF" w:rsidRPr="003273F1" w14:paraId="7E72D488" w14:textId="77777777" w:rsidTr="00A05358">
        <w:trPr>
          <w:cnfStyle w:val="000000100000" w:firstRow="0" w:lastRow="0" w:firstColumn="0" w:lastColumn="0" w:oddVBand="0" w:evenVBand="0" w:oddHBand="1"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3601" w:type="dxa"/>
          </w:tcPr>
          <w:p w14:paraId="579DF752" w14:textId="77777777" w:rsidR="008C65EF" w:rsidRPr="003273F1" w:rsidRDefault="00DA5FC3" w:rsidP="00517A91">
            <w:pPr>
              <w:pStyle w:val="Prrafodelista"/>
              <w:ind w:left="0"/>
              <w:jc w:val="center"/>
            </w:pPr>
            <w:r w:rsidRPr="003273F1">
              <w:t>MemberGestionPermissions</w:t>
            </w:r>
          </w:p>
        </w:tc>
        <w:tc>
          <w:tcPr>
            <w:tcW w:w="2755" w:type="dxa"/>
          </w:tcPr>
          <w:p w14:paraId="6225DFD3" w14:textId="77777777" w:rsidR="008C65EF"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r w:rsidR="00DA5FC3" w:rsidRPr="003273F1">
              <w:t>[]</w:t>
            </w:r>
          </w:p>
        </w:tc>
        <w:tc>
          <w:tcPr>
            <w:tcW w:w="3279" w:type="dxa"/>
          </w:tcPr>
          <w:p w14:paraId="62089617" w14:textId="77777777" w:rsidR="008C65EF" w:rsidRPr="003273F1" w:rsidRDefault="00DA5FC3"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Conjunto de permisos “YES” o “NO” Que modifican los permisos</w:t>
            </w:r>
          </w:p>
        </w:tc>
      </w:tr>
      <w:tr w:rsidR="00DA5FC3" w:rsidRPr="003273F1" w14:paraId="2D599871" w14:textId="77777777" w:rsidTr="00A05358">
        <w:trPr>
          <w:trHeight w:val="99"/>
          <w:jc w:val="center"/>
        </w:trPr>
        <w:tc>
          <w:tcPr>
            <w:cnfStyle w:val="001000000000" w:firstRow="0" w:lastRow="0" w:firstColumn="1" w:lastColumn="0" w:oddVBand="0" w:evenVBand="0" w:oddHBand="0" w:evenHBand="0" w:firstRowFirstColumn="0" w:firstRowLastColumn="0" w:lastRowFirstColumn="0" w:lastRowLastColumn="0"/>
            <w:tcW w:w="3601" w:type="dxa"/>
          </w:tcPr>
          <w:p w14:paraId="16505FFE" w14:textId="77777777" w:rsidR="00DA5FC3" w:rsidRPr="003273F1" w:rsidRDefault="00DA5FC3" w:rsidP="00517A91">
            <w:pPr>
              <w:pStyle w:val="Prrafodelista"/>
              <w:ind w:left="0"/>
              <w:jc w:val="center"/>
            </w:pPr>
            <w:r w:rsidRPr="003273F1">
              <w:t>ProjectPropertiesPermissions</w:t>
            </w:r>
          </w:p>
        </w:tc>
        <w:tc>
          <w:tcPr>
            <w:tcW w:w="2755" w:type="dxa"/>
          </w:tcPr>
          <w:p w14:paraId="247F4D0C" w14:textId="77777777" w:rsidR="00DA5FC3"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279" w:type="dxa"/>
          </w:tcPr>
          <w:p w14:paraId="42BB7A8F" w14:textId="77777777" w:rsidR="00DA5FC3"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Conjunto de permisos “YES” o “NO” Que modifican los permisos</w:t>
            </w:r>
          </w:p>
        </w:tc>
      </w:tr>
      <w:tr w:rsidR="00DA5FC3" w:rsidRPr="003273F1" w14:paraId="4A4BFDF8" w14:textId="77777777" w:rsidTr="00A05358">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3601" w:type="dxa"/>
          </w:tcPr>
          <w:p w14:paraId="6139EE61" w14:textId="77777777" w:rsidR="00DA5FC3" w:rsidRPr="003273F1" w:rsidRDefault="00DA5FC3" w:rsidP="00517A91">
            <w:pPr>
              <w:pStyle w:val="Prrafodelista"/>
              <w:ind w:left="0"/>
              <w:jc w:val="center"/>
            </w:pPr>
            <w:r w:rsidRPr="003273F1">
              <w:t>Hashcode</w:t>
            </w:r>
          </w:p>
        </w:tc>
        <w:tc>
          <w:tcPr>
            <w:tcW w:w="2755" w:type="dxa"/>
          </w:tcPr>
          <w:p w14:paraId="067AFC73" w14:textId="77777777" w:rsidR="00DA5FC3" w:rsidRPr="003273F1" w:rsidRDefault="00DA5FC3"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String(SHA-1)</w:t>
            </w:r>
          </w:p>
        </w:tc>
        <w:tc>
          <w:tcPr>
            <w:tcW w:w="3279" w:type="dxa"/>
          </w:tcPr>
          <w:p w14:paraId="373368E6" w14:textId="77777777" w:rsidR="00DA5FC3" w:rsidRPr="003273F1" w:rsidRDefault="00DA5FC3" w:rsidP="00517A91">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sidRPr="003273F1">
              <w:t>Usando los datos no modificables de la entidad (Name , creationDate y type) conseguimos utilizando el algoritmo SHA-1 una firma única para la entidad.</w:t>
            </w:r>
          </w:p>
        </w:tc>
      </w:tr>
    </w:tbl>
    <w:p w14:paraId="605AF8B2" w14:textId="77777777" w:rsidR="00B45BEE" w:rsidRPr="00B45BEE" w:rsidRDefault="00517A91" w:rsidP="00B45BEE">
      <w:pPr>
        <w:pStyle w:val="Descripcin"/>
      </w:pPr>
      <w:bookmarkStart w:id="450" w:name="_Toc481185463"/>
      <w:bookmarkStart w:id="451" w:name="_Toc481603469"/>
      <w:bookmarkStart w:id="452" w:name="_Toc481603550"/>
      <w:r w:rsidRPr="003273F1">
        <w:t xml:space="preserve">Tabla </w:t>
      </w:r>
      <w:fldSimple w:instr=" STYLEREF 1 \s ">
        <w:r w:rsidR="004A56F3">
          <w:rPr>
            <w:noProof/>
          </w:rPr>
          <w:t>3</w:t>
        </w:r>
      </w:fldSimple>
      <w:r w:rsidR="004A56F3">
        <w:noBreakHyphen/>
      </w:r>
      <w:fldSimple w:instr=" SEQ Tabla \* ARABIC \s 1 ">
        <w:r w:rsidR="004A56F3">
          <w:rPr>
            <w:noProof/>
          </w:rPr>
          <w:t>4</w:t>
        </w:r>
      </w:fldSimple>
      <w:r w:rsidRPr="003273F1">
        <w:t xml:space="preserve">  (Group)</w:t>
      </w:r>
      <w:bookmarkEnd w:id="450"/>
      <w:bookmarkEnd w:id="451"/>
      <w:bookmarkEnd w:id="452"/>
    </w:p>
    <w:p w14:paraId="1D03AA32" w14:textId="6AF6B036" w:rsidR="002B5CEE" w:rsidRDefault="0025326B" w:rsidP="007444EB">
      <w:pPr>
        <w:pStyle w:val="Ttulo3"/>
        <w:numPr>
          <w:ilvl w:val="2"/>
          <w:numId w:val="30"/>
        </w:numPr>
        <w:rPr>
          <w:ins w:id="453" w:author="Raul García Fernández" w:date="2017-07-03T16:47:00Z"/>
          <w:rFonts w:cs="Times New Roman"/>
          <w:szCs w:val="56"/>
        </w:rPr>
      </w:pPr>
      <w:bookmarkStart w:id="454" w:name="_Toc487130095"/>
      <w:r w:rsidRPr="003273F1">
        <w:rPr>
          <w:rFonts w:cs="Times New Roman"/>
          <w:szCs w:val="56"/>
        </w:rPr>
        <w:t>MD-</w:t>
      </w:r>
      <w:del w:id="455" w:author="Raul García Fernández" w:date="2017-06-30T20:01:00Z">
        <w:r w:rsidRPr="003273F1" w:rsidDel="00A54F96">
          <w:rPr>
            <w:rFonts w:cs="Times New Roman"/>
            <w:szCs w:val="56"/>
          </w:rPr>
          <w:delText>Entidades</w:delText>
        </w:r>
      </w:del>
      <w:ins w:id="456" w:author="Raul García Fernández" w:date="2017-06-30T20:01:00Z">
        <w:r w:rsidR="00A54F96">
          <w:rPr>
            <w:rFonts w:cs="Times New Roman"/>
            <w:szCs w:val="56"/>
          </w:rPr>
          <w:t>Nodos</w:t>
        </w:r>
      </w:ins>
      <w:r w:rsidR="00517A91" w:rsidRPr="003273F1">
        <w:rPr>
          <w:rFonts w:cs="Times New Roman"/>
          <w:szCs w:val="56"/>
        </w:rPr>
        <w:t xml:space="preserve">: </w:t>
      </w:r>
      <w:r w:rsidR="002B5CEE" w:rsidRPr="003273F1">
        <w:rPr>
          <w:rFonts w:cs="Times New Roman"/>
          <w:szCs w:val="56"/>
        </w:rPr>
        <w:t>Ejecuciones</w:t>
      </w:r>
      <w:bookmarkEnd w:id="454"/>
    </w:p>
    <w:p w14:paraId="14D3092C" w14:textId="3B27471C" w:rsidR="00414FBE" w:rsidRPr="00D72901" w:rsidRDefault="00414FBE">
      <w:pPr>
        <w:pPrChange w:id="457" w:author="Raul García Fernández" w:date="2017-07-03T16:47:00Z">
          <w:pPr>
            <w:pStyle w:val="Ttulo3"/>
            <w:numPr>
              <w:ilvl w:val="2"/>
              <w:numId w:val="30"/>
            </w:numPr>
            <w:ind w:left="1776" w:hanging="720"/>
          </w:pPr>
        </w:pPrChange>
      </w:pPr>
      <w:ins w:id="458" w:author="Raul García Fernández" w:date="2017-07-03T16:47:00Z">
        <w:r>
          <w:t>Su objetivo es almacenar</w:t>
        </w:r>
        <w:r w:rsidRPr="003273F1">
          <w:t xml:space="preserve"> los datos de una ejecución. Para saber su estado y su resultado.</w:t>
        </w:r>
      </w:ins>
    </w:p>
    <w:p w14:paraId="30A4F85D" w14:textId="77777777" w:rsidR="00517A91" w:rsidRPr="003273F1" w:rsidRDefault="00517A91" w:rsidP="00517A91"/>
    <w:tbl>
      <w:tblPr>
        <w:tblStyle w:val="Tabladecuadrcula4"/>
        <w:tblW w:w="9649" w:type="dxa"/>
        <w:jc w:val="center"/>
        <w:tblLook w:val="04A0" w:firstRow="1" w:lastRow="0" w:firstColumn="1" w:lastColumn="0" w:noHBand="0" w:noVBand="1"/>
      </w:tblPr>
      <w:tblGrid>
        <w:gridCol w:w="3450"/>
        <w:gridCol w:w="2716"/>
        <w:gridCol w:w="3483"/>
      </w:tblGrid>
      <w:tr w:rsidR="00517A91" w:rsidRPr="003273F1" w14:paraId="77B1DA93" w14:textId="77777777" w:rsidTr="00DD4F75">
        <w:trPr>
          <w:cnfStyle w:val="100000000000" w:firstRow="1" w:lastRow="0" w:firstColumn="0" w:lastColumn="0" w:oddVBand="0" w:evenVBand="0" w:oddHBand="0"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3450" w:type="dxa"/>
          </w:tcPr>
          <w:p w14:paraId="43D8C41A" w14:textId="77777777" w:rsidR="00517A91" w:rsidRPr="003273F1" w:rsidRDefault="00517A91" w:rsidP="00517A91">
            <w:pPr>
              <w:pStyle w:val="Prrafodelista"/>
              <w:ind w:left="0"/>
              <w:jc w:val="center"/>
            </w:pPr>
            <w:r w:rsidRPr="003273F1">
              <w:t>Entidad</w:t>
            </w:r>
          </w:p>
        </w:tc>
        <w:tc>
          <w:tcPr>
            <w:tcW w:w="6199" w:type="dxa"/>
            <w:gridSpan w:val="2"/>
          </w:tcPr>
          <w:p w14:paraId="6DE7FBC0" w14:textId="77777777" w:rsidR="00517A91" w:rsidRPr="003273F1" w:rsidRDefault="00517A91" w:rsidP="00517A91">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3273F1">
              <w:t>Execution</w:t>
            </w:r>
          </w:p>
        </w:tc>
      </w:tr>
      <w:tr w:rsidR="00517A91" w:rsidRPr="003273F1" w:rsidDel="00414FBE" w14:paraId="6E7CA6D3" w14:textId="2BCD9E5A" w:rsidTr="00DD4F75">
        <w:trPr>
          <w:cnfStyle w:val="000000100000" w:firstRow="0" w:lastRow="0" w:firstColumn="0" w:lastColumn="0" w:oddVBand="0" w:evenVBand="0" w:oddHBand="1" w:evenHBand="0" w:firstRowFirstColumn="0" w:firstRowLastColumn="0" w:lastRowFirstColumn="0" w:lastRowLastColumn="0"/>
          <w:trHeight w:val="816"/>
          <w:jc w:val="center"/>
          <w:del w:id="459" w:author="Raul García Fernández" w:date="2017-07-03T16:47:00Z"/>
        </w:trPr>
        <w:tc>
          <w:tcPr>
            <w:cnfStyle w:val="001000000000" w:firstRow="0" w:lastRow="0" w:firstColumn="1" w:lastColumn="0" w:oddVBand="0" w:evenVBand="0" w:oddHBand="0" w:evenHBand="0" w:firstRowFirstColumn="0" w:firstRowLastColumn="0" w:lastRowFirstColumn="0" w:lastRowLastColumn="0"/>
            <w:tcW w:w="3450" w:type="dxa"/>
          </w:tcPr>
          <w:p w14:paraId="7D1B33E8" w14:textId="6A3C88BD" w:rsidR="00517A91" w:rsidRPr="003273F1" w:rsidDel="00414FBE" w:rsidRDefault="00517A91" w:rsidP="00517A91">
            <w:pPr>
              <w:pStyle w:val="Prrafodelista"/>
              <w:ind w:left="0"/>
              <w:jc w:val="center"/>
              <w:rPr>
                <w:del w:id="460" w:author="Raul García Fernández" w:date="2017-07-03T16:47:00Z"/>
              </w:rPr>
            </w:pPr>
            <w:del w:id="461" w:author="Raul García Fernández" w:date="2017-07-03T16:47:00Z">
              <w:r w:rsidRPr="003273F1" w:rsidDel="00414FBE">
                <w:delText>Objetivo</w:delText>
              </w:r>
            </w:del>
          </w:p>
        </w:tc>
        <w:tc>
          <w:tcPr>
            <w:tcW w:w="6199" w:type="dxa"/>
            <w:gridSpan w:val="2"/>
          </w:tcPr>
          <w:p w14:paraId="17A34AE3" w14:textId="297FEDAC" w:rsidR="00517A91" w:rsidRPr="003273F1" w:rsidDel="00414FBE" w:rsidRDefault="00517A9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rPr>
                <w:del w:id="462" w:author="Raul García Fernández" w:date="2017-07-03T16:47:00Z"/>
              </w:rPr>
            </w:pPr>
            <w:del w:id="463" w:author="Raul García Fernández" w:date="2017-07-03T16:47:00Z">
              <w:r w:rsidRPr="003273F1" w:rsidDel="00414FBE">
                <w:delText>Almacena los datos de una ejecución. Para saber su estado y su resultado.</w:delText>
              </w:r>
            </w:del>
          </w:p>
        </w:tc>
      </w:tr>
      <w:tr w:rsidR="00517A91" w:rsidRPr="003273F1" w14:paraId="153B7AB4" w14:textId="77777777" w:rsidTr="00DD4F75">
        <w:trPr>
          <w:trHeight w:val="529"/>
          <w:jc w:val="center"/>
        </w:trPr>
        <w:tc>
          <w:tcPr>
            <w:cnfStyle w:val="001000000000" w:firstRow="0" w:lastRow="0" w:firstColumn="1" w:lastColumn="0" w:oddVBand="0" w:evenVBand="0" w:oddHBand="0" w:evenHBand="0" w:firstRowFirstColumn="0" w:firstRowLastColumn="0" w:lastRowFirstColumn="0" w:lastRowLastColumn="0"/>
            <w:tcW w:w="3450" w:type="dxa"/>
          </w:tcPr>
          <w:p w14:paraId="3F18EDFB" w14:textId="77777777" w:rsidR="00517A91" w:rsidRPr="003273F1" w:rsidRDefault="00517A91" w:rsidP="00517A91">
            <w:pPr>
              <w:pStyle w:val="Prrafodelista"/>
              <w:ind w:left="0"/>
              <w:jc w:val="center"/>
            </w:pPr>
            <w:r w:rsidRPr="003273F1">
              <w:t>Variable</w:t>
            </w:r>
          </w:p>
        </w:tc>
        <w:tc>
          <w:tcPr>
            <w:tcW w:w="2716" w:type="dxa"/>
          </w:tcPr>
          <w:p w14:paraId="3A6E7D71" w14:textId="77777777" w:rsidR="00517A91" w:rsidRPr="003273F1" w:rsidRDefault="00517A9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w:t>
            </w:r>
          </w:p>
        </w:tc>
        <w:tc>
          <w:tcPr>
            <w:tcW w:w="3483" w:type="dxa"/>
          </w:tcPr>
          <w:p w14:paraId="3BCF27ED" w14:textId="77777777" w:rsidR="00517A91" w:rsidRPr="003273F1" w:rsidRDefault="00517A9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w:t>
            </w:r>
          </w:p>
        </w:tc>
      </w:tr>
      <w:tr w:rsidR="00517A91" w:rsidRPr="003273F1" w14:paraId="14A7D2AE" w14:textId="77777777" w:rsidTr="00DD4F75">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3450" w:type="dxa"/>
          </w:tcPr>
          <w:p w14:paraId="25DF096F" w14:textId="77777777" w:rsidR="00517A91" w:rsidRPr="003273F1" w:rsidRDefault="00412910" w:rsidP="00517A91">
            <w:pPr>
              <w:pStyle w:val="Prrafodelista"/>
              <w:ind w:left="0"/>
              <w:jc w:val="center"/>
            </w:pPr>
            <w:r w:rsidRPr="003273F1">
              <w:t>creationDate</w:t>
            </w:r>
          </w:p>
        </w:tc>
        <w:tc>
          <w:tcPr>
            <w:tcW w:w="2716" w:type="dxa"/>
          </w:tcPr>
          <w:p w14:paraId="7879AA15" w14:textId="77777777" w:rsidR="00517A91" w:rsidRPr="003273F1" w:rsidRDefault="005C4F4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Date</w:t>
            </w:r>
            <w:r w:rsidR="00517A91" w:rsidRPr="003273F1">
              <w:t xml:space="preserve"> </w:t>
            </w:r>
          </w:p>
        </w:tc>
        <w:tc>
          <w:tcPr>
            <w:tcW w:w="3483" w:type="dxa"/>
          </w:tcPr>
          <w:p w14:paraId="6E7EE1C2" w14:textId="77777777" w:rsidR="00517A91" w:rsidRPr="003273F1" w:rsidRDefault="005C4F4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Fecha de creación de la entidad ejecución. También servirá como fecha de inicio de la ejecución.</w:t>
            </w:r>
          </w:p>
        </w:tc>
      </w:tr>
      <w:tr w:rsidR="00517A91" w:rsidRPr="003273F1" w14:paraId="61E0C5B0" w14:textId="77777777" w:rsidTr="00DD4F75">
        <w:trPr>
          <w:trHeight w:val="1134"/>
          <w:jc w:val="center"/>
        </w:trPr>
        <w:tc>
          <w:tcPr>
            <w:cnfStyle w:val="001000000000" w:firstRow="0" w:lastRow="0" w:firstColumn="1" w:lastColumn="0" w:oddVBand="0" w:evenVBand="0" w:oddHBand="0" w:evenHBand="0" w:firstRowFirstColumn="0" w:firstRowLastColumn="0" w:lastRowFirstColumn="0" w:lastRowLastColumn="0"/>
            <w:tcW w:w="3450" w:type="dxa"/>
          </w:tcPr>
          <w:p w14:paraId="054A12CA" w14:textId="77777777" w:rsidR="00517A91" w:rsidRPr="003273F1" w:rsidRDefault="00412910" w:rsidP="00517A91">
            <w:pPr>
              <w:pStyle w:val="Prrafodelista"/>
              <w:ind w:left="0"/>
              <w:jc w:val="center"/>
            </w:pPr>
            <w:r w:rsidRPr="003273F1">
              <w:t>StateOfExecution</w:t>
            </w:r>
          </w:p>
        </w:tc>
        <w:tc>
          <w:tcPr>
            <w:tcW w:w="2716" w:type="dxa"/>
          </w:tcPr>
          <w:p w14:paraId="05BF7DFE" w14:textId="77777777" w:rsidR="00517A91" w:rsidRPr="0074144E" w:rsidRDefault="00517A9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n-US"/>
                <w:rPrChange w:id="464" w:author="RAQUEL BLANCO AGUIRRE" w:date="2017-06-28T16:31:00Z">
                  <w:rPr/>
                </w:rPrChange>
              </w:rPr>
            </w:pPr>
            <w:r w:rsidRPr="0074144E">
              <w:rPr>
                <w:lang w:val="en-US"/>
                <w:rPrChange w:id="465" w:author="RAQUEL BLANCO AGUIRRE" w:date="2017-06-28T16:31:00Z">
                  <w:rPr/>
                </w:rPrChange>
              </w:rPr>
              <w:t>Enum (</w:t>
            </w:r>
            <w:r w:rsidR="005C4F41" w:rsidRPr="0074144E">
              <w:rPr>
                <w:lang w:val="en-US"/>
                <w:rPrChange w:id="466" w:author="RAQUEL BLANCO AGUIRRE" w:date="2017-06-28T16:31:00Z">
                  <w:rPr/>
                </w:rPrChange>
              </w:rPr>
              <w:t>Execution</w:t>
            </w:r>
            <w:r w:rsidRPr="0074144E">
              <w:rPr>
                <w:lang w:val="en-US"/>
                <w:rPrChange w:id="467" w:author="RAQUEL BLANCO AGUIRRE" w:date="2017-06-28T16:31:00Z">
                  <w:rPr/>
                </w:rPrChange>
              </w:rPr>
              <w:t>Type:{</w:t>
            </w:r>
          </w:p>
          <w:p w14:paraId="1E512C01" w14:textId="77777777" w:rsidR="00517A91" w:rsidRPr="0074144E" w:rsidRDefault="005C4F4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n-US"/>
                <w:rPrChange w:id="468" w:author="RAQUEL BLANCO AGUIRRE" w:date="2017-06-28T16:31:00Z">
                  <w:rPr/>
                </w:rPrChange>
              </w:rPr>
            </w:pPr>
            <w:r w:rsidRPr="0074144E">
              <w:rPr>
                <w:lang w:val="en-US"/>
                <w:rPrChange w:id="469" w:author="RAQUEL BLANCO AGUIRRE" w:date="2017-06-28T16:31:00Z">
                  <w:rPr/>
                </w:rPrChange>
              </w:rPr>
              <w:t>STARTED</w:t>
            </w:r>
            <w:r w:rsidR="00517A91" w:rsidRPr="0074144E">
              <w:rPr>
                <w:lang w:val="en-US"/>
                <w:rPrChange w:id="470" w:author="RAQUEL BLANCO AGUIRRE" w:date="2017-06-28T16:31:00Z">
                  <w:rPr/>
                </w:rPrChange>
              </w:rPr>
              <w:t>,</w:t>
            </w:r>
          </w:p>
          <w:p w14:paraId="2B11D4B7" w14:textId="77777777" w:rsidR="005C4F41" w:rsidRPr="0074144E" w:rsidRDefault="005C4F4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n-US"/>
                <w:rPrChange w:id="471" w:author="RAQUEL BLANCO AGUIRRE" w:date="2017-06-28T16:31:00Z">
                  <w:rPr/>
                </w:rPrChange>
              </w:rPr>
            </w:pPr>
            <w:r w:rsidRPr="0074144E">
              <w:rPr>
                <w:lang w:val="en-US"/>
                <w:rPrChange w:id="472" w:author="RAQUEL BLANCO AGUIRRE" w:date="2017-06-28T16:31:00Z">
                  <w:rPr/>
                </w:rPrChange>
              </w:rPr>
              <w:t>FINISH_WITH_ERROR</w:t>
            </w:r>
            <w:r w:rsidR="00517A91" w:rsidRPr="0074144E">
              <w:rPr>
                <w:lang w:val="en-US"/>
                <w:rPrChange w:id="473" w:author="RAQUEL BLANCO AGUIRRE" w:date="2017-06-28T16:31:00Z">
                  <w:rPr/>
                </w:rPrChange>
              </w:rPr>
              <w:t>,</w:t>
            </w:r>
          </w:p>
          <w:p w14:paraId="661A4CB7" w14:textId="77777777" w:rsidR="005C4F41" w:rsidRPr="003273F1" w:rsidRDefault="005C4F4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FINISH_SUCCESS,</w:t>
            </w:r>
          </w:p>
          <w:p w14:paraId="19FDF953" w14:textId="77777777" w:rsidR="00517A91" w:rsidRPr="003273F1" w:rsidRDefault="005C4F4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RUNNING</w:t>
            </w:r>
            <w:r w:rsidR="00517A91" w:rsidRPr="003273F1">
              <w:t>})</w:t>
            </w:r>
          </w:p>
        </w:tc>
        <w:tc>
          <w:tcPr>
            <w:tcW w:w="3483" w:type="dxa"/>
          </w:tcPr>
          <w:p w14:paraId="3F52ADC2" w14:textId="77777777" w:rsidR="00517A91" w:rsidRPr="003273F1" w:rsidRDefault="005C4F41" w:rsidP="005C4F4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Estado de ejecución. Representará el estado actual en el que se encuentra la ejecución.</w:t>
            </w:r>
          </w:p>
        </w:tc>
      </w:tr>
      <w:tr w:rsidR="00517A91" w:rsidRPr="003273F1" w14:paraId="03FD31AD" w14:textId="77777777" w:rsidTr="00DD4F75">
        <w:trPr>
          <w:cnfStyle w:val="000000100000" w:firstRow="0" w:lastRow="0" w:firstColumn="0" w:lastColumn="0" w:oddVBand="0" w:evenVBand="0" w:oddHBand="1" w:evenHBand="0" w:firstRowFirstColumn="0" w:firstRowLastColumn="0" w:lastRowFirstColumn="0" w:lastRowLastColumn="0"/>
          <w:trHeight w:val="832"/>
          <w:jc w:val="center"/>
        </w:trPr>
        <w:tc>
          <w:tcPr>
            <w:cnfStyle w:val="001000000000" w:firstRow="0" w:lastRow="0" w:firstColumn="1" w:lastColumn="0" w:oddVBand="0" w:evenVBand="0" w:oddHBand="0" w:evenHBand="0" w:firstRowFirstColumn="0" w:firstRowLastColumn="0" w:lastRowFirstColumn="0" w:lastRowLastColumn="0"/>
            <w:tcW w:w="3450" w:type="dxa"/>
          </w:tcPr>
          <w:p w14:paraId="070CE574" w14:textId="77777777" w:rsidR="00517A91" w:rsidRPr="003273F1" w:rsidRDefault="00412910" w:rsidP="00517A91">
            <w:pPr>
              <w:pStyle w:val="Prrafodelista"/>
              <w:ind w:left="0"/>
              <w:jc w:val="center"/>
            </w:pPr>
            <w:r w:rsidRPr="003273F1">
              <w:t>GroupOfExecution</w:t>
            </w:r>
          </w:p>
        </w:tc>
        <w:tc>
          <w:tcPr>
            <w:tcW w:w="2716" w:type="dxa"/>
          </w:tcPr>
          <w:p w14:paraId="14CB57EE" w14:textId="77777777" w:rsidR="00517A91" w:rsidRPr="003273F1" w:rsidRDefault="00517A9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483" w:type="dxa"/>
          </w:tcPr>
          <w:p w14:paraId="57F8EF32" w14:textId="77777777" w:rsidR="00517A91" w:rsidRPr="003273F1" w:rsidRDefault="005C4F4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Nombre del grupo en el que se está ejecutando el proyecto. Es mera información para el usuario.</w:t>
            </w:r>
          </w:p>
        </w:tc>
      </w:tr>
      <w:tr w:rsidR="00517A91" w:rsidRPr="003273F1" w14:paraId="04DCB15C" w14:textId="77777777" w:rsidTr="00DD4F75">
        <w:trPr>
          <w:trHeight w:val="832"/>
          <w:jc w:val="center"/>
        </w:trPr>
        <w:tc>
          <w:tcPr>
            <w:cnfStyle w:val="001000000000" w:firstRow="0" w:lastRow="0" w:firstColumn="1" w:lastColumn="0" w:oddVBand="0" w:evenVBand="0" w:oddHBand="0" w:evenHBand="0" w:firstRowFirstColumn="0" w:firstRowLastColumn="0" w:lastRowFirstColumn="0" w:lastRowLastColumn="0"/>
            <w:tcW w:w="3450" w:type="dxa"/>
          </w:tcPr>
          <w:p w14:paraId="23676B87" w14:textId="77777777" w:rsidR="00517A91" w:rsidRPr="003273F1" w:rsidRDefault="00412910" w:rsidP="00517A91">
            <w:pPr>
              <w:pStyle w:val="Prrafodelista"/>
              <w:ind w:left="0"/>
              <w:jc w:val="center"/>
            </w:pPr>
            <w:r w:rsidRPr="003273F1">
              <w:t>InputJson</w:t>
            </w:r>
          </w:p>
        </w:tc>
        <w:tc>
          <w:tcPr>
            <w:tcW w:w="2716" w:type="dxa"/>
          </w:tcPr>
          <w:p w14:paraId="5194DDED" w14:textId="77777777" w:rsidR="00517A91" w:rsidRPr="003273F1" w:rsidRDefault="00FE3320"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483" w:type="dxa"/>
          </w:tcPr>
          <w:p w14:paraId="5712BCAA" w14:textId="77777777" w:rsidR="00517A91" w:rsidRPr="003273F1" w:rsidRDefault="00FE3320"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Conjunto de entradas utilizadas para la ejecución del proyecto.</w:t>
            </w:r>
          </w:p>
        </w:tc>
      </w:tr>
      <w:tr w:rsidR="00517A91" w:rsidRPr="003273F1" w14:paraId="17308C10" w14:textId="77777777" w:rsidTr="00DD4F75">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3450" w:type="dxa"/>
          </w:tcPr>
          <w:p w14:paraId="218CC39B" w14:textId="77777777" w:rsidR="00517A91" w:rsidRPr="003273F1" w:rsidRDefault="00412910" w:rsidP="00517A91">
            <w:pPr>
              <w:pStyle w:val="Prrafodelista"/>
              <w:ind w:left="0"/>
              <w:jc w:val="center"/>
            </w:pPr>
            <w:r w:rsidRPr="003273F1">
              <w:lastRenderedPageBreak/>
              <w:t>Response</w:t>
            </w:r>
          </w:p>
        </w:tc>
        <w:tc>
          <w:tcPr>
            <w:tcW w:w="2716" w:type="dxa"/>
          </w:tcPr>
          <w:p w14:paraId="3038D917" w14:textId="77777777" w:rsidR="00517A91" w:rsidRPr="003273F1" w:rsidRDefault="00FE3320"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String(JSON)</w:t>
            </w:r>
          </w:p>
        </w:tc>
        <w:tc>
          <w:tcPr>
            <w:tcW w:w="3483" w:type="dxa"/>
          </w:tcPr>
          <w:p w14:paraId="0FED21A6" w14:textId="77777777" w:rsidR="00517A91" w:rsidRPr="003273F1" w:rsidRDefault="00FE3320"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Respuesta de la </w:t>
            </w:r>
            <w:r w:rsidR="0025326B" w:rsidRPr="003273F1">
              <w:t>ejecución</w:t>
            </w:r>
            <w:r w:rsidRPr="003273F1">
              <w:t xml:space="preserve"> </w:t>
            </w:r>
            <w:r w:rsidR="0025326B" w:rsidRPr="003273F1">
              <w:t>deberá</w:t>
            </w:r>
            <w:r w:rsidRPr="003273F1">
              <w:t xml:space="preserve"> estar en formato JSON Stringify.</w:t>
            </w:r>
          </w:p>
        </w:tc>
      </w:tr>
      <w:tr w:rsidR="00517A91" w:rsidRPr="003273F1" w14:paraId="34A5F9BC" w14:textId="77777777" w:rsidTr="00DD4F75">
        <w:trPr>
          <w:trHeight w:val="1149"/>
          <w:jc w:val="center"/>
        </w:trPr>
        <w:tc>
          <w:tcPr>
            <w:cnfStyle w:val="001000000000" w:firstRow="0" w:lastRow="0" w:firstColumn="1" w:lastColumn="0" w:oddVBand="0" w:evenVBand="0" w:oddHBand="0" w:evenHBand="0" w:firstRowFirstColumn="0" w:firstRowLastColumn="0" w:lastRowFirstColumn="0" w:lastRowLastColumn="0"/>
            <w:tcW w:w="3450" w:type="dxa"/>
          </w:tcPr>
          <w:p w14:paraId="3C7A027A" w14:textId="77777777" w:rsidR="00517A91" w:rsidRPr="003273F1" w:rsidRDefault="00412910" w:rsidP="00517A91">
            <w:pPr>
              <w:pStyle w:val="Prrafodelista"/>
              <w:ind w:left="0"/>
              <w:jc w:val="center"/>
            </w:pPr>
            <w:r w:rsidRPr="003273F1">
              <w:t>Console</w:t>
            </w:r>
          </w:p>
        </w:tc>
        <w:tc>
          <w:tcPr>
            <w:tcW w:w="2716" w:type="dxa"/>
          </w:tcPr>
          <w:p w14:paraId="2FBDD2CB" w14:textId="77777777" w:rsidR="00517A91" w:rsidRPr="003273F1" w:rsidRDefault="00FE3320"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483" w:type="dxa"/>
          </w:tcPr>
          <w:p w14:paraId="204C92BC" w14:textId="77777777" w:rsidR="00517A91" w:rsidRPr="003273F1" w:rsidRDefault="00FE3320"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Respuesta interna de los servicios.</w:t>
            </w:r>
          </w:p>
        </w:tc>
      </w:tr>
      <w:tr w:rsidR="00517A91" w:rsidRPr="003273F1" w14:paraId="0C6A04F2" w14:textId="77777777" w:rsidTr="00DD4F75">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3450" w:type="dxa"/>
          </w:tcPr>
          <w:p w14:paraId="5E6A670E" w14:textId="77777777" w:rsidR="00517A91" w:rsidRPr="003273F1" w:rsidRDefault="00412910" w:rsidP="00517A91">
            <w:pPr>
              <w:pStyle w:val="Prrafodelista"/>
              <w:ind w:left="0"/>
              <w:jc w:val="center"/>
            </w:pPr>
            <w:r w:rsidRPr="003273F1">
              <w:t>FinishDate</w:t>
            </w:r>
          </w:p>
        </w:tc>
        <w:tc>
          <w:tcPr>
            <w:tcW w:w="2716" w:type="dxa"/>
          </w:tcPr>
          <w:p w14:paraId="3300620C" w14:textId="77777777" w:rsidR="00517A91" w:rsidRPr="003273F1" w:rsidRDefault="00FE3320"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Date</w:t>
            </w:r>
          </w:p>
        </w:tc>
        <w:tc>
          <w:tcPr>
            <w:tcW w:w="3483" w:type="dxa"/>
          </w:tcPr>
          <w:p w14:paraId="30BE37A8" w14:textId="77777777" w:rsidR="00517A91" w:rsidRPr="003273F1" w:rsidRDefault="00FE3320"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Fecha que indica la finalización de la </w:t>
            </w:r>
            <w:r w:rsidR="0025326B" w:rsidRPr="003273F1">
              <w:t>ejecución</w:t>
            </w:r>
            <w:r w:rsidRPr="003273F1">
              <w:t>.</w:t>
            </w:r>
          </w:p>
        </w:tc>
      </w:tr>
      <w:tr w:rsidR="00517A91" w:rsidRPr="003273F1" w14:paraId="0CC30CE4" w14:textId="77777777" w:rsidTr="00DD4F75">
        <w:trPr>
          <w:trHeight w:val="1149"/>
          <w:jc w:val="center"/>
        </w:trPr>
        <w:tc>
          <w:tcPr>
            <w:cnfStyle w:val="001000000000" w:firstRow="0" w:lastRow="0" w:firstColumn="1" w:lastColumn="0" w:oddVBand="0" w:evenVBand="0" w:oddHBand="0" w:evenHBand="0" w:firstRowFirstColumn="0" w:firstRowLastColumn="0" w:lastRowFirstColumn="0" w:lastRowLastColumn="0"/>
            <w:tcW w:w="3450" w:type="dxa"/>
          </w:tcPr>
          <w:p w14:paraId="5A4C7461" w14:textId="77777777" w:rsidR="00517A91" w:rsidRPr="003273F1" w:rsidRDefault="00412910" w:rsidP="00517A91">
            <w:pPr>
              <w:pStyle w:val="Prrafodelista"/>
              <w:ind w:left="0"/>
              <w:jc w:val="center"/>
            </w:pPr>
            <w:r w:rsidRPr="003273F1">
              <w:t>HashCode</w:t>
            </w:r>
          </w:p>
        </w:tc>
        <w:tc>
          <w:tcPr>
            <w:tcW w:w="2716" w:type="dxa"/>
          </w:tcPr>
          <w:p w14:paraId="42199D7B" w14:textId="77777777" w:rsidR="00517A91" w:rsidRPr="003273F1" w:rsidRDefault="00FE3320"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 (SHA-1)</w:t>
            </w:r>
          </w:p>
        </w:tc>
        <w:tc>
          <w:tcPr>
            <w:tcW w:w="3483" w:type="dxa"/>
          </w:tcPr>
          <w:p w14:paraId="6BBB5544" w14:textId="77777777" w:rsidR="00517A91" w:rsidRPr="003273F1" w:rsidRDefault="00517A9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Conjunto de permisos “YES” o “NO” Que modifican los permisos</w:t>
            </w:r>
          </w:p>
        </w:tc>
      </w:tr>
      <w:tr w:rsidR="00517A91" w:rsidRPr="003273F1" w14:paraId="3CB1E762" w14:textId="77777777" w:rsidTr="00DD4F75">
        <w:trPr>
          <w:cnfStyle w:val="000000100000" w:firstRow="0" w:lastRow="0" w:firstColumn="0" w:lastColumn="0" w:oddVBand="0" w:evenVBand="0" w:oddHBand="1" w:evenHBand="0" w:firstRowFirstColumn="0" w:firstRowLastColumn="0" w:lastRowFirstColumn="0" w:lastRowLastColumn="0"/>
          <w:trHeight w:val="1557"/>
          <w:jc w:val="center"/>
        </w:trPr>
        <w:tc>
          <w:tcPr>
            <w:cnfStyle w:val="001000000000" w:firstRow="0" w:lastRow="0" w:firstColumn="1" w:lastColumn="0" w:oddVBand="0" w:evenVBand="0" w:oddHBand="0" w:evenHBand="0" w:firstRowFirstColumn="0" w:firstRowLastColumn="0" w:lastRowFirstColumn="0" w:lastRowLastColumn="0"/>
            <w:tcW w:w="3450" w:type="dxa"/>
          </w:tcPr>
          <w:p w14:paraId="31D22B9E" w14:textId="77777777" w:rsidR="00517A91" w:rsidRPr="003273F1" w:rsidRDefault="00412910" w:rsidP="00517A91">
            <w:pPr>
              <w:pStyle w:val="Prrafodelista"/>
              <w:ind w:left="0"/>
              <w:jc w:val="center"/>
            </w:pPr>
            <w:r w:rsidRPr="003273F1">
              <w:t>NameExecution</w:t>
            </w:r>
          </w:p>
        </w:tc>
        <w:tc>
          <w:tcPr>
            <w:tcW w:w="2716" w:type="dxa"/>
          </w:tcPr>
          <w:p w14:paraId="66E02D5B" w14:textId="77777777" w:rsidR="00517A91" w:rsidRPr="003273F1" w:rsidRDefault="00517A9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483" w:type="dxa"/>
          </w:tcPr>
          <w:p w14:paraId="4138D78C" w14:textId="77777777" w:rsidR="00517A91" w:rsidRPr="003273F1" w:rsidRDefault="00FE3320"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Nombre del Project que va se va a ejecutar. Este será el nombre de la </w:t>
            </w:r>
            <w:r w:rsidR="0025326B" w:rsidRPr="003273F1">
              <w:t>ejecución</w:t>
            </w:r>
            <w:r w:rsidRPr="003273F1">
              <w:t>.</w:t>
            </w:r>
          </w:p>
        </w:tc>
      </w:tr>
    </w:tbl>
    <w:p w14:paraId="1006660F" w14:textId="77777777" w:rsidR="00E0697E" w:rsidRDefault="00E0697E">
      <w:pPr>
        <w:spacing w:after="0"/>
        <w:rPr>
          <w:rFonts w:eastAsia="Times New Roman"/>
          <w:lang w:eastAsia="es-ES"/>
        </w:rPr>
      </w:pPr>
    </w:p>
    <w:p w14:paraId="6085FD8D" w14:textId="77777777" w:rsidR="007444EB" w:rsidRPr="003273F1" w:rsidRDefault="007444EB" w:rsidP="002B5CEE">
      <w:pPr>
        <w:pStyle w:val="Prrafodelista"/>
        <w:ind w:left="1776"/>
      </w:pPr>
    </w:p>
    <w:p w14:paraId="0F5CFB98" w14:textId="1927E4A0" w:rsidR="0025326B" w:rsidRPr="003273F1" w:rsidDel="00997CD8" w:rsidRDefault="00E0697E" w:rsidP="00B07029">
      <w:pPr>
        <w:pStyle w:val="Ttulo2"/>
        <w:numPr>
          <w:ilvl w:val="1"/>
          <w:numId w:val="30"/>
        </w:numPr>
        <w:rPr>
          <w:del w:id="474" w:author="RAQUEL BLANCO AGUIRRE" w:date="2017-06-28T17:16:00Z"/>
          <w:rFonts w:cs="Times New Roman"/>
        </w:rPr>
      </w:pPr>
      <w:commentRangeStart w:id="475"/>
      <w:r>
        <w:rPr>
          <w:rFonts w:cs="Times New Roman"/>
        </w:rPr>
        <w:t xml:space="preserve"> </w:t>
      </w:r>
      <w:del w:id="476" w:author="RAQUEL BLANCO AGUIRRE" w:date="2017-06-28T17:16:00Z">
        <w:r w:rsidR="0025326B" w:rsidRPr="003273F1" w:rsidDel="00997CD8">
          <w:rPr>
            <w:rFonts w:cs="Times New Roman"/>
          </w:rPr>
          <w:delText>Modelo de datos - Neo4j</w:delText>
        </w:r>
        <w:r w:rsidR="008F3DB2" w:rsidRPr="003273F1" w:rsidDel="00997CD8">
          <w:rPr>
            <w:rFonts w:cs="Times New Roman"/>
          </w:rPr>
          <w:delText>:</w:delText>
        </w:r>
        <w:bookmarkStart w:id="477" w:name="_Toc486675934"/>
        <w:bookmarkStart w:id="478" w:name="_Toc487130096"/>
        <w:bookmarkEnd w:id="477"/>
        <w:bookmarkEnd w:id="478"/>
      </w:del>
    </w:p>
    <w:p w14:paraId="7D2CA2DF" w14:textId="44D57126" w:rsidR="008F3DB2" w:rsidRPr="003273F1" w:rsidDel="00997CD8" w:rsidRDefault="008F3DB2">
      <w:pPr>
        <w:pStyle w:val="Ttulo2"/>
        <w:numPr>
          <w:ilvl w:val="1"/>
          <w:numId w:val="30"/>
        </w:numPr>
        <w:rPr>
          <w:del w:id="479" w:author="RAQUEL BLANCO AGUIRRE" w:date="2017-06-28T17:16:00Z"/>
        </w:rPr>
        <w:pPrChange w:id="480" w:author="RAQUEL BLANCO AGUIRRE" w:date="2017-06-28T17:16:00Z">
          <w:pPr>
            <w:pStyle w:val="Prrafodelista"/>
            <w:ind w:left="1128"/>
          </w:pPr>
        </w:pPrChange>
      </w:pPr>
      <w:bookmarkStart w:id="481" w:name="_Toc486675935"/>
      <w:bookmarkStart w:id="482" w:name="_Toc487130097"/>
      <w:bookmarkEnd w:id="481"/>
      <w:bookmarkEnd w:id="482"/>
    </w:p>
    <w:p w14:paraId="34714F1B" w14:textId="4784B210" w:rsidR="008F3DB2" w:rsidRPr="003273F1" w:rsidDel="00997CD8" w:rsidRDefault="001158D5">
      <w:pPr>
        <w:pStyle w:val="Ttulo2"/>
        <w:numPr>
          <w:ilvl w:val="1"/>
          <w:numId w:val="30"/>
        </w:numPr>
        <w:rPr>
          <w:del w:id="483" w:author="RAQUEL BLANCO AGUIRRE" w:date="2017-06-28T17:16:00Z"/>
          <w:rFonts w:cs="Times New Roman"/>
          <w:szCs w:val="56"/>
        </w:rPr>
        <w:pPrChange w:id="484" w:author="RAQUEL BLANCO AGUIRRE" w:date="2017-06-28T17:16:00Z">
          <w:pPr>
            <w:pStyle w:val="Ttulo3"/>
            <w:numPr>
              <w:ilvl w:val="2"/>
              <w:numId w:val="30"/>
            </w:numPr>
            <w:ind w:left="1776" w:hanging="720"/>
          </w:pPr>
        </w:pPrChange>
      </w:pPr>
      <w:del w:id="485" w:author="RAQUEL BLANCO AGUIRRE" w:date="2017-06-28T17:16:00Z">
        <w:r w:rsidRPr="003273F1" w:rsidDel="00997CD8">
          <w:rPr>
            <w:rFonts w:cs="Times New Roman"/>
            <w:szCs w:val="56"/>
          </w:rPr>
          <w:delText>MD-</w:delText>
        </w:r>
        <w:r w:rsidR="008F3DB2" w:rsidRPr="003273F1" w:rsidDel="00997CD8">
          <w:rPr>
            <w:rFonts w:cs="Times New Roman"/>
            <w:szCs w:val="56"/>
          </w:rPr>
          <w:delText>Neo4j</w:delText>
        </w:r>
        <w:r w:rsidRPr="003273F1" w:rsidDel="00997CD8">
          <w:rPr>
            <w:rFonts w:cs="Times New Roman"/>
            <w:szCs w:val="56"/>
          </w:rPr>
          <w:delText xml:space="preserve"> Introducción</w:delText>
        </w:r>
        <w:r w:rsidR="008F3DB2" w:rsidRPr="003273F1" w:rsidDel="00997CD8">
          <w:rPr>
            <w:rFonts w:cs="Times New Roman"/>
            <w:szCs w:val="56"/>
          </w:rPr>
          <w:delText>:</w:delText>
        </w:r>
        <w:bookmarkStart w:id="486" w:name="_Toc486675936"/>
        <w:bookmarkStart w:id="487" w:name="_Toc487130098"/>
        <w:bookmarkEnd w:id="486"/>
        <w:bookmarkEnd w:id="487"/>
      </w:del>
    </w:p>
    <w:p w14:paraId="79F48FA7" w14:textId="60E7A89E" w:rsidR="001158D5" w:rsidRPr="003273F1" w:rsidDel="00997CD8" w:rsidRDefault="001158D5">
      <w:pPr>
        <w:pStyle w:val="Ttulo2"/>
        <w:numPr>
          <w:ilvl w:val="1"/>
          <w:numId w:val="30"/>
        </w:numPr>
        <w:rPr>
          <w:del w:id="488" w:author="RAQUEL BLANCO AGUIRRE" w:date="2017-06-28T17:16:00Z"/>
        </w:rPr>
        <w:pPrChange w:id="489" w:author="RAQUEL BLANCO AGUIRRE" w:date="2017-06-28T17:16:00Z">
          <w:pPr/>
        </w:pPrChange>
      </w:pPr>
      <w:bookmarkStart w:id="490" w:name="_Toc486675937"/>
      <w:bookmarkStart w:id="491" w:name="_Toc487130099"/>
      <w:bookmarkEnd w:id="490"/>
      <w:bookmarkEnd w:id="491"/>
    </w:p>
    <w:p w14:paraId="3637F97F" w14:textId="30E7F72B" w:rsidR="008F3DB2" w:rsidDel="00997CD8" w:rsidRDefault="008F3DB2">
      <w:pPr>
        <w:pStyle w:val="Ttulo2"/>
        <w:numPr>
          <w:ilvl w:val="1"/>
          <w:numId w:val="30"/>
        </w:numPr>
        <w:rPr>
          <w:del w:id="492" w:author="RAQUEL BLANCO AGUIRRE" w:date="2017-06-28T17:16:00Z"/>
        </w:rPr>
        <w:pPrChange w:id="493" w:author="RAQUEL BLANCO AGUIRRE" w:date="2017-06-28T17:16:00Z">
          <w:pPr>
            <w:ind w:firstLine="708"/>
          </w:pPr>
        </w:pPrChange>
      </w:pPr>
      <w:del w:id="494" w:author="RAQUEL BLANCO AGUIRRE" w:date="2017-06-28T17:16:00Z">
        <w:r w:rsidRPr="003273F1" w:rsidDel="00997CD8">
          <w:delText>Neo4j es una base de datos N</w:delText>
        </w:r>
      </w:del>
      <w:del w:id="495" w:author="RAQUEL BLANCO AGUIRRE" w:date="2017-06-28T16:50:00Z">
        <w:r w:rsidRPr="003273F1" w:rsidDel="0074144E">
          <w:delText>O-</w:delText>
        </w:r>
      </w:del>
      <w:del w:id="496" w:author="RAQUEL BLANCO AGUIRRE" w:date="2017-06-28T17:16:00Z">
        <w:r w:rsidR="007444EB" w:rsidRPr="003273F1" w:rsidDel="00997CD8">
          <w:delText>SQL orientada</w:delText>
        </w:r>
        <w:r w:rsidRPr="003273F1" w:rsidDel="00997CD8">
          <w:delText xml:space="preserve"> a grafos.</w:delText>
        </w:r>
      </w:del>
      <w:del w:id="497" w:author="RAQUEL BLANCO AGUIRRE" w:date="2017-06-28T17:04:00Z">
        <w:r w:rsidRPr="003273F1" w:rsidDel="003840AB">
          <w:delText xml:space="preserve"> N</w:delText>
        </w:r>
      </w:del>
      <w:del w:id="498" w:author="RAQUEL BLANCO AGUIRRE" w:date="2017-06-28T17:03:00Z">
        <w:r w:rsidRPr="003273F1" w:rsidDel="00B83D62">
          <w:delText>O-</w:delText>
        </w:r>
      </w:del>
      <w:del w:id="499" w:author="RAQUEL BLANCO AGUIRRE" w:date="2017-06-28T17:04:00Z">
        <w:r w:rsidRPr="003273F1" w:rsidDel="003840AB">
          <w:delText>SQL significa que no es una base de datos basada en el motor relacional de SQL.</w:delText>
        </w:r>
      </w:del>
      <w:del w:id="500" w:author="RAQUEL BLANCO AGUIRRE" w:date="2017-06-28T17:16:00Z">
        <w:r w:rsidRPr="003273F1" w:rsidDel="00997CD8">
          <w:delText xml:space="preserve"> Neo4j </w:delText>
        </w:r>
      </w:del>
      <w:del w:id="501" w:author="RAQUEL BLANCO AGUIRRE" w:date="2017-06-28T17:04:00Z">
        <w:r w:rsidRPr="003273F1" w:rsidDel="003840AB">
          <w:delText xml:space="preserve">en vez de </w:delText>
        </w:r>
      </w:del>
      <w:del w:id="502" w:author="RAQUEL BLANCO AGUIRRE" w:date="2017-06-28T17:16:00Z">
        <w:r w:rsidRPr="003273F1" w:rsidDel="00997CD8">
          <w:delText xml:space="preserve">guardar la información </w:delText>
        </w:r>
      </w:del>
      <w:del w:id="503" w:author="RAQUEL BLANCO AGUIRRE" w:date="2017-06-28T17:05:00Z">
        <w:r w:rsidRPr="003273F1" w:rsidDel="003840AB">
          <w:delText xml:space="preserve">en disco mediante tablas como </w:delText>
        </w:r>
        <w:r w:rsidR="001158D5" w:rsidRPr="003273F1" w:rsidDel="003840AB">
          <w:delText>podría</w:delText>
        </w:r>
        <w:r w:rsidRPr="003273F1" w:rsidDel="003840AB">
          <w:delText xml:space="preserve"> hacer </w:delText>
        </w:r>
        <w:r w:rsidR="00963A30" w:rsidRPr="003273F1" w:rsidDel="003840AB">
          <w:delText>SQL</w:delText>
        </w:r>
        <w:r w:rsidR="00963A30" w:rsidDel="003840AB">
          <w:delText>,</w:delText>
        </w:r>
        <w:r w:rsidR="00963A30" w:rsidRPr="003273F1" w:rsidDel="003840AB">
          <w:delText xml:space="preserve"> lo</w:delText>
        </w:r>
      </w:del>
      <w:del w:id="504" w:author="RAQUEL BLANCO AGUIRRE" w:date="2017-06-28T17:16:00Z">
        <w:r w:rsidRPr="003273F1" w:rsidDel="00997CD8">
          <w:delText xml:space="preserve"> ha</w:delText>
        </w:r>
        <w:r w:rsidR="001158D5" w:rsidRPr="003273F1" w:rsidDel="00997CD8">
          <w:delText>ce en grafos con referencias o “flechas” que unen las entidades.  Un ejemplo de la estructura seria la siguiente:</w:delText>
        </w:r>
        <w:bookmarkStart w:id="505" w:name="_Toc486675938"/>
        <w:bookmarkStart w:id="506" w:name="_Toc487130100"/>
        <w:bookmarkEnd w:id="505"/>
        <w:bookmarkEnd w:id="506"/>
      </w:del>
    </w:p>
    <w:p w14:paraId="1C6B527C" w14:textId="4E01F36E" w:rsidR="007444EB" w:rsidRPr="003273F1" w:rsidDel="00997CD8" w:rsidRDefault="007444EB">
      <w:pPr>
        <w:pStyle w:val="Ttulo2"/>
        <w:numPr>
          <w:ilvl w:val="1"/>
          <w:numId w:val="30"/>
        </w:numPr>
        <w:rPr>
          <w:del w:id="507" w:author="RAQUEL BLANCO AGUIRRE" w:date="2017-06-28T17:16:00Z"/>
        </w:rPr>
        <w:pPrChange w:id="508" w:author="RAQUEL BLANCO AGUIRRE" w:date="2017-06-28T17:16:00Z">
          <w:pPr>
            <w:ind w:firstLine="708"/>
          </w:pPr>
        </w:pPrChange>
      </w:pPr>
      <w:bookmarkStart w:id="509" w:name="_Toc486675939"/>
      <w:bookmarkStart w:id="510" w:name="_Toc487130101"/>
      <w:bookmarkEnd w:id="509"/>
      <w:bookmarkEnd w:id="510"/>
    </w:p>
    <w:p w14:paraId="5C480E40" w14:textId="4A5DAD4B" w:rsidR="0062219C" w:rsidRPr="003273F1" w:rsidDel="00997CD8" w:rsidRDefault="001158D5">
      <w:pPr>
        <w:pStyle w:val="Ttulo2"/>
        <w:numPr>
          <w:ilvl w:val="1"/>
          <w:numId w:val="30"/>
        </w:numPr>
        <w:rPr>
          <w:del w:id="511" w:author="RAQUEL BLANCO AGUIRRE" w:date="2017-06-28T17:16:00Z"/>
        </w:rPr>
        <w:pPrChange w:id="512" w:author="RAQUEL BLANCO AGUIRRE" w:date="2017-06-28T17:16:00Z">
          <w:pPr>
            <w:keepNext/>
            <w:ind w:firstLine="708"/>
            <w:jc w:val="center"/>
          </w:pPr>
        </w:pPrChange>
      </w:pPr>
      <w:del w:id="513" w:author="RAQUEL BLANCO AGUIRRE" w:date="2017-06-28T17:16:00Z">
        <w:r w:rsidRPr="003273F1" w:rsidDel="00997CD8">
          <w:rPr>
            <w:noProof/>
            <w:lang w:eastAsia="es-ES"/>
          </w:rPr>
          <w:drawing>
            <wp:inline distT="0" distB="0" distL="0" distR="0" wp14:anchorId="4A28C9EB" wp14:editId="19D70CB2">
              <wp:extent cx="2609850" cy="2512766"/>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2512766"/>
                      </a:xfrm>
                      <a:prstGeom prst="rect">
                        <a:avLst/>
                      </a:prstGeom>
                      <a:noFill/>
                    </pic:spPr>
                  </pic:pic>
                </a:graphicData>
              </a:graphic>
            </wp:inline>
          </w:drawing>
        </w:r>
        <w:bookmarkStart w:id="514" w:name="_Toc486675940"/>
        <w:bookmarkStart w:id="515" w:name="_Toc487130102"/>
        <w:bookmarkEnd w:id="514"/>
        <w:bookmarkEnd w:id="515"/>
      </w:del>
    </w:p>
    <w:p w14:paraId="535797B9" w14:textId="07D9B39B" w:rsidR="008F3DB2" w:rsidDel="00997CD8" w:rsidRDefault="0062219C">
      <w:pPr>
        <w:pStyle w:val="Ttulo2"/>
        <w:numPr>
          <w:ilvl w:val="1"/>
          <w:numId w:val="30"/>
        </w:numPr>
        <w:rPr>
          <w:del w:id="516" w:author="RAQUEL BLANCO AGUIRRE" w:date="2017-06-28T17:16:00Z"/>
        </w:rPr>
        <w:pPrChange w:id="517" w:author="RAQUEL BLANCO AGUIRRE" w:date="2017-06-28T17:16:00Z">
          <w:pPr>
            <w:pStyle w:val="Descripcin"/>
            <w:jc w:val="center"/>
          </w:pPr>
        </w:pPrChange>
      </w:pPr>
      <w:bookmarkStart w:id="518" w:name="_Toc481185451"/>
      <w:bookmarkStart w:id="519" w:name="_Toc481603524"/>
      <w:del w:id="520" w:author="RAQUEL BLANCO AGUIRRE" w:date="2017-06-28T17:16:00Z">
        <w:r w:rsidRPr="003273F1" w:rsidDel="00997CD8">
          <w:delText xml:space="preserve">Ilustración </w:delText>
        </w:r>
        <w:r w:rsidR="002077E3" w:rsidDel="00997CD8">
          <w:fldChar w:fldCharType="begin"/>
        </w:r>
        <w:r w:rsidR="002077E3" w:rsidDel="00997CD8">
          <w:delInstrText xml:space="preserve"> STYLEREF 1 \s </w:delInstrText>
        </w:r>
        <w:r w:rsidR="002077E3" w:rsidDel="00997CD8">
          <w:fldChar w:fldCharType="separate"/>
        </w:r>
        <w:r w:rsidR="005E22B3" w:rsidDel="00997CD8">
          <w:rPr>
            <w:noProof/>
          </w:rPr>
          <w:delText>3</w:delText>
        </w:r>
        <w:r w:rsidR="002077E3" w:rsidDel="00997CD8">
          <w:rPr>
            <w:noProof/>
          </w:rPr>
          <w:fldChar w:fldCharType="end"/>
        </w:r>
        <w:r w:rsidR="005E22B3" w:rsidDel="00997CD8">
          <w:noBreakHyphen/>
        </w:r>
        <w:r w:rsidR="002077E3" w:rsidDel="00997CD8">
          <w:fldChar w:fldCharType="begin"/>
        </w:r>
        <w:r w:rsidR="002077E3" w:rsidDel="00997CD8">
          <w:delInstrText xml:space="preserve"> SEQ Ilustración \* ARABIC \s 1 </w:delInstrText>
        </w:r>
        <w:r w:rsidR="002077E3" w:rsidDel="00997CD8">
          <w:fldChar w:fldCharType="separate"/>
        </w:r>
        <w:r w:rsidR="005E22B3" w:rsidDel="00997CD8">
          <w:rPr>
            <w:noProof/>
          </w:rPr>
          <w:delText>1</w:delText>
        </w:r>
        <w:r w:rsidR="002077E3" w:rsidDel="00997CD8">
          <w:rPr>
            <w:noProof/>
          </w:rPr>
          <w:fldChar w:fldCharType="end"/>
        </w:r>
        <w:r w:rsidRPr="003273F1" w:rsidDel="00997CD8">
          <w:delText xml:space="preserve"> (neo4j: Ejemplo básico estructura)</w:delText>
        </w:r>
        <w:bookmarkStart w:id="521" w:name="_Toc486675941"/>
        <w:bookmarkStart w:id="522" w:name="_Toc487130103"/>
        <w:bookmarkEnd w:id="518"/>
        <w:bookmarkEnd w:id="519"/>
        <w:bookmarkEnd w:id="521"/>
        <w:bookmarkEnd w:id="522"/>
      </w:del>
    </w:p>
    <w:p w14:paraId="62647251" w14:textId="2E20977B" w:rsidR="001158D5" w:rsidDel="00997CD8" w:rsidRDefault="001158D5">
      <w:pPr>
        <w:pStyle w:val="Ttulo2"/>
        <w:numPr>
          <w:ilvl w:val="1"/>
          <w:numId w:val="30"/>
        </w:numPr>
        <w:rPr>
          <w:del w:id="523" w:author="RAQUEL BLANCO AGUIRRE" w:date="2017-06-28T17:16:00Z"/>
        </w:rPr>
        <w:pPrChange w:id="524" w:author="RAQUEL BLANCO AGUIRRE" w:date="2017-06-28T17:16:00Z">
          <w:pPr>
            <w:spacing w:after="0"/>
          </w:pPr>
        </w:pPrChange>
      </w:pPr>
      <w:bookmarkStart w:id="525" w:name="_Toc486675942"/>
      <w:bookmarkStart w:id="526" w:name="_Toc487130104"/>
      <w:bookmarkEnd w:id="525"/>
      <w:bookmarkEnd w:id="526"/>
    </w:p>
    <w:p w14:paraId="42826CA9" w14:textId="336017D6" w:rsidR="00A05358" w:rsidRPr="003273F1" w:rsidDel="00997CD8" w:rsidRDefault="00A05358">
      <w:pPr>
        <w:pStyle w:val="Ttulo2"/>
        <w:rPr>
          <w:del w:id="527" w:author="RAQUEL BLANCO AGUIRRE" w:date="2017-06-28T17:17:00Z"/>
        </w:rPr>
        <w:pPrChange w:id="528" w:author="RAQUEL BLANCO AGUIRRE" w:date="2017-06-28T17:17:00Z">
          <w:pPr>
            <w:spacing w:after="0"/>
          </w:pPr>
        </w:pPrChange>
      </w:pPr>
      <w:bookmarkStart w:id="529" w:name="_Toc486675943"/>
      <w:bookmarkStart w:id="530" w:name="_Toc487130105"/>
      <w:bookmarkEnd w:id="529"/>
      <w:bookmarkEnd w:id="530"/>
    </w:p>
    <w:p w14:paraId="208F6411" w14:textId="7C84A3AA" w:rsidR="0062219C" w:rsidRPr="00963A30" w:rsidRDefault="001158D5" w:rsidP="0062219C">
      <w:pPr>
        <w:pStyle w:val="Ttulo3"/>
        <w:numPr>
          <w:ilvl w:val="2"/>
          <w:numId w:val="30"/>
        </w:numPr>
        <w:rPr>
          <w:rFonts w:cs="Times New Roman"/>
          <w:szCs w:val="56"/>
        </w:rPr>
      </w:pPr>
      <w:bookmarkStart w:id="531" w:name="_Toc487130106"/>
      <w:r w:rsidRPr="003273F1">
        <w:rPr>
          <w:rFonts w:cs="Times New Roman"/>
          <w:szCs w:val="56"/>
        </w:rPr>
        <w:t xml:space="preserve">MD </w:t>
      </w:r>
      <w:del w:id="532" w:author="Raul García Fernández" w:date="2017-06-30T20:01:00Z">
        <w:r w:rsidRPr="003273F1" w:rsidDel="00A54F96">
          <w:rPr>
            <w:rFonts w:cs="Times New Roman"/>
            <w:szCs w:val="56"/>
          </w:rPr>
          <w:delText>-</w:delText>
        </w:r>
      </w:del>
      <w:ins w:id="533" w:author="Raul García Fernández" w:date="2017-06-30T20:01:00Z">
        <w:r w:rsidR="00A54F96">
          <w:rPr>
            <w:rFonts w:cs="Times New Roman"/>
            <w:szCs w:val="56"/>
          </w:rPr>
          <w:t>–</w:t>
        </w:r>
      </w:ins>
      <w:r w:rsidRPr="003273F1">
        <w:rPr>
          <w:rFonts w:cs="Times New Roman"/>
          <w:szCs w:val="56"/>
        </w:rPr>
        <w:t xml:space="preserve"> </w:t>
      </w:r>
      <w:del w:id="534" w:author="Raul García Fernández" w:date="2017-06-30T20:01:00Z">
        <w:r w:rsidRPr="003273F1" w:rsidDel="00A54F96">
          <w:rPr>
            <w:rFonts w:cs="Times New Roman"/>
            <w:szCs w:val="56"/>
          </w:rPr>
          <w:delText>Neo4J: Relaciones</w:delText>
        </w:r>
        <w:commentRangeEnd w:id="475"/>
        <w:r w:rsidR="00096454" w:rsidDel="00A54F96">
          <w:rPr>
            <w:rStyle w:val="Refdecomentario"/>
            <w:rFonts w:eastAsia="Calibri" w:cs="Times New Roman"/>
            <w:b w:val="0"/>
            <w:bCs w:val="0"/>
          </w:rPr>
          <w:commentReference w:id="475"/>
        </w:r>
      </w:del>
      <w:ins w:id="535" w:author="Raul García Fernández" w:date="2017-06-30T20:01:00Z">
        <w:r w:rsidR="00A54F96">
          <w:rPr>
            <w:rFonts w:cs="Times New Roman"/>
            <w:szCs w:val="56"/>
          </w:rPr>
          <w:t>Relaciones de la base de datos</w:t>
        </w:r>
      </w:ins>
      <w:bookmarkEnd w:id="531"/>
    </w:p>
    <w:p w14:paraId="37FE9D65" w14:textId="7B6DB2B6" w:rsidR="001158D5" w:rsidRPr="003273F1" w:rsidDel="00A54F96" w:rsidRDefault="001158D5">
      <w:pPr>
        <w:ind w:firstLine="708"/>
        <w:rPr>
          <w:del w:id="536" w:author="Raul García Fernández" w:date="2017-06-30T20:02:00Z"/>
        </w:rPr>
      </w:pPr>
      <w:commentRangeStart w:id="537"/>
      <w:del w:id="538" w:author="Raul García Fernández" w:date="2017-06-30T20:02:00Z">
        <w:r w:rsidRPr="003273F1" w:rsidDel="00A54F96">
          <w:delText xml:space="preserve">Las relaciones son las </w:delText>
        </w:r>
        <w:commentRangeStart w:id="539"/>
        <w:r w:rsidRPr="003273F1" w:rsidDel="00A54F96">
          <w:delText>propiedades</w:delText>
        </w:r>
        <w:commentRangeEnd w:id="539"/>
        <w:r w:rsidR="00997CD8" w:rsidDel="00A54F96">
          <w:rPr>
            <w:rStyle w:val="Refdecomentario"/>
          </w:rPr>
          <w:commentReference w:id="539"/>
        </w:r>
        <w:r w:rsidRPr="003273F1" w:rsidDel="00A54F96">
          <w:delText xml:space="preserve"> especiales de las bases de dato Neo4j. Al contrario de las bases de dato</w:delText>
        </w:r>
        <w:r w:rsidR="00963A30" w:rsidDel="00A54F96">
          <w:delText>s relacionales donde se inyectan</w:delText>
        </w:r>
        <w:r w:rsidRPr="003273F1" w:rsidDel="00A54F96">
          <w:delText xml:space="preserve"> claves primarias o secundarias en las tablas</w:delText>
        </w:r>
        <w:r w:rsidR="00963A30" w:rsidDel="00A54F96">
          <w:delText xml:space="preserve"> entidades para realizar una relación. En Neo4j</w:delText>
        </w:r>
        <w:r w:rsidRPr="003273F1" w:rsidDel="00A54F96">
          <w:delText xml:space="preserve"> las claves </w:delText>
        </w:r>
        <w:r w:rsidR="007444EB" w:rsidRPr="003273F1" w:rsidDel="00A54F96">
          <w:delText>forman parte</w:delText>
        </w:r>
        <w:r w:rsidRPr="003273F1" w:rsidDel="00A54F96">
          <w:delText xml:space="preserve"> del </w:delText>
        </w:r>
        <w:r w:rsidR="00963A30" w:rsidDel="00A54F96">
          <w:delText>framework de la base de datos y</w:delText>
        </w:r>
        <w:r w:rsidRPr="003273F1" w:rsidDel="00A54F96">
          <w:delText xml:space="preserve"> las relaciones entre entidades son </w:delText>
        </w:r>
        <w:r w:rsidR="00963A30" w:rsidDel="00A54F96">
          <w:delText>independientes</w:delText>
        </w:r>
        <w:r w:rsidRPr="003273F1" w:rsidDel="00A54F96">
          <w:delText xml:space="preserve">, es </w:delText>
        </w:r>
        <w:r w:rsidR="00963A30" w:rsidRPr="003273F1" w:rsidDel="00A54F96">
          <w:delText>dec</w:delText>
        </w:r>
        <w:r w:rsidR="00963A30" w:rsidDel="00A54F96">
          <w:delText>ir,</w:delText>
        </w:r>
        <w:r w:rsidRPr="003273F1" w:rsidDel="00A54F96">
          <w:delText xml:space="preserve"> no realiza modificaciones en las </w:delText>
        </w:r>
        <w:r w:rsidR="00963A30" w:rsidDel="00A54F96">
          <w:delText>propias entidades y tienen un espacio propio</w:delText>
        </w:r>
        <w:r w:rsidRPr="003273F1" w:rsidDel="00A54F96">
          <w:delText xml:space="preserve">. </w:delText>
        </w:r>
      </w:del>
    </w:p>
    <w:p w14:paraId="3DE8EE87" w14:textId="77777777" w:rsidR="0062219C" w:rsidRPr="003273F1" w:rsidDel="00A54F96" w:rsidRDefault="0062219C">
      <w:pPr>
        <w:ind w:firstLine="708"/>
        <w:rPr>
          <w:del w:id="540" w:author="Raul García Fernández" w:date="2017-06-30T20:01:00Z"/>
        </w:rPr>
      </w:pPr>
      <w:del w:id="541" w:author="Raul García Fernández" w:date="2017-06-30T20:02:00Z">
        <w:r w:rsidRPr="003273F1" w:rsidDel="00A54F96">
          <w:delText>Podemos considerar las entidades como verbos o acciones que realiza las entidades entre ellas. La siguiente imag</w:delText>
        </w:r>
        <w:r w:rsidR="00963A30" w:rsidDel="00A54F96">
          <w:delText>en es un ejemplo de lo mostrado: D</w:delText>
        </w:r>
        <w:r w:rsidRPr="003273F1" w:rsidDel="00A54F96">
          <w:delText xml:space="preserve">os entidades persona realizan una acción que </w:delText>
        </w:r>
        <w:r w:rsidR="00963A30" w:rsidDel="00A54F96">
          <w:delText>es “Se c</w:delText>
        </w:r>
      </w:del>
      <w:del w:id="542" w:author="Raul García Fernández" w:date="2017-06-30T20:01:00Z">
        <w:r w:rsidR="00963A30" w:rsidDel="00A54F96">
          <w:delText>onocen”</w:delText>
        </w:r>
        <w:r w:rsidRPr="003273F1" w:rsidDel="00A54F96">
          <w:delText>.</w:delText>
        </w:r>
      </w:del>
    </w:p>
    <w:p w14:paraId="2C138BC8" w14:textId="3D5AF1E1" w:rsidR="0062219C" w:rsidRPr="003273F1" w:rsidDel="00A54F96" w:rsidRDefault="0062219C">
      <w:pPr>
        <w:ind w:firstLine="708"/>
        <w:rPr>
          <w:del w:id="543" w:author="Raul García Fernández" w:date="2017-06-30T20:01:00Z"/>
        </w:rPr>
        <w:pPrChange w:id="544" w:author="Raul García Fernández" w:date="2017-06-30T20:02:00Z">
          <w:pPr>
            <w:keepNext/>
            <w:ind w:firstLine="708"/>
            <w:jc w:val="center"/>
          </w:pPr>
        </w:pPrChange>
      </w:pPr>
      <w:del w:id="545" w:author="Raul García Fernández" w:date="2017-06-30T20:01:00Z">
        <w:r w:rsidRPr="003273F1" w:rsidDel="00A54F96">
          <w:rPr>
            <w:noProof/>
            <w:lang w:eastAsia="es-ES"/>
          </w:rPr>
          <w:drawing>
            <wp:inline distT="0" distB="0" distL="0" distR="0" wp14:anchorId="6A0ED7B6" wp14:editId="56765328">
              <wp:extent cx="4284581" cy="93358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84581" cy="933580"/>
                      </a:xfrm>
                      <a:prstGeom prst="rect">
                        <a:avLst/>
                      </a:prstGeom>
                    </pic:spPr>
                  </pic:pic>
                </a:graphicData>
              </a:graphic>
            </wp:inline>
          </w:drawing>
        </w:r>
      </w:del>
    </w:p>
    <w:p w14:paraId="04E6503A" w14:textId="0DA3211D" w:rsidR="0062219C" w:rsidRPr="003273F1" w:rsidDel="00A54F96" w:rsidRDefault="0062219C">
      <w:pPr>
        <w:ind w:firstLine="708"/>
        <w:rPr>
          <w:del w:id="546" w:author="Raul García Fernández" w:date="2017-06-30T20:01:00Z"/>
        </w:rPr>
        <w:pPrChange w:id="547" w:author="Raul García Fernández" w:date="2017-06-30T20:02:00Z">
          <w:pPr>
            <w:pStyle w:val="Descripcin"/>
          </w:pPr>
        </w:pPrChange>
      </w:pPr>
      <w:bookmarkStart w:id="548" w:name="_Toc481185452"/>
      <w:bookmarkStart w:id="549" w:name="_Toc481603525"/>
      <w:del w:id="550" w:author="Raul García Fernández" w:date="2017-06-30T20:01:00Z">
        <w:r w:rsidRPr="003273F1" w:rsidDel="00A54F96">
          <w:delText xml:space="preserve">Ilustración </w:delText>
        </w:r>
        <w:r w:rsidR="00552321" w:rsidDel="00A54F96">
          <w:fldChar w:fldCharType="begin"/>
        </w:r>
        <w:r w:rsidR="00552321" w:rsidDel="00A54F96">
          <w:delInstrText xml:space="preserve"> STYLEREF 1 \s </w:delInstrText>
        </w:r>
        <w:r w:rsidR="00552321" w:rsidDel="00A54F96">
          <w:fldChar w:fldCharType="separate"/>
        </w:r>
        <w:r w:rsidR="005E22B3" w:rsidDel="00A54F96">
          <w:rPr>
            <w:noProof/>
          </w:rPr>
          <w:delText>3</w:delText>
        </w:r>
        <w:r w:rsidR="00552321" w:rsidDel="00A54F96">
          <w:rPr>
            <w:noProof/>
          </w:rPr>
          <w:fldChar w:fldCharType="end"/>
        </w:r>
        <w:r w:rsidR="005E22B3" w:rsidDel="00A54F96">
          <w:noBreakHyphen/>
        </w:r>
        <w:r w:rsidR="00552321" w:rsidDel="00A54F96">
          <w:fldChar w:fldCharType="begin"/>
        </w:r>
        <w:r w:rsidR="00552321" w:rsidDel="00A54F96">
          <w:delInstrText xml:space="preserve"> SEQ Ilustración \* ARABIC \s 1 </w:delInstrText>
        </w:r>
        <w:r w:rsidR="00552321" w:rsidDel="00A54F96">
          <w:fldChar w:fldCharType="separate"/>
        </w:r>
        <w:r w:rsidR="005E22B3" w:rsidDel="00A54F96">
          <w:rPr>
            <w:noProof/>
          </w:rPr>
          <w:delText>2</w:delText>
        </w:r>
        <w:r w:rsidR="00552321" w:rsidDel="00A54F96">
          <w:rPr>
            <w:noProof/>
          </w:rPr>
          <w:fldChar w:fldCharType="end"/>
        </w:r>
        <w:r w:rsidRPr="003273F1" w:rsidDel="00A54F96">
          <w:delText xml:space="preserve"> (Neo4j: Ejemplo entidad-relación)</w:delText>
        </w:r>
        <w:bookmarkEnd w:id="548"/>
        <w:bookmarkEnd w:id="549"/>
      </w:del>
    </w:p>
    <w:p w14:paraId="12A06903" w14:textId="77777777" w:rsidR="00E0697E" w:rsidDel="00A54F96" w:rsidRDefault="001D1116">
      <w:pPr>
        <w:ind w:firstLine="708"/>
        <w:rPr>
          <w:del w:id="551" w:author="Raul García Fernández" w:date="2017-06-30T20:01:00Z"/>
        </w:rPr>
        <w:pPrChange w:id="552" w:author="Raul García Fernández" w:date="2017-06-30T20:02:00Z">
          <w:pPr/>
        </w:pPrChange>
      </w:pPr>
      <w:del w:id="553" w:author="Raul García Fernández" w:date="2017-06-30T20:01:00Z">
        <w:r w:rsidRPr="003273F1" w:rsidDel="00A54F96">
          <w:tab/>
        </w:r>
      </w:del>
    </w:p>
    <w:p w14:paraId="2EE94473" w14:textId="47681E2D" w:rsidR="001D1116" w:rsidRPr="003273F1" w:rsidRDefault="001D1116">
      <w:pPr>
        <w:ind w:firstLine="708"/>
        <w:pPrChange w:id="554" w:author="Raul García Fernández" w:date="2017-06-30T20:02:00Z">
          <w:pPr/>
        </w:pPrChange>
      </w:pPr>
      <w:del w:id="555" w:author="Raul García Fernández" w:date="2017-06-30T20:01:00Z">
        <w:r w:rsidRPr="003273F1" w:rsidDel="00A54F96">
          <w:delText xml:space="preserve">Las entidades tienen una dirección es decir una </w:delText>
        </w:r>
        <w:r w:rsidR="0024534B" w:rsidRPr="003273F1" w:rsidDel="00A54F96">
          <w:delText>flecha,</w:delText>
        </w:r>
        <w:r w:rsidR="000D29A2" w:rsidRPr="003273F1" w:rsidDel="00A54F96">
          <w:delText xml:space="preserve"> que indica que referencia a que. A </w:delText>
        </w:r>
        <w:r w:rsidR="00E0697E" w:rsidRPr="003273F1" w:rsidDel="00A54F96">
          <w:delText>continuación,</w:delText>
        </w:r>
        <w:r w:rsidR="000D29A2" w:rsidRPr="003273F1" w:rsidDel="00A54F96">
          <w:delText xml:space="preserve"> listaremos las relaciones entre entidades del modelo de datos</w:delText>
        </w:r>
        <w:r w:rsidR="00963A30" w:rsidDel="00A54F96">
          <w:delText xml:space="preserve"> que estamos realizando</w:delText>
        </w:r>
        <w:r w:rsidR="000D29A2" w:rsidRPr="003273F1" w:rsidDel="00A54F96">
          <w:delText>:</w:delText>
        </w:r>
        <w:commentRangeEnd w:id="537"/>
        <w:r w:rsidR="00997CD8" w:rsidDel="00A54F96">
          <w:rPr>
            <w:rStyle w:val="Refdecomentario"/>
          </w:rPr>
          <w:commentReference w:id="537"/>
        </w:r>
      </w:del>
    </w:p>
    <w:p w14:paraId="45F3B7A2" w14:textId="77777777" w:rsidR="0024534B" w:rsidRPr="003273F1" w:rsidRDefault="0024534B" w:rsidP="001D1116"/>
    <w:tbl>
      <w:tblPr>
        <w:tblStyle w:val="Tabladecuadrcula4"/>
        <w:tblW w:w="0" w:type="auto"/>
        <w:jc w:val="center"/>
        <w:tblLook w:val="04A0" w:firstRow="1" w:lastRow="0" w:firstColumn="1" w:lastColumn="0" w:noHBand="0" w:noVBand="1"/>
      </w:tblPr>
      <w:tblGrid>
        <w:gridCol w:w="2924"/>
        <w:gridCol w:w="1454"/>
        <w:gridCol w:w="1203"/>
        <w:gridCol w:w="1361"/>
        <w:gridCol w:w="2119"/>
      </w:tblGrid>
      <w:tr w:rsidR="000D29A2" w:rsidRPr="003273F1" w14:paraId="5813F3C1" w14:textId="77777777" w:rsidTr="00A053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1D8A31C" w14:textId="77777777" w:rsidR="000D29A2" w:rsidRPr="003273F1" w:rsidRDefault="000D29A2" w:rsidP="00E0697E">
            <w:pPr>
              <w:jc w:val="center"/>
            </w:pPr>
            <w:r w:rsidRPr="003273F1">
              <w:t>Nombre</w:t>
            </w:r>
          </w:p>
        </w:tc>
        <w:tc>
          <w:tcPr>
            <w:tcW w:w="1701" w:type="dxa"/>
          </w:tcPr>
          <w:p w14:paraId="5EF63A2B" w14:textId="77777777" w:rsidR="000D29A2" w:rsidRPr="003273F1" w:rsidRDefault="000D29A2" w:rsidP="00E0697E">
            <w:pPr>
              <w:jc w:val="center"/>
              <w:cnfStyle w:val="100000000000" w:firstRow="1" w:lastRow="0" w:firstColumn="0" w:lastColumn="0" w:oddVBand="0" w:evenVBand="0" w:oddHBand="0" w:evenHBand="0" w:firstRowFirstColumn="0" w:firstRowLastColumn="0" w:lastRowFirstColumn="0" w:lastRowLastColumn="0"/>
            </w:pPr>
            <w:r w:rsidRPr="003273F1">
              <w:t>Entidad A</w:t>
            </w:r>
          </w:p>
        </w:tc>
        <w:tc>
          <w:tcPr>
            <w:tcW w:w="1134" w:type="dxa"/>
          </w:tcPr>
          <w:p w14:paraId="27226B06" w14:textId="77777777" w:rsidR="000D29A2" w:rsidRPr="003273F1" w:rsidRDefault="000D29A2" w:rsidP="00E0697E">
            <w:pPr>
              <w:jc w:val="center"/>
              <w:cnfStyle w:val="100000000000" w:firstRow="1" w:lastRow="0" w:firstColumn="0" w:lastColumn="0" w:oddVBand="0" w:evenVBand="0" w:oddHBand="0" w:evenHBand="0" w:firstRowFirstColumn="0" w:firstRowLastColumn="0" w:lastRowFirstColumn="0" w:lastRowLastColumn="0"/>
            </w:pPr>
            <w:r w:rsidRPr="003273F1">
              <w:t>Dirección</w:t>
            </w:r>
          </w:p>
        </w:tc>
        <w:tc>
          <w:tcPr>
            <w:tcW w:w="1559" w:type="dxa"/>
          </w:tcPr>
          <w:p w14:paraId="6E709221" w14:textId="77777777" w:rsidR="000D29A2" w:rsidRPr="003273F1" w:rsidRDefault="000D29A2" w:rsidP="00E0697E">
            <w:pPr>
              <w:jc w:val="center"/>
              <w:cnfStyle w:val="100000000000" w:firstRow="1" w:lastRow="0" w:firstColumn="0" w:lastColumn="0" w:oddVBand="0" w:evenVBand="0" w:oddHBand="0" w:evenHBand="0" w:firstRowFirstColumn="0" w:firstRowLastColumn="0" w:lastRowFirstColumn="0" w:lastRowLastColumn="0"/>
            </w:pPr>
            <w:r w:rsidRPr="003273F1">
              <w:t>Entidad B</w:t>
            </w:r>
          </w:p>
        </w:tc>
        <w:tc>
          <w:tcPr>
            <w:tcW w:w="2866" w:type="dxa"/>
          </w:tcPr>
          <w:p w14:paraId="6FA2EABB" w14:textId="77777777" w:rsidR="000D29A2" w:rsidRPr="003273F1" w:rsidRDefault="000D29A2" w:rsidP="00E0697E">
            <w:pPr>
              <w:jc w:val="center"/>
              <w:cnfStyle w:val="100000000000" w:firstRow="1" w:lastRow="0" w:firstColumn="0" w:lastColumn="0" w:oddVBand="0" w:evenVBand="0" w:oddHBand="0" w:evenHBand="0" w:firstRowFirstColumn="0" w:firstRowLastColumn="0" w:lastRowFirstColumn="0" w:lastRowLastColumn="0"/>
            </w:pPr>
            <w:r w:rsidRPr="003273F1">
              <w:t>Descripción</w:t>
            </w:r>
          </w:p>
        </w:tc>
      </w:tr>
      <w:tr w:rsidR="000D29A2" w:rsidRPr="003273F1" w14:paraId="29078A38" w14:textId="77777777" w:rsidTr="00A053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07B1BA4" w14:textId="77777777" w:rsidR="000D29A2" w:rsidRPr="003273F1" w:rsidRDefault="000D29A2" w:rsidP="00E0697E">
            <w:pPr>
              <w:jc w:val="center"/>
            </w:pPr>
            <w:r w:rsidRPr="003273F1">
              <w:t>MAKE_REFERENCE</w:t>
            </w:r>
          </w:p>
          <w:p w14:paraId="5DE024F7" w14:textId="77777777" w:rsidR="000D29A2" w:rsidRPr="003273F1" w:rsidRDefault="000D29A2" w:rsidP="00E0697E">
            <w:pPr>
              <w:jc w:val="center"/>
            </w:pPr>
            <w:r w:rsidRPr="003273F1">
              <w:t>(HACE_REFERENCIA)</w:t>
            </w:r>
          </w:p>
        </w:tc>
        <w:tc>
          <w:tcPr>
            <w:tcW w:w="1701" w:type="dxa"/>
          </w:tcPr>
          <w:p w14:paraId="7AF6EF05"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UserLogin</w:t>
            </w:r>
          </w:p>
        </w:tc>
        <w:tc>
          <w:tcPr>
            <w:tcW w:w="1134" w:type="dxa"/>
          </w:tcPr>
          <w:p w14:paraId="6E3C841B"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-&gt;</w:t>
            </w:r>
          </w:p>
        </w:tc>
        <w:tc>
          <w:tcPr>
            <w:tcW w:w="1559" w:type="dxa"/>
          </w:tcPr>
          <w:p w14:paraId="22A4F23A"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Person</w:t>
            </w:r>
          </w:p>
        </w:tc>
        <w:tc>
          <w:tcPr>
            <w:tcW w:w="2866" w:type="dxa"/>
          </w:tcPr>
          <w:p w14:paraId="2CED5CA2"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La persona a la que referencia la identidad UserLogin es suya.</w:t>
            </w:r>
          </w:p>
        </w:tc>
      </w:tr>
      <w:tr w:rsidR="000D29A2" w:rsidRPr="003273F1" w14:paraId="10740C77" w14:textId="77777777" w:rsidTr="00A05358">
        <w:trPr>
          <w:trHeight w:val="1537"/>
          <w:jc w:val="center"/>
        </w:trPr>
        <w:tc>
          <w:tcPr>
            <w:cnfStyle w:val="001000000000" w:firstRow="0" w:lastRow="0" w:firstColumn="1" w:lastColumn="0" w:oddVBand="0" w:evenVBand="0" w:oddHBand="0" w:evenHBand="0" w:firstRowFirstColumn="0" w:firstRowLastColumn="0" w:lastRowFirstColumn="0" w:lastRowLastColumn="0"/>
            <w:tcW w:w="1951" w:type="dxa"/>
          </w:tcPr>
          <w:p w14:paraId="214E583E" w14:textId="77777777" w:rsidR="000D29A2" w:rsidRPr="003273F1" w:rsidRDefault="000D29A2" w:rsidP="00E0697E">
            <w:pPr>
              <w:jc w:val="center"/>
            </w:pPr>
            <w:r w:rsidRPr="003273F1">
              <w:t>IS_OWNER</w:t>
            </w:r>
          </w:p>
          <w:p w14:paraId="559C0A74" w14:textId="77777777" w:rsidR="000D29A2" w:rsidRPr="003273F1" w:rsidRDefault="000D29A2" w:rsidP="00E0697E">
            <w:pPr>
              <w:jc w:val="center"/>
            </w:pPr>
            <w:r w:rsidRPr="003273F1">
              <w:t>(ES_PROPIETARIO)</w:t>
            </w:r>
          </w:p>
        </w:tc>
        <w:tc>
          <w:tcPr>
            <w:tcW w:w="1701" w:type="dxa"/>
          </w:tcPr>
          <w:p w14:paraId="5E49EC5D"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UserLogin</w:t>
            </w:r>
          </w:p>
        </w:tc>
        <w:tc>
          <w:tcPr>
            <w:tcW w:w="1134" w:type="dxa"/>
          </w:tcPr>
          <w:p w14:paraId="54FD9F06"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-&gt;</w:t>
            </w:r>
          </w:p>
        </w:tc>
        <w:tc>
          <w:tcPr>
            <w:tcW w:w="1559" w:type="dxa"/>
          </w:tcPr>
          <w:p w14:paraId="20CA90F5"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Group</w:t>
            </w:r>
          </w:p>
        </w:tc>
        <w:tc>
          <w:tcPr>
            <w:tcW w:w="2866" w:type="dxa"/>
          </w:tcPr>
          <w:p w14:paraId="1627D070"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El usuario hace referencia al grupo que le pertenece.</w:t>
            </w:r>
          </w:p>
        </w:tc>
      </w:tr>
      <w:tr w:rsidR="000D29A2" w:rsidRPr="003273F1" w14:paraId="7E74D68A" w14:textId="77777777" w:rsidTr="00A05358">
        <w:trPr>
          <w:cnfStyle w:val="000000100000" w:firstRow="0" w:lastRow="0" w:firstColumn="0" w:lastColumn="0" w:oddVBand="0" w:evenVBand="0" w:oddHBand="1" w:evenHBand="0" w:firstRowFirstColumn="0" w:firstRowLastColumn="0" w:lastRowFirstColumn="0" w:lastRowLastColumn="0"/>
          <w:trHeight w:val="1923"/>
          <w:jc w:val="center"/>
        </w:trPr>
        <w:tc>
          <w:tcPr>
            <w:cnfStyle w:val="001000000000" w:firstRow="0" w:lastRow="0" w:firstColumn="1" w:lastColumn="0" w:oddVBand="0" w:evenVBand="0" w:oddHBand="0" w:evenHBand="0" w:firstRowFirstColumn="0" w:firstRowLastColumn="0" w:lastRowFirstColumn="0" w:lastRowLastColumn="0"/>
            <w:tcW w:w="1951" w:type="dxa"/>
          </w:tcPr>
          <w:p w14:paraId="4F0EF869" w14:textId="77777777" w:rsidR="000D29A2" w:rsidRPr="003273F1" w:rsidRDefault="000D29A2" w:rsidP="00E0697E">
            <w:pPr>
              <w:jc w:val="center"/>
            </w:pPr>
            <w:r w:rsidRPr="003273F1">
              <w:t>KNOWS</w:t>
            </w:r>
          </w:p>
          <w:p w14:paraId="0C5CC36B" w14:textId="77777777" w:rsidR="000D29A2" w:rsidRPr="003273F1" w:rsidRDefault="000D29A2" w:rsidP="00E0697E">
            <w:pPr>
              <w:jc w:val="center"/>
            </w:pPr>
            <w:r w:rsidRPr="003273F1">
              <w:t>(CONOCE)</w:t>
            </w:r>
          </w:p>
        </w:tc>
        <w:tc>
          <w:tcPr>
            <w:tcW w:w="1701" w:type="dxa"/>
          </w:tcPr>
          <w:p w14:paraId="5DC1893B"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UserLogin</w:t>
            </w:r>
          </w:p>
        </w:tc>
        <w:tc>
          <w:tcPr>
            <w:tcW w:w="1134" w:type="dxa"/>
          </w:tcPr>
          <w:p w14:paraId="64BA8076"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-&gt;</w:t>
            </w:r>
          </w:p>
        </w:tc>
        <w:tc>
          <w:tcPr>
            <w:tcW w:w="1559" w:type="dxa"/>
          </w:tcPr>
          <w:p w14:paraId="61DF1B83"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Group</w:t>
            </w:r>
          </w:p>
        </w:tc>
        <w:tc>
          <w:tcPr>
            <w:tcW w:w="2866" w:type="dxa"/>
          </w:tcPr>
          <w:p w14:paraId="472F58F7"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El usuario que hace referencia conoce el grupo, es decir es visible.</w:t>
            </w:r>
          </w:p>
        </w:tc>
      </w:tr>
      <w:tr w:rsidR="000D29A2" w:rsidRPr="003273F1" w14:paraId="064B1CE2" w14:textId="77777777" w:rsidTr="00A05358">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63577207" w14:textId="77777777" w:rsidR="000D29A2" w:rsidRPr="003273F1" w:rsidRDefault="000D29A2" w:rsidP="00E0697E">
            <w:pPr>
              <w:jc w:val="center"/>
            </w:pPr>
            <w:r w:rsidRPr="003273F1">
              <w:lastRenderedPageBreak/>
              <w:t>IS_CREATOR</w:t>
            </w:r>
          </w:p>
        </w:tc>
        <w:tc>
          <w:tcPr>
            <w:tcW w:w="1701" w:type="dxa"/>
          </w:tcPr>
          <w:p w14:paraId="2CBE6729"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UserLogin</w:t>
            </w:r>
          </w:p>
        </w:tc>
        <w:tc>
          <w:tcPr>
            <w:tcW w:w="1134" w:type="dxa"/>
          </w:tcPr>
          <w:p w14:paraId="1F8869F6"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-&gt;</w:t>
            </w:r>
          </w:p>
        </w:tc>
        <w:tc>
          <w:tcPr>
            <w:tcW w:w="1559" w:type="dxa"/>
          </w:tcPr>
          <w:p w14:paraId="4F55C295"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Project</w:t>
            </w:r>
          </w:p>
        </w:tc>
        <w:tc>
          <w:tcPr>
            <w:tcW w:w="2866" w:type="dxa"/>
          </w:tcPr>
          <w:p w14:paraId="28169B28"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El usuario que hace referencia es el creador del proyecto referenciado.</w:t>
            </w:r>
          </w:p>
        </w:tc>
      </w:tr>
      <w:tr w:rsidR="000D29A2" w:rsidRPr="003273F1" w14:paraId="692E27F6" w14:textId="77777777" w:rsidTr="00A053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A9FCB4B" w14:textId="77777777" w:rsidR="000D29A2" w:rsidRPr="003273F1" w:rsidRDefault="000D29A2" w:rsidP="00E0697E">
            <w:pPr>
              <w:jc w:val="center"/>
            </w:pPr>
            <w:r w:rsidRPr="003273F1">
              <w:t>IS_SUBGROUP</w:t>
            </w:r>
          </w:p>
          <w:p w14:paraId="2F46B0C6" w14:textId="77777777" w:rsidR="000D29A2" w:rsidRPr="003273F1" w:rsidRDefault="000D29A2" w:rsidP="00E0697E">
            <w:pPr>
              <w:jc w:val="center"/>
            </w:pPr>
            <w:r w:rsidRPr="003273F1">
              <w:t>(ES_SUBGRUPO)</w:t>
            </w:r>
          </w:p>
        </w:tc>
        <w:tc>
          <w:tcPr>
            <w:tcW w:w="1701" w:type="dxa"/>
          </w:tcPr>
          <w:p w14:paraId="45F85C11"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Group</w:t>
            </w:r>
          </w:p>
        </w:tc>
        <w:tc>
          <w:tcPr>
            <w:tcW w:w="1134" w:type="dxa"/>
          </w:tcPr>
          <w:p w14:paraId="63F0E498"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-&gt;</w:t>
            </w:r>
          </w:p>
        </w:tc>
        <w:tc>
          <w:tcPr>
            <w:tcW w:w="1559" w:type="dxa"/>
          </w:tcPr>
          <w:p w14:paraId="2B7E950E"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Group</w:t>
            </w:r>
          </w:p>
        </w:tc>
        <w:tc>
          <w:tcPr>
            <w:tcW w:w="2866" w:type="dxa"/>
          </w:tcPr>
          <w:p w14:paraId="3228FAE6"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El grupo que referencia es subgrupo del grupo que es referenciado.</w:t>
            </w:r>
          </w:p>
        </w:tc>
      </w:tr>
      <w:tr w:rsidR="000D29A2" w:rsidRPr="003273F1" w14:paraId="21815688" w14:textId="77777777" w:rsidTr="00A05358">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AC0037A" w14:textId="77777777" w:rsidR="00050EC2" w:rsidRPr="003273F1" w:rsidRDefault="00050EC2" w:rsidP="00E0697E">
            <w:pPr>
              <w:jc w:val="center"/>
            </w:pPr>
            <w:r w:rsidRPr="003273F1">
              <w:t>CONTAINS(CONTIENE)</w:t>
            </w:r>
          </w:p>
        </w:tc>
        <w:tc>
          <w:tcPr>
            <w:tcW w:w="1701" w:type="dxa"/>
          </w:tcPr>
          <w:p w14:paraId="23522382" w14:textId="77777777" w:rsidR="000D29A2"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Group</w:t>
            </w:r>
          </w:p>
        </w:tc>
        <w:tc>
          <w:tcPr>
            <w:tcW w:w="1134" w:type="dxa"/>
          </w:tcPr>
          <w:p w14:paraId="2128F0F2" w14:textId="77777777" w:rsidR="000D29A2"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-&gt;</w:t>
            </w:r>
          </w:p>
        </w:tc>
        <w:tc>
          <w:tcPr>
            <w:tcW w:w="1559" w:type="dxa"/>
          </w:tcPr>
          <w:p w14:paraId="3AB028AA" w14:textId="77777777" w:rsidR="000D29A2"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Project</w:t>
            </w:r>
          </w:p>
        </w:tc>
        <w:tc>
          <w:tcPr>
            <w:tcW w:w="2866" w:type="dxa"/>
          </w:tcPr>
          <w:p w14:paraId="1314D6CE" w14:textId="77777777" w:rsidR="000D29A2"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El grupo que referencia contiene (que no es propietario) del proyecto referenciado.</w:t>
            </w:r>
          </w:p>
        </w:tc>
      </w:tr>
      <w:tr w:rsidR="007D229A" w:rsidRPr="003273F1" w14:paraId="63FF2CE0" w14:textId="77777777" w:rsidTr="00A053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79E173FF" w14:textId="77777777" w:rsidR="007D229A" w:rsidRPr="003273F1" w:rsidRDefault="007D229A" w:rsidP="00E0697E">
            <w:pPr>
              <w:jc w:val="center"/>
            </w:pPr>
            <w:r w:rsidRPr="003273F1">
              <w:t>USE  (USA)</w:t>
            </w:r>
          </w:p>
        </w:tc>
        <w:tc>
          <w:tcPr>
            <w:tcW w:w="1701" w:type="dxa"/>
          </w:tcPr>
          <w:p w14:paraId="592C009C" w14:textId="77777777" w:rsidR="007D229A" w:rsidRPr="003273F1" w:rsidRDefault="007D229A" w:rsidP="00E0697E">
            <w:pPr>
              <w:jc w:val="center"/>
              <w:cnfStyle w:val="000000100000" w:firstRow="0" w:lastRow="0" w:firstColumn="0" w:lastColumn="0" w:oddVBand="0" w:evenVBand="0" w:oddHBand="1" w:evenHBand="0" w:firstRowFirstColumn="0" w:firstRowLastColumn="0" w:lastRowFirstColumn="0" w:lastRowLastColumn="0"/>
            </w:pPr>
            <w:r w:rsidRPr="003273F1">
              <w:t>Execution</w:t>
            </w:r>
          </w:p>
        </w:tc>
        <w:tc>
          <w:tcPr>
            <w:tcW w:w="1134" w:type="dxa"/>
          </w:tcPr>
          <w:p w14:paraId="08204DFF" w14:textId="77777777" w:rsidR="007D229A" w:rsidRPr="003273F1" w:rsidRDefault="007D229A" w:rsidP="00E0697E">
            <w:pPr>
              <w:jc w:val="center"/>
              <w:cnfStyle w:val="000000100000" w:firstRow="0" w:lastRow="0" w:firstColumn="0" w:lastColumn="0" w:oddVBand="0" w:evenVBand="0" w:oddHBand="1" w:evenHBand="0" w:firstRowFirstColumn="0" w:firstRowLastColumn="0" w:lastRowFirstColumn="0" w:lastRowLastColumn="0"/>
            </w:pPr>
            <w:r w:rsidRPr="003273F1">
              <w:t>-&gt;</w:t>
            </w:r>
          </w:p>
        </w:tc>
        <w:tc>
          <w:tcPr>
            <w:tcW w:w="1559" w:type="dxa"/>
          </w:tcPr>
          <w:p w14:paraId="5A5CE3A3" w14:textId="77777777" w:rsidR="007D229A" w:rsidRPr="003273F1" w:rsidRDefault="007D229A" w:rsidP="00E0697E">
            <w:pPr>
              <w:jc w:val="center"/>
              <w:cnfStyle w:val="000000100000" w:firstRow="0" w:lastRow="0" w:firstColumn="0" w:lastColumn="0" w:oddVBand="0" w:evenVBand="0" w:oddHBand="1" w:evenHBand="0" w:firstRowFirstColumn="0" w:firstRowLastColumn="0" w:lastRowFirstColumn="0" w:lastRowLastColumn="0"/>
            </w:pPr>
            <w:r w:rsidRPr="003273F1">
              <w:t>Project</w:t>
            </w:r>
          </w:p>
        </w:tc>
        <w:tc>
          <w:tcPr>
            <w:tcW w:w="2866" w:type="dxa"/>
          </w:tcPr>
          <w:p w14:paraId="3895C04D" w14:textId="77777777" w:rsidR="007D229A" w:rsidRPr="003273F1" w:rsidRDefault="007D229A" w:rsidP="00E0697E">
            <w:pPr>
              <w:jc w:val="center"/>
              <w:cnfStyle w:val="000000100000" w:firstRow="0" w:lastRow="0" w:firstColumn="0" w:lastColumn="0" w:oddVBand="0" w:evenVBand="0" w:oddHBand="1" w:evenHBand="0" w:firstRowFirstColumn="0" w:firstRowLastColumn="0" w:lastRowFirstColumn="0" w:lastRowLastColumn="0"/>
            </w:pPr>
            <w:r w:rsidRPr="003273F1">
              <w:t xml:space="preserve">La ejecución referencia al proyecto que </w:t>
            </w:r>
            <w:r w:rsidR="00E0697E" w:rsidRPr="003273F1">
              <w:t>está</w:t>
            </w:r>
            <w:r w:rsidRPr="003273F1">
              <w:t xml:space="preserve"> utilizando.</w:t>
            </w:r>
          </w:p>
        </w:tc>
      </w:tr>
      <w:tr w:rsidR="007D229A" w:rsidRPr="003273F1" w14:paraId="44B55A53" w14:textId="77777777" w:rsidTr="00A05358">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4F698496" w14:textId="77777777" w:rsidR="007D229A" w:rsidRPr="003273F1" w:rsidRDefault="007D229A" w:rsidP="00E0697E">
            <w:pPr>
              <w:jc w:val="center"/>
            </w:pPr>
            <w:r w:rsidRPr="003273F1">
              <w:t>GENERATE (GENERA)</w:t>
            </w:r>
          </w:p>
        </w:tc>
        <w:tc>
          <w:tcPr>
            <w:tcW w:w="1701" w:type="dxa"/>
          </w:tcPr>
          <w:p w14:paraId="1E1047F5" w14:textId="77777777" w:rsidR="007D229A"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UserLogin</w:t>
            </w:r>
          </w:p>
        </w:tc>
        <w:tc>
          <w:tcPr>
            <w:tcW w:w="1134" w:type="dxa"/>
          </w:tcPr>
          <w:p w14:paraId="71A55732" w14:textId="77777777" w:rsidR="007D229A"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-&gt;</w:t>
            </w:r>
          </w:p>
        </w:tc>
        <w:tc>
          <w:tcPr>
            <w:tcW w:w="1559" w:type="dxa"/>
          </w:tcPr>
          <w:p w14:paraId="6F0F0728" w14:textId="77777777" w:rsidR="007D229A"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Execution</w:t>
            </w:r>
          </w:p>
        </w:tc>
        <w:tc>
          <w:tcPr>
            <w:tcW w:w="2866" w:type="dxa"/>
          </w:tcPr>
          <w:p w14:paraId="2E927C3F" w14:textId="77777777" w:rsidR="007D229A" w:rsidRPr="003273F1" w:rsidRDefault="00372E93" w:rsidP="00E0697E">
            <w:pPr>
              <w:jc w:val="center"/>
              <w:cnfStyle w:val="000000000000" w:firstRow="0" w:lastRow="0" w:firstColumn="0" w:lastColumn="0" w:oddVBand="0" w:evenVBand="0" w:oddHBand="0" w:evenHBand="0" w:firstRowFirstColumn="0" w:firstRowLastColumn="0" w:lastRowFirstColumn="0" w:lastRowLastColumn="0"/>
            </w:pPr>
            <w:r w:rsidRPr="003273F1">
              <w:t xml:space="preserve">El usuario que referencia genera a la ejecución que </w:t>
            </w:r>
            <w:r w:rsidR="00E0697E" w:rsidRPr="003273F1">
              <w:t>está</w:t>
            </w:r>
            <w:r w:rsidRPr="003273F1">
              <w:t xml:space="preserve"> generando.</w:t>
            </w:r>
          </w:p>
        </w:tc>
      </w:tr>
    </w:tbl>
    <w:p w14:paraId="7C56E908" w14:textId="152881ED" w:rsidR="003273F1" w:rsidRDefault="0024534B">
      <w:pPr>
        <w:pStyle w:val="Descripcin"/>
        <w:tabs>
          <w:tab w:val="left" w:pos="5453"/>
        </w:tabs>
        <w:rPr>
          <w:ins w:id="556" w:author="Raul García Fernández" w:date="2017-07-03T16:57:00Z"/>
        </w:rPr>
        <w:pPrChange w:id="557" w:author="RAQUEL BLANCO AGUIRRE" w:date="2017-06-28T18:51:00Z">
          <w:pPr>
            <w:pStyle w:val="Descripcin"/>
          </w:pPr>
        </w:pPrChange>
      </w:pPr>
      <w:bookmarkStart w:id="558" w:name="_Toc481185464"/>
      <w:bookmarkStart w:id="559" w:name="_Toc481603470"/>
      <w:bookmarkStart w:id="560" w:name="_Toc481603551"/>
      <w:r w:rsidRPr="003273F1">
        <w:t xml:space="preserve">Tabla </w:t>
      </w:r>
      <w:fldSimple w:instr=" STYLEREF 1 \s ">
        <w:r w:rsidR="004A56F3">
          <w:rPr>
            <w:noProof/>
          </w:rPr>
          <w:t>3</w:t>
        </w:r>
      </w:fldSimple>
      <w:r w:rsidR="004A56F3">
        <w:noBreakHyphen/>
      </w:r>
      <w:fldSimple w:instr=" SEQ Tabla \* ARABIC \s 1 ">
        <w:r w:rsidR="004A56F3">
          <w:rPr>
            <w:noProof/>
          </w:rPr>
          <w:t>5</w:t>
        </w:r>
      </w:fldSimple>
      <w:r w:rsidRPr="003273F1">
        <w:t xml:space="preserve"> (Neo4j: conjunto de entidades)</w:t>
      </w:r>
      <w:bookmarkEnd w:id="558"/>
      <w:bookmarkEnd w:id="559"/>
      <w:bookmarkEnd w:id="560"/>
      <w:ins w:id="561" w:author="RAQUEL BLANCO AGUIRRE" w:date="2017-06-28T18:51:00Z">
        <w:r w:rsidR="00096454">
          <w:tab/>
        </w:r>
      </w:ins>
    </w:p>
    <w:p w14:paraId="5CB404DA" w14:textId="3A654C3A" w:rsidR="00511501" w:rsidRPr="00D72901" w:rsidRDefault="00511501">
      <w:pPr>
        <w:spacing w:after="0"/>
        <w:jc w:val="left"/>
        <w:pPrChange w:id="562" w:author="Raul García Fernández" w:date="2017-07-03T16:57:00Z">
          <w:pPr>
            <w:pStyle w:val="Descripcin"/>
          </w:pPr>
        </w:pPrChange>
      </w:pPr>
      <w:ins w:id="563" w:author="Raul García Fernández" w:date="2017-07-03T16:57:00Z">
        <w:r>
          <w:br w:type="page"/>
        </w:r>
      </w:ins>
    </w:p>
    <w:p w14:paraId="2D36D1AB" w14:textId="71E85491" w:rsidR="00B45BEE" w:rsidRPr="00963A30" w:rsidRDefault="0024534B" w:rsidP="00B45BEE">
      <w:pPr>
        <w:pStyle w:val="Ttulo3"/>
        <w:numPr>
          <w:ilvl w:val="2"/>
          <w:numId w:val="30"/>
        </w:numPr>
        <w:rPr>
          <w:rFonts w:cs="Times New Roman"/>
          <w:szCs w:val="56"/>
        </w:rPr>
      </w:pPr>
      <w:bookmarkStart w:id="564" w:name="_Toc487130107"/>
      <w:commentRangeStart w:id="565"/>
      <w:r w:rsidRPr="003273F1">
        <w:rPr>
          <w:rFonts w:cs="Times New Roman"/>
          <w:szCs w:val="56"/>
        </w:rPr>
        <w:lastRenderedPageBreak/>
        <w:t>MD –</w:t>
      </w:r>
      <w:del w:id="566" w:author="Raul García Fernández" w:date="2017-06-30T20:03:00Z">
        <w:r w:rsidRPr="003273F1" w:rsidDel="00A54F96">
          <w:rPr>
            <w:rFonts w:cs="Times New Roman"/>
            <w:szCs w:val="56"/>
          </w:rPr>
          <w:delText xml:space="preserve"> </w:delText>
        </w:r>
      </w:del>
      <w:ins w:id="567" w:author="Raul García Fernández" w:date="2017-06-30T20:03:00Z">
        <w:r w:rsidR="00A54F96">
          <w:rPr>
            <w:rFonts w:cs="Times New Roman"/>
            <w:szCs w:val="56"/>
          </w:rPr>
          <w:t xml:space="preserve"> </w:t>
        </w:r>
      </w:ins>
      <w:del w:id="568" w:author="Raul García Fernández" w:date="2017-06-30T20:03:00Z">
        <w:r w:rsidRPr="003273F1" w:rsidDel="00A54F96">
          <w:rPr>
            <w:rFonts w:cs="Times New Roman"/>
            <w:szCs w:val="56"/>
          </w:rPr>
          <w:delText xml:space="preserve">Neo4j: </w:delText>
        </w:r>
      </w:del>
      <w:r w:rsidRPr="003273F1">
        <w:rPr>
          <w:rFonts w:cs="Times New Roman"/>
          <w:szCs w:val="56"/>
        </w:rPr>
        <w:t>Estructura general de</w:t>
      </w:r>
      <w:ins w:id="569" w:author="Raul García Fernández" w:date="2017-06-30T20:02:00Z">
        <w:r w:rsidR="00A54F96">
          <w:rPr>
            <w:rFonts w:cs="Times New Roman"/>
            <w:szCs w:val="56"/>
          </w:rPr>
          <w:t xml:space="preserve"> la base de</w:t>
        </w:r>
      </w:ins>
      <w:r w:rsidRPr="003273F1">
        <w:rPr>
          <w:rFonts w:cs="Times New Roman"/>
          <w:szCs w:val="56"/>
        </w:rPr>
        <w:t xml:space="preserve"> datos</w:t>
      </w:r>
      <w:commentRangeEnd w:id="565"/>
      <w:r w:rsidR="00096454">
        <w:rPr>
          <w:rStyle w:val="Refdecomentario"/>
          <w:rFonts w:eastAsia="Calibri" w:cs="Times New Roman"/>
          <w:b w:val="0"/>
          <w:bCs w:val="0"/>
        </w:rPr>
        <w:commentReference w:id="565"/>
      </w:r>
      <w:bookmarkEnd w:id="564"/>
    </w:p>
    <w:p w14:paraId="7D1FE697" w14:textId="607D3BA4" w:rsidR="00511501" w:rsidRDefault="0024534B">
      <w:pPr>
        <w:ind w:firstLine="708"/>
        <w:jc w:val="left"/>
        <w:rPr>
          <w:ins w:id="570" w:author="Raul García Fernández" w:date="2017-07-03T16:57:00Z"/>
        </w:rPr>
        <w:pPrChange w:id="571" w:author="Raul García Fernández" w:date="2017-07-03T16:57:00Z">
          <w:pPr>
            <w:keepNext/>
            <w:ind w:firstLine="708"/>
            <w:jc w:val="center"/>
          </w:pPr>
        </w:pPrChange>
      </w:pPr>
      <w:r w:rsidRPr="003273F1">
        <w:t xml:space="preserve">En la siguiente figura </w:t>
      </w:r>
      <w:ins w:id="572" w:author="RAQUEL BLANCO AGUIRRE" w:date="2017-06-28T18:54:00Z">
        <w:r w:rsidR="00096454">
          <w:t xml:space="preserve">se </w:t>
        </w:r>
      </w:ins>
      <w:r w:rsidRPr="003273F1">
        <w:t>describ</w:t>
      </w:r>
      <w:del w:id="573" w:author="RAQUEL BLANCO AGUIRRE" w:date="2017-06-28T18:54:00Z">
        <w:r w:rsidRPr="003273F1" w:rsidDel="00096454">
          <w:delText>ir</w:delText>
        </w:r>
      </w:del>
      <w:r w:rsidRPr="003273F1">
        <w:t>e</w:t>
      </w:r>
      <w:del w:id="574" w:author="RAQUEL BLANCO AGUIRRE" w:date="2017-06-28T18:54:00Z">
        <w:r w:rsidRPr="003273F1" w:rsidDel="00096454">
          <w:delText>mos</w:delText>
        </w:r>
      </w:del>
      <w:r w:rsidRPr="003273F1">
        <w:t xml:space="preserve"> la estructura general de datos del sistema</w:t>
      </w:r>
      <w:ins w:id="575" w:author="RAQUEL BLANCO AGUIRRE" w:date="2017-06-28T18:54:00Z">
        <w:r w:rsidR="00096454">
          <w:t>, dond</w:t>
        </w:r>
      </w:ins>
      <w:ins w:id="576" w:author="RAQUEL BLANCO AGUIRRE" w:date="2017-06-28T18:55:00Z">
        <w:r w:rsidR="00096454">
          <w:t>e se</w:t>
        </w:r>
        <w:del w:id="577" w:author="Raul García Fernández" w:date="2017-07-03T16:57:00Z">
          <w:r w:rsidR="00096454" w:rsidDel="00511501">
            <w:delText xml:space="preserve"> </w:delText>
          </w:r>
        </w:del>
        <w:r w:rsidR="00096454">
          <w:t>puede ver un ejemplo de los nodos y las relaciones entre ellos</w:t>
        </w:r>
      </w:ins>
      <w:r w:rsidRPr="003273F1">
        <w:t>.</w:t>
      </w:r>
    </w:p>
    <w:p w14:paraId="3F65F106" w14:textId="77777777" w:rsidR="00511501" w:rsidRDefault="00511501">
      <w:pPr>
        <w:ind w:firstLine="708"/>
        <w:jc w:val="left"/>
        <w:rPr>
          <w:ins w:id="578" w:author="Raul García Fernández" w:date="2017-07-03T16:57:00Z"/>
        </w:rPr>
        <w:pPrChange w:id="579" w:author="Raul García Fernández" w:date="2017-07-03T16:57:00Z">
          <w:pPr>
            <w:keepNext/>
            <w:ind w:firstLine="708"/>
            <w:jc w:val="center"/>
          </w:pPr>
        </w:pPrChange>
      </w:pPr>
    </w:p>
    <w:p w14:paraId="2B16470B" w14:textId="3CED77F6" w:rsidR="0024534B" w:rsidRPr="003273F1" w:rsidDel="00511501" w:rsidRDefault="0024534B" w:rsidP="00E0697E">
      <w:pPr>
        <w:ind w:firstLine="708"/>
        <w:rPr>
          <w:del w:id="580" w:author="Raul García Fernández" w:date="2017-07-03T16:56:00Z"/>
        </w:rPr>
      </w:pPr>
      <w:del w:id="581" w:author="RAQUEL BLANCO AGUIRRE" w:date="2017-06-28T18:55:00Z">
        <w:r w:rsidRPr="003273F1" w:rsidDel="00096454">
          <w:delText xml:space="preserve"> Veremos un ejemplo de entidades y </w:delText>
        </w:r>
        <w:r w:rsidR="00963A30" w:rsidDel="00096454">
          <w:delText xml:space="preserve">de todas las posibles </w:delText>
        </w:r>
        <w:r w:rsidRPr="003273F1" w:rsidDel="00096454">
          <w:delText xml:space="preserve">relaciones </w:delText>
        </w:r>
        <w:r w:rsidR="00190ADB" w:rsidRPr="003273F1" w:rsidDel="00096454">
          <w:delText>individuales</w:delText>
        </w:r>
        <w:r w:rsidR="00963A30" w:rsidDel="00096454">
          <w:delText xml:space="preserve"> entre ellas.</w:delText>
        </w:r>
      </w:del>
    </w:p>
    <w:p w14:paraId="10B03423" w14:textId="657C3921" w:rsidR="00303F59" w:rsidRPr="003273F1" w:rsidRDefault="00511501">
      <w:pPr>
        <w:ind w:firstLine="708"/>
        <w:jc w:val="center"/>
        <w:pPrChange w:id="582" w:author="Raul García Fernández" w:date="2017-07-03T16:56:00Z">
          <w:pPr>
            <w:keepNext/>
            <w:ind w:firstLine="708"/>
            <w:jc w:val="center"/>
          </w:pPr>
        </w:pPrChange>
      </w:pPr>
      <w:ins w:id="583" w:author="Raul García Fernández" w:date="2017-07-03T16:56:00Z">
        <w:r>
          <w:object w:dxaOrig="10831" w:dyaOrig="9570" w14:anchorId="5C3100D5">
            <v:shape id="_x0000_i1026" type="#_x0000_t75" style="width:452.75pt;height:399.55pt" o:ole="">
              <v:imagedata r:id="rId22" o:title=""/>
            </v:shape>
            <o:OLEObject Type="Embed" ProgID="Visio.Drawing.15" ShapeID="_x0000_i1026" DrawAspect="Content" ObjectID="_1560871917" r:id="rId23"/>
          </w:object>
        </w:r>
      </w:ins>
      <w:commentRangeStart w:id="584"/>
      <w:del w:id="585" w:author="Raul García Fernández" w:date="2017-07-03T16:56:00Z">
        <w:r w:rsidR="00303F59" w:rsidRPr="003273F1" w:rsidDel="00511501">
          <w:rPr>
            <w:noProof/>
            <w:lang w:eastAsia="es-ES"/>
          </w:rPr>
          <w:drawing>
            <wp:inline distT="0" distB="0" distL="0" distR="0" wp14:anchorId="146110E8" wp14:editId="7A489EE0">
              <wp:extent cx="5612130" cy="37223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722370"/>
                      </a:xfrm>
                      <a:prstGeom prst="rect">
                        <a:avLst/>
                      </a:prstGeom>
                    </pic:spPr>
                  </pic:pic>
                </a:graphicData>
              </a:graphic>
            </wp:inline>
          </w:drawing>
        </w:r>
      </w:del>
      <w:commentRangeEnd w:id="584"/>
      <w:r w:rsidR="00096454">
        <w:rPr>
          <w:rStyle w:val="Refdecomentario"/>
        </w:rPr>
        <w:commentReference w:id="584"/>
      </w:r>
    </w:p>
    <w:p w14:paraId="52CCCC99" w14:textId="77777777" w:rsidR="00303F59" w:rsidRPr="003273F1" w:rsidRDefault="00303F59" w:rsidP="00303F59">
      <w:pPr>
        <w:pStyle w:val="Descripcin"/>
      </w:pPr>
      <w:bookmarkStart w:id="586" w:name="_Toc481185453"/>
      <w:bookmarkStart w:id="587" w:name="_Toc481603526"/>
      <w:r w:rsidRPr="003273F1">
        <w:t xml:space="preserve">Ilustración </w:t>
      </w:r>
      <w:fldSimple w:instr=" STYLEREF 1 \s ">
        <w:r w:rsidR="005E22B3">
          <w:rPr>
            <w:noProof/>
          </w:rPr>
          <w:t>3</w:t>
        </w:r>
      </w:fldSimple>
      <w:r w:rsidR="005E22B3">
        <w:noBreakHyphen/>
      </w:r>
      <w:fldSimple w:instr=" SEQ Ilustración \* ARABIC \s 1 ">
        <w:r w:rsidR="005E22B3">
          <w:rPr>
            <w:noProof/>
          </w:rPr>
          <w:t>3</w:t>
        </w:r>
      </w:fldSimple>
      <w:r w:rsidRPr="003273F1">
        <w:t xml:space="preserve"> (Estructura general de datos)</w:t>
      </w:r>
      <w:bookmarkEnd w:id="586"/>
      <w:bookmarkEnd w:id="587"/>
    </w:p>
    <w:p w14:paraId="15D1F807" w14:textId="77777777" w:rsidR="00303F59" w:rsidRPr="003273F1" w:rsidRDefault="00E0697E" w:rsidP="00E0697E">
      <w:pPr>
        <w:pStyle w:val="Ttulo1"/>
        <w:numPr>
          <w:ilvl w:val="1"/>
          <w:numId w:val="30"/>
        </w:numPr>
        <w:rPr>
          <w:rFonts w:cs="Times New Roman"/>
          <w:szCs w:val="56"/>
        </w:rPr>
      </w:pPr>
      <w:r>
        <w:rPr>
          <w:rFonts w:cs="Times New Roman"/>
          <w:szCs w:val="56"/>
        </w:rPr>
        <w:t xml:space="preserve"> </w:t>
      </w:r>
      <w:bookmarkStart w:id="588" w:name="_Toc487130108"/>
      <w:r w:rsidR="00303F59" w:rsidRPr="003273F1">
        <w:rPr>
          <w:rFonts w:cs="Times New Roman"/>
          <w:szCs w:val="56"/>
        </w:rPr>
        <w:t>Diseño de sistema: Subsistema repositorio</w:t>
      </w:r>
      <w:bookmarkEnd w:id="588"/>
    </w:p>
    <w:p w14:paraId="3324F458" w14:textId="77777777" w:rsidR="00FC62A5" w:rsidRPr="003273F1" w:rsidRDefault="00FC62A5" w:rsidP="00FC62A5"/>
    <w:p w14:paraId="2BBE989B" w14:textId="77777777" w:rsidR="00303F59" w:rsidRPr="003273F1" w:rsidRDefault="00C3551A" w:rsidP="00C3551A">
      <w:pPr>
        <w:ind w:left="360"/>
      </w:pPr>
      <w:r w:rsidRPr="003273F1">
        <w:t>El Subsistema repositorio es un sistema con dos objetivos principales:</w:t>
      </w:r>
    </w:p>
    <w:p w14:paraId="49F13478" w14:textId="77777777" w:rsidR="00C3551A" w:rsidRPr="003273F1" w:rsidRDefault="00C3551A" w:rsidP="00E0697E">
      <w:pPr>
        <w:pStyle w:val="Prrafodelista"/>
        <w:numPr>
          <w:ilvl w:val="0"/>
          <w:numId w:val="27"/>
        </w:numPr>
      </w:pPr>
      <w:r w:rsidRPr="00690082">
        <w:rPr>
          <w:b/>
        </w:rPr>
        <w:t>Ejecut</w:t>
      </w:r>
      <w:r w:rsidR="00690082" w:rsidRPr="00690082">
        <w:rPr>
          <w:b/>
        </w:rPr>
        <w:t>ar proyectos</w:t>
      </w:r>
      <w:r w:rsidR="00690082">
        <w:t xml:space="preserve">: Ejecutar </w:t>
      </w:r>
      <w:r w:rsidRPr="003273F1">
        <w:t xml:space="preserve">proyectos de diferentes </w:t>
      </w:r>
      <w:r w:rsidR="007256B0" w:rsidRPr="003273F1">
        <w:t>índoles</w:t>
      </w:r>
      <w:r w:rsidRPr="003273F1">
        <w:t>, sincronizarlos y devolver la ejecución al usuario.</w:t>
      </w:r>
    </w:p>
    <w:p w14:paraId="4576C858" w14:textId="77777777" w:rsidR="00C3551A" w:rsidRPr="003273F1" w:rsidRDefault="00C3551A" w:rsidP="00E0697E">
      <w:pPr>
        <w:pStyle w:val="Prrafodelista"/>
        <w:numPr>
          <w:ilvl w:val="0"/>
          <w:numId w:val="27"/>
        </w:numPr>
      </w:pPr>
      <w:r w:rsidRPr="00690082">
        <w:rPr>
          <w:b/>
        </w:rPr>
        <w:t>Gesti</w:t>
      </w:r>
      <w:r w:rsidR="00690082">
        <w:rPr>
          <w:b/>
        </w:rPr>
        <w:t>onar el negocio del repositorio</w:t>
      </w:r>
      <w:r w:rsidRPr="003273F1">
        <w:t>: Gestionar todo el negocio referen</w:t>
      </w:r>
      <w:r w:rsidR="00690082">
        <w:t>te a la ejecución de proyectos, los miembros,</w:t>
      </w:r>
      <w:r w:rsidRPr="003273F1">
        <w:t xml:space="preserve"> los grupos y </w:t>
      </w:r>
      <w:r w:rsidR="00690082">
        <w:t xml:space="preserve">los </w:t>
      </w:r>
      <w:r w:rsidRPr="003273F1">
        <w:t>subgrupos que lo contienen.</w:t>
      </w:r>
    </w:p>
    <w:p w14:paraId="78F0AF42" w14:textId="77777777" w:rsidR="007256B0" w:rsidRPr="003273F1" w:rsidRDefault="00C3551A" w:rsidP="00E0697E">
      <w:r w:rsidRPr="003273F1">
        <w:lastRenderedPageBreak/>
        <w:t xml:space="preserve">El sistema repositorio </w:t>
      </w:r>
      <w:r w:rsidR="007256B0" w:rsidRPr="003273F1">
        <w:t>estará</w:t>
      </w:r>
      <w:r w:rsidRPr="003273F1">
        <w:t xml:space="preserve"> dividido en vari</w:t>
      </w:r>
      <w:r w:rsidR="00690082">
        <w:t xml:space="preserve">as capas. Las </w:t>
      </w:r>
      <w:r w:rsidRPr="003273F1">
        <w:t>capas harán funciones independientes</w:t>
      </w:r>
      <w:r w:rsidR="007256B0" w:rsidRPr="003273F1">
        <w:t xml:space="preserve"> y todas estará</w:t>
      </w:r>
      <w:r w:rsidR="00690082">
        <w:t>n implementadas en Java. Todas las</w:t>
      </w:r>
      <w:r w:rsidR="00690082" w:rsidRPr="003273F1">
        <w:t xml:space="preserve"> capas se comunicarán</w:t>
      </w:r>
      <w:r w:rsidR="007256B0" w:rsidRPr="003273F1">
        <w:t xml:space="preserve"> con la otra</w:t>
      </w:r>
      <w:r w:rsidR="00690082">
        <w:t>s</w:t>
      </w:r>
      <w:r w:rsidR="007256B0" w:rsidRPr="003273F1">
        <w:t xml:space="preserve"> mediante interfaces que </w:t>
      </w:r>
      <w:r w:rsidR="00690082" w:rsidRPr="003273F1">
        <w:t>proporcionarán</w:t>
      </w:r>
      <w:r w:rsidR="007256B0" w:rsidRPr="003273F1">
        <w:t xml:space="preserve"> servicios compatibles para cada capa.</w:t>
      </w:r>
    </w:p>
    <w:p w14:paraId="44806845" w14:textId="48B881CF" w:rsidR="00C3551A" w:rsidRPr="003273F1" w:rsidRDefault="007256B0" w:rsidP="00E0697E">
      <w:r w:rsidRPr="003273F1">
        <w:t xml:space="preserve">Algunas capas del sistema repositorio utilizaran tecnologías y frameworks que facilitaran </w:t>
      </w:r>
      <w:r w:rsidR="00690082">
        <w:t xml:space="preserve">el realizar los objetivos de las </w:t>
      </w:r>
      <w:r w:rsidRPr="003273F1">
        <w:t>capas.</w:t>
      </w:r>
      <w:r w:rsidR="00FC62A5" w:rsidRPr="003273F1">
        <w:t xml:space="preserve"> Las diferentes capas y sus objetivos son las siguientes</w:t>
      </w:r>
      <w:ins w:id="589" w:author="RAQUEL BLANCO AGUIRRE" w:date="2017-06-28T18:57:00Z">
        <w:r w:rsidR="00253E57">
          <w:t>:</w:t>
        </w:r>
      </w:ins>
      <w:del w:id="590" w:author="RAQUEL BLANCO AGUIRRE" w:date="2017-06-28T18:57:00Z">
        <w:r w:rsidR="00FC62A5" w:rsidRPr="003273F1" w:rsidDel="00253E57">
          <w:delText>.</w:delText>
        </w:r>
      </w:del>
    </w:p>
    <w:p w14:paraId="0D2CEB1F" w14:textId="77777777" w:rsidR="00FC62A5" w:rsidRPr="003273F1" w:rsidRDefault="00FC62A5" w:rsidP="00E0697E">
      <w:pPr>
        <w:pStyle w:val="Prrafodelista"/>
        <w:numPr>
          <w:ilvl w:val="0"/>
          <w:numId w:val="27"/>
        </w:numPr>
      </w:pPr>
      <w:r w:rsidRPr="003273F1">
        <w:t>Capa REST: Proporciona servicios de Comunicación entre el sistema y los diversos clientes.</w:t>
      </w:r>
    </w:p>
    <w:p w14:paraId="0F44C5C1" w14:textId="77777777" w:rsidR="00FC62A5" w:rsidRPr="003273F1" w:rsidRDefault="00FC62A5" w:rsidP="00E0697E">
      <w:pPr>
        <w:pStyle w:val="Prrafodelista"/>
        <w:numPr>
          <w:ilvl w:val="0"/>
          <w:numId w:val="27"/>
        </w:numPr>
      </w:pPr>
      <w:r w:rsidRPr="003273F1">
        <w:t xml:space="preserve">Capa Negocio: Proporciona servicios de </w:t>
      </w:r>
      <w:r w:rsidR="00E0697E" w:rsidRPr="003273F1">
        <w:t>Gestión</w:t>
      </w:r>
      <w:r w:rsidRPr="003273F1">
        <w:t xml:space="preserve"> de las diversas opciones del sistema.</w:t>
      </w:r>
    </w:p>
    <w:p w14:paraId="5C632726" w14:textId="77777777" w:rsidR="00FC62A5" w:rsidRPr="003273F1" w:rsidRDefault="00690082" w:rsidP="00E0697E">
      <w:pPr>
        <w:pStyle w:val="Prrafodelista"/>
        <w:numPr>
          <w:ilvl w:val="0"/>
          <w:numId w:val="27"/>
        </w:numPr>
      </w:pPr>
      <w:r>
        <w:t xml:space="preserve">Capa de Datos: Proporciona </w:t>
      </w:r>
      <w:r w:rsidR="00FC62A5" w:rsidRPr="003273F1">
        <w:t>acceso</w:t>
      </w:r>
      <w:r>
        <w:t xml:space="preserve"> a la información de la </w:t>
      </w:r>
      <w:r w:rsidR="00FC62A5" w:rsidRPr="003273F1">
        <w:t>base de datos.</w:t>
      </w:r>
    </w:p>
    <w:p w14:paraId="62E1B2D2" w14:textId="77777777" w:rsidR="00FC62A5" w:rsidRPr="003273F1" w:rsidRDefault="00FC62A5" w:rsidP="00E0697E">
      <w:pPr>
        <w:pStyle w:val="Prrafodelista"/>
        <w:numPr>
          <w:ilvl w:val="0"/>
          <w:numId w:val="27"/>
        </w:numPr>
      </w:pPr>
      <w:r w:rsidRPr="003273F1">
        <w:t xml:space="preserve">Capa de ejecución: Proporciona servicios de ejecución de </w:t>
      </w:r>
      <w:r w:rsidR="00690082">
        <w:t xml:space="preserve">los </w:t>
      </w:r>
      <w:r w:rsidRPr="003273F1">
        <w:t>códigos</w:t>
      </w:r>
      <w:r w:rsidR="00690082">
        <w:t xml:space="preserve"> de los proyectos</w:t>
      </w:r>
      <w:r w:rsidRPr="003273F1">
        <w:t>.</w:t>
      </w:r>
    </w:p>
    <w:p w14:paraId="07961036" w14:textId="77777777" w:rsidR="007256B0" w:rsidRPr="003273F1" w:rsidRDefault="007256B0" w:rsidP="00C3551A">
      <w:pPr>
        <w:ind w:left="720"/>
      </w:pPr>
    </w:p>
    <w:p w14:paraId="22F8AD01" w14:textId="24760F3E" w:rsidR="0035575C" w:rsidRDefault="00E0697E">
      <w:pPr>
        <w:pStyle w:val="Ttulo3"/>
        <w:numPr>
          <w:ilvl w:val="1"/>
          <w:numId w:val="30"/>
        </w:numPr>
        <w:rPr>
          <w:rFonts w:cs="Times New Roman"/>
          <w:szCs w:val="56"/>
        </w:rPr>
        <w:pPrChange w:id="591" w:author="Raul García Fernández" w:date="2017-07-01T12:51:00Z">
          <w:pPr>
            <w:pStyle w:val="Ttulo3"/>
            <w:numPr>
              <w:ilvl w:val="2"/>
              <w:numId w:val="30"/>
            </w:numPr>
            <w:ind w:left="1776" w:hanging="720"/>
          </w:pPr>
        </w:pPrChange>
      </w:pPr>
      <w:del w:id="592" w:author="RAQUEL BLANCO AGUIRRE" w:date="2017-06-28T18:58:00Z">
        <w:r w:rsidDel="00253E57">
          <w:rPr>
            <w:rFonts w:cs="Times New Roman"/>
            <w:szCs w:val="56"/>
          </w:rPr>
          <w:delText xml:space="preserve">DS-Subsistema repositorio Web: </w:delText>
        </w:r>
      </w:del>
      <w:bookmarkStart w:id="593" w:name="_Toc487130109"/>
      <w:r w:rsidR="00FC62A5" w:rsidRPr="003273F1">
        <w:rPr>
          <w:rFonts w:cs="Times New Roman"/>
          <w:szCs w:val="56"/>
        </w:rPr>
        <w:t>Capa REST</w:t>
      </w:r>
      <w:bookmarkEnd w:id="593"/>
    </w:p>
    <w:p w14:paraId="3911BA7C" w14:textId="77777777" w:rsidR="00B45BEE" w:rsidRPr="00B45BEE" w:rsidRDefault="00B45BEE" w:rsidP="00B45BEE"/>
    <w:p w14:paraId="782BE695" w14:textId="77777777" w:rsidR="00FC62A5" w:rsidRPr="003273F1" w:rsidRDefault="00FC62A5" w:rsidP="00E0697E">
      <w:pPr>
        <w:ind w:firstLine="360"/>
      </w:pPr>
      <w:r w:rsidRPr="003273F1">
        <w:t>La capa REST proporciona</w:t>
      </w:r>
      <w:r w:rsidR="00690082">
        <w:t>ra</w:t>
      </w:r>
      <w:r w:rsidRPr="003273F1">
        <w:t xml:space="preserve"> servicios de comunicación entre el sistema y los diversos clientes del repositorio</w:t>
      </w:r>
      <w:r w:rsidR="00690082">
        <w:t xml:space="preserve"> utilizando</w:t>
      </w:r>
      <w:r w:rsidR="0035575C" w:rsidRPr="003273F1">
        <w:t xml:space="preserve"> la arquitectura REST</w:t>
      </w:r>
      <w:r w:rsidR="00690082">
        <w:t xml:space="preserve"> para ello</w:t>
      </w:r>
      <w:r w:rsidR="0035575C" w:rsidRPr="003273F1">
        <w:t xml:space="preserve">. </w:t>
      </w:r>
    </w:p>
    <w:p w14:paraId="4739E388" w14:textId="77777777" w:rsidR="00B45BEE" w:rsidRDefault="0035575C" w:rsidP="00E0697E">
      <w:r w:rsidRPr="003273F1">
        <w:rPr>
          <w:b/>
        </w:rPr>
        <w:t xml:space="preserve">El protocolo HTTP </w:t>
      </w:r>
      <w:r w:rsidRPr="003273F1">
        <w:t xml:space="preserve">es un protocolo utilizado por las tecnologías web. Este protocolo utiliza el texto como método </w:t>
      </w:r>
      <w:r w:rsidR="00E0697E" w:rsidRPr="003273F1">
        <w:t>de comunicación</w:t>
      </w:r>
      <w:r w:rsidRPr="003273F1">
        <w:t>. Aunque también permite la comunicación de bits y los cifrados…</w:t>
      </w:r>
    </w:p>
    <w:p w14:paraId="12DAA68F" w14:textId="77777777" w:rsidR="00435C60" w:rsidRPr="003273F1" w:rsidRDefault="00435C60" w:rsidP="00E0697E"/>
    <w:p w14:paraId="693480BB" w14:textId="77777777" w:rsidR="004A56F3" w:rsidRPr="004A56F3" w:rsidRDefault="0035575C">
      <w:pPr>
        <w:pStyle w:val="Ttulo4"/>
        <w:numPr>
          <w:ilvl w:val="2"/>
          <w:numId w:val="30"/>
        </w:numPr>
        <w:pPrChange w:id="594" w:author="Raul García Fernández" w:date="2017-07-01T12:52:00Z">
          <w:pPr>
            <w:pStyle w:val="Ttulo4"/>
            <w:numPr>
              <w:ilvl w:val="3"/>
              <w:numId w:val="30"/>
            </w:numPr>
            <w:ind w:left="2124" w:hanging="720"/>
          </w:pPr>
        </w:pPrChange>
      </w:pPr>
      <w:r w:rsidRPr="00E0697E">
        <w:t>Arquitectura REST:</w:t>
      </w:r>
    </w:p>
    <w:p w14:paraId="1E3B7C66" w14:textId="77777777" w:rsidR="0006462F" w:rsidRPr="003273F1" w:rsidRDefault="0006462F" w:rsidP="00A3422E">
      <w:pPr>
        <w:ind w:firstLine="360"/>
      </w:pPr>
    </w:p>
    <w:p w14:paraId="6B200F32" w14:textId="77777777" w:rsidR="006071FE" w:rsidRPr="003273F1" w:rsidRDefault="00A3422E" w:rsidP="006071FE">
      <w:pPr>
        <w:keepNext/>
        <w:ind w:firstLine="360"/>
        <w:jc w:val="center"/>
      </w:pPr>
      <w:r w:rsidRPr="003273F1">
        <w:rPr>
          <w:noProof/>
          <w:lang w:eastAsia="es-ES"/>
        </w:rPr>
        <w:drawing>
          <wp:inline distT="0" distB="0" distL="0" distR="0" wp14:anchorId="21C3FBE2" wp14:editId="76A2BFFA">
            <wp:extent cx="3724275" cy="121024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36166" cy="1214107"/>
                    </a:xfrm>
                    <a:prstGeom prst="rect">
                      <a:avLst/>
                    </a:prstGeom>
                  </pic:spPr>
                </pic:pic>
              </a:graphicData>
            </a:graphic>
          </wp:inline>
        </w:drawing>
      </w:r>
    </w:p>
    <w:p w14:paraId="47F3EF91" w14:textId="77777777" w:rsidR="0006462F" w:rsidRDefault="006071FE" w:rsidP="00E0697E">
      <w:pPr>
        <w:pStyle w:val="Descripcin"/>
      </w:pPr>
      <w:bookmarkStart w:id="595" w:name="_Toc481185454"/>
      <w:bookmarkStart w:id="596" w:name="_Toc481603527"/>
      <w:r w:rsidRPr="003273F1">
        <w:t xml:space="preserve">Ilustración </w:t>
      </w:r>
      <w:fldSimple w:instr=" STYLEREF 1 \s ">
        <w:r w:rsidR="005E22B3">
          <w:rPr>
            <w:noProof/>
          </w:rPr>
          <w:t>3.4</w:t>
        </w:r>
      </w:fldSimple>
      <w:r w:rsidR="005E22B3">
        <w:noBreakHyphen/>
      </w:r>
      <w:fldSimple w:instr=" SEQ Ilustración \* ARABIC \s 1 ">
        <w:r w:rsidR="005E22B3">
          <w:rPr>
            <w:noProof/>
          </w:rPr>
          <w:t>1</w:t>
        </w:r>
      </w:fldSimple>
      <w:r w:rsidRPr="003273F1">
        <w:t xml:space="preserve"> (Logo Spring)</w:t>
      </w:r>
      <w:bookmarkEnd w:id="595"/>
      <w:bookmarkEnd w:id="596"/>
    </w:p>
    <w:p w14:paraId="743A77FF" w14:textId="5B263DF5" w:rsidR="006071FE" w:rsidRPr="003273F1" w:rsidRDefault="00435C60" w:rsidP="001B13CE">
      <w:pPr>
        <w:ind w:firstLine="360"/>
      </w:pPr>
      <w:r>
        <w:t xml:space="preserve">Para la realización del servidor REST </w:t>
      </w:r>
      <w:ins w:id="597" w:author="RAQUEL BLANCO AGUIRRE" w:date="2017-06-28T18:59:00Z">
        <w:r w:rsidR="00253E57">
          <w:t xml:space="preserve">se </w:t>
        </w:r>
      </w:ins>
      <w:r>
        <w:t>usar</w:t>
      </w:r>
      <w:ins w:id="598" w:author="RAQUEL BLANCO AGUIRRE" w:date="2017-06-28T18:59:00Z">
        <w:r w:rsidR="00253E57">
          <w:t>á</w:t>
        </w:r>
      </w:ins>
      <w:del w:id="599" w:author="RAQUEL BLANCO AGUIRRE" w:date="2017-06-28T18:59:00Z">
        <w:r w:rsidDel="00253E57">
          <w:delText>emos</w:delText>
        </w:r>
      </w:del>
      <w:r>
        <w:t xml:space="preserve"> el framework </w:t>
      </w:r>
      <w:r w:rsidR="006071FE" w:rsidRPr="003273F1">
        <w:t>Spring REST</w:t>
      </w:r>
      <w:ins w:id="600" w:author="RAQUEL BLANCO AGUIRRE" w:date="2017-06-28T18:59:00Z">
        <w:r w:rsidR="00253E57">
          <w:t>. É</w:t>
        </w:r>
      </w:ins>
      <w:del w:id="601" w:author="RAQUEL BLANCO AGUIRRE" w:date="2017-06-28T18:59:00Z">
        <w:r w:rsidDel="00253E57">
          <w:delText>, e</w:delText>
        </w:r>
      </w:del>
      <w:r>
        <w:t>ste</w:t>
      </w:r>
      <w:r w:rsidR="006071FE" w:rsidRPr="003273F1">
        <w:t xml:space="preserve"> se ocupa del mapeado de las peticiones HTTP</w:t>
      </w:r>
      <w:ins w:id="602" w:author="RAQUEL BLANCO AGUIRRE" w:date="2017-06-28T18:59:00Z">
        <w:r w:rsidR="00253E57">
          <w:t>,</w:t>
        </w:r>
      </w:ins>
      <w:r w:rsidR="006071FE" w:rsidRPr="003273F1">
        <w:t xml:space="preserve"> enlazando las peticiones con clases contenedoras</w:t>
      </w:r>
      <w:r>
        <w:t xml:space="preserve"> denominadas controladores</w:t>
      </w:r>
      <w:r w:rsidR="006071FE" w:rsidRPr="003273F1">
        <w:t xml:space="preserve"> que gestionan l</w:t>
      </w:r>
      <w:r>
        <w:t>os métodos HTTP de un dominio espec</w:t>
      </w:r>
      <w:ins w:id="603" w:author="RAQUEL BLANCO AGUIRRE" w:date="2017-06-28T18:59:00Z">
        <w:r w:rsidR="00253E57">
          <w:t>í</w:t>
        </w:r>
      </w:ins>
      <w:del w:id="604" w:author="RAQUEL BLANCO AGUIRRE" w:date="2017-06-28T18:59:00Z">
        <w:r w:rsidDel="00253E57">
          <w:delText>i</w:delText>
        </w:r>
      </w:del>
      <w:r>
        <w:t>fico</w:t>
      </w:r>
      <w:r w:rsidR="006071FE" w:rsidRPr="003273F1">
        <w:t>. También se ocupa de la obtención de los datos recibidos y del procesado de datos para ser enviados.</w:t>
      </w:r>
    </w:p>
    <w:p w14:paraId="021A682D" w14:textId="5EF12CAE" w:rsidR="00CF4F4F" w:rsidRDefault="001B13CE" w:rsidP="00E0697E">
      <w:pPr>
        <w:ind w:firstLine="360"/>
      </w:pPr>
      <w:r w:rsidRPr="003273F1">
        <w:t xml:space="preserve">Como </w:t>
      </w:r>
      <w:r w:rsidR="00435C60">
        <w:t>la arquitectura REST está basada en recursos</w:t>
      </w:r>
      <w:ins w:id="605" w:author="RAQUEL BLANCO AGUIRRE" w:date="2017-06-28T19:00:00Z">
        <w:r w:rsidR="00253E57">
          <w:t xml:space="preserve">, se </w:t>
        </w:r>
      </w:ins>
      <w:del w:id="606" w:author="RAQUEL BLANCO AGUIRRE" w:date="2017-06-28T19:00:00Z">
        <w:r w:rsidR="00435C60" w:rsidDel="00253E57">
          <w:delText xml:space="preserve"> </w:delText>
        </w:r>
      </w:del>
      <w:r w:rsidRPr="003273F1">
        <w:t>crear</w:t>
      </w:r>
      <w:ins w:id="607" w:author="RAQUEL BLANCO AGUIRRE" w:date="2017-06-28T19:00:00Z">
        <w:r w:rsidR="00253E57">
          <w:t>án</w:t>
        </w:r>
      </w:ins>
      <w:del w:id="608" w:author="RAQUEL BLANCO AGUIRRE" w:date="2017-06-28T19:00:00Z">
        <w:r w:rsidRPr="003273F1" w:rsidDel="00253E57">
          <w:delText>emos</w:delText>
        </w:r>
      </w:del>
      <w:r w:rsidRPr="003273F1">
        <w:t xml:space="preserve"> controladores para cada tipo de recurso. Cada controlador </w:t>
      </w:r>
      <w:r w:rsidR="000551D2" w:rsidRPr="003273F1">
        <w:t>tendrá</w:t>
      </w:r>
      <w:r w:rsidRPr="003273F1">
        <w:t xml:space="preserve"> los </w:t>
      </w:r>
      <w:r w:rsidR="000551D2" w:rsidRPr="003273F1">
        <w:t>métodos</w:t>
      </w:r>
      <w:r w:rsidRPr="003273F1">
        <w:t xml:space="preserve"> HTTP básicos implementados (GET</w:t>
      </w:r>
      <w:r w:rsidR="000551D2" w:rsidRPr="003273F1">
        <w:t>, PUT, DELETE…)</w:t>
      </w:r>
      <w:ins w:id="609" w:author="RAQUEL BLANCO AGUIRRE" w:date="2017-06-28T19:00:00Z">
        <w:r w:rsidR="00253E57">
          <w:t>, p</w:t>
        </w:r>
      </w:ins>
      <w:del w:id="610" w:author="RAQUEL BLANCO AGUIRRE" w:date="2017-06-28T19:00:00Z">
        <w:r w:rsidR="000551D2" w:rsidRPr="003273F1" w:rsidDel="00253E57">
          <w:delText xml:space="preserve">. </w:delText>
        </w:r>
        <w:r w:rsidR="00435C60" w:rsidRPr="003273F1" w:rsidDel="00253E57">
          <w:delText>P</w:delText>
        </w:r>
      </w:del>
      <w:r w:rsidR="00435C60" w:rsidRPr="003273F1">
        <w:t>udiendo,</w:t>
      </w:r>
      <w:r w:rsidRPr="003273F1">
        <w:t xml:space="preserve"> por </w:t>
      </w:r>
      <w:r w:rsidR="00435C60" w:rsidRPr="003273F1">
        <w:t>ejemplo,</w:t>
      </w:r>
      <w:r w:rsidR="00435C60">
        <w:t xml:space="preserve"> c</w:t>
      </w:r>
      <w:r w:rsidRPr="003273F1">
        <w:t>rear una entid</w:t>
      </w:r>
      <w:r w:rsidR="00435C60">
        <w:t>ad grupo, listar una ejecución,</w:t>
      </w:r>
      <w:r w:rsidRPr="003273F1">
        <w:t xml:space="preserve"> borrar un grupo</w:t>
      </w:r>
      <w:ins w:id="611" w:author="RAQUEL BLANCO AGUIRRE" w:date="2017-06-28T19:00:00Z">
        <w:r w:rsidR="00253E57">
          <w:t>, etc</w:t>
        </w:r>
      </w:ins>
      <w:r w:rsidR="00435C60">
        <w:t>.</w:t>
      </w:r>
      <w:del w:id="612" w:author="RAQUEL BLANCO AGUIRRE" w:date="2017-06-28T19:00:00Z">
        <w:r w:rsidR="00435C60" w:rsidDel="00253E57">
          <w:delText>.</w:delText>
        </w:r>
        <w:r w:rsidR="00E0697E" w:rsidDel="00253E57">
          <w:delText>.</w:delText>
        </w:r>
      </w:del>
      <w:r w:rsidR="00435C60">
        <w:t xml:space="preserve"> Existirá</w:t>
      </w:r>
      <w:ins w:id="613" w:author="RAQUEL BLANCO AGUIRRE" w:date="2017-06-28T19:00:00Z">
        <w:r w:rsidR="00253E57">
          <w:t>n</w:t>
        </w:r>
      </w:ins>
      <w:r w:rsidR="00435C60">
        <w:t xml:space="preserve"> </w:t>
      </w:r>
      <w:del w:id="614" w:author="RAQUEL BLANCO AGUIRRE" w:date="2017-06-28T19:00:00Z">
        <w:r w:rsidR="00435C60" w:rsidDel="00253E57">
          <w:delText xml:space="preserve">entonces </w:delText>
        </w:r>
      </w:del>
      <w:r w:rsidR="00435C60">
        <w:t xml:space="preserve">tantos controladores como entidades existan dentro del modelo de datos. </w:t>
      </w:r>
    </w:p>
    <w:p w14:paraId="4A1B479C" w14:textId="77777777" w:rsidR="004A56F3" w:rsidRPr="003273F1" w:rsidRDefault="004A56F3" w:rsidP="00E0697E">
      <w:pPr>
        <w:ind w:firstLine="360"/>
      </w:pPr>
    </w:p>
    <w:p w14:paraId="13970D89" w14:textId="77777777" w:rsidR="004A56F3" w:rsidRPr="00435C60" w:rsidRDefault="00CF4F4F">
      <w:pPr>
        <w:pStyle w:val="Ttulo4"/>
        <w:numPr>
          <w:ilvl w:val="2"/>
          <w:numId w:val="30"/>
        </w:numPr>
        <w:rPr>
          <w:rFonts w:cs="Times New Roman"/>
          <w:szCs w:val="56"/>
        </w:rPr>
        <w:pPrChange w:id="615" w:author="Raul García Fernández" w:date="2017-07-01T12:52:00Z">
          <w:pPr>
            <w:pStyle w:val="Ttulo4"/>
            <w:numPr>
              <w:ilvl w:val="3"/>
              <w:numId w:val="30"/>
            </w:numPr>
            <w:ind w:left="2124" w:hanging="720"/>
          </w:pPr>
        </w:pPrChange>
      </w:pPr>
      <w:r w:rsidRPr="003273F1">
        <w:rPr>
          <w:rFonts w:cs="Times New Roman"/>
          <w:szCs w:val="56"/>
        </w:rPr>
        <w:lastRenderedPageBreak/>
        <w:t>Autenticación y sesión</w:t>
      </w:r>
      <w:del w:id="616" w:author="RAQUEL BLANCO AGUIRRE" w:date="2017-06-28T19:04:00Z">
        <w:r w:rsidRPr="003273F1" w:rsidDel="00253E57">
          <w:rPr>
            <w:rFonts w:cs="Times New Roman"/>
            <w:szCs w:val="56"/>
          </w:rPr>
          <w:delText>:</w:delText>
        </w:r>
      </w:del>
    </w:p>
    <w:p w14:paraId="24EEED6E" w14:textId="650225E1" w:rsidR="00CF4F4F" w:rsidRPr="003273F1" w:rsidRDefault="00CF4F4F" w:rsidP="00E0697E">
      <w:pPr>
        <w:ind w:firstLine="708"/>
      </w:pPr>
      <w:r w:rsidRPr="003273F1">
        <w:t xml:space="preserve">Aunque la </w:t>
      </w:r>
      <w:r w:rsidR="00E0697E" w:rsidRPr="003273F1">
        <w:t>gestión</w:t>
      </w:r>
      <w:r w:rsidRPr="003273F1">
        <w:t xml:space="preserve"> de la autenticación o el acceso podría haber sido gestionado por un framework o protocolo de autenticación y sesión</w:t>
      </w:r>
      <w:r w:rsidR="009C3804">
        <w:t xml:space="preserve"> como OpenMP, OAuth o</w:t>
      </w:r>
      <w:r w:rsidR="005C3C06" w:rsidRPr="003273F1">
        <w:t xml:space="preserve"> </w:t>
      </w:r>
      <w:r w:rsidRPr="003273F1">
        <w:t xml:space="preserve">Spring </w:t>
      </w:r>
      <w:del w:id="617" w:author="RAQUEL BLANCO AGUIRRE" w:date="2017-06-28T19:01:00Z">
        <w:r w:rsidRPr="003273F1" w:rsidDel="00253E57">
          <w:delText>session</w:delText>
        </w:r>
      </w:del>
      <w:ins w:id="618" w:author="RAQUEL BLANCO AGUIRRE" w:date="2017-06-28T19:01:00Z">
        <w:r w:rsidR="00253E57">
          <w:t>sesión, s</w:t>
        </w:r>
      </w:ins>
      <w:del w:id="619" w:author="RAQUEL BLANCO AGUIRRE" w:date="2017-06-28T19:01:00Z">
        <w:r w:rsidRPr="003273F1" w:rsidDel="00253E57">
          <w:delText>. S</w:delText>
        </w:r>
      </w:del>
      <w:r w:rsidRPr="003273F1">
        <w:t xml:space="preserve">e </w:t>
      </w:r>
      <w:ins w:id="620" w:author="RAQUEL BLANCO AGUIRRE" w:date="2017-06-28T19:01:00Z">
        <w:r w:rsidR="00253E57">
          <w:t xml:space="preserve">va a </w:t>
        </w:r>
      </w:ins>
      <w:del w:id="621" w:author="RAQUEL BLANCO AGUIRRE" w:date="2017-06-28T19:01:00Z">
        <w:r w:rsidRPr="003273F1" w:rsidDel="00253E57">
          <w:delText xml:space="preserve">ha </w:delText>
        </w:r>
      </w:del>
      <w:r w:rsidRPr="003273F1">
        <w:t>opta</w:t>
      </w:r>
      <w:ins w:id="622" w:author="RAQUEL BLANCO AGUIRRE" w:date="2017-06-28T19:02:00Z">
        <w:r w:rsidR="00253E57">
          <w:t>r</w:t>
        </w:r>
      </w:ins>
      <w:del w:id="623" w:author="RAQUEL BLANCO AGUIRRE" w:date="2017-06-28T19:02:00Z">
        <w:r w:rsidRPr="003273F1" w:rsidDel="00253E57">
          <w:delText>do</w:delText>
        </w:r>
      </w:del>
      <w:r w:rsidRPr="003273F1">
        <w:t xml:space="preserve"> por la implementación de un </w:t>
      </w:r>
      <w:r w:rsidR="009C3804" w:rsidRPr="003273F1">
        <w:t>sistema propio</w:t>
      </w:r>
      <w:r w:rsidRPr="003273F1">
        <w:t>, buscando la simplicidad y</w:t>
      </w:r>
      <w:r w:rsidR="009C3804">
        <w:t xml:space="preserve"> la</w:t>
      </w:r>
      <w:r w:rsidRPr="003273F1">
        <w:t xml:space="preserve"> rapidez.</w:t>
      </w:r>
    </w:p>
    <w:p w14:paraId="7D175253" w14:textId="6726EA14" w:rsidR="00CF4F4F" w:rsidRDefault="00253E57" w:rsidP="00E0697E">
      <w:ins w:id="624" w:author="RAQUEL BLANCO AGUIRRE" w:date="2017-06-28T19:02:00Z">
        <w:r>
          <w:t>A c</w:t>
        </w:r>
      </w:ins>
      <w:del w:id="625" w:author="RAQUEL BLANCO AGUIRRE" w:date="2017-06-28T19:02:00Z">
        <w:r w:rsidR="00CF4F4F" w:rsidRPr="003273F1" w:rsidDel="00253E57">
          <w:delText>C</w:delText>
        </w:r>
      </w:del>
      <w:r w:rsidR="00CF4F4F" w:rsidRPr="003273F1">
        <w:t xml:space="preserve">ada usuario que se conecte </w:t>
      </w:r>
      <w:r w:rsidR="00E70840" w:rsidRPr="003273F1">
        <w:t xml:space="preserve">al sistema se le </w:t>
      </w:r>
      <w:r w:rsidR="009C3804" w:rsidRPr="003273F1">
        <w:t>asociará</w:t>
      </w:r>
      <w:r w:rsidR="00E70840" w:rsidRPr="003273F1">
        <w:t xml:space="preserve"> una sesión</w:t>
      </w:r>
      <w:r w:rsidR="005C3C06" w:rsidRPr="003273F1">
        <w:t xml:space="preserve">, </w:t>
      </w:r>
      <w:ins w:id="626" w:author="RAQUEL BLANCO AGUIRRE" w:date="2017-06-28T19:02:00Z">
        <w:r>
          <w:t>l</w:t>
        </w:r>
      </w:ins>
      <w:del w:id="627" w:author="RAQUEL BLANCO AGUIRRE" w:date="2017-06-28T19:02:00Z">
        <w:r w:rsidR="005C3C06" w:rsidRPr="003273F1" w:rsidDel="00253E57">
          <w:delText>L</w:delText>
        </w:r>
      </w:del>
      <w:r w:rsidR="005C3C06" w:rsidRPr="003273F1">
        <w:t xml:space="preserve">a </w:t>
      </w:r>
      <w:del w:id="628" w:author="Raul García Fernández" w:date="2017-06-30T19:52:00Z">
        <w:r w:rsidR="005C3C06" w:rsidRPr="003273F1" w:rsidDel="00552321">
          <w:delText>cual</w:delText>
        </w:r>
      </w:del>
      <w:ins w:id="629" w:author="Raul García Fernández" w:date="2017-06-30T19:52:00Z">
        <w:r w:rsidR="00552321" w:rsidRPr="003273F1">
          <w:t>cuál</w:t>
        </w:r>
      </w:ins>
      <w:r w:rsidR="005C3C06" w:rsidRPr="003273F1">
        <w:t xml:space="preserve"> será</w:t>
      </w:r>
      <w:r w:rsidR="00367A5A">
        <w:t xml:space="preserve"> individual para cada acceso y será</w:t>
      </w:r>
      <w:r w:rsidR="005C3C06" w:rsidRPr="003273F1">
        <w:t xml:space="preserve"> </w:t>
      </w:r>
      <w:r w:rsidR="00E70840" w:rsidRPr="003273F1">
        <w:t xml:space="preserve">gestionada por la capa REST. </w:t>
      </w:r>
      <w:commentRangeStart w:id="630"/>
      <w:r w:rsidR="00E70840" w:rsidRPr="003273F1">
        <w:t>La capa</w:t>
      </w:r>
      <w:r w:rsidR="00367A5A">
        <w:t xml:space="preserve"> de sesión</w:t>
      </w:r>
      <w:ins w:id="631" w:author="Raul García Fernández" w:date="2017-06-30T20:03:00Z">
        <w:r w:rsidR="00A54F96">
          <w:t xml:space="preserve">, la cual está ubicada en el servidor REST, </w:t>
        </w:r>
      </w:ins>
      <w:r w:rsidR="00367A5A">
        <w:t xml:space="preserve"> </w:t>
      </w:r>
      <w:commentRangeEnd w:id="630"/>
      <w:r>
        <w:rPr>
          <w:rStyle w:val="Refdecomentario"/>
        </w:rPr>
        <w:commentReference w:id="630"/>
      </w:r>
      <w:r w:rsidR="00E70840" w:rsidRPr="003273F1">
        <w:t xml:space="preserve">mantendrá un conjunto de sesiones que </w:t>
      </w:r>
      <w:r w:rsidR="009C3804" w:rsidRPr="003273F1">
        <w:t>analizará</w:t>
      </w:r>
      <w:r w:rsidR="005C3C06" w:rsidRPr="003273F1">
        <w:t xml:space="preserve"> </w:t>
      </w:r>
      <w:r w:rsidR="00E70840" w:rsidRPr="003273F1">
        <w:t xml:space="preserve">y </w:t>
      </w:r>
      <w:r w:rsidR="009C3804" w:rsidRPr="003273F1">
        <w:t>borrará</w:t>
      </w:r>
      <w:r w:rsidR="00E70840" w:rsidRPr="003273F1">
        <w:t xml:space="preserve"> pasado un tiempo de inactividad. Los usuarios que deseen autenticarse deberán introducir </w:t>
      </w:r>
      <w:r w:rsidR="005C3C06" w:rsidRPr="003273F1">
        <w:t>su identidad</w:t>
      </w:r>
      <w:r w:rsidR="00E70840" w:rsidRPr="003273F1">
        <w:t xml:space="preserve"> indicada en el modelo de datos (email y contraseña)</w:t>
      </w:r>
      <w:r w:rsidR="00367A5A">
        <w:t xml:space="preserve"> para poder obtener el token asociado a su sesión</w:t>
      </w:r>
      <w:r w:rsidR="005C3C06" w:rsidRPr="003273F1">
        <w:t xml:space="preserve">. A </w:t>
      </w:r>
      <w:r w:rsidR="009C3804" w:rsidRPr="003273F1">
        <w:t>continuación,</w:t>
      </w:r>
      <w:r w:rsidR="005C3C06" w:rsidRPr="003273F1">
        <w:t xml:space="preserve"> se describe el diagrama de iteración del proceso de autenticación y sesión.</w:t>
      </w:r>
    </w:p>
    <w:p w14:paraId="02BE314B" w14:textId="77777777" w:rsidR="005E22B3" w:rsidRDefault="005E22B3" w:rsidP="00E0697E"/>
    <w:p w14:paraId="5575B687" w14:textId="77777777" w:rsidR="005E22B3" w:rsidRDefault="00435C60" w:rsidP="005E22B3">
      <w:pPr>
        <w:keepNext/>
        <w:spacing w:after="0"/>
        <w:jc w:val="center"/>
      </w:pPr>
      <w:r>
        <w:object w:dxaOrig="9976" w:dyaOrig="6885" w14:anchorId="5CABC078">
          <v:shape id="_x0000_i1027" type="#_x0000_t75" style="width:397.55pt;height:276.8pt" o:ole="">
            <v:imagedata r:id="rId26" o:title=""/>
          </v:shape>
          <o:OLEObject Type="Embed" ProgID="Visio.Drawing.15" ShapeID="_x0000_i1027" DrawAspect="Content" ObjectID="_1560871918" r:id="rId27"/>
        </w:object>
      </w:r>
    </w:p>
    <w:p w14:paraId="1FE8404C" w14:textId="77777777" w:rsidR="005C3C06" w:rsidRDefault="005E22B3" w:rsidP="005E22B3">
      <w:pPr>
        <w:pStyle w:val="Descripcin"/>
        <w:jc w:val="center"/>
      </w:pPr>
      <w:r>
        <w:t xml:space="preserve">Ilustración </w:t>
      </w:r>
      <w:fldSimple w:instr=" STYLEREF 1 \s ">
        <w:r>
          <w:rPr>
            <w:noProof/>
          </w:rPr>
          <w:t>3.4</w:t>
        </w:r>
      </w:fldSimple>
      <w:r>
        <w:noBreakHyphen/>
      </w:r>
      <w:fldSimple w:instr=" SEQ Ilustración \* ARABIC \s 1 ">
        <w:r>
          <w:rPr>
            <w:noProof/>
          </w:rPr>
          <w:t>2</w:t>
        </w:r>
      </w:fldSimple>
      <w:r>
        <w:t xml:space="preserve"> Diagrama secuencia loggin</w:t>
      </w:r>
    </w:p>
    <w:p w14:paraId="2BF779A1" w14:textId="77777777" w:rsidR="005E22B3" w:rsidRPr="003273F1" w:rsidRDefault="005E22B3" w:rsidP="005E22B3">
      <w:pPr>
        <w:spacing w:after="0"/>
        <w:jc w:val="center"/>
      </w:pPr>
    </w:p>
    <w:p w14:paraId="5001DD0B" w14:textId="3C05F4AE" w:rsidR="00A4533C" w:rsidRPr="003273F1" w:rsidRDefault="005C3C06" w:rsidP="00435C60">
      <w:pPr>
        <w:ind w:firstLine="360"/>
      </w:pPr>
      <w:r w:rsidRPr="003273F1">
        <w:t>Cuando el proceso de autenticación se termina exitosamente</w:t>
      </w:r>
      <w:ins w:id="632" w:author="RAQUEL BLANCO AGUIRRE" w:date="2017-06-28T19:04:00Z">
        <w:r w:rsidR="00253E57">
          <w:t>, s</w:t>
        </w:r>
      </w:ins>
      <w:del w:id="633" w:author="RAQUEL BLANCO AGUIRRE" w:date="2017-06-28T19:04:00Z">
        <w:r w:rsidRPr="003273F1" w:rsidDel="00253E57">
          <w:delText>. S</w:delText>
        </w:r>
      </w:del>
      <w:r w:rsidRPr="003273F1">
        <w:t xml:space="preserve">e genera un token de sesión que identifica a la sesión del sistema. </w:t>
      </w:r>
      <w:r w:rsidR="00367A5A">
        <w:t xml:space="preserve">Toda iteración con el sistema para la obtención de recursos </w:t>
      </w:r>
      <w:r w:rsidR="003273F1" w:rsidRPr="003273F1">
        <w:t>deberá</w:t>
      </w:r>
      <w:r w:rsidR="00A4533C" w:rsidRPr="003273F1">
        <w:t xml:space="preserve"> realizarse con el token de </w:t>
      </w:r>
      <w:r w:rsidR="00367A5A">
        <w:t>sesión, el cual, será analizado por la capa de sesión.</w:t>
      </w:r>
      <w:r w:rsidR="00A4533C" w:rsidRPr="003273F1">
        <w:t xml:space="preserve">  </w:t>
      </w:r>
    </w:p>
    <w:p w14:paraId="7289DABD" w14:textId="08272E47" w:rsidR="004A56F3" w:rsidRPr="004A56F3" w:rsidRDefault="00A4533C">
      <w:pPr>
        <w:pStyle w:val="Ttulo4"/>
        <w:numPr>
          <w:ilvl w:val="2"/>
          <w:numId w:val="30"/>
        </w:numPr>
        <w:pPrChange w:id="634" w:author="Raul García Fernández" w:date="2017-07-01T12:52:00Z">
          <w:pPr>
            <w:pStyle w:val="Ttulo4"/>
            <w:numPr>
              <w:ilvl w:val="3"/>
              <w:numId w:val="30"/>
            </w:numPr>
            <w:ind w:left="2124" w:hanging="720"/>
          </w:pPr>
        </w:pPrChange>
      </w:pPr>
      <w:del w:id="635" w:author="RAQUEL BLANCO AGUIRRE" w:date="2017-06-28T19:04:00Z">
        <w:r w:rsidRPr="003273F1" w:rsidDel="00253E57">
          <w:delText>Protocolo o d</w:delText>
        </w:r>
      </w:del>
      <w:ins w:id="636" w:author="RAQUEL BLANCO AGUIRRE" w:date="2017-06-28T19:04:00Z">
        <w:r w:rsidR="00253E57">
          <w:t>D</w:t>
        </w:r>
      </w:ins>
      <w:r w:rsidRPr="003273F1">
        <w:t>iagrama de iteración general</w:t>
      </w:r>
      <w:del w:id="637" w:author="RAQUEL BLANCO AGUIRRE" w:date="2017-06-28T19:04:00Z">
        <w:r w:rsidRPr="003273F1" w:rsidDel="00253E57">
          <w:delText>:</w:delText>
        </w:r>
      </w:del>
    </w:p>
    <w:p w14:paraId="2D998C82" w14:textId="3AEF453F" w:rsidR="00A4533C" w:rsidRPr="003273F1" w:rsidRDefault="00A4533C" w:rsidP="00F56FB7">
      <w:pPr>
        <w:ind w:firstLine="360"/>
      </w:pPr>
      <w:r w:rsidRPr="003273F1">
        <w:t>P</w:t>
      </w:r>
      <w:r w:rsidR="00367A5A">
        <w:t>ara la obtención de cualquier</w:t>
      </w:r>
      <w:r w:rsidRPr="003273F1">
        <w:t xml:space="preserve"> recurso</w:t>
      </w:r>
      <w:r w:rsidR="00367A5A">
        <w:t xml:space="preserve"> del sistema</w:t>
      </w:r>
      <w:r w:rsidRPr="003273F1">
        <w:t xml:space="preserve"> se tendrá que</w:t>
      </w:r>
      <w:r w:rsidR="00367A5A">
        <w:t xml:space="preserve"> seguir una iteración general, e</w:t>
      </w:r>
      <w:r w:rsidRPr="003273F1">
        <w:t>sta iterac</w:t>
      </w:r>
      <w:r w:rsidR="00367A5A">
        <w:t>ión siempre</w:t>
      </w:r>
      <w:r w:rsidRPr="003273F1">
        <w:t xml:space="preserve"> será la misma y no </w:t>
      </w:r>
      <w:r w:rsidR="00E0697E" w:rsidRPr="003273F1">
        <w:t>variará</w:t>
      </w:r>
      <w:r w:rsidRPr="003273F1">
        <w:t xml:space="preserve"> p</w:t>
      </w:r>
      <w:ins w:id="638" w:author="RAQUEL BLANCO AGUIRRE" w:date="2017-06-28T19:05:00Z">
        <w:r w:rsidR="00253E57">
          <w:t>ara</w:t>
        </w:r>
      </w:ins>
      <w:del w:id="639" w:author="RAQUEL BLANCO AGUIRRE" w:date="2017-06-28T19:05:00Z">
        <w:r w:rsidRPr="003273F1" w:rsidDel="00253E57">
          <w:delText>or</w:delText>
        </w:r>
      </w:del>
      <w:r w:rsidR="00367A5A">
        <w:t xml:space="preserve"> los</w:t>
      </w:r>
      <w:r w:rsidRPr="003273F1">
        <w:t xml:space="preserve"> diferentes recursos. </w:t>
      </w:r>
      <w:r w:rsidR="00367A5A">
        <w:t xml:space="preserve"> Todas las solicitudes de recursos serán devueltas utilizando un recurso general genérico, denominado mensaje, que será un contenedor de los recursos y los estados solicitados.</w:t>
      </w:r>
    </w:p>
    <w:p w14:paraId="76B016D6" w14:textId="77777777" w:rsidR="00F56FB7" w:rsidRDefault="005E22B3" w:rsidP="005E22B3">
      <w:pPr>
        <w:ind w:firstLine="360"/>
        <w:jc w:val="center"/>
      </w:pPr>
      <w:r>
        <w:object w:dxaOrig="9976" w:dyaOrig="6885" w14:anchorId="4403B61A">
          <v:shape id="_x0000_i1028" type="#_x0000_t75" style="width:451.4pt;height:311.2pt" o:ole="">
            <v:imagedata r:id="rId28" o:title=""/>
          </v:shape>
          <o:OLEObject Type="Embed" ProgID="Visio.Drawing.15" ShapeID="_x0000_i1028" DrawAspect="Content" ObjectID="_1560871919" r:id="rId29"/>
        </w:object>
      </w:r>
    </w:p>
    <w:p w14:paraId="5C69181C" w14:textId="32AF3090" w:rsidR="003A7A20" w:rsidRDefault="003A7A20">
      <w:pPr>
        <w:ind w:firstLine="360"/>
        <w:rPr>
          <w:ins w:id="640" w:author="Raul García Fernández" w:date="2017-07-01T12:54:00Z"/>
        </w:rPr>
        <w:pPrChange w:id="641" w:author="Raul García Fernández" w:date="2017-07-01T12:51:00Z">
          <w:pPr>
            <w:ind w:firstLine="360"/>
            <w:jc w:val="center"/>
          </w:pPr>
        </w:pPrChange>
      </w:pPr>
    </w:p>
    <w:p w14:paraId="05E6C7E7" w14:textId="77777777" w:rsidR="004A7A34" w:rsidRDefault="004A7A34">
      <w:pPr>
        <w:ind w:firstLine="360"/>
        <w:rPr>
          <w:ins w:id="642" w:author="Raul García Fernández" w:date="2017-07-01T12:51:00Z"/>
        </w:rPr>
        <w:pPrChange w:id="643" w:author="Raul García Fernández" w:date="2017-07-01T12:51:00Z">
          <w:pPr>
            <w:ind w:firstLine="360"/>
            <w:jc w:val="center"/>
          </w:pPr>
        </w:pPrChange>
      </w:pPr>
    </w:p>
    <w:p w14:paraId="336C56C6" w14:textId="1BA2B6A5" w:rsidR="004A7A34" w:rsidRDefault="004A7A34">
      <w:pPr>
        <w:pStyle w:val="Prrafodelista"/>
        <w:numPr>
          <w:ilvl w:val="2"/>
          <w:numId w:val="30"/>
        </w:numPr>
        <w:rPr>
          <w:ins w:id="644" w:author="Raul García Fernández" w:date="2017-07-01T12:52:00Z"/>
          <w:b/>
        </w:rPr>
        <w:pPrChange w:id="645" w:author="Raul García Fernández" w:date="2017-07-01T12:52:00Z">
          <w:pPr>
            <w:ind w:firstLine="360"/>
            <w:jc w:val="center"/>
          </w:pPr>
        </w:pPrChange>
      </w:pPr>
      <w:ins w:id="646" w:author="Raul García Fernández" w:date="2017-07-01T12:52:00Z">
        <w:r w:rsidRPr="004A7A34">
          <w:rPr>
            <w:b/>
            <w:rPrChange w:id="647" w:author="Raul García Fernández" w:date="2017-07-01T12:52:00Z">
              <w:rPr/>
            </w:rPrChange>
          </w:rPr>
          <w:t>Protocolo de comunicación:</w:t>
        </w:r>
      </w:ins>
    </w:p>
    <w:p w14:paraId="4C458952" w14:textId="4DBFCD1C" w:rsidR="004A7A34" w:rsidRDefault="004A7A34">
      <w:pPr>
        <w:pStyle w:val="Prrafodelista"/>
        <w:ind w:left="1776"/>
        <w:rPr>
          <w:ins w:id="648" w:author="Raul García Fernández" w:date="2017-07-01T12:52:00Z"/>
          <w:b/>
        </w:rPr>
        <w:pPrChange w:id="649" w:author="Raul García Fernández" w:date="2017-07-01T12:52:00Z">
          <w:pPr>
            <w:ind w:firstLine="360"/>
            <w:jc w:val="center"/>
          </w:pPr>
        </w:pPrChange>
      </w:pPr>
    </w:p>
    <w:p w14:paraId="7524426E" w14:textId="77777777" w:rsidR="004A7A34" w:rsidRDefault="004A7A34" w:rsidP="004A7A34">
      <w:pPr>
        <w:ind w:firstLine="360"/>
        <w:rPr>
          <w:ins w:id="650" w:author="Raul García Fernández" w:date="2017-07-01T12:53:00Z"/>
          <w:lang w:val="es-ES_tradnl"/>
        </w:rPr>
      </w:pPr>
      <w:ins w:id="651" w:author="Raul García Fernández" w:date="2017-07-01T12:53:00Z">
        <w:r>
          <w:rPr>
            <w:lang w:val="es-ES_tradnl"/>
          </w:rPr>
          <w:t xml:space="preserve">El lenguaje que entiende el repositorio es el protocolo HTTP. Son ordenes realizadas </w:t>
        </w:r>
        <w:r w:rsidRPr="004A7A34">
          <w:rPr>
            <w:rPrChange w:id="652" w:author="Raul García Fernández" w:date="2017-07-01T12:53:00Z">
              <w:rPr>
                <w:lang w:val="es-ES_tradnl"/>
              </w:rPr>
            </w:rPrChange>
          </w:rPr>
          <w:t>mediante un protocolo que debe ser conocido para poder comunicarse a este nivel. En este protocolo se entiende que TODAS las entidades (proyectos, grupos, usuarios) están representadas por un ID personal que será lo que lo identifique. Cuando se quiera realizar una acción se deberá saber los ID’s de los afectados.</w:t>
        </w:r>
        <w:r>
          <w:rPr>
            <w:lang w:val="es-ES_tradnl"/>
          </w:rPr>
          <w:t xml:space="preserve"> </w:t>
        </w:r>
      </w:ins>
    </w:p>
    <w:p w14:paraId="67BF9A12" w14:textId="3E3AE9B3" w:rsidR="004A7A34" w:rsidRDefault="004A7A34">
      <w:pPr>
        <w:ind w:firstLine="360"/>
        <w:jc w:val="center"/>
        <w:rPr>
          <w:ins w:id="653" w:author="Raul García Fernández" w:date="2017-07-01T12:53:00Z"/>
          <w:lang w:val="es-ES_tradnl"/>
        </w:rPr>
        <w:pPrChange w:id="654" w:author="Raul García Fernández" w:date="2017-07-01T12:53:00Z">
          <w:pPr>
            <w:ind w:firstLine="360"/>
          </w:pPr>
        </w:pPrChange>
      </w:pPr>
      <w:ins w:id="655" w:author="Raul García Fernández" w:date="2017-07-01T12:53:00Z">
        <w:r>
          <w:rPr>
            <w:lang w:val="es-ES_tradnl"/>
          </w:rPr>
          <w:br/>
        </w:r>
        <w:r w:rsidRPr="00CB2C83">
          <w:rPr>
            <w:rFonts w:ascii="Consolas" w:hAnsi="Consolas"/>
            <w:color w:val="00B0F0"/>
            <w:sz w:val="36"/>
            <w:szCs w:val="36"/>
            <w:lang w:val="es-ES_tradnl"/>
          </w:rPr>
          <w:t>http://DIRECCIONIP:8080/ACCION/QUE/SE/ORDENA</w:t>
        </w:r>
      </w:ins>
    </w:p>
    <w:p w14:paraId="3C868A5E" w14:textId="77777777" w:rsidR="004A7A34" w:rsidRDefault="004A7A34" w:rsidP="004A7A34">
      <w:pPr>
        <w:ind w:firstLine="360"/>
        <w:rPr>
          <w:ins w:id="656" w:author="Raul García Fernández" w:date="2017-07-01T12:53:00Z"/>
          <w:lang w:val="es-ES_tradnl"/>
        </w:rPr>
      </w:pPr>
      <w:ins w:id="657" w:author="Raul García Fernández" w:date="2017-07-01T12:53:00Z">
        <w:r>
          <w:rPr>
            <w:lang w:val="es-ES_tradnl"/>
          </w:rPr>
          <w:t xml:space="preserve">Para poder conectarnos al repositorio deberemos conocer la dirección IP o el DNS donde se alberga el servidor, tras eso se tendrá que conectar al puerto :8080 donde se albergara el repositorio. Luego para ordenar una acción se utiliza los dominios URL. Posteriormente se ha realizado una serie de tablas para facilitar la comprensión del repositorio. </w:t>
        </w:r>
      </w:ins>
    </w:p>
    <w:p w14:paraId="522C84C9" w14:textId="7DAA69DA" w:rsidR="004A7A34" w:rsidRDefault="004A7A34">
      <w:pPr>
        <w:jc w:val="center"/>
        <w:rPr>
          <w:ins w:id="658" w:author="Raul García Fernández" w:date="2017-07-01T12:53:00Z"/>
          <w:rFonts w:ascii="Consolas" w:hAnsi="Consolas"/>
          <w:color w:val="00B0F0"/>
          <w:sz w:val="28"/>
          <w:szCs w:val="28"/>
          <w:lang w:val="es-ES_tradnl"/>
        </w:rPr>
        <w:pPrChange w:id="659" w:author="Raul García Fernández" w:date="2017-07-01T12:53:00Z">
          <w:pPr>
            <w:ind w:firstLine="360"/>
            <w:jc w:val="center"/>
          </w:pPr>
        </w:pPrChange>
      </w:pPr>
      <w:ins w:id="660" w:author="Raul García Fernández" w:date="2017-07-01T12:53:00Z">
        <w:r w:rsidRPr="004A7A34">
          <w:rPr>
            <w:rFonts w:ascii="Consolas" w:hAnsi="Consolas"/>
            <w:color w:val="00B0F0"/>
            <w:sz w:val="28"/>
            <w:szCs w:val="28"/>
            <w:lang w:val="es-ES_tradnl"/>
            <w:rPrChange w:id="661" w:author="Raul García Fernández" w:date="2017-07-01T12:53:00Z">
              <w:rPr>
                <w:lang w:val="es-ES_tradnl"/>
              </w:rPr>
            </w:rPrChange>
          </w:rPr>
          <w:t>http://127.0.0.1:8080/raulgf92@gmail.com/contrasena1</w:t>
        </w:r>
      </w:ins>
    </w:p>
    <w:p w14:paraId="0DABDCD7" w14:textId="77777777" w:rsidR="004A7A34" w:rsidRPr="004A7A34" w:rsidRDefault="004A7A34">
      <w:pPr>
        <w:jc w:val="center"/>
        <w:rPr>
          <w:ins w:id="662" w:author="Raul García Fernández" w:date="2017-07-01T12:51:00Z"/>
          <w:b/>
          <w:rPrChange w:id="663" w:author="Raul García Fernández" w:date="2017-07-01T12:53:00Z">
            <w:rPr>
              <w:ins w:id="664" w:author="Raul García Fernández" w:date="2017-07-01T12:51:00Z"/>
            </w:rPr>
          </w:rPrChange>
        </w:rPr>
        <w:pPrChange w:id="665" w:author="Raul García Fernández" w:date="2017-07-01T12:53:00Z">
          <w:pPr>
            <w:ind w:firstLine="360"/>
            <w:jc w:val="center"/>
          </w:pPr>
        </w:pPrChange>
      </w:pPr>
    </w:p>
    <w:p w14:paraId="72353B61" w14:textId="55C26FD9" w:rsidR="004A7A34" w:rsidRDefault="004A7A34" w:rsidP="005E22B3">
      <w:pPr>
        <w:ind w:firstLine="360"/>
        <w:jc w:val="center"/>
        <w:rPr>
          <w:ins w:id="666" w:author="Raul García Fernández" w:date="2017-07-01T12:53:00Z"/>
        </w:rPr>
      </w:pPr>
    </w:p>
    <w:p w14:paraId="1F49CC7F" w14:textId="59D0DC9F" w:rsidR="004A7A34" w:rsidRDefault="004A7A34" w:rsidP="005E22B3">
      <w:pPr>
        <w:ind w:firstLine="360"/>
        <w:jc w:val="center"/>
        <w:rPr>
          <w:ins w:id="667" w:author="Raul García Fernández" w:date="2017-07-01T12:53:00Z"/>
        </w:rPr>
      </w:pPr>
    </w:p>
    <w:tbl>
      <w:tblPr>
        <w:tblStyle w:val="Tabladecuadrcula6concolores1"/>
        <w:tblpPr w:leftFromText="141" w:rightFromText="141" w:vertAnchor="text" w:horzAnchor="margin" w:tblpXSpec="center" w:tblpY="531"/>
        <w:tblW w:w="9889" w:type="dxa"/>
        <w:tblLook w:val="04A0" w:firstRow="1" w:lastRow="0" w:firstColumn="1" w:lastColumn="0" w:noHBand="0" w:noVBand="1"/>
        <w:tblPrChange w:id="668" w:author="Raul García Fernández" w:date="2017-07-01T12:55:00Z">
          <w:tblPr>
            <w:tblStyle w:val="Tabladecuadrcula6concolores1"/>
            <w:tblpPr w:leftFromText="141" w:rightFromText="141" w:vertAnchor="text" w:horzAnchor="margin" w:tblpY="531"/>
            <w:tblW w:w="9889" w:type="dxa"/>
            <w:tblLook w:val="04A0" w:firstRow="1" w:lastRow="0" w:firstColumn="1" w:lastColumn="0" w:noHBand="0" w:noVBand="1"/>
          </w:tblPr>
        </w:tblPrChange>
      </w:tblPr>
      <w:tblGrid>
        <w:gridCol w:w="3629"/>
        <w:gridCol w:w="2254"/>
        <w:gridCol w:w="1752"/>
        <w:gridCol w:w="2254"/>
        <w:tblGridChange w:id="669">
          <w:tblGrid>
            <w:gridCol w:w="2409"/>
            <w:gridCol w:w="2816"/>
            <w:gridCol w:w="1925"/>
            <w:gridCol w:w="2739"/>
          </w:tblGrid>
        </w:tblGridChange>
      </w:tblGrid>
      <w:tr w:rsidR="004A7A34" w14:paraId="4728DEC3" w14:textId="77777777" w:rsidTr="004A7A34">
        <w:trPr>
          <w:cnfStyle w:val="100000000000" w:firstRow="1" w:lastRow="0" w:firstColumn="0" w:lastColumn="0" w:oddVBand="0" w:evenVBand="0" w:oddHBand="0" w:evenHBand="0" w:firstRowFirstColumn="0" w:firstRowLastColumn="0" w:lastRowFirstColumn="0" w:lastRowLastColumn="0"/>
          <w:trHeight w:val="425"/>
          <w:ins w:id="670" w:author="Raul García Fernández" w:date="2017-07-01T12:55:00Z"/>
          <w:trPrChange w:id="671" w:author="Raul García Fernández" w:date="2017-07-01T12:55:00Z">
            <w:trPr>
              <w:trHeight w:val="425"/>
            </w:trPr>
          </w:trPrChange>
        </w:trPr>
        <w:tc>
          <w:tcPr>
            <w:cnfStyle w:val="001000000000" w:firstRow="0" w:lastRow="0" w:firstColumn="1" w:lastColumn="0" w:oddVBand="0" w:evenVBand="0" w:oddHBand="0" w:evenHBand="0" w:firstRowFirstColumn="0" w:firstRowLastColumn="0" w:lastRowFirstColumn="0" w:lastRowLastColumn="0"/>
            <w:tcW w:w="0" w:type="dxa"/>
            <w:tcPrChange w:id="672" w:author="Raul García Fernández" w:date="2017-07-01T12:55:00Z">
              <w:tcPr>
                <w:tcW w:w="2409" w:type="dxa"/>
              </w:tcPr>
            </w:tcPrChange>
          </w:tcPr>
          <w:p w14:paraId="77A664A4" w14:textId="77777777" w:rsidR="004A7A34" w:rsidRPr="00EB0E55" w:rsidRDefault="004A7A34" w:rsidP="004A7A34">
            <w:pPr>
              <w:jc w:val="center"/>
              <w:cnfStyle w:val="101000000000" w:firstRow="1" w:lastRow="0" w:firstColumn="1" w:lastColumn="0" w:oddVBand="0" w:evenVBand="0" w:oddHBand="0" w:evenHBand="0" w:firstRowFirstColumn="0" w:firstRowLastColumn="0" w:lastRowFirstColumn="0" w:lastRowLastColumn="0"/>
              <w:rPr>
                <w:ins w:id="673" w:author="Raul García Fernández" w:date="2017-07-01T12:55:00Z"/>
                <w:szCs w:val="24"/>
                <w:lang w:val="es-ES_tradnl"/>
              </w:rPr>
            </w:pPr>
            <w:ins w:id="674" w:author="Raul García Fernández" w:date="2017-07-01T12:55:00Z">
              <w:r w:rsidRPr="00EB0E55">
                <w:rPr>
                  <w:szCs w:val="24"/>
                  <w:lang w:val="es-ES_tradnl"/>
                </w:rPr>
                <w:lastRenderedPageBreak/>
                <w:t>Método</w:t>
              </w:r>
            </w:ins>
          </w:p>
        </w:tc>
        <w:tc>
          <w:tcPr>
            <w:tcW w:w="0" w:type="dxa"/>
            <w:tcPrChange w:id="675" w:author="Raul García Fernández" w:date="2017-07-01T12:55:00Z">
              <w:tcPr>
                <w:tcW w:w="2816" w:type="dxa"/>
              </w:tcPr>
            </w:tcPrChange>
          </w:tcPr>
          <w:p w14:paraId="456FE169" w14:textId="77777777" w:rsidR="004A7A34" w:rsidRPr="00EB0E55" w:rsidRDefault="004A7A34" w:rsidP="004A7A34">
            <w:pPr>
              <w:jc w:val="center"/>
              <w:cnfStyle w:val="100000000000" w:firstRow="1" w:lastRow="0" w:firstColumn="0" w:lastColumn="0" w:oddVBand="0" w:evenVBand="0" w:oddHBand="0" w:evenHBand="0" w:firstRowFirstColumn="0" w:firstRowLastColumn="0" w:lastRowFirstColumn="0" w:lastRowLastColumn="0"/>
              <w:rPr>
                <w:ins w:id="676" w:author="Raul García Fernández" w:date="2017-07-01T12:55:00Z"/>
                <w:szCs w:val="24"/>
                <w:lang w:val="es-ES_tradnl"/>
              </w:rPr>
            </w:pPr>
            <w:ins w:id="677" w:author="Raul García Fernández" w:date="2017-07-01T12:55:00Z">
              <w:r w:rsidRPr="00EB0E55">
                <w:rPr>
                  <w:szCs w:val="24"/>
                  <w:lang w:val="es-ES_tradnl"/>
                </w:rPr>
                <w:t>Descripción</w:t>
              </w:r>
            </w:ins>
          </w:p>
        </w:tc>
        <w:tc>
          <w:tcPr>
            <w:tcW w:w="0" w:type="dxa"/>
            <w:tcPrChange w:id="678" w:author="Raul García Fernández" w:date="2017-07-01T12:55:00Z">
              <w:tcPr>
                <w:tcW w:w="1925" w:type="dxa"/>
              </w:tcPr>
            </w:tcPrChange>
          </w:tcPr>
          <w:p w14:paraId="70276078" w14:textId="77777777" w:rsidR="004A7A34" w:rsidRPr="00EB0E55" w:rsidRDefault="004A7A34" w:rsidP="004A7A34">
            <w:pPr>
              <w:jc w:val="center"/>
              <w:cnfStyle w:val="100000000000" w:firstRow="1" w:lastRow="0" w:firstColumn="0" w:lastColumn="0" w:oddVBand="0" w:evenVBand="0" w:oddHBand="0" w:evenHBand="0" w:firstRowFirstColumn="0" w:firstRowLastColumn="0" w:lastRowFirstColumn="0" w:lastRowLastColumn="0"/>
              <w:rPr>
                <w:ins w:id="679" w:author="Raul García Fernández" w:date="2017-07-01T12:55:00Z"/>
                <w:szCs w:val="24"/>
                <w:lang w:val="es-ES_tradnl"/>
              </w:rPr>
            </w:pPr>
            <w:ins w:id="680" w:author="Raul García Fernández" w:date="2017-07-01T12:55:00Z">
              <w:r w:rsidRPr="00EB0E55">
                <w:rPr>
                  <w:szCs w:val="24"/>
                  <w:lang w:val="es-ES_tradnl"/>
                </w:rPr>
                <w:t>Entradas</w:t>
              </w:r>
            </w:ins>
          </w:p>
          <w:p w14:paraId="31ACC7F1" w14:textId="77777777" w:rsidR="004A7A34" w:rsidRPr="00EB0E55" w:rsidRDefault="004A7A34" w:rsidP="004A7A34">
            <w:pPr>
              <w:jc w:val="center"/>
              <w:cnfStyle w:val="100000000000" w:firstRow="1" w:lastRow="0" w:firstColumn="0" w:lastColumn="0" w:oddVBand="0" w:evenVBand="0" w:oddHBand="0" w:evenHBand="0" w:firstRowFirstColumn="0" w:firstRowLastColumn="0" w:lastRowFirstColumn="0" w:lastRowLastColumn="0"/>
              <w:rPr>
                <w:ins w:id="681" w:author="Raul García Fernández" w:date="2017-07-01T12:55:00Z"/>
                <w:szCs w:val="24"/>
                <w:lang w:val="es-ES_tradnl"/>
              </w:rPr>
            </w:pPr>
            <w:ins w:id="682" w:author="Raul García Fernández" w:date="2017-07-01T12:55:00Z">
              <w:r w:rsidRPr="00EB0E55">
                <w:rPr>
                  <w:szCs w:val="24"/>
                  <w:lang w:val="es-ES_tradnl"/>
                </w:rPr>
                <w:t>(Body)</w:t>
              </w:r>
            </w:ins>
          </w:p>
        </w:tc>
        <w:tc>
          <w:tcPr>
            <w:tcW w:w="0" w:type="dxa"/>
            <w:tcPrChange w:id="683" w:author="Raul García Fernández" w:date="2017-07-01T12:55:00Z">
              <w:tcPr>
                <w:tcW w:w="2739" w:type="dxa"/>
              </w:tcPr>
            </w:tcPrChange>
          </w:tcPr>
          <w:p w14:paraId="4C7F3534" w14:textId="77777777" w:rsidR="004A7A34" w:rsidRPr="00EB0E55" w:rsidRDefault="004A7A34" w:rsidP="004A7A34">
            <w:pPr>
              <w:jc w:val="center"/>
              <w:cnfStyle w:val="100000000000" w:firstRow="1" w:lastRow="0" w:firstColumn="0" w:lastColumn="0" w:oddVBand="0" w:evenVBand="0" w:oddHBand="0" w:evenHBand="0" w:firstRowFirstColumn="0" w:firstRowLastColumn="0" w:lastRowFirstColumn="0" w:lastRowLastColumn="0"/>
              <w:rPr>
                <w:ins w:id="684" w:author="Raul García Fernández" w:date="2017-07-01T12:55:00Z"/>
                <w:szCs w:val="24"/>
                <w:lang w:val="es-ES_tradnl"/>
              </w:rPr>
            </w:pPr>
            <w:ins w:id="685" w:author="Raul García Fernández" w:date="2017-07-01T12:55:00Z">
              <w:r w:rsidRPr="00EB0E55">
                <w:rPr>
                  <w:szCs w:val="24"/>
                  <w:lang w:val="es-ES_tradnl"/>
                </w:rPr>
                <w:t>Salidas</w:t>
              </w:r>
            </w:ins>
          </w:p>
        </w:tc>
      </w:tr>
      <w:tr w:rsidR="004A7A34" w14:paraId="01169926" w14:textId="77777777" w:rsidTr="004A7A34">
        <w:trPr>
          <w:cnfStyle w:val="000000100000" w:firstRow="0" w:lastRow="0" w:firstColumn="0" w:lastColumn="0" w:oddVBand="0" w:evenVBand="0" w:oddHBand="1" w:evenHBand="0" w:firstRowFirstColumn="0" w:firstRowLastColumn="0" w:lastRowFirstColumn="0" w:lastRowLastColumn="0"/>
          <w:trHeight w:val="1206"/>
          <w:ins w:id="686" w:author="Raul García Fernández" w:date="2017-07-01T12:55:00Z"/>
          <w:trPrChange w:id="687" w:author="Raul García Fernández" w:date="2017-07-01T12:55:00Z">
            <w:trPr>
              <w:trHeight w:val="1206"/>
            </w:trPr>
          </w:trPrChange>
        </w:trPr>
        <w:tc>
          <w:tcPr>
            <w:cnfStyle w:val="001000000000" w:firstRow="0" w:lastRow="0" w:firstColumn="1" w:lastColumn="0" w:oddVBand="0" w:evenVBand="0" w:oddHBand="0" w:evenHBand="0" w:firstRowFirstColumn="0" w:firstRowLastColumn="0" w:lastRowFirstColumn="0" w:lastRowLastColumn="0"/>
            <w:tcW w:w="0" w:type="dxa"/>
            <w:tcPrChange w:id="688" w:author="Raul García Fernández" w:date="2017-07-01T12:55:00Z">
              <w:tcPr>
                <w:tcW w:w="2409" w:type="dxa"/>
              </w:tcPr>
            </w:tcPrChange>
          </w:tcPr>
          <w:p w14:paraId="05F6B4A3" w14:textId="77777777" w:rsidR="004A7A34" w:rsidRPr="00EB0E55" w:rsidRDefault="004A7A34" w:rsidP="004A7A34">
            <w:pPr>
              <w:cnfStyle w:val="001000100000" w:firstRow="0" w:lastRow="0" w:firstColumn="1" w:lastColumn="0" w:oddVBand="0" w:evenVBand="0" w:oddHBand="1" w:evenHBand="0" w:firstRowFirstColumn="0" w:firstRowLastColumn="0" w:lastRowFirstColumn="0" w:lastRowLastColumn="0"/>
              <w:rPr>
                <w:ins w:id="689" w:author="Raul García Fernández" w:date="2017-07-01T12:55:00Z"/>
                <w:szCs w:val="24"/>
                <w:lang w:val="es-ES_tradnl"/>
              </w:rPr>
            </w:pPr>
            <w:ins w:id="690" w:author="Raul García Fernández" w:date="2017-07-01T12:55:00Z">
              <w:r w:rsidRPr="00EB0E55">
                <w:rPr>
                  <w:szCs w:val="24"/>
                  <w:lang w:val="es-ES_tradnl"/>
                </w:rPr>
                <w:t>/{email}/{contraseña}</w:t>
              </w:r>
            </w:ins>
          </w:p>
          <w:p w14:paraId="647C83DD" w14:textId="77777777" w:rsidR="004A7A34" w:rsidRPr="00EB0E55" w:rsidRDefault="004A7A34" w:rsidP="004A7A34">
            <w:pPr>
              <w:cnfStyle w:val="001000100000" w:firstRow="0" w:lastRow="0" w:firstColumn="1" w:lastColumn="0" w:oddVBand="0" w:evenVBand="0" w:oddHBand="1" w:evenHBand="0" w:firstRowFirstColumn="0" w:firstRowLastColumn="0" w:lastRowFirstColumn="0" w:lastRowLastColumn="0"/>
              <w:rPr>
                <w:ins w:id="691" w:author="Raul García Fernández" w:date="2017-07-01T12:55:00Z"/>
                <w:szCs w:val="24"/>
                <w:lang w:val="es-ES_tradnl"/>
              </w:rPr>
            </w:pPr>
            <w:ins w:id="692" w:author="Raul García Fernández" w:date="2017-07-01T12:55:00Z">
              <w:r w:rsidRPr="00EB0E55">
                <w:rPr>
                  <w:szCs w:val="24"/>
                  <w:lang w:val="es-ES_tradnl"/>
                </w:rPr>
                <w:t>(HTTP method:GET)</w:t>
              </w:r>
            </w:ins>
          </w:p>
        </w:tc>
        <w:tc>
          <w:tcPr>
            <w:tcW w:w="0" w:type="dxa"/>
            <w:tcPrChange w:id="693" w:author="Raul García Fernández" w:date="2017-07-01T12:55:00Z">
              <w:tcPr>
                <w:tcW w:w="2816" w:type="dxa"/>
              </w:tcPr>
            </w:tcPrChange>
          </w:tcPr>
          <w:p w14:paraId="17DBAD66" w14:textId="77777777" w:rsidR="004A7A34" w:rsidRPr="00EB0E55" w:rsidRDefault="004A7A34" w:rsidP="004A7A34">
            <w:pPr>
              <w:cnfStyle w:val="000000100000" w:firstRow="0" w:lastRow="0" w:firstColumn="0" w:lastColumn="0" w:oddVBand="0" w:evenVBand="0" w:oddHBand="1" w:evenHBand="0" w:firstRowFirstColumn="0" w:firstRowLastColumn="0" w:lastRowFirstColumn="0" w:lastRowLastColumn="0"/>
              <w:rPr>
                <w:ins w:id="694" w:author="Raul García Fernández" w:date="2017-07-01T12:55:00Z"/>
                <w:szCs w:val="24"/>
                <w:lang w:val="es-ES_tradnl"/>
              </w:rPr>
            </w:pPr>
            <w:ins w:id="695" w:author="Raul García Fernández" w:date="2017-07-01T12:55:00Z">
              <w:r w:rsidRPr="00EB0E55">
                <w:rPr>
                  <w:szCs w:val="24"/>
                  <w:lang w:val="es-ES_tradnl"/>
                </w:rPr>
                <w:t>Acción que permite la autenticación en el sistema.</w:t>
              </w:r>
            </w:ins>
          </w:p>
        </w:tc>
        <w:tc>
          <w:tcPr>
            <w:tcW w:w="0" w:type="dxa"/>
            <w:tcPrChange w:id="696" w:author="Raul García Fernández" w:date="2017-07-01T12:55:00Z">
              <w:tcPr>
                <w:tcW w:w="1925" w:type="dxa"/>
              </w:tcPr>
            </w:tcPrChange>
          </w:tcPr>
          <w:p w14:paraId="6197DC0C" w14:textId="77777777" w:rsidR="004A7A34" w:rsidRPr="00EB0E55" w:rsidRDefault="004A7A34" w:rsidP="004A7A34">
            <w:pPr>
              <w:jc w:val="center"/>
              <w:cnfStyle w:val="000000100000" w:firstRow="0" w:lastRow="0" w:firstColumn="0" w:lastColumn="0" w:oddVBand="0" w:evenVBand="0" w:oddHBand="1" w:evenHBand="0" w:firstRowFirstColumn="0" w:firstRowLastColumn="0" w:lastRowFirstColumn="0" w:lastRowLastColumn="0"/>
              <w:rPr>
                <w:ins w:id="697" w:author="Raul García Fernández" w:date="2017-07-01T12:55:00Z"/>
                <w:szCs w:val="24"/>
                <w:lang w:val="es-ES_tradnl"/>
              </w:rPr>
            </w:pPr>
            <w:ins w:id="698" w:author="Raul García Fernández" w:date="2017-07-01T12:55:00Z">
              <w:r w:rsidRPr="00EB0E55">
                <w:rPr>
                  <w:szCs w:val="24"/>
                  <w:lang w:val="es-ES_tradnl"/>
                </w:rPr>
                <w:t>Vacío</w:t>
              </w:r>
            </w:ins>
          </w:p>
        </w:tc>
        <w:tc>
          <w:tcPr>
            <w:tcW w:w="0" w:type="dxa"/>
            <w:tcPrChange w:id="699" w:author="Raul García Fernández" w:date="2017-07-01T12:55:00Z">
              <w:tcPr>
                <w:tcW w:w="2739" w:type="dxa"/>
              </w:tcPr>
            </w:tcPrChange>
          </w:tcPr>
          <w:p w14:paraId="19E1A8D4" w14:textId="77777777" w:rsidR="004A7A34" w:rsidRPr="00EB0E55" w:rsidRDefault="004A7A34" w:rsidP="004A7A34">
            <w:pPr>
              <w:cnfStyle w:val="000000100000" w:firstRow="0" w:lastRow="0" w:firstColumn="0" w:lastColumn="0" w:oddVBand="0" w:evenVBand="0" w:oddHBand="1" w:evenHBand="0" w:firstRowFirstColumn="0" w:firstRowLastColumn="0" w:lastRowFirstColumn="0" w:lastRowLastColumn="0"/>
              <w:rPr>
                <w:ins w:id="700" w:author="Raul García Fernández" w:date="2017-07-01T12:55:00Z"/>
                <w:szCs w:val="24"/>
                <w:lang w:val="es-ES_tradnl"/>
              </w:rPr>
            </w:pPr>
            <w:ins w:id="701" w:author="Raul García Fernández" w:date="2017-07-01T12:55:00Z">
              <w:r w:rsidRPr="00EB0E55">
                <w:rPr>
                  <w:szCs w:val="24"/>
                  <w:lang w:val="es-ES_tradnl"/>
                </w:rPr>
                <w:t>Mensaje con el ID del usuario.</w:t>
              </w:r>
            </w:ins>
          </w:p>
        </w:tc>
      </w:tr>
      <w:tr w:rsidR="004A7A34" w14:paraId="5F2BB642" w14:textId="77777777" w:rsidTr="004A7A34">
        <w:trPr>
          <w:trHeight w:val="1649"/>
          <w:ins w:id="702" w:author="Raul García Fernández" w:date="2017-07-01T12:55:00Z"/>
          <w:trPrChange w:id="703" w:author="Raul García Fernández" w:date="2017-07-01T12:55:00Z">
            <w:trPr>
              <w:trHeight w:val="1649"/>
            </w:trPr>
          </w:trPrChange>
        </w:trPr>
        <w:tc>
          <w:tcPr>
            <w:cnfStyle w:val="001000000000" w:firstRow="0" w:lastRow="0" w:firstColumn="1" w:lastColumn="0" w:oddVBand="0" w:evenVBand="0" w:oddHBand="0" w:evenHBand="0" w:firstRowFirstColumn="0" w:firstRowLastColumn="0" w:lastRowFirstColumn="0" w:lastRowLastColumn="0"/>
            <w:tcW w:w="0" w:type="dxa"/>
            <w:tcPrChange w:id="704" w:author="Raul García Fernández" w:date="2017-07-01T12:55:00Z">
              <w:tcPr>
                <w:tcW w:w="2409" w:type="dxa"/>
              </w:tcPr>
            </w:tcPrChange>
          </w:tcPr>
          <w:p w14:paraId="5AFDE8E5" w14:textId="77777777" w:rsidR="004A7A34" w:rsidRPr="008A1BB7" w:rsidRDefault="004A7A34" w:rsidP="004A7A34">
            <w:pPr>
              <w:rPr>
                <w:ins w:id="705" w:author="Raul García Fernández" w:date="2017-07-01T12:55:00Z"/>
                <w:szCs w:val="24"/>
                <w:lang w:val="en-US"/>
              </w:rPr>
            </w:pPr>
            <w:ins w:id="706" w:author="Raul García Fernández" w:date="2017-07-01T12:55:00Z">
              <w:r w:rsidRPr="008A1BB7">
                <w:rPr>
                  <w:szCs w:val="24"/>
                  <w:lang w:val="en-US"/>
                </w:rPr>
                <w:t>/{idUser}/whoami</w:t>
              </w:r>
            </w:ins>
          </w:p>
          <w:p w14:paraId="59DC8BD5" w14:textId="77777777" w:rsidR="004A7A34" w:rsidRPr="008A1BB7" w:rsidRDefault="004A7A34" w:rsidP="004A7A34">
            <w:pPr>
              <w:rPr>
                <w:ins w:id="707" w:author="Raul García Fernández" w:date="2017-07-01T12:55:00Z"/>
                <w:szCs w:val="24"/>
                <w:lang w:val="en-US"/>
              </w:rPr>
            </w:pPr>
            <w:ins w:id="708" w:author="Raul García Fernández" w:date="2017-07-01T12:55:00Z">
              <w:r w:rsidRPr="008A1BB7">
                <w:rPr>
                  <w:szCs w:val="24"/>
                  <w:lang w:val="en-US"/>
                </w:rPr>
                <w:t>(HTTP method:GET)</w:t>
              </w:r>
            </w:ins>
          </w:p>
        </w:tc>
        <w:tc>
          <w:tcPr>
            <w:tcW w:w="0" w:type="dxa"/>
            <w:tcPrChange w:id="709" w:author="Raul García Fernández" w:date="2017-07-01T12:55:00Z">
              <w:tcPr>
                <w:tcW w:w="2816" w:type="dxa"/>
              </w:tcPr>
            </w:tcPrChange>
          </w:tcPr>
          <w:p w14:paraId="7CED4C3B" w14:textId="77777777" w:rsidR="004A7A34" w:rsidRPr="00EB0E55" w:rsidRDefault="004A7A34" w:rsidP="004A7A34">
            <w:pPr>
              <w:cnfStyle w:val="000000000000" w:firstRow="0" w:lastRow="0" w:firstColumn="0" w:lastColumn="0" w:oddVBand="0" w:evenVBand="0" w:oddHBand="0" w:evenHBand="0" w:firstRowFirstColumn="0" w:firstRowLastColumn="0" w:lastRowFirstColumn="0" w:lastRowLastColumn="0"/>
              <w:rPr>
                <w:ins w:id="710" w:author="Raul García Fernández" w:date="2017-07-01T12:55:00Z"/>
                <w:szCs w:val="24"/>
                <w:lang w:val="es-ES_tradnl"/>
              </w:rPr>
            </w:pPr>
            <w:ins w:id="711" w:author="Raul García Fernández" w:date="2017-07-01T12:55:00Z">
              <w:r w:rsidRPr="00EB0E55">
                <w:rPr>
                  <w:szCs w:val="24"/>
                  <w:lang w:val="es-ES_tradnl"/>
                </w:rPr>
                <w:t>Acción que devuelve la entidad del usuario que usa el id</w:t>
              </w:r>
            </w:ins>
          </w:p>
        </w:tc>
        <w:tc>
          <w:tcPr>
            <w:tcW w:w="0" w:type="dxa"/>
            <w:tcPrChange w:id="712" w:author="Raul García Fernández" w:date="2017-07-01T12:55:00Z">
              <w:tcPr>
                <w:tcW w:w="1925" w:type="dxa"/>
              </w:tcPr>
            </w:tcPrChange>
          </w:tcPr>
          <w:p w14:paraId="36927C2E" w14:textId="77777777" w:rsidR="004A7A34" w:rsidRPr="00EB0E55" w:rsidRDefault="004A7A34" w:rsidP="004A7A34">
            <w:pPr>
              <w:jc w:val="center"/>
              <w:cnfStyle w:val="000000000000" w:firstRow="0" w:lastRow="0" w:firstColumn="0" w:lastColumn="0" w:oddVBand="0" w:evenVBand="0" w:oddHBand="0" w:evenHBand="0" w:firstRowFirstColumn="0" w:firstRowLastColumn="0" w:lastRowFirstColumn="0" w:lastRowLastColumn="0"/>
              <w:rPr>
                <w:ins w:id="713" w:author="Raul García Fernández" w:date="2017-07-01T12:55:00Z"/>
                <w:szCs w:val="24"/>
                <w:lang w:val="es-ES_tradnl"/>
              </w:rPr>
            </w:pPr>
            <w:ins w:id="714" w:author="Raul García Fernández" w:date="2017-07-01T12:55:00Z">
              <w:r w:rsidRPr="00EB0E55">
                <w:rPr>
                  <w:szCs w:val="24"/>
                  <w:lang w:val="es-ES_tradnl"/>
                </w:rPr>
                <w:t>Vacío</w:t>
              </w:r>
            </w:ins>
          </w:p>
        </w:tc>
        <w:tc>
          <w:tcPr>
            <w:tcW w:w="0" w:type="dxa"/>
            <w:tcPrChange w:id="715" w:author="Raul García Fernández" w:date="2017-07-01T12:55:00Z">
              <w:tcPr>
                <w:tcW w:w="2739" w:type="dxa"/>
              </w:tcPr>
            </w:tcPrChange>
          </w:tcPr>
          <w:p w14:paraId="2CB2B738" w14:textId="77777777" w:rsidR="004A7A34" w:rsidRPr="00EB0E55" w:rsidRDefault="004A7A34" w:rsidP="004A7A34">
            <w:pPr>
              <w:cnfStyle w:val="000000000000" w:firstRow="0" w:lastRow="0" w:firstColumn="0" w:lastColumn="0" w:oddVBand="0" w:evenVBand="0" w:oddHBand="0" w:evenHBand="0" w:firstRowFirstColumn="0" w:firstRowLastColumn="0" w:lastRowFirstColumn="0" w:lastRowLastColumn="0"/>
              <w:rPr>
                <w:ins w:id="716" w:author="Raul García Fernández" w:date="2017-07-01T12:55:00Z"/>
                <w:szCs w:val="24"/>
                <w:lang w:val="es-ES_tradnl"/>
              </w:rPr>
            </w:pPr>
            <w:ins w:id="717" w:author="Raul García Fernández" w:date="2017-07-01T12:55:00Z">
              <w:r w:rsidRPr="00EB0E55">
                <w:rPr>
                  <w:szCs w:val="24"/>
                  <w:lang w:val="es-ES_tradnl"/>
                </w:rPr>
                <w:t>Devolverá un mensaje con los datos de autenticación y personales.</w:t>
              </w:r>
            </w:ins>
          </w:p>
        </w:tc>
      </w:tr>
    </w:tbl>
    <w:p w14:paraId="5990D205" w14:textId="77777777" w:rsidR="004A7A34" w:rsidRDefault="004A7A34" w:rsidP="004A7A34">
      <w:pPr>
        <w:pStyle w:val="Prrafodelista"/>
        <w:numPr>
          <w:ilvl w:val="3"/>
          <w:numId w:val="30"/>
        </w:numPr>
        <w:jc w:val="left"/>
        <w:rPr>
          <w:ins w:id="718" w:author="Raul García Fernández" w:date="2017-07-01T12:54:00Z"/>
        </w:rPr>
      </w:pPr>
      <w:ins w:id="719" w:author="Raul García Fernández" w:date="2017-07-01T12:54:00Z">
        <w:r>
          <w:t>Autenticación:</w:t>
        </w:r>
        <w:r>
          <w:br/>
        </w:r>
        <w:r>
          <w:br/>
        </w:r>
      </w:ins>
    </w:p>
    <w:p w14:paraId="7CC76220" w14:textId="77777777" w:rsidR="004A7A34" w:rsidRDefault="004A7A34">
      <w:pPr>
        <w:pStyle w:val="Prrafodelista"/>
        <w:numPr>
          <w:ilvl w:val="3"/>
          <w:numId w:val="30"/>
        </w:numPr>
        <w:jc w:val="left"/>
        <w:rPr>
          <w:ins w:id="720" w:author="Raul García Fernández" w:date="2017-07-01T12:55:00Z"/>
        </w:rPr>
        <w:pPrChange w:id="721" w:author="Raul García Fernández" w:date="2017-07-01T12:54:00Z">
          <w:pPr>
            <w:ind w:firstLine="360"/>
            <w:jc w:val="center"/>
          </w:pPr>
        </w:pPrChange>
      </w:pPr>
      <w:ins w:id="722" w:author="Raul García Fernández" w:date="2017-07-01T12:55:00Z">
        <w:r>
          <w:t>Grupos:</w:t>
        </w:r>
      </w:ins>
    </w:p>
    <w:p w14:paraId="7CEB79AA" w14:textId="77777777" w:rsidR="004A7A34" w:rsidRPr="004A7A34" w:rsidRDefault="004A7A34">
      <w:pPr>
        <w:rPr>
          <w:ins w:id="723" w:author="Raul García Fernández" w:date="2017-07-01T12:55:00Z"/>
          <w:lang w:val="es-ES_tradnl"/>
          <w:rPrChange w:id="724" w:author="Raul García Fernández" w:date="2017-07-01T12:55:00Z">
            <w:rPr>
              <w:ins w:id="725" w:author="Raul García Fernández" w:date="2017-07-01T12:55:00Z"/>
              <w:lang w:val="es-ES_tradnl"/>
            </w:rPr>
          </w:rPrChange>
        </w:rPr>
        <w:pPrChange w:id="726" w:author="Raul García Fernández" w:date="2017-07-01T12:55:00Z">
          <w:pPr>
            <w:pStyle w:val="Prrafodelista"/>
            <w:numPr>
              <w:numId w:val="30"/>
            </w:numPr>
            <w:ind w:hanging="360"/>
          </w:pPr>
        </w:pPrChange>
      </w:pPr>
      <w:ins w:id="727" w:author="Raul García Fernández" w:date="2017-07-01T12:55:00Z">
        <w:r w:rsidRPr="00D72901">
          <w:rPr>
            <w:lang w:val="es-ES_tradnl"/>
          </w:rPr>
          <w:t xml:space="preserve">Todas estas acciones llevan por delante el comando </w:t>
        </w:r>
        <w:r w:rsidRPr="004A7A34">
          <w:rPr>
            <w:b/>
            <w:lang w:val="es-ES_tradnl"/>
            <w:rPrChange w:id="728" w:author="Raul García Fernández" w:date="2017-07-01T12:55:00Z">
              <w:rPr>
                <w:b/>
                <w:lang w:val="es-ES_tradnl"/>
              </w:rPr>
            </w:rPrChange>
          </w:rPr>
          <w:t xml:space="preserve">“/group/” </w:t>
        </w:r>
        <w:r w:rsidRPr="004A7A34">
          <w:rPr>
            <w:lang w:val="es-ES_tradnl"/>
            <w:rPrChange w:id="729" w:author="Raul García Fernández" w:date="2017-07-01T12:55:00Z">
              <w:rPr>
                <w:lang w:val="es-ES_tradnl"/>
              </w:rPr>
            </w:rPrChange>
          </w:rPr>
          <w:t xml:space="preserve">se deberá de concatenar por delante para que acción funcione </w:t>
        </w:r>
        <w:r w:rsidRPr="004A7A34">
          <w:rPr>
            <w:b/>
            <w:lang w:val="es-ES_tradnl"/>
            <w:rPrChange w:id="730" w:author="Raul García Fernández" w:date="2017-07-01T12:55:00Z">
              <w:rPr>
                <w:b/>
                <w:lang w:val="es-ES_tradnl"/>
              </w:rPr>
            </w:rPrChange>
          </w:rPr>
          <w:t>(dir+/group/+accion)</w:t>
        </w:r>
        <w:r w:rsidRPr="004A7A34">
          <w:rPr>
            <w:lang w:val="es-ES_tradnl"/>
            <w:rPrChange w:id="731" w:author="Raul García Fernández" w:date="2017-07-01T12:55:00Z">
              <w:rPr>
                <w:lang w:val="es-ES_tradnl"/>
              </w:rPr>
            </w:rPrChange>
          </w:rPr>
          <w:t>.</w:t>
        </w:r>
      </w:ins>
    </w:p>
    <w:p w14:paraId="7C81DE06" w14:textId="219C8A26" w:rsidR="004A7A34" w:rsidRDefault="004A7A34">
      <w:pPr>
        <w:pStyle w:val="Prrafodelista"/>
        <w:ind w:left="2124"/>
        <w:jc w:val="left"/>
        <w:rPr>
          <w:ins w:id="732" w:author="Raul García Fernández" w:date="2017-07-01T12:54:00Z"/>
        </w:rPr>
        <w:pPrChange w:id="733" w:author="Raul García Fernández" w:date="2017-07-01T12:55:00Z">
          <w:pPr>
            <w:ind w:firstLine="360"/>
            <w:jc w:val="center"/>
          </w:pPr>
        </w:pPrChange>
      </w:pPr>
    </w:p>
    <w:p w14:paraId="4BF65CCD" w14:textId="2B4C3BFA" w:rsidR="004A7A34" w:rsidRDefault="004A7A34">
      <w:pPr>
        <w:pStyle w:val="Prrafodelista"/>
        <w:numPr>
          <w:ilvl w:val="4"/>
          <w:numId w:val="30"/>
        </w:numPr>
        <w:jc w:val="left"/>
        <w:rPr>
          <w:ins w:id="734" w:author="Raul García Fernández" w:date="2017-07-01T13:39:00Z"/>
        </w:rPr>
        <w:pPrChange w:id="735" w:author="Raul García Fernández" w:date="2017-07-01T12:55:00Z">
          <w:pPr>
            <w:ind w:firstLine="360"/>
            <w:jc w:val="center"/>
          </w:pPr>
        </w:pPrChange>
      </w:pPr>
      <w:ins w:id="736" w:author="Raul García Fernández" w:date="2017-07-01T12:56:00Z">
        <w:r>
          <w:t>Grupos acciones básicas:</w:t>
        </w:r>
      </w:ins>
    </w:p>
    <w:p w14:paraId="72F65E25" w14:textId="612EB3BB" w:rsidR="009531FF" w:rsidRDefault="009531FF">
      <w:pPr>
        <w:pStyle w:val="Descripcin"/>
        <w:keepNext/>
        <w:rPr>
          <w:ins w:id="737" w:author="Raul García Fernández" w:date="2017-07-01T13:40:00Z"/>
        </w:rPr>
        <w:pPrChange w:id="738" w:author="Raul García Fernández" w:date="2017-07-01T13:40:00Z">
          <w:pPr>
            <w:pStyle w:val="Prrafodelista"/>
            <w:ind w:left="2832"/>
            <w:jc w:val="left"/>
          </w:pPr>
        </w:pPrChange>
      </w:pPr>
      <w:ins w:id="739" w:author="Raul García Fernández" w:date="2017-07-01T13:39:00Z">
        <w:r>
          <w:br/>
        </w:r>
      </w:ins>
      <w:bookmarkStart w:id="740" w:name="_Toc480479793"/>
      <w:bookmarkStart w:id="741" w:name="_Toc481607024"/>
      <w:ins w:id="742" w:author="Raul García Fernández" w:date="2017-07-01T13:40:00Z">
        <w:r>
          <w:t xml:space="preserve">Tabla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Tabla \* ARABIC \s 1 </w:instrText>
        </w:r>
        <w:r>
          <w:fldChar w:fldCharType="separate"/>
        </w:r>
        <w:r>
          <w:rPr>
            <w:noProof/>
          </w:rPr>
          <w:t>2</w:t>
        </w:r>
        <w:r>
          <w:rPr>
            <w:noProof/>
          </w:rPr>
          <w:fldChar w:fldCharType="end"/>
        </w:r>
        <w:r>
          <w:t>.Protocolo repositorio: Grupo acciones básicas</w:t>
        </w:r>
        <w:bookmarkEnd w:id="740"/>
        <w:bookmarkEnd w:id="741"/>
      </w:ins>
    </w:p>
    <w:tbl>
      <w:tblPr>
        <w:tblStyle w:val="Tabladecuadrcula41"/>
        <w:tblW w:w="9209" w:type="dxa"/>
        <w:jc w:val="center"/>
        <w:tblLook w:val="04A0" w:firstRow="1" w:lastRow="0" w:firstColumn="1" w:lastColumn="0" w:noHBand="0" w:noVBand="1"/>
        <w:tblPrChange w:id="743" w:author="Raul García Fernández" w:date="2017-07-03T16:58:00Z">
          <w:tblPr>
            <w:tblStyle w:val="Tabladecuadrcula6concolores1"/>
            <w:tblW w:w="0" w:type="auto"/>
            <w:jc w:val="center"/>
            <w:tblLook w:val="04A0" w:firstRow="1" w:lastRow="0" w:firstColumn="1" w:lastColumn="0" w:noHBand="0" w:noVBand="1"/>
          </w:tblPr>
        </w:tblPrChange>
      </w:tblPr>
      <w:tblGrid>
        <w:gridCol w:w="2288"/>
        <w:gridCol w:w="1749"/>
        <w:gridCol w:w="1403"/>
        <w:gridCol w:w="3769"/>
        <w:tblGridChange w:id="744">
          <w:tblGrid>
            <w:gridCol w:w="2301"/>
            <w:gridCol w:w="2271"/>
            <w:gridCol w:w="2250"/>
            <w:gridCol w:w="2239"/>
          </w:tblGrid>
        </w:tblGridChange>
      </w:tblGrid>
      <w:tr w:rsidR="009531FF" w14:paraId="01658EA7" w14:textId="77777777" w:rsidTr="005B364A">
        <w:trPr>
          <w:cnfStyle w:val="100000000000" w:firstRow="1" w:lastRow="0" w:firstColumn="0" w:lastColumn="0" w:oddVBand="0" w:evenVBand="0" w:oddHBand="0" w:evenHBand="0" w:firstRowFirstColumn="0" w:firstRowLastColumn="0" w:lastRowFirstColumn="0" w:lastRowLastColumn="0"/>
          <w:trHeight w:val="425"/>
          <w:jc w:val="center"/>
          <w:ins w:id="745" w:author="Raul García Fernández" w:date="2017-07-01T13:40:00Z"/>
          <w:trPrChange w:id="746" w:author="Raul García Fernández" w:date="2017-07-03T16:58: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747" w:author="Raul García Fernández" w:date="2017-07-03T16:58:00Z">
              <w:tcPr>
                <w:tcW w:w="2302" w:type="dxa"/>
              </w:tcPr>
            </w:tcPrChange>
          </w:tcPr>
          <w:p w14:paraId="7086A32E" w14:textId="77777777" w:rsidR="009531FF" w:rsidRPr="00137F39" w:rsidRDefault="009531FF" w:rsidP="005B364A">
            <w:pPr>
              <w:jc w:val="center"/>
              <w:cnfStyle w:val="101000000000" w:firstRow="1" w:lastRow="0" w:firstColumn="1" w:lastColumn="0" w:oddVBand="0" w:evenVBand="0" w:oddHBand="0" w:evenHBand="0" w:firstRowFirstColumn="0" w:firstRowLastColumn="0" w:lastRowFirstColumn="0" w:lastRowLastColumn="0"/>
              <w:rPr>
                <w:ins w:id="748" w:author="Raul García Fernández" w:date="2017-07-01T13:40:00Z"/>
                <w:szCs w:val="24"/>
                <w:lang w:val="es-ES_tradnl"/>
              </w:rPr>
            </w:pPr>
            <w:ins w:id="749" w:author="Raul García Fernández" w:date="2017-07-01T13:40:00Z">
              <w:r w:rsidRPr="00137F39">
                <w:rPr>
                  <w:szCs w:val="24"/>
                  <w:lang w:val="es-ES_tradnl"/>
                </w:rPr>
                <w:t>Método</w:t>
              </w:r>
            </w:ins>
          </w:p>
        </w:tc>
        <w:tc>
          <w:tcPr>
            <w:tcW w:w="1749" w:type="dxa"/>
            <w:tcPrChange w:id="750" w:author="Raul García Fernández" w:date="2017-07-03T16:58:00Z">
              <w:tcPr>
                <w:tcW w:w="2303" w:type="dxa"/>
              </w:tcPr>
            </w:tcPrChange>
          </w:tcPr>
          <w:p w14:paraId="782F11B8" w14:textId="77777777" w:rsidR="009531FF" w:rsidRPr="00137F39" w:rsidRDefault="009531FF" w:rsidP="005B364A">
            <w:pPr>
              <w:jc w:val="center"/>
              <w:cnfStyle w:val="100000000000" w:firstRow="1" w:lastRow="0" w:firstColumn="0" w:lastColumn="0" w:oddVBand="0" w:evenVBand="0" w:oddHBand="0" w:evenHBand="0" w:firstRowFirstColumn="0" w:firstRowLastColumn="0" w:lastRowFirstColumn="0" w:lastRowLastColumn="0"/>
              <w:rPr>
                <w:ins w:id="751" w:author="Raul García Fernández" w:date="2017-07-01T13:40:00Z"/>
                <w:szCs w:val="24"/>
                <w:lang w:val="es-ES_tradnl"/>
              </w:rPr>
            </w:pPr>
            <w:ins w:id="752" w:author="Raul García Fernández" w:date="2017-07-01T13:40:00Z">
              <w:r w:rsidRPr="00137F39">
                <w:rPr>
                  <w:szCs w:val="24"/>
                  <w:lang w:val="es-ES_tradnl"/>
                </w:rPr>
                <w:t>Descripción</w:t>
              </w:r>
            </w:ins>
          </w:p>
        </w:tc>
        <w:tc>
          <w:tcPr>
            <w:tcW w:w="1403" w:type="dxa"/>
            <w:tcPrChange w:id="753" w:author="Raul García Fernández" w:date="2017-07-03T16:58:00Z">
              <w:tcPr>
                <w:tcW w:w="2303" w:type="dxa"/>
              </w:tcPr>
            </w:tcPrChange>
          </w:tcPr>
          <w:p w14:paraId="40C7C358" w14:textId="77777777" w:rsidR="009531FF" w:rsidRPr="00137F39" w:rsidRDefault="009531FF" w:rsidP="005B364A">
            <w:pPr>
              <w:jc w:val="center"/>
              <w:cnfStyle w:val="100000000000" w:firstRow="1" w:lastRow="0" w:firstColumn="0" w:lastColumn="0" w:oddVBand="0" w:evenVBand="0" w:oddHBand="0" w:evenHBand="0" w:firstRowFirstColumn="0" w:firstRowLastColumn="0" w:lastRowFirstColumn="0" w:lastRowLastColumn="0"/>
              <w:rPr>
                <w:ins w:id="754" w:author="Raul García Fernández" w:date="2017-07-01T13:40:00Z"/>
                <w:szCs w:val="24"/>
                <w:lang w:val="es-ES_tradnl"/>
              </w:rPr>
            </w:pPr>
            <w:ins w:id="755" w:author="Raul García Fernández" w:date="2017-07-01T13:40:00Z">
              <w:r w:rsidRPr="00137F39">
                <w:rPr>
                  <w:szCs w:val="24"/>
                  <w:lang w:val="es-ES_tradnl"/>
                </w:rPr>
                <w:t>Entradas</w:t>
              </w:r>
            </w:ins>
          </w:p>
          <w:p w14:paraId="4A9DD86A" w14:textId="77777777" w:rsidR="009531FF" w:rsidRPr="00137F39" w:rsidRDefault="009531FF" w:rsidP="005B364A">
            <w:pPr>
              <w:jc w:val="center"/>
              <w:cnfStyle w:val="100000000000" w:firstRow="1" w:lastRow="0" w:firstColumn="0" w:lastColumn="0" w:oddVBand="0" w:evenVBand="0" w:oddHBand="0" w:evenHBand="0" w:firstRowFirstColumn="0" w:firstRowLastColumn="0" w:lastRowFirstColumn="0" w:lastRowLastColumn="0"/>
              <w:rPr>
                <w:ins w:id="756" w:author="Raul García Fernández" w:date="2017-07-01T13:40:00Z"/>
                <w:szCs w:val="24"/>
                <w:lang w:val="es-ES_tradnl"/>
              </w:rPr>
            </w:pPr>
            <w:ins w:id="757" w:author="Raul García Fernández" w:date="2017-07-01T13:40:00Z">
              <w:r w:rsidRPr="00137F39">
                <w:rPr>
                  <w:szCs w:val="24"/>
                  <w:lang w:val="es-ES_tradnl"/>
                </w:rPr>
                <w:t>(Body)</w:t>
              </w:r>
            </w:ins>
          </w:p>
        </w:tc>
        <w:tc>
          <w:tcPr>
            <w:tcW w:w="3769" w:type="dxa"/>
            <w:tcPrChange w:id="758" w:author="Raul García Fernández" w:date="2017-07-03T16:58:00Z">
              <w:tcPr>
                <w:tcW w:w="2303" w:type="dxa"/>
              </w:tcPr>
            </w:tcPrChange>
          </w:tcPr>
          <w:p w14:paraId="2484455C" w14:textId="77777777" w:rsidR="009531FF" w:rsidRPr="00137F39" w:rsidRDefault="009531FF" w:rsidP="005B364A">
            <w:pPr>
              <w:jc w:val="center"/>
              <w:cnfStyle w:val="100000000000" w:firstRow="1" w:lastRow="0" w:firstColumn="0" w:lastColumn="0" w:oddVBand="0" w:evenVBand="0" w:oddHBand="0" w:evenHBand="0" w:firstRowFirstColumn="0" w:firstRowLastColumn="0" w:lastRowFirstColumn="0" w:lastRowLastColumn="0"/>
              <w:rPr>
                <w:ins w:id="759" w:author="Raul García Fernández" w:date="2017-07-01T13:40:00Z"/>
                <w:szCs w:val="24"/>
                <w:lang w:val="es-ES_tradnl"/>
              </w:rPr>
            </w:pPr>
            <w:ins w:id="760" w:author="Raul García Fernández" w:date="2017-07-01T13:40:00Z">
              <w:r w:rsidRPr="00137F39">
                <w:rPr>
                  <w:szCs w:val="24"/>
                  <w:lang w:val="es-ES_tradnl"/>
                </w:rPr>
                <w:t>Salida</w:t>
              </w:r>
            </w:ins>
          </w:p>
        </w:tc>
      </w:tr>
      <w:tr w:rsidR="009531FF" w14:paraId="5B985C60" w14:textId="77777777" w:rsidTr="005B364A">
        <w:trPr>
          <w:cnfStyle w:val="000000100000" w:firstRow="0" w:lastRow="0" w:firstColumn="0" w:lastColumn="0" w:oddVBand="0" w:evenVBand="0" w:oddHBand="1" w:evenHBand="0" w:firstRowFirstColumn="0" w:firstRowLastColumn="0" w:lastRowFirstColumn="0" w:lastRowLastColumn="0"/>
          <w:jc w:val="center"/>
          <w:ins w:id="761" w:author="Raul García Fernández" w:date="2017-07-01T13:40:00Z"/>
          <w:trPrChange w:id="762"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763" w:author="Raul García Fernández" w:date="2017-07-03T16:58:00Z">
              <w:tcPr>
                <w:tcW w:w="2302" w:type="dxa"/>
              </w:tcPr>
            </w:tcPrChange>
          </w:tcPr>
          <w:p w14:paraId="301E40EF"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764" w:author="Raul García Fernández" w:date="2017-07-01T13:40:00Z"/>
                <w:szCs w:val="24"/>
                <w:lang w:val="en-US"/>
              </w:rPr>
            </w:pPr>
            <w:ins w:id="765" w:author="Raul García Fernández" w:date="2017-07-01T13:40:00Z">
              <w:r w:rsidRPr="008A1BB7">
                <w:rPr>
                  <w:szCs w:val="24"/>
                  <w:lang w:val="en-US"/>
                </w:rPr>
                <w:t>/{idUser}/{groupID}</w:t>
              </w:r>
            </w:ins>
          </w:p>
          <w:p w14:paraId="13ADE75F"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766" w:author="Raul García Fernández" w:date="2017-07-01T13:40:00Z"/>
                <w:szCs w:val="24"/>
                <w:lang w:val="en-US"/>
              </w:rPr>
            </w:pPr>
            <w:ins w:id="767" w:author="Raul García Fernández" w:date="2017-07-01T13:40:00Z">
              <w:r w:rsidRPr="008A1BB7">
                <w:rPr>
                  <w:szCs w:val="24"/>
                  <w:lang w:val="en-US"/>
                </w:rPr>
                <w:t>(HTTP method:GET)</w:t>
              </w:r>
            </w:ins>
          </w:p>
        </w:tc>
        <w:tc>
          <w:tcPr>
            <w:tcW w:w="1749" w:type="dxa"/>
            <w:tcPrChange w:id="768" w:author="Raul García Fernández" w:date="2017-07-03T16:58:00Z">
              <w:tcPr>
                <w:tcW w:w="2303" w:type="dxa"/>
              </w:tcPr>
            </w:tcPrChange>
          </w:tcPr>
          <w:p w14:paraId="1191DEA0"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769" w:author="Raul García Fernández" w:date="2017-07-01T13:40:00Z"/>
                <w:szCs w:val="24"/>
                <w:lang w:val="es-ES_tradnl"/>
              </w:rPr>
            </w:pPr>
            <w:ins w:id="770" w:author="Raul García Fernández" w:date="2017-07-01T13:40:00Z">
              <w:r w:rsidRPr="00137F39">
                <w:rPr>
                  <w:szCs w:val="24"/>
                  <w:lang w:val="es-ES_tradnl"/>
                </w:rPr>
                <w:t>Devuelve la entidad correspondiente al id del grupo entregado</w:t>
              </w:r>
            </w:ins>
          </w:p>
        </w:tc>
        <w:tc>
          <w:tcPr>
            <w:tcW w:w="1403" w:type="dxa"/>
            <w:tcPrChange w:id="771" w:author="Raul García Fernández" w:date="2017-07-03T16:58:00Z">
              <w:tcPr>
                <w:tcW w:w="2303" w:type="dxa"/>
              </w:tcPr>
            </w:tcPrChange>
          </w:tcPr>
          <w:p w14:paraId="24165750"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772" w:author="Raul García Fernández" w:date="2017-07-01T13:40:00Z"/>
                <w:szCs w:val="24"/>
                <w:lang w:val="es-ES_tradnl"/>
              </w:rPr>
            </w:pPr>
            <w:ins w:id="773" w:author="Raul García Fernández" w:date="2017-07-01T13:40:00Z">
              <w:r w:rsidRPr="00137F39">
                <w:rPr>
                  <w:szCs w:val="24"/>
                  <w:lang w:val="es-ES_tradnl"/>
                </w:rPr>
                <w:t>Vacío</w:t>
              </w:r>
            </w:ins>
          </w:p>
        </w:tc>
        <w:tc>
          <w:tcPr>
            <w:tcW w:w="3769" w:type="dxa"/>
            <w:tcPrChange w:id="774" w:author="Raul García Fernández" w:date="2017-07-03T16:58:00Z">
              <w:tcPr>
                <w:tcW w:w="2303" w:type="dxa"/>
              </w:tcPr>
            </w:tcPrChange>
          </w:tcPr>
          <w:p w14:paraId="08205638"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775" w:author="Raul García Fernández" w:date="2017-07-01T13:40:00Z"/>
                <w:szCs w:val="24"/>
                <w:lang w:val="es-ES_tradnl"/>
              </w:rPr>
            </w:pPr>
            <w:ins w:id="776" w:author="Raul García Fernández" w:date="2017-07-01T13:40:00Z">
              <w:r w:rsidRPr="00137F39">
                <w:rPr>
                  <w:szCs w:val="24"/>
                  <w:lang w:val="es-ES_tradnl"/>
                </w:rPr>
                <w:t>Devuelve un mensaje con la entidad de grupo solicitada.</w:t>
              </w:r>
            </w:ins>
          </w:p>
        </w:tc>
      </w:tr>
      <w:tr w:rsidR="009531FF" w14:paraId="5FCF4B95" w14:textId="77777777" w:rsidTr="005B364A">
        <w:trPr>
          <w:jc w:val="center"/>
          <w:ins w:id="777" w:author="Raul García Fernández" w:date="2017-07-01T13:40:00Z"/>
          <w:trPrChange w:id="778"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779" w:author="Raul García Fernández" w:date="2017-07-03T16:58:00Z">
              <w:tcPr>
                <w:tcW w:w="2302" w:type="dxa"/>
              </w:tcPr>
            </w:tcPrChange>
          </w:tcPr>
          <w:p w14:paraId="7F1CAFA4" w14:textId="77777777" w:rsidR="009531FF" w:rsidRPr="008A1BB7" w:rsidRDefault="009531FF" w:rsidP="005B364A">
            <w:pPr>
              <w:jc w:val="center"/>
              <w:rPr>
                <w:ins w:id="780" w:author="Raul García Fernández" w:date="2017-07-01T13:40:00Z"/>
                <w:szCs w:val="24"/>
                <w:lang w:val="en-US"/>
              </w:rPr>
            </w:pPr>
            <w:ins w:id="781" w:author="Raul García Fernández" w:date="2017-07-01T13:40:00Z">
              <w:r w:rsidRPr="008A1BB7">
                <w:rPr>
                  <w:szCs w:val="24"/>
                  <w:lang w:val="en-US"/>
                </w:rPr>
                <w:t>/{idUser}/{groupID}</w:t>
              </w:r>
            </w:ins>
          </w:p>
          <w:p w14:paraId="0A8B2A28" w14:textId="77777777" w:rsidR="009531FF" w:rsidRPr="008A1BB7" w:rsidRDefault="009531FF" w:rsidP="005B364A">
            <w:pPr>
              <w:jc w:val="center"/>
              <w:rPr>
                <w:ins w:id="782" w:author="Raul García Fernández" w:date="2017-07-01T13:40:00Z"/>
                <w:szCs w:val="24"/>
                <w:lang w:val="en-US"/>
              </w:rPr>
            </w:pPr>
            <w:ins w:id="783" w:author="Raul García Fernández" w:date="2017-07-01T13:40:00Z">
              <w:r w:rsidRPr="008A1BB7">
                <w:rPr>
                  <w:szCs w:val="24"/>
                  <w:lang w:val="en-US"/>
                </w:rPr>
                <w:t>(HTTP method:DELETE)</w:t>
              </w:r>
            </w:ins>
          </w:p>
        </w:tc>
        <w:tc>
          <w:tcPr>
            <w:tcW w:w="1749" w:type="dxa"/>
            <w:tcPrChange w:id="784" w:author="Raul García Fernández" w:date="2017-07-03T16:58:00Z">
              <w:tcPr>
                <w:tcW w:w="2303" w:type="dxa"/>
              </w:tcPr>
            </w:tcPrChange>
          </w:tcPr>
          <w:p w14:paraId="17DCF283"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785" w:author="Raul García Fernández" w:date="2017-07-01T13:40:00Z"/>
                <w:szCs w:val="24"/>
                <w:lang w:val="es-ES_tradnl"/>
              </w:rPr>
            </w:pPr>
            <w:ins w:id="786" w:author="Raul García Fernández" w:date="2017-07-01T13:40:00Z">
              <w:r w:rsidRPr="00137F39">
                <w:rPr>
                  <w:szCs w:val="24"/>
                  <w:lang w:val="es-ES_tradnl"/>
                </w:rPr>
                <w:t>Elimina la entidad correspondiente al id del grupo entregado</w:t>
              </w:r>
            </w:ins>
          </w:p>
        </w:tc>
        <w:tc>
          <w:tcPr>
            <w:tcW w:w="1403" w:type="dxa"/>
            <w:tcPrChange w:id="787" w:author="Raul García Fernández" w:date="2017-07-03T16:58:00Z">
              <w:tcPr>
                <w:tcW w:w="2303" w:type="dxa"/>
              </w:tcPr>
            </w:tcPrChange>
          </w:tcPr>
          <w:p w14:paraId="125044FD"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788" w:author="Raul García Fernández" w:date="2017-07-01T13:40:00Z"/>
                <w:szCs w:val="24"/>
                <w:lang w:val="es-ES_tradnl"/>
              </w:rPr>
            </w:pPr>
            <w:ins w:id="789" w:author="Raul García Fernández" w:date="2017-07-01T13:40:00Z">
              <w:r w:rsidRPr="00137F39">
                <w:rPr>
                  <w:szCs w:val="24"/>
                  <w:lang w:val="es-ES_tradnl"/>
                </w:rPr>
                <w:t>Vacío</w:t>
              </w:r>
            </w:ins>
          </w:p>
        </w:tc>
        <w:tc>
          <w:tcPr>
            <w:tcW w:w="3769" w:type="dxa"/>
            <w:tcPrChange w:id="790" w:author="Raul García Fernández" w:date="2017-07-03T16:58:00Z">
              <w:tcPr>
                <w:tcW w:w="2303" w:type="dxa"/>
              </w:tcPr>
            </w:tcPrChange>
          </w:tcPr>
          <w:p w14:paraId="2C7356A2"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791" w:author="Raul García Fernández" w:date="2017-07-01T13:40:00Z"/>
                <w:szCs w:val="24"/>
                <w:lang w:val="es-ES_tradnl"/>
              </w:rPr>
            </w:pPr>
            <w:ins w:id="792" w:author="Raul García Fernández" w:date="2017-07-01T13:40:00Z">
              <w:r w:rsidRPr="00137F39">
                <w:rPr>
                  <w:szCs w:val="24"/>
                  <w:lang w:val="es-ES_tradnl"/>
                </w:rPr>
                <w:t>Devuelve el resultado de la acción realizada.</w:t>
              </w:r>
            </w:ins>
          </w:p>
        </w:tc>
      </w:tr>
      <w:tr w:rsidR="009531FF" w14:paraId="16931A0A" w14:textId="77777777" w:rsidTr="005B364A">
        <w:trPr>
          <w:cnfStyle w:val="000000100000" w:firstRow="0" w:lastRow="0" w:firstColumn="0" w:lastColumn="0" w:oddVBand="0" w:evenVBand="0" w:oddHBand="1" w:evenHBand="0" w:firstRowFirstColumn="0" w:firstRowLastColumn="0" w:lastRowFirstColumn="0" w:lastRowLastColumn="0"/>
          <w:jc w:val="center"/>
          <w:ins w:id="793" w:author="Raul García Fernández" w:date="2017-07-01T13:40:00Z"/>
          <w:trPrChange w:id="794"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795" w:author="Raul García Fernández" w:date="2017-07-03T16:58:00Z">
              <w:tcPr>
                <w:tcW w:w="2302" w:type="dxa"/>
              </w:tcPr>
            </w:tcPrChange>
          </w:tcPr>
          <w:p w14:paraId="2E937EF4"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796" w:author="Raul García Fernández" w:date="2017-07-01T13:40:00Z"/>
                <w:szCs w:val="24"/>
                <w:lang w:val="en-US"/>
              </w:rPr>
            </w:pPr>
            <w:ins w:id="797" w:author="Raul García Fernández" w:date="2017-07-01T13:40:00Z">
              <w:r w:rsidRPr="008A1BB7">
                <w:rPr>
                  <w:szCs w:val="24"/>
                  <w:lang w:val="en-US"/>
                </w:rPr>
                <w:t>/{idUser}/{groupID}</w:t>
              </w:r>
            </w:ins>
          </w:p>
          <w:p w14:paraId="6B7A18BA"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798" w:author="Raul García Fernández" w:date="2017-07-01T13:40:00Z"/>
                <w:szCs w:val="24"/>
                <w:lang w:val="en-US"/>
              </w:rPr>
            </w:pPr>
            <w:ins w:id="799" w:author="Raul García Fernández" w:date="2017-07-01T13:40:00Z">
              <w:r w:rsidRPr="008A1BB7">
                <w:rPr>
                  <w:szCs w:val="24"/>
                  <w:lang w:val="en-US"/>
                </w:rPr>
                <w:t>(HTTP method:PATH)</w:t>
              </w:r>
            </w:ins>
          </w:p>
        </w:tc>
        <w:tc>
          <w:tcPr>
            <w:tcW w:w="1749" w:type="dxa"/>
            <w:tcPrChange w:id="800" w:author="Raul García Fernández" w:date="2017-07-03T16:58:00Z">
              <w:tcPr>
                <w:tcW w:w="2303" w:type="dxa"/>
              </w:tcPr>
            </w:tcPrChange>
          </w:tcPr>
          <w:p w14:paraId="4613795A"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801" w:author="Raul García Fernández" w:date="2017-07-01T13:40:00Z"/>
                <w:szCs w:val="24"/>
                <w:lang w:val="es-ES_tradnl"/>
              </w:rPr>
            </w:pPr>
            <w:ins w:id="802" w:author="Raul García Fernández" w:date="2017-07-01T13:40:00Z">
              <w:r w:rsidRPr="00137F39">
                <w:rPr>
                  <w:szCs w:val="24"/>
                  <w:lang w:val="es-ES_tradnl"/>
                </w:rPr>
                <w:t>Modifica la entidad correspondiente al id del grupo entregado</w:t>
              </w:r>
            </w:ins>
          </w:p>
        </w:tc>
        <w:tc>
          <w:tcPr>
            <w:tcW w:w="1403" w:type="dxa"/>
            <w:tcPrChange w:id="803" w:author="Raul García Fernández" w:date="2017-07-03T16:58:00Z">
              <w:tcPr>
                <w:tcW w:w="2303" w:type="dxa"/>
              </w:tcPr>
            </w:tcPrChange>
          </w:tcPr>
          <w:p w14:paraId="74234D2E"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804" w:author="Raul García Fernández" w:date="2017-07-01T13:40:00Z"/>
                <w:szCs w:val="24"/>
                <w:lang w:val="es-ES_tradnl"/>
              </w:rPr>
            </w:pPr>
            <w:ins w:id="805" w:author="Raul García Fernández" w:date="2017-07-01T13:40:00Z">
              <w:r w:rsidRPr="00137F39">
                <w:rPr>
                  <w:szCs w:val="24"/>
                  <w:lang w:val="es-ES_tradnl"/>
                </w:rPr>
                <w:t>Entidad grupo con los datos modificados que se va a modificar</w:t>
              </w:r>
            </w:ins>
          </w:p>
        </w:tc>
        <w:tc>
          <w:tcPr>
            <w:tcW w:w="3769" w:type="dxa"/>
            <w:tcPrChange w:id="806" w:author="Raul García Fernández" w:date="2017-07-03T16:58:00Z">
              <w:tcPr>
                <w:tcW w:w="2303" w:type="dxa"/>
              </w:tcPr>
            </w:tcPrChange>
          </w:tcPr>
          <w:p w14:paraId="0954D59A"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807" w:author="Raul García Fernández" w:date="2017-07-01T13:40:00Z"/>
                <w:szCs w:val="24"/>
                <w:lang w:val="es-ES_tradnl"/>
              </w:rPr>
            </w:pPr>
            <w:ins w:id="808" w:author="Raul García Fernández" w:date="2017-07-01T13:40:00Z">
              <w:r w:rsidRPr="00137F39">
                <w:rPr>
                  <w:szCs w:val="24"/>
                  <w:lang w:val="es-ES_tradnl"/>
                </w:rPr>
                <w:t>Devuelve el resultado de la acción realizada</w:t>
              </w:r>
            </w:ins>
          </w:p>
        </w:tc>
      </w:tr>
      <w:tr w:rsidR="009531FF" w14:paraId="31959D23" w14:textId="77777777" w:rsidTr="005B364A">
        <w:trPr>
          <w:jc w:val="center"/>
          <w:ins w:id="809" w:author="Raul García Fernández" w:date="2017-07-01T13:40:00Z"/>
          <w:trPrChange w:id="810"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811" w:author="Raul García Fernández" w:date="2017-07-03T16:58:00Z">
              <w:tcPr>
                <w:tcW w:w="2302" w:type="dxa"/>
              </w:tcPr>
            </w:tcPrChange>
          </w:tcPr>
          <w:p w14:paraId="245AA1BD" w14:textId="77777777" w:rsidR="009531FF" w:rsidRPr="008A1BB7" w:rsidRDefault="009531FF" w:rsidP="005B364A">
            <w:pPr>
              <w:jc w:val="center"/>
              <w:rPr>
                <w:ins w:id="812" w:author="Raul García Fernández" w:date="2017-07-01T13:40:00Z"/>
                <w:szCs w:val="24"/>
                <w:lang w:val="en-US"/>
              </w:rPr>
            </w:pPr>
            <w:ins w:id="813" w:author="Raul García Fernández" w:date="2017-07-01T13:40:00Z">
              <w:r w:rsidRPr="008A1BB7">
                <w:rPr>
                  <w:szCs w:val="24"/>
                  <w:lang w:val="en-US"/>
                </w:rPr>
                <w:lastRenderedPageBreak/>
                <w:t>/{idUser}/all</w:t>
              </w:r>
            </w:ins>
          </w:p>
          <w:p w14:paraId="43FB9AAA" w14:textId="77777777" w:rsidR="009531FF" w:rsidRPr="008A1BB7" w:rsidRDefault="009531FF" w:rsidP="005B364A">
            <w:pPr>
              <w:jc w:val="center"/>
              <w:rPr>
                <w:ins w:id="814" w:author="Raul García Fernández" w:date="2017-07-01T13:40:00Z"/>
                <w:szCs w:val="24"/>
                <w:lang w:val="en-US"/>
              </w:rPr>
            </w:pPr>
            <w:ins w:id="815" w:author="Raul García Fernández" w:date="2017-07-01T13:40:00Z">
              <w:r w:rsidRPr="008A1BB7">
                <w:rPr>
                  <w:szCs w:val="24"/>
                  <w:lang w:val="en-US"/>
                </w:rPr>
                <w:t>(HTTP method:GET)</w:t>
              </w:r>
            </w:ins>
          </w:p>
        </w:tc>
        <w:tc>
          <w:tcPr>
            <w:tcW w:w="1749" w:type="dxa"/>
            <w:tcPrChange w:id="816" w:author="Raul García Fernández" w:date="2017-07-03T16:58:00Z">
              <w:tcPr>
                <w:tcW w:w="2303" w:type="dxa"/>
              </w:tcPr>
            </w:tcPrChange>
          </w:tcPr>
          <w:p w14:paraId="26693EC8"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817" w:author="Raul García Fernández" w:date="2017-07-01T13:40:00Z"/>
                <w:szCs w:val="24"/>
                <w:lang w:val="es-ES_tradnl"/>
              </w:rPr>
            </w:pPr>
            <w:ins w:id="818" w:author="Raul García Fernández" w:date="2017-07-01T13:40:00Z">
              <w:r w:rsidRPr="00137F39">
                <w:rPr>
                  <w:szCs w:val="24"/>
                  <w:lang w:val="es-ES_tradnl"/>
                </w:rPr>
                <w:t>Devuelve todos los grupos creados por el usuario</w:t>
              </w:r>
            </w:ins>
          </w:p>
        </w:tc>
        <w:tc>
          <w:tcPr>
            <w:tcW w:w="1403" w:type="dxa"/>
            <w:tcPrChange w:id="819" w:author="Raul García Fernández" w:date="2017-07-03T16:58:00Z">
              <w:tcPr>
                <w:tcW w:w="2303" w:type="dxa"/>
              </w:tcPr>
            </w:tcPrChange>
          </w:tcPr>
          <w:p w14:paraId="2E9A3C06"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820" w:author="Raul García Fernández" w:date="2017-07-01T13:40:00Z"/>
                <w:szCs w:val="24"/>
                <w:lang w:val="es-ES_tradnl"/>
              </w:rPr>
            </w:pPr>
            <w:ins w:id="821" w:author="Raul García Fernández" w:date="2017-07-01T13:40:00Z">
              <w:r w:rsidRPr="00137F39">
                <w:rPr>
                  <w:szCs w:val="24"/>
                  <w:lang w:val="es-ES_tradnl"/>
                </w:rPr>
                <w:t>Vacío</w:t>
              </w:r>
            </w:ins>
          </w:p>
        </w:tc>
        <w:tc>
          <w:tcPr>
            <w:tcW w:w="3769" w:type="dxa"/>
            <w:tcPrChange w:id="822" w:author="Raul García Fernández" w:date="2017-07-03T16:58:00Z">
              <w:tcPr>
                <w:tcW w:w="2303" w:type="dxa"/>
              </w:tcPr>
            </w:tcPrChange>
          </w:tcPr>
          <w:p w14:paraId="6DFD82F3"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823" w:author="Raul García Fernández" w:date="2017-07-01T13:40:00Z"/>
                <w:szCs w:val="24"/>
                <w:lang w:val="es-ES_tradnl"/>
              </w:rPr>
            </w:pPr>
            <w:ins w:id="824" w:author="Raul García Fernández" w:date="2017-07-01T13:40:00Z">
              <w:r w:rsidRPr="00137F39">
                <w:rPr>
                  <w:szCs w:val="24"/>
                  <w:lang w:val="es-ES_tradnl"/>
                </w:rPr>
                <w:t xml:space="preserve">Devuelve </w:t>
              </w:r>
              <w:r>
                <w:rPr>
                  <w:szCs w:val="24"/>
                  <w:lang w:val="es-ES_tradnl"/>
                </w:rPr>
                <w:t>un listado de ID’s de grupos que fueron creados por el usuario.</w:t>
              </w:r>
            </w:ins>
          </w:p>
        </w:tc>
      </w:tr>
      <w:tr w:rsidR="009531FF" w14:paraId="3B6FBC07" w14:textId="77777777" w:rsidTr="005B364A">
        <w:trPr>
          <w:cnfStyle w:val="000000100000" w:firstRow="0" w:lastRow="0" w:firstColumn="0" w:lastColumn="0" w:oddVBand="0" w:evenVBand="0" w:oddHBand="1" w:evenHBand="0" w:firstRowFirstColumn="0" w:firstRowLastColumn="0" w:lastRowFirstColumn="0" w:lastRowLastColumn="0"/>
          <w:jc w:val="center"/>
          <w:ins w:id="825" w:author="Raul García Fernández" w:date="2017-07-01T13:40:00Z"/>
          <w:trPrChange w:id="826"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827" w:author="Raul García Fernández" w:date="2017-07-03T16:58:00Z">
              <w:tcPr>
                <w:tcW w:w="2302" w:type="dxa"/>
              </w:tcPr>
            </w:tcPrChange>
          </w:tcPr>
          <w:p w14:paraId="53BA211A"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828" w:author="Raul García Fernández" w:date="2017-07-01T13:40:00Z"/>
                <w:szCs w:val="24"/>
                <w:lang w:val="en-US"/>
              </w:rPr>
            </w:pPr>
            <w:ins w:id="829" w:author="Raul García Fernández" w:date="2017-07-01T13:40:00Z">
              <w:r w:rsidRPr="008A1BB7">
                <w:rPr>
                  <w:szCs w:val="24"/>
                  <w:lang w:val="en-US"/>
                </w:rPr>
                <w:t>/{idUser}/create</w:t>
              </w:r>
            </w:ins>
          </w:p>
          <w:p w14:paraId="2694D709"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830" w:author="Raul García Fernández" w:date="2017-07-01T13:40:00Z"/>
                <w:szCs w:val="24"/>
                <w:lang w:val="en-US"/>
              </w:rPr>
            </w:pPr>
            <w:ins w:id="831" w:author="Raul García Fernández" w:date="2017-07-01T13:40:00Z">
              <w:r w:rsidRPr="008A1BB7">
                <w:rPr>
                  <w:szCs w:val="24"/>
                  <w:lang w:val="en-US"/>
                </w:rPr>
                <w:t>(HTTP method:GET)</w:t>
              </w:r>
            </w:ins>
          </w:p>
        </w:tc>
        <w:tc>
          <w:tcPr>
            <w:tcW w:w="1749" w:type="dxa"/>
            <w:tcPrChange w:id="832" w:author="Raul García Fernández" w:date="2017-07-03T16:58:00Z">
              <w:tcPr>
                <w:tcW w:w="2303" w:type="dxa"/>
              </w:tcPr>
            </w:tcPrChange>
          </w:tcPr>
          <w:p w14:paraId="370A4006"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833" w:author="Raul García Fernández" w:date="2017-07-01T13:40:00Z"/>
                <w:szCs w:val="24"/>
                <w:lang w:val="es-ES_tradnl"/>
              </w:rPr>
            </w:pPr>
            <w:ins w:id="834" w:author="Raul García Fernández" w:date="2017-07-01T13:40:00Z">
              <w:r w:rsidRPr="00137F39">
                <w:rPr>
                  <w:szCs w:val="24"/>
                  <w:lang w:val="es-ES_tradnl"/>
                </w:rPr>
                <w:t>Facilita la creación de los grupos mediante un ejemplo</w:t>
              </w:r>
            </w:ins>
          </w:p>
        </w:tc>
        <w:tc>
          <w:tcPr>
            <w:tcW w:w="1403" w:type="dxa"/>
            <w:tcPrChange w:id="835" w:author="Raul García Fernández" w:date="2017-07-03T16:58:00Z">
              <w:tcPr>
                <w:tcW w:w="2303" w:type="dxa"/>
              </w:tcPr>
            </w:tcPrChange>
          </w:tcPr>
          <w:p w14:paraId="1F46F229"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836" w:author="Raul García Fernández" w:date="2017-07-01T13:40:00Z"/>
                <w:szCs w:val="24"/>
                <w:lang w:val="es-ES_tradnl"/>
              </w:rPr>
            </w:pPr>
            <w:ins w:id="837" w:author="Raul García Fernández" w:date="2017-07-01T13:40:00Z">
              <w:r w:rsidRPr="00137F39">
                <w:rPr>
                  <w:szCs w:val="24"/>
                  <w:lang w:val="es-ES_tradnl"/>
                </w:rPr>
                <w:t>Vacío</w:t>
              </w:r>
            </w:ins>
          </w:p>
        </w:tc>
        <w:tc>
          <w:tcPr>
            <w:tcW w:w="3769" w:type="dxa"/>
            <w:tcPrChange w:id="838" w:author="Raul García Fernández" w:date="2017-07-03T16:58:00Z">
              <w:tcPr>
                <w:tcW w:w="2303" w:type="dxa"/>
              </w:tcPr>
            </w:tcPrChange>
          </w:tcPr>
          <w:p w14:paraId="7FC4C969"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839" w:author="Raul García Fernández" w:date="2017-07-01T13:40:00Z"/>
                <w:szCs w:val="24"/>
                <w:lang w:val="es-ES_tradnl"/>
              </w:rPr>
            </w:pPr>
            <w:ins w:id="840" w:author="Raul García Fernández" w:date="2017-07-01T13:40:00Z">
              <w:r w:rsidRPr="00137F39">
                <w:rPr>
                  <w:szCs w:val="24"/>
                  <w:lang w:val="es-ES_tradnl"/>
                </w:rPr>
                <w:t>Devuelve una entidad grupo con datos rellenados con ejemplos para poder crear el grupo.</w:t>
              </w:r>
            </w:ins>
          </w:p>
        </w:tc>
      </w:tr>
      <w:tr w:rsidR="009531FF" w14:paraId="719A38CE" w14:textId="77777777" w:rsidTr="005B364A">
        <w:trPr>
          <w:jc w:val="center"/>
          <w:ins w:id="841" w:author="Raul García Fernández" w:date="2017-07-01T13:40:00Z"/>
          <w:trPrChange w:id="842"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843" w:author="Raul García Fernández" w:date="2017-07-03T16:58:00Z">
              <w:tcPr>
                <w:tcW w:w="2302" w:type="dxa"/>
              </w:tcPr>
            </w:tcPrChange>
          </w:tcPr>
          <w:p w14:paraId="488D2E30" w14:textId="77777777" w:rsidR="009531FF" w:rsidRPr="008A1BB7" w:rsidRDefault="009531FF" w:rsidP="005B364A">
            <w:pPr>
              <w:jc w:val="center"/>
              <w:rPr>
                <w:ins w:id="844" w:author="Raul García Fernández" w:date="2017-07-01T13:40:00Z"/>
                <w:szCs w:val="24"/>
                <w:lang w:val="en-US"/>
              </w:rPr>
            </w:pPr>
            <w:ins w:id="845" w:author="Raul García Fernández" w:date="2017-07-01T13:40:00Z">
              <w:r w:rsidRPr="008A1BB7">
                <w:rPr>
                  <w:szCs w:val="24"/>
                  <w:lang w:val="en-US"/>
                </w:rPr>
                <w:t>/{idUser}/create</w:t>
              </w:r>
            </w:ins>
          </w:p>
          <w:p w14:paraId="6B31B283" w14:textId="77777777" w:rsidR="009531FF" w:rsidRPr="008A1BB7" w:rsidRDefault="009531FF" w:rsidP="005B364A">
            <w:pPr>
              <w:jc w:val="center"/>
              <w:rPr>
                <w:ins w:id="846" w:author="Raul García Fernández" w:date="2017-07-01T13:40:00Z"/>
                <w:szCs w:val="24"/>
                <w:lang w:val="en-US"/>
              </w:rPr>
            </w:pPr>
            <w:ins w:id="847" w:author="Raul García Fernández" w:date="2017-07-01T13:40:00Z">
              <w:r w:rsidRPr="008A1BB7">
                <w:rPr>
                  <w:szCs w:val="24"/>
                  <w:lang w:val="en-US"/>
                </w:rPr>
                <w:t>(HTTP method:POST)</w:t>
              </w:r>
            </w:ins>
          </w:p>
        </w:tc>
        <w:tc>
          <w:tcPr>
            <w:tcW w:w="1749" w:type="dxa"/>
            <w:tcPrChange w:id="848" w:author="Raul García Fernández" w:date="2017-07-03T16:58:00Z">
              <w:tcPr>
                <w:tcW w:w="2303" w:type="dxa"/>
              </w:tcPr>
            </w:tcPrChange>
          </w:tcPr>
          <w:p w14:paraId="6C9A4BF1"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849" w:author="Raul García Fernández" w:date="2017-07-01T13:40:00Z"/>
                <w:szCs w:val="24"/>
                <w:lang w:val="es-ES_tradnl"/>
              </w:rPr>
            </w:pPr>
            <w:ins w:id="850" w:author="Raul García Fernández" w:date="2017-07-01T13:40:00Z">
              <w:r w:rsidRPr="00137F39">
                <w:rPr>
                  <w:szCs w:val="24"/>
                  <w:lang w:val="es-ES_tradnl"/>
                </w:rPr>
                <w:t>Crea el grupo entregado por el usuario</w:t>
              </w:r>
            </w:ins>
          </w:p>
        </w:tc>
        <w:tc>
          <w:tcPr>
            <w:tcW w:w="1403" w:type="dxa"/>
            <w:tcPrChange w:id="851" w:author="Raul García Fernández" w:date="2017-07-03T16:58:00Z">
              <w:tcPr>
                <w:tcW w:w="2303" w:type="dxa"/>
              </w:tcPr>
            </w:tcPrChange>
          </w:tcPr>
          <w:p w14:paraId="76603C3B"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852" w:author="Raul García Fernández" w:date="2017-07-01T13:40:00Z"/>
                <w:szCs w:val="24"/>
                <w:lang w:val="es-ES_tradnl"/>
              </w:rPr>
            </w:pPr>
            <w:ins w:id="853" w:author="Raul García Fernández" w:date="2017-07-01T13:40:00Z">
              <w:r w:rsidRPr="00137F39">
                <w:rPr>
                  <w:szCs w:val="24"/>
                  <w:lang w:val="es-ES_tradnl"/>
                </w:rPr>
                <w:t>Entidad grupo con los datos que se quieren crear</w:t>
              </w:r>
            </w:ins>
          </w:p>
        </w:tc>
        <w:tc>
          <w:tcPr>
            <w:tcW w:w="3769" w:type="dxa"/>
            <w:tcPrChange w:id="854" w:author="Raul García Fernández" w:date="2017-07-03T16:58:00Z">
              <w:tcPr>
                <w:tcW w:w="2303" w:type="dxa"/>
              </w:tcPr>
            </w:tcPrChange>
          </w:tcPr>
          <w:p w14:paraId="64F3A1FC"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855" w:author="Raul García Fernández" w:date="2017-07-01T13:40:00Z"/>
                <w:szCs w:val="24"/>
                <w:lang w:val="es-ES_tradnl"/>
              </w:rPr>
            </w:pPr>
            <w:ins w:id="856" w:author="Raul García Fernández" w:date="2017-07-01T13:40:00Z">
              <w:r w:rsidRPr="00137F39">
                <w:rPr>
                  <w:szCs w:val="24"/>
                  <w:lang w:val="es-ES_tradnl"/>
                </w:rPr>
                <w:t>Devuelve el resultado de la acción realizada</w:t>
              </w:r>
            </w:ins>
          </w:p>
        </w:tc>
      </w:tr>
    </w:tbl>
    <w:p w14:paraId="26A5A211" w14:textId="165FC432" w:rsidR="009531FF" w:rsidRDefault="009531FF">
      <w:pPr>
        <w:pStyle w:val="Prrafodelista"/>
        <w:ind w:left="2832"/>
        <w:jc w:val="left"/>
        <w:rPr>
          <w:ins w:id="857" w:author="Raul García Fernández" w:date="2017-07-01T12:56:00Z"/>
        </w:rPr>
        <w:pPrChange w:id="858" w:author="Raul García Fernández" w:date="2017-07-01T13:39:00Z">
          <w:pPr>
            <w:ind w:firstLine="360"/>
            <w:jc w:val="center"/>
          </w:pPr>
        </w:pPrChange>
      </w:pPr>
      <w:ins w:id="859" w:author="Raul García Fernández" w:date="2017-07-01T13:39:00Z">
        <w:r>
          <w:br/>
        </w:r>
      </w:ins>
    </w:p>
    <w:p w14:paraId="19C6BCE9" w14:textId="14EBD202" w:rsidR="001F6FA0" w:rsidRDefault="004A7A34">
      <w:pPr>
        <w:pStyle w:val="Prrafodelista"/>
        <w:numPr>
          <w:ilvl w:val="4"/>
          <w:numId w:val="30"/>
        </w:numPr>
        <w:jc w:val="left"/>
        <w:rPr>
          <w:ins w:id="860" w:author="Raul García Fernández" w:date="2017-07-01T13:39:00Z"/>
        </w:rPr>
        <w:pPrChange w:id="861" w:author="Raul García Fernández" w:date="2017-07-01T12:55:00Z">
          <w:pPr>
            <w:ind w:firstLine="360"/>
            <w:jc w:val="center"/>
          </w:pPr>
        </w:pPrChange>
      </w:pPr>
      <w:ins w:id="862" w:author="Raul García Fernández" w:date="2017-07-01T12:56:00Z">
        <w:r>
          <w:t>Grupos miembros:</w:t>
        </w:r>
      </w:ins>
    </w:p>
    <w:p w14:paraId="3C495109" w14:textId="29FBDFA8" w:rsidR="001F6FA0" w:rsidRDefault="001F6FA0">
      <w:pPr>
        <w:pStyle w:val="Descripcin"/>
        <w:keepNext/>
        <w:rPr>
          <w:ins w:id="863" w:author="Raul García Fernández" w:date="2017-07-01T13:39:00Z"/>
        </w:rPr>
        <w:pPrChange w:id="864" w:author="Raul García Fernández" w:date="2017-07-01T13:39:00Z">
          <w:pPr>
            <w:ind w:firstLine="360"/>
            <w:jc w:val="center"/>
          </w:pPr>
        </w:pPrChange>
      </w:pPr>
      <w:bookmarkStart w:id="865" w:name="_Toc480479794"/>
      <w:bookmarkStart w:id="866" w:name="_Toc481607025"/>
      <w:ins w:id="867" w:author="Raul García Fernández" w:date="2017-07-01T13:39:00Z">
        <w:r>
          <w:t xml:space="preserve">Tabla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Tabla \* ARABIC \s 1 </w:instrText>
        </w:r>
        <w:r>
          <w:fldChar w:fldCharType="separate"/>
        </w:r>
        <w:r>
          <w:rPr>
            <w:noProof/>
          </w:rPr>
          <w:t>3</w:t>
        </w:r>
        <w:r>
          <w:rPr>
            <w:noProof/>
          </w:rPr>
          <w:fldChar w:fldCharType="end"/>
        </w:r>
        <w:r>
          <w:t>.Protocolo repositorio: Grupo miembros</w:t>
        </w:r>
        <w:bookmarkEnd w:id="865"/>
        <w:bookmarkEnd w:id="866"/>
      </w:ins>
    </w:p>
    <w:tbl>
      <w:tblPr>
        <w:tblStyle w:val="Tabladecuadrcula41"/>
        <w:tblW w:w="9889" w:type="dxa"/>
        <w:tblLook w:val="04A0" w:firstRow="1" w:lastRow="0" w:firstColumn="1" w:lastColumn="0" w:noHBand="0" w:noVBand="1"/>
        <w:tblPrChange w:id="868" w:author="Raul García Fernández" w:date="2017-07-03T16:58:00Z">
          <w:tblPr>
            <w:tblStyle w:val="Tabladecuadrcula6concolores1"/>
            <w:tblW w:w="9889" w:type="dxa"/>
            <w:jc w:val="center"/>
            <w:tblLook w:val="04A0" w:firstRow="1" w:lastRow="0" w:firstColumn="1" w:lastColumn="0" w:noHBand="0" w:noVBand="1"/>
          </w:tblPr>
        </w:tblPrChange>
      </w:tblPr>
      <w:tblGrid>
        <w:gridCol w:w="4749"/>
        <w:gridCol w:w="1741"/>
        <w:gridCol w:w="1903"/>
        <w:gridCol w:w="1496"/>
        <w:tblGridChange w:id="869">
          <w:tblGrid>
            <w:gridCol w:w="3902"/>
            <w:gridCol w:w="2181"/>
            <w:gridCol w:w="1759"/>
            <w:gridCol w:w="2047"/>
          </w:tblGrid>
        </w:tblGridChange>
      </w:tblGrid>
      <w:tr w:rsidR="001F6FA0" w14:paraId="113C2B7A" w14:textId="77777777" w:rsidTr="005B364A">
        <w:trPr>
          <w:cnfStyle w:val="100000000000" w:firstRow="1" w:lastRow="0" w:firstColumn="0" w:lastColumn="0" w:oddVBand="0" w:evenVBand="0" w:oddHBand="0" w:evenHBand="0" w:firstRowFirstColumn="0" w:firstRowLastColumn="0" w:lastRowFirstColumn="0" w:lastRowLastColumn="0"/>
          <w:trHeight w:val="425"/>
          <w:ins w:id="870" w:author="Raul García Fernández" w:date="2017-07-01T13:39:00Z"/>
          <w:trPrChange w:id="871" w:author="Raul García Fernández" w:date="2017-07-03T16:58: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4749" w:type="dxa"/>
            <w:tcPrChange w:id="872" w:author="Raul García Fernández" w:date="2017-07-03T16:58:00Z">
              <w:tcPr>
                <w:tcW w:w="3902" w:type="dxa"/>
              </w:tcPr>
            </w:tcPrChange>
          </w:tcPr>
          <w:p w14:paraId="227DF992" w14:textId="77777777" w:rsidR="001F6FA0" w:rsidRPr="00EB0E55" w:rsidRDefault="001F6FA0" w:rsidP="005B364A">
            <w:pPr>
              <w:jc w:val="center"/>
              <w:cnfStyle w:val="101000000000" w:firstRow="1" w:lastRow="0" w:firstColumn="1" w:lastColumn="0" w:oddVBand="0" w:evenVBand="0" w:oddHBand="0" w:evenHBand="0" w:firstRowFirstColumn="0" w:firstRowLastColumn="0" w:lastRowFirstColumn="0" w:lastRowLastColumn="0"/>
              <w:rPr>
                <w:ins w:id="873" w:author="Raul García Fernández" w:date="2017-07-01T13:39:00Z"/>
                <w:szCs w:val="24"/>
                <w:lang w:val="es-ES_tradnl"/>
              </w:rPr>
            </w:pPr>
            <w:ins w:id="874" w:author="Raul García Fernández" w:date="2017-07-01T13:39:00Z">
              <w:r w:rsidRPr="00EB0E55">
                <w:rPr>
                  <w:szCs w:val="24"/>
                  <w:lang w:val="es-ES_tradnl"/>
                </w:rPr>
                <w:t>Método</w:t>
              </w:r>
            </w:ins>
          </w:p>
        </w:tc>
        <w:tc>
          <w:tcPr>
            <w:tcW w:w="1741" w:type="dxa"/>
            <w:tcPrChange w:id="875" w:author="Raul García Fernández" w:date="2017-07-03T16:58:00Z">
              <w:tcPr>
                <w:tcW w:w="2181" w:type="dxa"/>
              </w:tcPr>
            </w:tcPrChange>
          </w:tcPr>
          <w:p w14:paraId="55DC0AF0" w14:textId="77777777" w:rsidR="001F6FA0" w:rsidRPr="00EB0E55" w:rsidRDefault="001F6FA0" w:rsidP="005B364A">
            <w:pPr>
              <w:jc w:val="center"/>
              <w:cnfStyle w:val="100000000000" w:firstRow="1" w:lastRow="0" w:firstColumn="0" w:lastColumn="0" w:oddVBand="0" w:evenVBand="0" w:oddHBand="0" w:evenHBand="0" w:firstRowFirstColumn="0" w:firstRowLastColumn="0" w:lastRowFirstColumn="0" w:lastRowLastColumn="0"/>
              <w:rPr>
                <w:ins w:id="876" w:author="Raul García Fernández" w:date="2017-07-01T13:39:00Z"/>
                <w:szCs w:val="24"/>
                <w:lang w:val="es-ES_tradnl"/>
              </w:rPr>
            </w:pPr>
            <w:ins w:id="877" w:author="Raul García Fernández" w:date="2017-07-01T13:39:00Z">
              <w:r w:rsidRPr="00EB0E55">
                <w:rPr>
                  <w:szCs w:val="24"/>
                  <w:lang w:val="es-ES_tradnl"/>
                </w:rPr>
                <w:t>Descripción</w:t>
              </w:r>
            </w:ins>
          </w:p>
        </w:tc>
        <w:tc>
          <w:tcPr>
            <w:tcW w:w="1903" w:type="dxa"/>
            <w:tcPrChange w:id="878" w:author="Raul García Fernández" w:date="2017-07-03T16:58:00Z">
              <w:tcPr>
                <w:tcW w:w="1759" w:type="dxa"/>
              </w:tcPr>
            </w:tcPrChange>
          </w:tcPr>
          <w:p w14:paraId="759C7C2A" w14:textId="77777777" w:rsidR="001F6FA0" w:rsidRPr="00EB0E55" w:rsidRDefault="001F6FA0" w:rsidP="005B364A">
            <w:pPr>
              <w:jc w:val="center"/>
              <w:cnfStyle w:val="100000000000" w:firstRow="1" w:lastRow="0" w:firstColumn="0" w:lastColumn="0" w:oddVBand="0" w:evenVBand="0" w:oddHBand="0" w:evenHBand="0" w:firstRowFirstColumn="0" w:firstRowLastColumn="0" w:lastRowFirstColumn="0" w:lastRowLastColumn="0"/>
              <w:rPr>
                <w:ins w:id="879" w:author="Raul García Fernández" w:date="2017-07-01T13:39:00Z"/>
                <w:szCs w:val="24"/>
                <w:lang w:val="es-ES_tradnl"/>
              </w:rPr>
            </w:pPr>
            <w:ins w:id="880" w:author="Raul García Fernández" w:date="2017-07-01T13:39:00Z">
              <w:r w:rsidRPr="00EB0E55">
                <w:rPr>
                  <w:szCs w:val="24"/>
                  <w:lang w:val="es-ES_tradnl"/>
                </w:rPr>
                <w:t>Entradas</w:t>
              </w:r>
            </w:ins>
          </w:p>
          <w:p w14:paraId="0F545571" w14:textId="77777777" w:rsidR="001F6FA0" w:rsidRPr="00EB0E55" w:rsidRDefault="001F6FA0" w:rsidP="005B364A">
            <w:pPr>
              <w:jc w:val="center"/>
              <w:cnfStyle w:val="100000000000" w:firstRow="1" w:lastRow="0" w:firstColumn="0" w:lastColumn="0" w:oddVBand="0" w:evenVBand="0" w:oddHBand="0" w:evenHBand="0" w:firstRowFirstColumn="0" w:firstRowLastColumn="0" w:lastRowFirstColumn="0" w:lastRowLastColumn="0"/>
              <w:rPr>
                <w:ins w:id="881" w:author="Raul García Fernández" w:date="2017-07-01T13:39:00Z"/>
                <w:szCs w:val="24"/>
                <w:lang w:val="es-ES_tradnl"/>
              </w:rPr>
            </w:pPr>
            <w:ins w:id="882" w:author="Raul García Fernández" w:date="2017-07-01T13:39:00Z">
              <w:r w:rsidRPr="00EB0E55">
                <w:rPr>
                  <w:szCs w:val="24"/>
                  <w:lang w:val="es-ES_tradnl"/>
                </w:rPr>
                <w:t>(Body)</w:t>
              </w:r>
            </w:ins>
          </w:p>
        </w:tc>
        <w:tc>
          <w:tcPr>
            <w:tcW w:w="1496" w:type="dxa"/>
            <w:tcPrChange w:id="883" w:author="Raul García Fernández" w:date="2017-07-03T16:58:00Z">
              <w:tcPr>
                <w:tcW w:w="2047" w:type="dxa"/>
              </w:tcPr>
            </w:tcPrChange>
          </w:tcPr>
          <w:p w14:paraId="315E7F08" w14:textId="77777777" w:rsidR="001F6FA0" w:rsidRPr="00EB0E55" w:rsidRDefault="001F6FA0" w:rsidP="005B364A">
            <w:pPr>
              <w:jc w:val="center"/>
              <w:cnfStyle w:val="100000000000" w:firstRow="1" w:lastRow="0" w:firstColumn="0" w:lastColumn="0" w:oddVBand="0" w:evenVBand="0" w:oddHBand="0" w:evenHBand="0" w:firstRowFirstColumn="0" w:firstRowLastColumn="0" w:lastRowFirstColumn="0" w:lastRowLastColumn="0"/>
              <w:rPr>
                <w:ins w:id="884" w:author="Raul García Fernández" w:date="2017-07-01T13:39:00Z"/>
                <w:szCs w:val="24"/>
                <w:lang w:val="es-ES_tradnl"/>
              </w:rPr>
            </w:pPr>
            <w:ins w:id="885" w:author="Raul García Fernández" w:date="2017-07-01T13:39:00Z">
              <w:r w:rsidRPr="00EB0E55">
                <w:rPr>
                  <w:szCs w:val="24"/>
                  <w:lang w:val="es-ES_tradnl"/>
                </w:rPr>
                <w:t>Salidas</w:t>
              </w:r>
            </w:ins>
          </w:p>
        </w:tc>
      </w:tr>
      <w:tr w:rsidR="001F6FA0" w14:paraId="5C1B1918" w14:textId="77777777" w:rsidTr="005B364A">
        <w:trPr>
          <w:cnfStyle w:val="000000100000" w:firstRow="0" w:lastRow="0" w:firstColumn="0" w:lastColumn="0" w:oddVBand="0" w:evenVBand="0" w:oddHBand="1" w:evenHBand="0" w:firstRowFirstColumn="0" w:firstRowLastColumn="0" w:lastRowFirstColumn="0" w:lastRowLastColumn="0"/>
          <w:ins w:id="886" w:author="Raul García Fernández" w:date="2017-07-01T13:39:00Z"/>
          <w:trPrChange w:id="887"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4749" w:type="dxa"/>
            <w:tcPrChange w:id="888" w:author="Raul García Fernández" w:date="2017-07-03T16:58:00Z">
              <w:tcPr>
                <w:tcW w:w="3902" w:type="dxa"/>
              </w:tcPr>
            </w:tcPrChange>
          </w:tcPr>
          <w:p w14:paraId="4C5CAB6E" w14:textId="77777777" w:rsidR="001F6FA0" w:rsidRPr="00EB0E55" w:rsidRDefault="001F6FA0" w:rsidP="005B364A">
            <w:pPr>
              <w:jc w:val="center"/>
              <w:cnfStyle w:val="001000100000" w:firstRow="0" w:lastRow="0" w:firstColumn="1" w:lastColumn="0" w:oddVBand="0" w:evenVBand="0" w:oddHBand="1" w:evenHBand="0" w:firstRowFirstColumn="0" w:firstRowLastColumn="0" w:lastRowFirstColumn="0" w:lastRowLastColumn="0"/>
              <w:rPr>
                <w:ins w:id="889" w:author="Raul García Fernández" w:date="2017-07-01T13:39:00Z"/>
                <w:szCs w:val="24"/>
                <w:lang w:val="es-ES_tradnl"/>
              </w:rPr>
            </w:pPr>
            <w:ins w:id="890" w:author="Raul García Fernández" w:date="2017-07-01T13:39:00Z">
              <w:r w:rsidRPr="00EB0E55">
                <w:rPr>
                  <w:szCs w:val="24"/>
                  <w:lang w:val="es-ES_tradnl"/>
                </w:rPr>
                <w:t>/{</w:t>
              </w:r>
              <w:r>
                <w:rPr>
                  <w:szCs w:val="24"/>
                  <w:lang w:val="es-ES_tradnl"/>
                </w:rPr>
                <w:t>idUser</w:t>
              </w:r>
              <w:r w:rsidRPr="00EB0E55">
                <w:rPr>
                  <w:szCs w:val="24"/>
                  <w:lang w:val="es-ES_tradnl"/>
                </w:rPr>
                <w:t>}/{</w:t>
              </w:r>
              <w:r>
                <w:rPr>
                  <w:szCs w:val="24"/>
                  <w:lang w:val="es-ES_tradnl"/>
                </w:rPr>
                <w:t>groupID</w:t>
              </w:r>
              <w:r w:rsidRPr="00EB0E55">
                <w:rPr>
                  <w:szCs w:val="24"/>
                  <w:lang w:val="es-ES_tradnl"/>
                </w:rPr>
                <w:t>}</w:t>
              </w:r>
              <w:r>
                <w:rPr>
                  <w:szCs w:val="24"/>
                  <w:lang w:val="es-ES_tradnl"/>
                </w:rPr>
                <w:t>/member</w:t>
              </w:r>
            </w:ins>
          </w:p>
          <w:p w14:paraId="1A297913" w14:textId="77777777" w:rsidR="001F6FA0" w:rsidRPr="00EB0E55" w:rsidRDefault="001F6FA0" w:rsidP="005B364A">
            <w:pPr>
              <w:jc w:val="center"/>
              <w:cnfStyle w:val="001000100000" w:firstRow="0" w:lastRow="0" w:firstColumn="1" w:lastColumn="0" w:oddVBand="0" w:evenVBand="0" w:oddHBand="1" w:evenHBand="0" w:firstRowFirstColumn="0" w:firstRowLastColumn="0" w:lastRowFirstColumn="0" w:lastRowLastColumn="0"/>
              <w:rPr>
                <w:ins w:id="891" w:author="Raul García Fernández" w:date="2017-07-01T13:39:00Z"/>
                <w:szCs w:val="24"/>
                <w:lang w:val="es-ES_tradnl"/>
              </w:rPr>
            </w:pPr>
            <w:ins w:id="892" w:author="Raul García Fernández" w:date="2017-07-01T13:39:00Z">
              <w:r w:rsidRPr="00EB0E55">
                <w:rPr>
                  <w:szCs w:val="24"/>
                  <w:lang w:val="es-ES_tradnl"/>
                </w:rPr>
                <w:t>(HTTP method:GET)</w:t>
              </w:r>
            </w:ins>
          </w:p>
        </w:tc>
        <w:tc>
          <w:tcPr>
            <w:tcW w:w="1741" w:type="dxa"/>
            <w:tcPrChange w:id="893" w:author="Raul García Fernández" w:date="2017-07-03T16:58:00Z">
              <w:tcPr>
                <w:tcW w:w="2181" w:type="dxa"/>
              </w:tcPr>
            </w:tcPrChange>
          </w:tcPr>
          <w:p w14:paraId="441686C6"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894" w:author="Raul García Fernández" w:date="2017-07-01T13:39:00Z"/>
                <w:szCs w:val="24"/>
                <w:lang w:val="es-ES_tradnl"/>
              </w:rPr>
            </w:pPr>
            <w:ins w:id="895" w:author="Raul García Fernández" w:date="2017-07-01T13:39:00Z">
              <w:r>
                <w:rPr>
                  <w:szCs w:val="24"/>
                  <w:lang w:val="es-ES_tradnl"/>
                </w:rPr>
                <w:t>Acción que permite visualizar todos los miembros de un grupo</w:t>
              </w:r>
            </w:ins>
          </w:p>
        </w:tc>
        <w:tc>
          <w:tcPr>
            <w:tcW w:w="1903" w:type="dxa"/>
            <w:tcPrChange w:id="896" w:author="Raul García Fernández" w:date="2017-07-03T16:58:00Z">
              <w:tcPr>
                <w:tcW w:w="1759" w:type="dxa"/>
              </w:tcPr>
            </w:tcPrChange>
          </w:tcPr>
          <w:p w14:paraId="2F3D2E9A"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897" w:author="Raul García Fernández" w:date="2017-07-01T13:39:00Z"/>
                <w:szCs w:val="24"/>
                <w:lang w:val="es-ES_tradnl"/>
              </w:rPr>
            </w:pPr>
            <w:ins w:id="898" w:author="Raul García Fernández" w:date="2017-07-01T13:39:00Z">
              <w:r w:rsidRPr="00EB0E55">
                <w:rPr>
                  <w:szCs w:val="24"/>
                  <w:lang w:val="es-ES_tradnl"/>
                </w:rPr>
                <w:t>Vacío</w:t>
              </w:r>
            </w:ins>
          </w:p>
        </w:tc>
        <w:tc>
          <w:tcPr>
            <w:tcW w:w="1496" w:type="dxa"/>
            <w:tcPrChange w:id="899" w:author="Raul García Fernández" w:date="2017-07-03T16:58:00Z">
              <w:tcPr>
                <w:tcW w:w="2047" w:type="dxa"/>
              </w:tcPr>
            </w:tcPrChange>
          </w:tcPr>
          <w:p w14:paraId="59318729"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900" w:author="Raul García Fernández" w:date="2017-07-01T13:39:00Z"/>
                <w:szCs w:val="24"/>
                <w:lang w:val="es-ES_tradnl"/>
              </w:rPr>
            </w:pPr>
            <w:ins w:id="901" w:author="Raul García Fernández" w:date="2017-07-01T13:39:00Z">
              <w:r>
                <w:rPr>
                  <w:szCs w:val="24"/>
                  <w:lang w:val="es-ES_tradnl"/>
                </w:rPr>
                <w:t>Devuelve un conjunto de ID’s de usuarios.</w:t>
              </w:r>
            </w:ins>
          </w:p>
        </w:tc>
      </w:tr>
      <w:tr w:rsidR="001F6FA0" w14:paraId="10A99B46" w14:textId="77777777" w:rsidTr="005B364A">
        <w:trPr>
          <w:ins w:id="902" w:author="Raul García Fernández" w:date="2017-07-01T13:39:00Z"/>
          <w:trPrChange w:id="903"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4749" w:type="dxa"/>
            <w:tcPrChange w:id="904" w:author="Raul García Fernández" w:date="2017-07-03T16:58:00Z">
              <w:tcPr>
                <w:tcW w:w="3902" w:type="dxa"/>
              </w:tcPr>
            </w:tcPrChange>
          </w:tcPr>
          <w:p w14:paraId="169E8876" w14:textId="77777777" w:rsidR="001F6FA0" w:rsidRPr="008A1BB7" w:rsidRDefault="001F6FA0" w:rsidP="005B364A">
            <w:pPr>
              <w:jc w:val="center"/>
              <w:rPr>
                <w:ins w:id="905" w:author="Raul García Fernández" w:date="2017-07-01T13:39:00Z"/>
                <w:szCs w:val="24"/>
                <w:lang w:val="en-US"/>
              </w:rPr>
            </w:pPr>
            <w:ins w:id="906" w:author="Raul García Fernández" w:date="2017-07-01T13:39:00Z">
              <w:r w:rsidRPr="008A1BB7">
                <w:rPr>
                  <w:szCs w:val="24"/>
                  <w:lang w:val="en-US"/>
                </w:rPr>
                <w:t>/{idUser}/{groupID}/member/create</w:t>
              </w:r>
            </w:ins>
          </w:p>
          <w:p w14:paraId="5AE5C911" w14:textId="77777777" w:rsidR="001F6FA0" w:rsidRPr="008A1BB7" w:rsidRDefault="001F6FA0" w:rsidP="005B364A">
            <w:pPr>
              <w:jc w:val="center"/>
              <w:rPr>
                <w:ins w:id="907" w:author="Raul García Fernández" w:date="2017-07-01T13:39:00Z"/>
                <w:szCs w:val="24"/>
                <w:lang w:val="en-US"/>
              </w:rPr>
            </w:pPr>
            <w:ins w:id="908" w:author="Raul García Fernández" w:date="2017-07-01T13:39:00Z">
              <w:r w:rsidRPr="008A1BB7">
                <w:rPr>
                  <w:szCs w:val="24"/>
                  <w:lang w:val="en-US"/>
                </w:rPr>
                <w:t>(HTTP method:GET)</w:t>
              </w:r>
            </w:ins>
          </w:p>
        </w:tc>
        <w:tc>
          <w:tcPr>
            <w:tcW w:w="1741" w:type="dxa"/>
            <w:tcPrChange w:id="909" w:author="Raul García Fernández" w:date="2017-07-03T16:58:00Z">
              <w:tcPr>
                <w:tcW w:w="2181" w:type="dxa"/>
              </w:tcPr>
            </w:tcPrChange>
          </w:tcPr>
          <w:p w14:paraId="3C5F85D7" w14:textId="77777777" w:rsidR="001F6FA0" w:rsidRPr="00EB0E55" w:rsidRDefault="001F6FA0" w:rsidP="005B364A">
            <w:pPr>
              <w:jc w:val="center"/>
              <w:cnfStyle w:val="000000000000" w:firstRow="0" w:lastRow="0" w:firstColumn="0" w:lastColumn="0" w:oddVBand="0" w:evenVBand="0" w:oddHBand="0" w:evenHBand="0" w:firstRowFirstColumn="0" w:firstRowLastColumn="0" w:lastRowFirstColumn="0" w:lastRowLastColumn="0"/>
              <w:rPr>
                <w:ins w:id="910" w:author="Raul García Fernández" w:date="2017-07-01T13:39:00Z"/>
                <w:szCs w:val="24"/>
                <w:lang w:val="es-ES_tradnl"/>
              </w:rPr>
            </w:pPr>
            <w:ins w:id="911" w:author="Raul García Fernández" w:date="2017-07-01T13:39:00Z">
              <w:r>
                <w:rPr>
                  <w:szCs w:val="24"/>
                  <w:lang w:val="es-ES_tradnl"/>
                </w:rPr>
                <w:t>Acción que permite conseguir un ejemplo de método de entrada para crear miembros de grupos</w:t>
              </w:r>
            </w:ins>
          </w:p>
        </w:tc>
        <w:tc>
          <w:tcPr>
            <w:tcW w:w="1903" w:type="dxa"/>
            <w:tcPrChange w:id="912" w:author="Raul García Fernández" w:date="2017-07-03T16:58:00Z">
              <w:tcPr>
                <w:tcW w:w="1759" w:type="dxa"/>
              </w:tcPr>
            </w:tcPrChange>
          </w:tcPr>
          <w:p w14:paraId="379E5BD4" w14:textId="77777777" w:rsidR="001F6FA0" w:rsidRPr="00EB0E55" w:rsidRDefault="001F6FA0" w:rsidP="005B364A">
            <w:pPr>
              <w:jc w:val="center"/>
              <w:cnfStyle w:val="000000000000" w:firstRow="0" w:lastRow="0" w:firstColumn="0" w:lastColumn="0" w:oddVBand="0" w:evenVBand="0" w:oddHBand="0" w:evenHBand="0" w:firstRowFirstColumn="0" w:firstRowLastColumn="0" w:lastRowFirstColumn="0" w:lastRowLastColumn="0"/>
              <w:rPr>
                <w:ins w:id="913" w:author="Raul García Fernández" w:date="2017-07-01T13:39:00Z"/>
                <w:szCs w:val="24"/>
                <w:lang w:val="es-ES_tradnl"/>
              </w:rPr>
            </w:pPr>
            <w:ins w:id="914" w:author="Raul García Fernández" w:date="2017-07-01T13:39:00Z">
              <w:r w:rsidRPr="00EB0E55">
                <w:rPr>
                  <w:szCs w:val="24"/>
                  <w:lang w:val="es-ES_tradnl"/>
                </w:rPr>
                <w:t>Vacío</w:t>
              </w:r>
            </w:ins>
          </w:p>
        </w:tc>
        <w:tc>
          <w:tcPr>
            <w:tcW w:w="1496" w:type="dxa"/>
            <w:tcPrChange w:id="915" w:author="Raul García Fernández" w:date="2017-07-03T16:58:00Z">
              <w:tcPr>
                <w:tcW w:w="2047" w:type="dxa"/>
              </w:tcPr>
            </w:tcPrChange>
          </w:tcPr>
          <w:p w14:paraId="51359BDF" w14:textId="77777777" w:rsidR="001F6FA0" w:rsidRPr="00EB0E55" w:rsidRDefault="001F6FA0" w:rsidP="005B364A">
            <w:pPr>
              <w:jc w:val="center"/>
              <w:cnfStyle w:val="000000000000" w:firstRow="0" w:lastRow="0" w:firstColumn="0" w:lastColumn="0" w:oddVBand="0" w:evenVBand="0" w:oddHBand="0" w:evenHBand="0" w:firstRowFirstColumn="0" w:firstRowLastColumn="0" w:lastRowFirstColumn="0" w:lastRowLastColumn="0"/>
              <w:rPr>
                <w:ins w:id="916" w:author="Raul García Fernández" w:date="2017-07-01T13:39:00Z"/>
                <w:szCs w:val="24"/>
                <w:lang w:val="es-ES_tradnl"/>
              </w:rPr>
            </w:pPr>
            <w:ins w:id="917" w:author="Raul García Fernández" w:date="2017-07-01T13:39:00Z">
              <w:r>
                <w:rPr>
                  <w:szCs w:val="24"/>
                  <w:lang w:val="es-ES_tradnl"/>
                </w:rPr>
                <w:t>Devuelve una entidad mensaje que se podrá usar para comunicar con el sistema.</w:t>
              </w:r>
            </w:ins>
          </w:p>
        </w:tc>
      </w:tr>
      <w:tr w:rsidR="001F6FA0" w14:paraId="35CBF637" w14:textId="77777777" w:rsidTr="005B364A">
        <w:trPr>
          <w:cnfStyle w:val="000000100000" w:firstRow="0" w:lastRow="0" w:firstColumn="0" w:lastColumn="0" w:oddVBand="0" w:evenVBand="0" w:oddHBand="1" w:evenHBand="0" w:firstRowFirstColumn="0" w:firstRowLastColumn="0" w:lastRowFirstColumn="0" w:lastRowLastColumn="0"/>
          <w:ins w:id="918" w:author="Raul García Fernández" w:date="2017-07-01T13:39:00Z"/>
          <w:trPrChange w:id="919"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4749" w:type="dxa"/>
            <w:tcPrChange w:id="920" w:author="Raul García Fernández" w:date="2017-07-03T16:58:00Z">
              <w:tcPr>
                <w:tcW w:w="3902" w:type="dxa"/>
              </w:tcPr>
            </w:tcPrChange>
          </w:tcPr>
          <w:p w14:paraId="55B67710"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921" w:author="Raul García Fernández" w:date="2017-07-01T13:39:00Z"/>
                <w:szCs w:val="24"/>
                <w:lang w:val="en-US"/>
              </w:rPr>
            </w:pPr>
            <w:ins w:id="922" w:author="Raul García Fernández" w:date="2017-07-01T13:39:00Z">
              <w:r w:rsidRPr="008A1BB7">
                <w:rPr>
                  <w:szCs w:val="24"/>
                  <w:lang w:val="en-US"/>
                </w:rPr>
                <w:t>/{idUser}/{groupID}/member/create</w:t>
              </w:r>
            </w:ins>
          </w:p>
          <w:p w14:paraId="54028836"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923" w:author="Raul García Fernández" w:date="2017-07-01T13:39:00Z"/>
                <w:szCs w:val="24"/>
                <w:lang w:val="en-US"/>
              </w:rPr>
            </w:pPr>
            <w:ins w:id="924" w:author="Raul García Fernández" w:date="2017-07-01T13:39:00Z">
              <w:r w:rsidRPr="008A1BB7">
                <w:rPr>
                  <w:szCs w:val="24"/>
                  <w:lang w:val="en-US"/>
                </w:rPr>
                <w:t>(HTTP method:POST)</w:t>
              </w:r>
            </w:ins>
          </w:p>
        </w:tc>
        <w:tc>
          <w:tcPr>
            <w:tcW w:w="1741" w:type="dxa"/>
            <w:tcPrChange w:id="925" w:author="Raul García Fernández" w:date="2017-07-03T16:58:00Z">
              <w:tcPr>
                <w:tcW w:w="2181" w:type="dxa"/>
              </w:tcPr>
            </w:tcPrChange>
          </w:tcPr>
          <w:p w14:paraId="003072F0"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926" w:author="Raul García Fernández" w:date="2017-07-01T13:39:00Z"/>
                <w:szCs w:val="24"/>
                <w:lang w:val="es-ES_tradnl"/>
              </w:rPr>
            </w:pPr>
            <w:ins w:id="927" w:author="Raul García Fernández" w:date="2017-07-01T13:39:00Z">
              <w:r>
                <w:rPr>
                  <w:szCs w:val="24"/>
                  <w:lang w:val="es-ES_tradnl"/>
                </w:rPr>
                <w:t>Acción que permite crear miembros para un grupo.</w:t>
              </w:r>
            </w:ins>
          </w:p>
        </w:tc>
        <w:tc>
          <w:tcPr>
            <w:tcW w:w="1903" w:type="dxa"/>
            <w:tcPrChange w:id="928" w:author="Raul García Fernández" w:date="2017-07-03T16:58:00Z">
              <w:tcPr>
                <w:tcW w:w="1759" w:type="dxa"/>
              </w:tcPr>
            </w:tcPrChange>
          </w:tcPr>
          <w:p w14:paraId="5DB60334"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929" w:author="Raul García Fernández" w:date="2017-07-01T13:39:00Z"/>
                <w:szCs w:val="24"/>
                <w:lang w:val="es-ES_tradnl"/>
              </w:rPr>
            </w:pPr>
            <w:ins w:id="930" w:author="Raul García Fernández" w:date="2017-07-01T13:39:00Z">
              <w:r>
                <w:rPr>
                  <w:szCs w:val="24"/>
                  <w:lang w:val="es-ES_tradnl"/>
                </w:rPr>
                <w:t>Mensaje de comunicación para generar un miembro</w:t>
              </w:r>
            </w:ins>
          </w:p>
        </w:tc>
        <w:tc>
          <w:tcPr>
            <w:tcW w:w="1496" w:type="dxa"/>
            <w:tcPrChange w:id="931" w:author="Raul García Fernández" w:date="2017-07-03T16:58:00Z">
              <w:tcPr>
                <w:tcW w:w="2047" w:type="dxa"/>
              </w:tcPr>
            </w:tcPrChange>
          </w:tcPr>
          <w:p w14:paraId="2AA5CD91"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932" w:author="Raul García Fernández" w:date="2017-07-01T13:39:00Z"/>
                <w:szCs w:val="24"/>
                <w:lang w:val="es-ES_tradnl"/>
              </w:rPr>
            </w:pPr>
            <w:ins w:id="933" w:author="Raul García Fernández" w:date="2017-07-01T13:39:00Z">
              <w:r>
                <w:rPr>
                  <w:szCs w:val="24"/>
                  <w:lang w:val="es-ES_tradnl"/>
                </w:rPr>
                <w:t>Devolverá el resultado sobre la ejecución de la acción.</w:t>
              </w:r>
            </w:ins>
          </w:p>
        </w:tc>
      </w:tr>
      <w:tr w:rsidR="001F6FA0" w14:paraId="025BF118" w14:textId="77777777" w:rsidTr="005B364A">
        <w:trPr>
          <w:ins w:id="934" w:author="Raul García Fernández" w:date="2017-07-01T13:39:00Z"/>
          <w:trPrChange w:id="935"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4749" w:type="dxa"/>
            <w:tcPrChange w:id="936" w:author="Raul García Fernández" w:date="2017-07-03T16:58:00Z">
              <w:tcPr>
                <w:tcW w:w="3902" w:type="dxa"/>
              </w:tcPr>
            </w:tcPrChange>
          </w:tcPr>
          <w:p w14:paraId="6CB15AD8" w14:textId="77777777" w:rsidR="001F6FA0" w:rsidRPr="008A1BB7" w:rsidRDefault="001F6FA0" w:rsidP="005B364A">
            <w:pPr>
              <w:jc w:val="center"/>
              <w:rPr>
                <w:ins w:id="937" w:author="Raul García Fernández" w:date="2017-07-01T13:39:00Z"/>
                <w:szCs w:val="24"/>
                <w:lang w:val="en-US"/>
              </w:rPr>
            </w:pPr>
            <w:ins w:id="938" w:author="Raul García Fernández" w:date="2017-07-01T13:39:00Z">
              <w:r w:rsidRPr="008A1BB7">
                <w:rPr>
                  <w:szCs w:val="24"/>
                  <w:lang w:val="en-US"/>
                </w:rPr>
                <w:t>/{idUser}/{groupID}/</w:t>
              </w:r>
            </w:ins>
          </w:p>
          <w:p w14:paraId="6AF6F984" w14:textId="77777777" w:rsidR="001F6FA0" w:rsidRPr="008A1BB7" w:rsidRDefault="001F6FA0" w:rsidP="005B364A">
            <w:pPr>
              <w:jc w:val="center"/>
              <w:rPr>
                <w:ins w:id="939" w:author="Raul García Fernández" w:date="2017-07-01T13:39:00Z"/>
                <w:szCs w:val="24"/>
                <w:lang w:val="en-US"/>
              </w:rPr>
            </w:pPr>
            <w:ins w:id="940" w:author="Raul García Fernández" w:date="2017-07-01T13:39:00Z">
              <w:r w:rsidRPr="008A1BB7">
                <w:rPr>
                  <w:szCs w:val="24"/>
                  <w:lang w:val="en-US"/>
                </w:rPr>
                <w:t>member/{memberID}</w:t>
              </w:r>
            </w:ins>
          </w:p>
          <w:p w14:paraId="1FCF3045" w14:textId="77777777" w:rsidR="001F6FA0" w:rsidRPr="008A1BB7" w:rsidRDefault="001F6FA0" w:rsidP="005B364A">
            <w:pPr>
              <w:jc w:val="center"/>
              <w:rPr>
                <w:ins w:id="941" w:author="Raul García Fernández" w:date="2017-07-01T13:39:00Z"/>
                <w:szCs w:val="24"/>
                <w:lang w:val="en-US"/>
              </w:rPr>
            </w:pPr>
            <w:ins w:id="942" w:author="Raul García Fernández" w:date="2017-07-01T13:39:00Z">
              <w:r w:rsidRPr="008A1BB7">
                <w:rPr>
                  <w:szCs w:val="24"/>
                  <w:lang w:val="en-US"/>
                </w:rPr>
                <w:lastRenderedPageBreak/>
                <w:t>(HTTP method:DELETE)</w:t>
              </w:r>
            </w:ins>
          </w:p>
        </w:tc>
        <w:tc>
          <w:tcPr>
            <w:tcW w:w="1741" w:type="dxa"/>
            <w:tcPrChange w:id="943" w:author="Raul García Fernández" w:date="2017-07-03T16:58:00Z">
              <w:tcPr>
                <w:tcW w:w="2181" w:type="dxa"/>
              </w:tcPr>
            </w:tcPrChange>
          </w:tcPr>
          <w:p w14:paraId="6A7B8F85" w14:textId="77777777" w:rsidR="001F6FA0" w:rsidRDefault="001F6FA0" w:rsidP="005B364A">
            <w:pPr>
              <w:jc w:val="center"/>
              <w:cnfStyle w:val="000000000000" w:firstRow="0" w:lastRow="0" w:firstColumn="0" w:lastColumn="0" w:oddVBand="0" w:evenVBand="0" w:oddHBand="0" w:evenHBand="0" w:firstRowFirstColumn="0" w:firstRowLastColumn="0" w:lastRowFirstColumn="0" w:lastRowLastColumn="0"/>
              <w:rPr>
                <w:ins w:id="944" w:author="Raul García Fernández" w:date="2017-07-01T13:39:00Z"/>
                <w:szCs w:val="24"/>
                <w:lang w:val="es-ES_tradnl"/>
              </w:rPr>
            </w:pPr>
            <w:ins w:id="945" w:author="Raul García Fernández" w:date="2017-07-01T13:39:00Z">
              <w:r>
                <w:rPr>
                  <w:szCs w:val="24"/>
                  <w:lang w:val="es-ES_tradnl"/>
                </w:rPr>
                <w:lastRenderedPageBreak/>
                <w:t xml:space="preserve">Acción que permite borrar </w:t>
              </w:r>
              <w:r>
                <w:rPr>
                  <w:szCs w:val="24"/>
                  <w:lang w:val="es-ES_tradnl"/>
                </w:rPr>
                <w:lastRenderedPageBreak/>
                <w:t>un miembro de un grupo</w:t>
              </w:r>
            </w:ins>
          </w:p>
        </w:tc>
        <w:tc>
          <w:tcPr>
            <w:tcW w:w="1903" w:type="dxa"/>
            <w:tcPrChange w:id="946" w:author="Raul García Fernández" w:date="2017-07-03T16:58:00Z">
              <w:tcPr>
                <w:tcW w:w="1759" w:type="dxa"/>
              </w:tcPr>
            </w:tcPrChange>
          </w:tcPr>
          <w:p w14:paraId="213DD3F5" w14:textId="77777777" w:rsidR="001F6FA0" w:rsidRDefault="001F6FA0" w:rsidP="005B364A">
            <w:pPr>
              <w:jc w:val="center"/>
              <w:cnfStyle w:val="000000000000" w:firstRow="0" w:lastRow="0" w:firstColumn="0" w:lastColumn="0" w:oddVBand="0" w:evenVBand="0" w:oddHBand="0" w:evenHBand="0" w:firstRowFirstColumn="0" w:firstRowLastColumn="0" w:lastRowFirstColumn="0" w:lastRowLastColumn="0"/>
              <w:rPr>
                <w:ins w:id="947" w:author="Raul García Fernández" w:date="2017-07-01T13:39:00Z"/>
                <w:szCs w:val="24"/>
                <w:lang w:val="es-ES_tradnl"/>
              </w:rPr>
            </w:pPr>
            <w:ins w:id="948" w:author="Raul García Fernández" w:date="2017-07-01T13:39:00Z">
              <w:r>
                <w:rPr>
                  <w:szCs w:val="24"/>
                  <w:lang w:val="es-ES_tradnl"/>
                </w:rPr>
                <w:lastRenderedPageBreak/>
                <w:t>Vacío</w:t>
              </w:r>
            </w:ins>
          </w:p>
        </w:tc>
        <w:tc>
          <w:tcPr>
            <w:tcW w:w="1496" w:type="dxa"/>
            <w:tcPrChange w:id="949" w:author="Raul García Fernández" w:date="2017-07-03T16:58:00Z">
              <w:tcPr>
                <w:tcW w:w="2047" w:type="dxa"/>
              </w:tcPr>
            </w:tcPrChange>
          </w:tcPr>
          <w:p w14:paraId="5BF93465" w14:textId="77777777" w:rsidR="001F6FA0" w:rsidRDefault="001F6FA0" w:rsidP="005B364A">
            <w:pPr>
              <w:jc w:val="center"/>
              <w:cnfStyle w:val="000000000000" w:firstRow="0" w:lastRow="0" w:firstColumn="0" w:lastColumn="0" w:oddVBand="0" w:evenVBand="0" w:oddHBand="0" w:evenHBand="0" w:firstRowFirstColumn="0" w:firstRowLastColumn="0" w:lastRowFirstColumn="0" w:lastRowLastColumn="0"/>
              <w:rPr>
                <w:ins w:id="950" w:author="Raul García Fernández" w:date="2017-07-01T13:39:00Z"/>
                <w:szCs w:val="24"/>
                <w:lang w:val="es-ES_tradnl"/>
              </w:rPr>
            </w:pPr>
            <w:ins w:id="951" w:author="Raul García Fernández" w:date="2017-07-01T13:39:00Z">
              <w:r>
                <w:rPr>
                  <w:szCs w:val="24"/>
                  <w:lang w:val="es-ES_tradnl"/>
                </w:rPr>
                <w:t xml:space="preserve">Devolverá el resultado sobre la </w:t>
              </w:r>
              <w:r>
                <w:rPr>
                  <w:szCs w:val="24"/>
                  <w:lang w:val="es-ES_tradnl"/>
                </w:rPr>
                <w:lastRenderedPageBreak/>
                <w:t>ejecución de la acción</w:t>
              </w:r>
            </w:ins>
          </w:p>
        </w:tc>
      </w:tr>
    </w:tbl>
    <w:p w14:paraId="7D849552" w14:textId="17F12936" w:rsidR="004A7A34" w:rsidRDefault="001F6FA0">
      <w:pPr>
        <w:pStyle w:val="Prrafodelista"/>
        <w:ind w:left="2832"/>
        <w:jc w:val="left"/>
        <w:rPr>
          <w:ins w:id="952" w:author="Raul García Fernández" w:date="2017-07-01T12:56:00Z"/>
        </w:rPr>
        <w:pPrChange w:id="953" w:author="Raul García Fernández" w:date="2017-07-01T13:39:00Z">
          <w:pPr>
            <w:ind w:firstLine="360"/>
            <w:jc w:val="center"/>
          </w:pPr>
        </w:pPrChange>
      </w:pPr>
      <w:ins w:id="954" w:author="Raul García Fernández" w:date="2017-07-01T13:39:00Z">
        <w:r>
          <w:lastRenderedPageBreak/>
          <w:br/>
        </w:r>
      </w:ins>
    </w:p>
    <w:p w14:paraId="6CDC7336" w14:textId="77777777" w:rsidR="001F6FA0" w:rsidRDefault="004A7A34">
      <w:pPr>
        <w:pStyle w:val="Prrafodelista"/>
        <w:numPr>
          <w:ilvl w:val="4"/>
          <w:numId w:val="30"/>
        </w:numPr>
        <w:jc w:val="left"/>
        <w:rPr>
          <w:ins w:id="955" w:author="Raul García Fernández" w:date="2017-07-01T13:38:00Z"/>
        </w:rPr>
        <w:pPrChange w:id="956" w:author="Raul García Fernández" w:date="2017-07-01T12:55:00Z">
          <w:pPr>
            <w:ind w:firstLine="360"/>
            <w:jc w:val="center"/>
          </w:pPr>
        </w:pPrChange>
      </w:pPr>
      <w:ins w:id="957" w:author="Raul García Fernández" w:date="2017-07-01T12:56:00Z">
        <w:r>
          <w:t>Grupos subgrupos:</w:t>
        </w:r>
      </w:ins>
    </w:p>
    <w:p w14:paraId="5BE14097" w14:textId="334FE161" w:rsidR="004A7A34" w:rsidRDefault="001F6FA0">
      <w:pPr>
        <w:pStyle w:val="Descripcin"/>
        <w:keepNext/>
        <w:jc w:val="left"/>
        <w:rPr>
          <w:ins w:id="958" w:author="Raul García Fernández" w:date="2017-07-01T13:38:00Z"/>
        </w:rPr>
        <w:pPrChange w:id="959" w:author="Raul García Fernández" w:date="2017-07-01T13:38:00Z">
          <w:pPr>
            <w:ind w:firstLine="360"/>
            <w:jc w:val="center"/>
          </w:pPr>
        </w:pPrChange>
      </w:pPr>
      <w:bookmarkStart w:id="960" w:name="_Toc480479795"/>
      <w:bookmarkStart w:id="961" w:name="_Toc481607026"/>
      <w:ins w:id="962" w:author="Raul García Fernández" w:date="2017-07-01T13:38:00Z">
        <w:r>
          <w:t xml:space="preserve">Tabla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Tabla \* ARABIC \s 1 </w:instrText>
        </w:r>
        <w:r>
          <w:fldChar w:fldCharType="separate"/>
        </w:r>
        <w:r>
          <w:rPr>
            <w:noProof/>
          </w:rPr>
          <w:t>4</w:t>
        </w:r>
        <w:r>
          <w:rPr>
            <w:noProof/>
          </w:rPr>
          <w:fldChar w:fldCharType="end"/>
        </w:r>
        <w:r>
          <w:t>.</w:t>
        </w:r>
        <w:r w:rsidRPr="009741EA">
          <w:t xml:space="preserve">Protocolo repositorio: Grupo </w:t>
        </w:r>
        <w:r>
          <w:t>subgrupos</w:t>
        </w:r>
        <w:bookmarkEnd w:id="960"/>
        <w:bookmarkEnd w:id="961"/>
        <w:r>
          <w:br/>
        </w:r>
      </w:ins>
    </w:p>
    <w:tbl>
      <w:tblPr>
        <w:tblStyle w:val="Tabladecuadrcula41"/>
        <w:tblW w:w="9889" w:type="dxa"/>
        <w:tblLook w:val="04A0" w:firstRow="1" w:lastRow="0" w:firstColumn="1" w:lastColumn="0" w:noHBand="0" w:noVBand="1"/>
        <w:tblPrChange w:id="963" w:author="Raul García Fernández" w:date="2017-07-01T13:38:00Z">
          <w:tblPr>
            <w:tblStyle w:val="Tabladecuadrcula6concolores1"/>
            <w:tblW w:w="9889" w:type="dxa"/>
            <w:jc w:val="center"/>
            <w:tblLook w:val="04A0" w:firstRow="1" w:lastRow="0" w:firstColumn="1" w:lastColumn="0" w:noHBand="0" w:noVBand="1"/>
          </w:tblPr>
        </w:tblPrChange>
      </w:tblPr>
      <w:tblGrid>
        <w:gridCol w:w="5411"/>
        <w:gridCol w:w="1608"/>
        <w:gridCol w:w="1308"/>
        <w:gridCol w:w="1562"/>
        <w:tblGridChange w:id="964">
          <w:tblGrid>
            <w:gridCol w:w="4813"/>
            <w:gridCol w:w="1840"/>
            <w:gridCol w:w="1488"/>
            <w:gridCol w:w="1748"/>
          </w:tblGrid>
        </w:tblGridChange>
      </w:tblGrid>
      <w:tr w:rsidR="001F6FA0" w14:paraId="11A68003" w14:textId="77777777" w:rsidTr="001F6FA0">
        <w:trPr>
          <w:cnfStyle w:val="100000000000" w:firstRow="1" w:lastRow="0" w:firstColumn="0" w:lastColumn="0" w:oddVBand="0" w:evenVBand="0" w:oddHBand="0" w:evenHBand="0" w:firstRowFirstColumn="0" w:firstRowLastColumn="0" w:lastRowFirstColumn="0" w:lastRowLastColumn="0"/>
          <w:trHeight w:val="425"/>
          <w:ins w:id="965" w:author="Raul García Fernández" w:date="2017-07-01T13:38:00Z"/>
          <w:trPrChange w:id="966" w:author="Raul García Fernández" w:date="2017-07-01T13:38: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967" w:author="Raul García Fernández" w:date="2017-07-01T13:38:00Z">
              <w:tcPr>
                <w:tcW w:w="4725" w:type="dxa"/>
              </w:tcPr>
            </w:tcPrChange>
          </w:tcPr>
          <w:p w14:paraId="65F9A604" w14:textId="77777777" w:rsidR="001F6FA0" w:rsidRPr="008500CC" w:rsidRDefault="001F6FA0" w:rsidP="005B364A">
            <w:pPr>
              <w:jc w:val="center"/>
              <w:cnfStyle w:val="101000000000" w:firstRow="1" w:lastRow="0" w:firstColumn="1" w:lastColumn="0" w:oddVBand="0" w:evenVBand="0" w:oddHBand="0" w:evenHBand="0" w:firstRowFirstColumn="0" w:firstRowLastColumn="0" w:lastRowFirstColumn="0" w:lastRowLastColumn="0"/>
              <w:rPr>
                <w:ins w:id="968" w:author="Raul García Fernández" w:date="2017-07-01T13:38:00Z"/>
                <w:szCs w:val="24"/>
                <w:lang w:val="es-ES_tradnl"/>
              </w:rPr>
            </w:pPr>
            <w:ins w:id="969" w:author="Raul García Fernández" w:date="2017-07-01T13:38:00Z">
              <w:r w:rsidRPr="008500CC">
                <w:rPr>
                  <w:szCs w:val="24"/>
                  <w:lang w:val="es-ES_tradnl"/>
                </w:rPr>
                <w:t>Método</w:t>
              </w:r>
            </w:ins>
          </w:p>
        </w:tc>
        <w:tc>
          <w:tcPr>
            <w:tcW w:w="0" w:type="dxa"/>
            <w:tcPrChange w:id="970" w:author="Raul García Fernández" w:date="2017-07-01T13:38:00Z">
              <w:tcPr>
                <w:tcW w:w="1873" w:type="dxa"/>
              </w:tcPr>
            </w:tcPrChange>
          </w:tcPr>
          <w:p w14:paraId="3562D945"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971" w:author="Raul García Fernández" w:date="2017-07-01T13:38:00Z"/>
                <w:szCs w:val="24"/>
                <w:lang w:val="es-ES_tradnl"/>
              </w:rPr>
            </w:pPr>
            <w:ins w:id="972" w:author="Raul García Fernández" w:date="2017-07-01T13:38:00Z">
              <w:r w:rsidRPr="008500CC">
                <w:rPr>
                  <w:szCs w:val="24"/>
                  <w:lang w:val="es-ES_tradnl"/>
                </w:rPr>
                <w:t>Descripción</w:t>
              </w:r>
            </w:ins>
          </w:p>
        </w:tc>
        <w:tc>
          <w:tcPr>
            <w:tcW w:w="0" w:type="dxa"/>
            <w:tcPrChange w:id="973" w:author="Raul García Fernández" w:date="2017-07-01T13:38:00Z">
              <w:tcPr>
                <w:tcW w:w="1514" w:type="dxa"/>
              </w:tcPr>
            </w:tcPrChange>
          </w:tcPr>
          <w:p w14:paraId="2C360289"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974" w:author="Raul García Fernández" w:date="2017-07-01T13:38:00Z"/>
                <w:szCs w:val="24"/>
                <w:lang w:val="es-ES_tradnl"/>
              </w:rPr>
            </w:pPr>
            <w:ins w:id="975" w:author="Raul García Fernández" w:date="2017-07-01T13:38:00Z">
              <w:r w:rsidRPr="008500CC">
                <w:rPr>
                  <w:szCs w:val="24"/>
                  <w:lang w:val="es-ES_tradnl"/>
                </w:rPr>
                <w:t>Entradas</w:t>
              </w:r>
            </w:ins>
          </w:p>
          <w:p w14:paraId="2F0C0CC6"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976" w:author="Raul García Fernández" w:date="2017-07-01T13:38:00Z"/>
                <w:szCs w:val="24"/>
                <w:lang w:val="es-ES_tradnl"/>
              </w:rPr>
            </w:pPr>
            <w:ins w:id="977" w:author="Raul García Fernández" w:date="2017-07-01T13:38:00Z">
              <w:r w:rsidRPr="008500CC">
                <w:rPr>
                  <w:szCs w:val="24"/>
                  <w:lang w:val="es-ES_tradnl"/>
                </w:rPr>
                <w:t>(Body)</w:t>
              </w:r>
            </w:ins>
          </w:p>
        </w:tc>
        <w:tc>
          <w:tcPr>
            <w:tcW w:w="0" w:type="dxa"/>
            <w:tcPrChange w:id="978" w:author="Raul García Fernández" w:date="2017-07-01T13:38:00Z">
              <w:tcPr>
                <w:tcW w:w="1777" w:type="dxa"/>
              </w:tcPr>
            </w:tcPrChange>
          </w:tcPr>
          <w:p w14:paraId="7C52DAF2"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979" w:author="Raul García Fernández" w:date="2017-07-01T13:38:00Z"/>
                <w:szCs w:val="24"/>
                <w:lang w:val="es-ES_tradnl"/>
              </w:rPr>
            </w:pPr>
            <w:ins w:id="980" w:author="Raul García Fernández" w:date="2017-07-01T13:38:00Z">
              <w:r w:rsidRPr="008500CC">
                <w:rPr>
                  <w:szCs w:val="24"/>
                  <w:lang w:val="es-ES_tradnl"/>
                </w:rPr>
                <w:t>Salidas</w:t>
              </w:r>
            </w:ins>
          </w:p>
        </w:tc>
      </w:tr>
      <w:tr w:rsidR="001F6FA0" w14:paraId="29BC4879" w14:textId="77777777" w:rsidTr="001F6FA0">
        <w:trPr>
          <w:cnfStyle w:val="000000100000" w:firstRow="0" w:lastRow="0" w:firstColumn="0" w:lastColumn="0" w:oddVBand="0" w:evenVBand="0" w:oddHBand="1" w:evenHBand="0" w:firstRowFirstColumn="0" w:firstRowLastColumn="0" w:lastRowFirstColumn="0" w:lastRowLastColumn="0"/>
          <w:ins w:id="981" w:author="Raul García Fernández" w:date="2017-07-01T13:38:00Z"/>
          <w:trPrChange w:id="982" w:author="Raul García Fernández" w:date="2017-07-01T13:38: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983" w:author="Raul García Fernández" w:date="2017-07-01T13:38:00Z">
              <w:tcPr>
                <w:tcW w:w="4725" w:type="dxa"/>
              </w:tcPr>
            </w:tcPrChange>
          </w:tcPr>
          <w:p w14:paraId="3B899D93" w14:textId="77777777" w:rsidR="001F6FA0" w:rsidRPr="008500CC" w:rsidRDefault="001F6FA0" w:rsidP="005B364A">
            <w:pPr>
              <w:jc w:val="center"/>
              <w:cnfStyle w:val="001000100000" w:firstRow="0" w:lastRow="0" w:firstColumn="1" w:lastColumn="0" w:oddVBand="0" w:evenVBand="0" w:oddHBand="1" w:evenHBand="0" w:firstRowFirstColumn="0" w:firstRowLastColumn="0" w:lastRowFirstColumn="0" w:lastRowLastColumn="0"/>
              <w:rPr>
                <w:ins w:id="984" w:author="Raul García Fernández" w:date="2017-07-01T13:38:00Z"/>
                <w:szCs w:val="24"/>
                <w:lang w:val="es-ES_tradnl"/>
              </w:rPr>
            </w:pPr>
            <w:ins w:id="985" w:author="Raul García Fernández" w:date="2017-07-01T13:38:00Z">
              <w:r w:rsidRPr="008500CC">
                <w:rPr>
                  <w:szCs w:val="24"/>
                </w:rPr>
                <w:t>/{token}/{groupID}/subgroups</w:t>
              </w:r>
            </w:ins>
          </w:p>
          <w:p w14:paraId="296EE9DE" w14:textId="77777777" w:rsidR="001F6FA0" w:rsidRPr="008500CC" w:rsidRDefault="001F6FA0" w:rsidP="005B364A">
            <w:pPr>
              <w:jc w:val="center"/>
              <w:cnfStyle w:val="001000100000" w:firstRow="0" w:lastRow="0" w:firstColumn="1" w:lastColumn="0" w:oddVBand="0" w:evenVBand="0" w:oddHBand="1" w:evenHBand="0" w:firstRowFirstColumn="0" w:firstRowLastColumn="0" w:lastRowFirstColumn="0" w:lastRowLastColumn="0"/>
              <w:rPr>
                <w:ins w:id="986" w:author="Raul García Fernández" w:date="2017-07-01T13:38:00Z"/>
                <w:szCs w:val="24"/>
                <w:lang w:val="es-ES_tradnl"/>
              </w:rPr>
            </w:pPr>
            <w:ins w:id="987" w:author="Raul García Fernández" w:date="2017-07-01T13:38:00Z">
              <w:r w:rsidRPr="008500CC">
                <w:rPr>
                  <w:szCs w:val="24"/>
                  <w:lang w:val="es-ES_tradnl"/>
                </w:rPr>
                <w:t>(HTTP method:GET)</w:t>
              </w:r>
            </w:ins>
          </w:p>
        </w:tc>
        <w:tc>
          <w:tcPr>
            <w:tcW w:w="0" w:type="dxa"/>
            <w:tcPrChange w:id="988" w:author="Raul García Fernández" w:date="2017-07-01T13:38:00Z">
              <w:tcPr>
                <w:tcW w:w="1873" w:type="dxa"/>
              </w:tcPr>
            </w:tcPrChange>
          </w:tcPr>
          <w:p w14:paraId="1F0EBED8"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989" w:author="Raul García Fernández" w:date="2017-07-01T13:38:00Z"/>
                <w:szCs w:val="24"/>
                <w:lang w:val="es-ES_tradnl"/>
              </w:rPr>
            </w:pPr>
            <w:ins w:id="990" w:author="Raul García Fernández" w:date="2017-07-01T13:38:00Z">
              <w:r w:rsidRPr="008500CC">
                <w:rPr>
                  <w:szCs w:val="24"/>
                  <w:lang w:val="es-ES_tradnl"/>
                </w:rPr>
                <w:t>Accion que devuelve todos los subgrupos de un grupo</w:t>
              </w:r>
            </w:ins>
          </w:p>
        </w:tc>
        <w:tc>
          <w:tcPr>
            <w:tcW w:w="0" w:type="dxa"/>
            <w:tcPrChange w:id="991" w:author="Raul García Fernández" w:date="2017-07-01T13:38:00Z">
              <w:tcPr>
                <w:tcW w:w="1514" w:type="dxa"/>
              </w:tcPr>
            </w:tcPrChange>
          </w:tcPr>
          <w:p w14:paraId="13BC2C1A"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992" w:author="Raul García Fernández" w:date="2017-07-01T13:38:00Z"/>
                <w:szCs w:val="24"/>
                <w:lang w:val="es-ES_tradnl"/>
              </w:rPr>
            </w:pPr>
            <w:ins w:id="993" w:author="Raul García Fernández" w:date="2017-07-01T13:38:00Z">
              <w:r w:rsidRPr="008500CC">
                <w:rPr>
                  <w:szCs w:val="24"/>
                  <w:lang w:val="es-ES_tradnl"/>
                </w:rPr>
                <w:t>Vacío</w:t>
              </w:r>
            </w:ins>
          </w:p>
        </w:tc>
        <w:tc>
          <w:tcPr>
            <w:tcW w:w="0" w:type="dxa"/>
            <w:tcPrChange w:id="994" w:author="Raul García Fernández" w:date="2017-07-01T13:38:00Z">
              <w:tcPr>
                <w:tcW w:w="1777" w:type="dxa"/>
              </w:tcPr>
            </w:tcPrChange>
          </w:tcPr>
          <w:p w14:paraId="34F4ADCC"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995" w:author="Raul García Fernández" w:date="2017-07-01T13:38:00Z"/>
                <w:szCs w:val="24"/>
                <w:lang w:val="es-ES_tradnl"/>
              </w:rPr>
            </w:pPr>
            <w:ins w:id="996" w:author="Raul García Fernández" w:date="2017-07-01T13:38:00Z">
              <w:r w:rsidRPr="008500CC">
                <w:rPr>
                  <w:szCs w:val="24"/>
                  <w:lang w:val="es-ES_tradnl"/>
                </w:rPr>
                <w:t>Devuelve un conjunto de ID’s de grupos</w:t>
              </w:r>
            </w:ins>
          </w:p>
        </w:tc>
      </w:tr>
      <w:tr w:rsidR="001F6FA0" w14:paraId="1E3A8693" w14:textId="77777777" w:rsidTr="001F6FA0">
        <w:trPr>
          <w:trHeight w:val="2507"/>
          <w:ins w:id="997" w:author="Raul García Fernández" w:date="2017-07-01T13:38:00Z"/>
          <w:trPrChange w:id="998" w:author="Raul García Fernández" w:date="2017-07-01T13:38:00Z">
            <w:trPr>
              <w:trHeight w:val="2507"/>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999" w:author="Raul García Fernández" w:date="2017-07-01T13:38:00Z">
              <w:tcPr>
                <w:tcW w:w="4725" w:type="dxa"/>
              </w:tcPr>
            </w:tcPrChange>
          </w:tcPr>
          <w:p w14:paraId="373509DF" w14:textId="77777777" w:rsidR="001F6FA0" w:rsidRPr="008A1BB7" w:rsidRDefault="001F6FA0" w:rsidP="005B364A">
            <w:pPr>
              <w:jc w:val="center"/>
              <w:rPr>
                <w:ins w:id="1000" w:author="Raul García Fernández" w:date="2017-07-01T13:38:00Z"/>
                <w:szCs w:val="24"/>
                <w:lang w:val="en-US"/>
              </w:rPr>
            </w:pPr>
            <w:ins w:id="1001" w:author="Raul García Fernández" w:date="2017-07-01T13:38:00Z">
              <w:r w:rsidRPr="008A1BB7">
                <w:rPr>
                  <w:szCs w:val="24"/>
                  <w:lang w:val="en-US"/>
                </w:rPr>
                <w:t>/{token}/{groupID}/subgroups/{subgroupID} (HTTP method:GET)</w:t>
              </w:r>
            </w:ins>
          </w:p>
        </w:tc>
        <w:tc>
          <w:tcPr>
            <w:tcW w:w="0" w:type="dxa"/>
            <w:tcPrChange w:id="1002" w:author="Raul García Fernández" w:date="2017-07-01T13:38:00Z">
              <w:tcPr>
                <w:tcW w:w="1873" w:type="dxa"/>
              </w:tcPr>
            </w:tcPrChange>
          </w:tcPr>
          <w:p w14:paraId="08C88788"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003" w:author="Raul García Fernández" w:date="2017-07-01T13:38:00Z"/>
                <w:szCs w:val="24"/>
                <w:lang w:val="es-ES_tradnl"/>
              </w:rPr>
            </w:pPr>
            <w:ins w:id="1004" w:author="Raul García Fernández" w:date="2017-07-01T13:38:00Z">
              <w:r w:rsidRPr="008500CC">
                <w:rPr>
                  <w:szCs w:val="24"/>
                  <w:lang w:val="es-ES_tradnl"/>
                </w:rPr>
                <w:t>Acción que permite conseguir la información de que un grupo es subgrupo de otro</w:t>
              </w:r>
            </w:ins>
          </w:p>
        </w:tc>
        <w:tc>
          <w:tcPr>
            <w:tcW w:w="0" w:type="dxa"/>
            <w:tcPrChange w:id="1005" w:author="Raul García Fernández" w:date="2017-07-01T13:38:00Z">
              <w:tcPr>
                <w:tcW w:w="1514" w:type="dxa"/>
              </w:tcPr>
            </w:tcPrChange>
          </w:tcPr>
          <w:p w14:paraId="100425E1"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006" w:author="Raul García Fernández" w:date="2017-07-01T13:38:00Z"/>
                <w:szCs w:val="24"/>
                <w:lang w:val="es-ES_tradnl"/>
              </w:rPr>
            </w:pPr>
            <w:ins w:id="1007" w:author="Raul García Fernández" w:date="2017-07-01T13:38:00Z">
              <w:r w:rsidRPr="008500CC">
                <w:rPr>
                  <w:szCs w:val="24"/>
                  <w:lang w:val="es-ES_tradnl"/>
                </w:rPr>
                <w:t>Vacío</w:t>
              </w:r>
            </w:ins>
          </w:p>
        </w:tc>
        <w:tc>
          <w:tcPr>
            <w:tcW w:w="0" w:type="dxa"/>
            <w:tcPrChange w:id="1008" w:author="Raul García Fernández" w:date="2017-07-01T13:38:00Z">
              <w:tcPr>
                <w:tcW w:w="1777" w:type="dxa"/>
              </w:tcPr>
            </w:tcPrChange>
          </w:tcPr>
          <w:p w14:paraId="0A2DE86E"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009" w:author="Raul García Fernández" w:date="2017-07-01T13:38:00Z"/>
                <w:szCs w:val="24"/>
                <w:lang w:val="es-ES_tradnl"/>
              </w:rPr>
            </w:pPr>
            <w:ins w:id="1010" w:author="Raul García Fernández" w:date="2017-07-01T13:38:00Z">
              <w:r w:rsidRPr="008500CC">
                <w:rPr>
                  <w:szCs w:val="24"/>
                  <w:lang w:val="es-ES_tradnl"/>
                </w:rPr>
                <w:t>Devuelve una entidad mensaje que contiene la información de la orden</w:t>
              </w:r>
            </w:ins>
          </w:p>
        </w:tc>
      </w:tr>
      <w:tr w:rsidR="001F6FA0" w14:paraId="0C235163" w14:textId="77777777" w:rsidTr="001F6FA0">
        <w:trPr>
          <w:cnfStyle w:val="000000100000" w:firstRow="0" w:lastRow="0" w:firstColumn="0" w:lastColumn="0" w:oddVBand="0" w:evenVBand="0" w:oddHBand="1" w:evenHBand="0" w:firstRowFirstColumn="0" w:firstRowLastColumn="0" w:lastRowFirstColumn="0" w:lastRowLastColumn="0"/>
          <w:ins w:id="1011" w:author="Raul García Fernández" w:date="2017-07-01T13:38:00Z"/>
          <w:trPrChange w:id="1012" w:author="Raul García Fernández" w:date="2017-07-01T13:38: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013" w:author="Raul García Fernández" w:date="2017-07-01T13:38:00Z">
              <w:tcPr>
                <w:tcW w:w="4725" w:type="dxa"/>
              </w:tcPr>
            </w:tcPrChange>
          </w:tcPr>
          <w:p w14:paraId="46497B3C"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014" w:author="Raul García Fernández" w:date="2017-07-01T13:38:00Z"/>
                <w:szCs w:val="24"/>
                <w:lang w:val="en-US"/>
              </w:rPr>
            </w:pPr>
            <w:ins w:id="1015" w:author="Raul García Fernández" w:date="2017-07-01T13:38:00Z">
              <w:r w:rsidRPr="008A1BB7">
                <w:rPr>
                  <w:szCs w:val="24"/>
                  <w:lang w:val="en-US"/>
                </w:rPr>
                <w:t>/{token}/{groupID}/subgroups/{subgroupID}</w:t>
              </w:r>
            </w:ins>
          </w:p>
          <w:p w14:paraId="0C0991BB"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016" w:author="Raul García Fernández" w:date="2017-07-01T13:38:00Z"/>
                <w:szCs w:val="24"/>
                <w:lang w:val="en-US"/>
              </w:rPr>
            </w:pPr>
            <w:ins w:id="1017" w:author="Raul García Fernández" w:date="2017-07-01T13:38:00Z">
              <w:r w:rsidRPr="008A1BB7">
                <w:rPr>
                  <w:szCs w:val="24"/>
                  <w:lang w:val="en-US"/>
                </w:rPr>
                <w:t>(HTTP method:POST)</w:t>
              </w:r>
            </w:ins>
          </w:p>
        </w:tc>
        <w:tc>
          <w:tcPr>
            <w:tcW w:w="0" w:type="dxa"/>
            <w:tcPrChange w:id="1018" w:author="Raul García Fernández" w:date="2017-07-01T13:38:00Z">
              <w:tcPr>
                <w:tcW w:w="1873" w:type="dxa"/>
              </w:tcPr>
            </w:tcPrChange>
          </w:tcPr>
          <w:p w14:paraId="662859BF"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019" w:author="Raul García Fernández" w:date="2017-07-01T13:38:00Z"/>
                <w:szCs w:val="24"/>
                <w:lang w:val="es-ES_tradnl"/>
              </w:rPr>
            </w:pPr>
            <w:ins w:id="1020" w:author="Raul García Fernández" w:date="2017-07-01T13:38:00Z">
              <w:r w:rsidRPr="008500CC">
                <w:rPr>
                  <w:szCs w:val="24"/>
                  <w:lang w:val="es-ES_tradnl"/>
                </w:rPr>
                <w:t>Acción que permite hacer que un grupo sea subgrupo de otro grupo</w:t>
              </w:r>
            </w:ins>
          </w:p>
        </w:tc>
        <w:tc>
          <w:tcPr>
            <w:tcW w:w="0" w:type="dxa"/>
            <w:tcPrChange w:id="1021" w:author="Raul García Fernández" w:date="2017-07-01T13:38:00Z">
              <w:tcPr>
                <w:tcW w:w="1514" w:type="dxa"/>
              </w:tcPr>
            </w:tcPrChange>
          </w:tcPr>
          <w:p w14:paraId="3507D1AC"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022" w:author="Raul García Fernández" w:date="2017-07-01T13:38:00Z"/>
                <w:szCs w:val="24"/>
                <w:lang w:val="es-ES_tradnl"/>
              </w:rPr>
            </w:pPr>
            <w:ins w:id="1023" w:author="Raul García Fernández" w:date="2017-07-01T13:38:00Z">
              <w:r w:rsidRPr="008500CC">
                <w:rPr>
                  <w:szCs w:val="24"/>
                  <w:lang w:val="es-ES_tradnl"/>
                </w:rPr>
                <w:t>Vacío</w:t>
              </w:r>
            </w:ins>
          </w:p>
        </w:tc>
        <w:tc>
          <w:tcPr>
            <w:tcW w:w="0" w:type="dxa"/>
            <w:tcPrChange w:id="1024" w:author="Raul García Fernández" w:date="2017-07-01T13:38:00Z">
              <w:tcPr>
                <w:tcW w:w="1777" w:type="dxa"/>
              </w:tcPr>
            </w:tcPrChange>
          </w:tcPr>
          <w:p w14:paraId="080392CC"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025" w:author="Raul García Fernández" w:date="2017-07-01T13:38:00Z"/>
                <w:szCs w:val="24"/>
                <w:lang w:val="es-ES_tradnl"/>
              </w:rPr>
            </w:pPr>
            <w:ins w:id="1026" w:author="Raul García Fernández" w:date="2017-07-01T13:38:00Z">
              <w:r w:rsidRPr="008500CC">
                <w:rPr>
                  <w:szCs w:val="24"/>
                  <w:lang w:val="es-ES_tradnl"/>
                </w:rPr>
                <w:t>Devolverá el resultado sobre la ejecución de la acción.</w:t>
              </w:r>
            </w:ins>
          </w:p>
        </w:tc>
      </w:tr>
      <w:tr w:rsidR="001F6FA0" w14:paraId="000910A1" w14:textId="77777777" w:rsidTr="001F6FA0">
        <w:trPr>
          <w:ins w:id="1027" w:author="Raul García Fernández" w:date="2017-07-01T13:38:00Z"/>
          <w:trPrChange w:id="1028" w:author="Raul García Fernández" w:date="2017-07-01T13:38: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029" w:author="Raul García Fernández" w:date="2017-07-01T13:38:00Z">
              <w:tcPr>
                <w:tcW w:w="4725" w:type="dxa"/>
              </w:tcPr>
            </w:tcPrChange>
          </w:tcPr>
          <w:p w14:paraId="41F5FC0F" w14:textId="77777777" w:rsidR="001F6FA0" w:rsidRPr="008500CC" w:rsidRDefault="001F6FA0" w:rsidP="005B364A">
            <w:pPr>
              <w:jc w:val="center"/>
              <w:rPr>
                <w:ins w:id="1030" w:author="Raul García Fernández" w:date="2017-07-01T13:38:00Z"/>
                <w:szCs w:val="24"/>
                <w:lang w:val="es-ES_tradnl"/>
              </w:rPr>
            </w:pPr>
            <w:ins w:id="1031" w:author="Raul García Fernández" w:date="2017-07-01T13:38:00Z">
              <w:r w:rsidRPr="008500CC">
                <w:rPr>
                  <w:szCs w:val="24"/>
                </w:rPr>
                <w:t>/{token}/{groupID}/subgroups/{subgroupID}</w:t>
              </w:r>
              <w:r w:rsidRPr="008500CC">
                <w:rPr>
                  <w:szCs w:val="24"/>
                  <w:lang w:val="es-ES_tradnl"/>
                </w:rPr>
                <w:t xml:space="preserve"> (HTTP method:DELETE)</w:t>
              </w:r>
            </w:ins>
          </w:p>
        </w:tc>
        <w:tc>
          <w:tcPr>
            <w:tcW w:w="0" w:type="dxa"/>
            <w:tcPrChange w:id="1032" w:author="Raul García Fernández" w:date="2017-07-01T13:38:00Z">
              <w:tcPr>
                <w:tcW w:w="1873" w:type="dxa"/>
              </w:tcPr>
            </w:tcPrChange>
          </w:tcPr>
          <w:p w14:paraId="14D3B507"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033" w:author="Raul García Fernández" w:date="2017-07-01T13:38:00Z"/>
                <w:szCs w:val="24"/>
                <w:lang w:val="es-ES_tradnl"/>
              </w:rPr>
            </w:pPr>
            <w:ins w:id="1034" w:author="Raul García Fernández" w:date="2017-07-01T13:38:00Z">
              <w:r w:rsidRPr="008500CC">
                <w:rPr>
                  <w:szCs w:val="24"/>
                  <w:lang w:val="es-ES_tradnl"/>
                </w:rPr>
                <w:t>Acción que permite revertir que un grupo sea subgrupo de otro</w:t>
              </w:r>
            </w:ins>
          </w:p>
        </w:tc>
        <w:tc>
          <w:tcPr>
            <w:tcW w:w="0" w:type="dxa"/>
            <w:tcPrChange w:id="1035" w:author="Raul García Fernández" w:date="2017-07-01T13:38:00Z">
              <w:tcPr>
                <w:tcW w:w="1514" w:type="dxa"/>
              </w:tcPr>
            </w:tcPrChange>
          </w:tcPr>
          <w:p w14:paraId="18D47E66"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036" w:author="Raul García Fernández" w:date="2017-07-01T13:38:00Z"/>
                <w:szCs w:val="24"/>
                <w:lang w:val="es-ES_tradnl"/>
              </w:rPr>
            </w:pPr>
            <w:ins w:id="1037" w:author="Raul García Fernández" w:date="2017-07-01T13:38:00Z">
              <w:r w:rsidRPr="008500CC">
                <w:rPr>
                  <w:szCs w:val="24"/>
                  <w:lang w:val="es-ES_tradnl"/>
                </w:rPr>
                <w:t>Vacío</w:t>
              </w:r>
            </w:ins>
          </w:p>
        </w:tc>
        <w:tc>
          <w:tcPr>
            <w:tcW w:w="0" w:type="dxa"/>
            <w:tcPrChange w:id="1038" w:author="Raul García Fernández" w:date="2017-07-01T13:38:00Z">
              <w:tcPr>
                <w:tcW w:w="1777" w:type="dxa"/>
              </w:tcPr>
            </w:tcPrChange>
          </w:tcPr>
          <w:p w14:paraId="2B01D304"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039" w:author="Raul García Fernández" w:date="2017-07-01T13:38:00Z"/>
                <w:szCs w:val="24"/>
                <w:lang w:val="es-ES_tradnl"/>
              </w:rPr>
            </w:pPr>
            <w:ins w:id="1040" w:author="Raul García Fernández" w:date="2017-07-01T13:38:00Z">
              <w:r w:rsidRPr="008500CC">
                <w:rPr>
                  <w:szCs w:val="24"/>
                  <w:lang w:val="es-ES_tradnl"/>
                </w:rPr>
                <w:t>Devolverá el resultado sobre la ejecución de la acción</w:t>
              </w:r>
            </w:ins>
          </w:p>
        </w:tc>
      </w:tr>
    </w:tbl>
    <w:p w14:paraId="3DDEE13E" w14:textId="4AA31F1F" w:rsidR="001F6FA0" w:rsidRDefault="001F6FA0">
      <w:pPr>
        <w:pStyle w:val="Prrafodelista"/>
        <w:ind w:left="2832"/>
        <w:jc w:val="left"/>
        <w:rPr>
          <w:ins w:id="1041" w:author="Raul García Fernández" w:date="2017-07-01T12:56:00Z"/>
        </w:rPr>
        <w:pPrChange w:id="1042" w:author="Raul García Fernández" w:date="2017-07-01T13:38:00Z">
          <w:pPr>
            <w:ind w:firstLine="360"/>
            <w:jc w:val="center"/>
          </w:pPr>
        </w:pPrChange>
      </w:pPr>
      <w:ins w:id="1043" w:author="Raul García Fernández" w:date="2017-07-01T13:38:00Z">
        <w:r>
          <w:br/>
        </w:r>
      </w:ins>
    </w:p>
    <w:p w14:paraId="0B73D55D" w14:textId="43D2E077" w:rsidR="004A7A34" w:rsidRDefault="004A7A34">
      <w:pPr>
        <w:pStyle w:val="Prrafodelista"/>
        <w:numPr>
          <w:ilvl w:val="4"/>
          <w:numId w:val="30"/>
        </w:numPr>
        <w:jc w:val="left"/>
        <w:rPr>
          <w:ins w:id="1044" w:author="Raul García Fernández" w:date="2017-07-01T13:38:00Z"/>
        </w:rPr>
        <w:pPrChange w:id="1045" w:author="Raul García Fernández" w:date="2017-07-01T12:55:00Z">
          <w:pPr>
            <w:ind w:firstLine="360"/>
            <w:jc w:val="center"/>
          </w:pPr>
        </w:pPrChange>
      </w:pPr>
      <w:ins w:id="1046" w:author="Raul García Fernández" w:date="2017-07-01T12:56:00Z">
        <w:r>
          <w:t>Grupos proyectos:</w:t>
        </w:r>
      </w:ins>
    </w:p>
    <w:p w14:paraId="7240AF09" w14:textId="414ACA81" w:rsidR="001F6FA0" w:rsidRDefault="001F6FA0">
      <w:pPr>
        <w:pStyle w:val="Descripcin"/>
        <w:keepNext/>
        <w:rPr>
          <w:ins w:id="1047" w:author="Raul García Fernández" w:date="2017-07-01T13:37:00Z"/>
        </w:rPr>
        <w:pPrChange w:id="1048" w:author="Raul García Fernández" w:date="2017-07-01T13:38:00Z">
          <w:pPr>
            <w:ind w:firstLine="360"/>
            <w:jc w:val="center"/>
          </w:pPr>
        </w:pPrChange>
      </w:pPr>
      <w:bookmarkStart w:id="1049" w:name="_Toc480479796"/>
      <w:bookmarkStart w:id="1050" w:name="_Toc481607027"/>
      <w:ins w:id="1051" w:author="Raul García Fernández" w:date="2017-07-01T13:38:00Z">
        <w:r>
          <w:t xml:space="preserve">Tabla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Tabla \* ARABIC \s 1 </w:instrText>
        </w:r>
        <w:r>
          <w:fldChar w:fldCharType="separate"/>
        </w:r>
        <w:r>
          <w:rPr>
            <w:noProof/>
          </w:rPr>
          <w:t>5</w:t>
        </w:r>
        <w:r>
          <w:rPr>
            <w:noProof/>
          </w:rPr>
          <w:fldChar w:fldCharType="end"/>
        </w:r>
        <w:r>
          <w:t>.</w:t>
        </w:r>
        <w:r w:rsidRPr="00886A26">
          <w:t>Proto</w:t>
        </w:r>
        <w:r>
          <w:t>colo repositorio: Grupo proyectos</w:t>
        </w:r>
      </w:ins>
      <w:bookmarkEnd w:id="1049"/>
      <w:bookmarkEnd w:id="1050"/>
    </w:p>
    <w:tbl>
      <w:tblPr>
        <w:tblStyle w:val="Tabladecuadrcula41"/>
        <w:tblW w:w="9889" w:type="dxa"/>
        <w:tblLook w:val="04A0" w:firstRow="1" w:lastRow="0" w:firstColumn="1" w:lastColumn="0" w:noHBand="0" w:noVBand="1"/>
        <w:tblPrChange w:id="1052" w:author="Raul García Fernández" w:date="2017-07-01T13:37:00Z">
          <w:tblPr>
            <w:tblStyle w:val="Tabladecuadrcula6concolores1"/>
            <w:tblW w:w="9889" w:type="dxa"/>
            <w:jc w:val="center"/>
            <w:tblLook w:val="04A0" w:firstRow="1" w:lastRow="0" w:firstColumn="1" w:lastColumn="0" w:noHBand="0" w:noVBand="1"/>
          </w:tblPr>
        </w:tblPrChange>
      </w:tblPr>
      <w:tblGrid>
        <w:gridCol w:w="5586"/>
        <w:gridCol w:w="1545"/>
        <w:gridCol w:w="1257"/>
        <w:gridCol w:w="1501"/>
        <w:tblGridChange w:id="1053">
          <w:tblGrid>
            <w:gridCol w:w="5171"/>
            <w:gridCol w:w="1641"/>
            <w:gridCol w:w="1618"/>
            <w:gridCol w:w="1459"/>
          </w:tblGrid>
        </w:tblGridChange>
      </w:tblGrid>
      <w:tr w:rsidR="001F6FA0" w14:paraId="5F311DD8" w14:textId="77777777" w:rsidTr="001F6FA0">
        <w:trPr>
          <w:cnfStyle w:val="100000000000" w:firstRow="1" w:lastRow="0" w:firstColumn="0" w:lastColumn="0" w:oddVBand="0" w:evenVBand="0" w:oddHBand="0" w:evenHBand="0" w:firstRowFirstColumn="0" w:firstRowLastColumn="0" w:lastRowFirstColumn="0" w:lastRowLastColumn="0"/>
          <w:trHeight w:val="425"/>
          <w:ins w:id="1054" w:author="Raul García Fernández" w:date="2017-07-01T13:37:00Z"/>
          <w:trPrChange w:id="1055" w:author="Raul García Fernández" w:date="2017-07-01T13:37: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056" w:author="Raul García Fernández" w:date="2017-07-01T13:37:00Z">
              <w:tcPr>
                <w:tcW w:w="5171" w:type="dxa"/>
              </w:tcPr>
            </w:tcPrChange>
          </w:tcPr>
          <w:p w14:paraId="5DB65E96" w14:textId="77777777" w:rsidR="001F6FA0" w:rsidRPr="008500CC" w:rsidRDefault="001F6FA0" w:rsidP="005B364A">
            <w:pPr>
              <w:jc w:val="center"/>
              <w:cnfStyle w:val="101000000000" w:firstRow="1" w:lastRow="0" w:firstColumn="1" w:lastColumn="0" w:oddVBand="0" w:evenVBand="0" w:oddHBand="0" w:evenHBand="0" w:firstRowFirstColumn="0" w:firstRowLastColumn="0" w:lastRowFirstColumn="0" w:lastRowLastColumn="0"/>
              <w:rPr>
                <w:ins w:id="1057" w:author="Raul García Fernández" w:date="2017-07-01T13:37:00Z"/>
                <w:szCs w:val="24"/>
                <w:lang w:val="es-ES_tradnl"/>
              </w:rPr>
            </w:pPr>
            <w:ins w:id="1058" w:author="Raul García Fernández" w:date="2017-07-01T13:37:00Z">
              <w:r w:rsidRPr="008500CC">
                <w:rPr>
                  <w:szCs w:val="24"/>
                  <w:lang w:val="es-ES_tradnl"/>
                </w:rPr>
                <w:t>Método</w:t>
              </w:r>
            </w:ins>
          </w:p>
        </w:tc>
        <w:tc>
          <w:tcPr>
            <w:tcW w:w="0" w:type="dxa"/>
            <w:tcPrChange w:id="1059" w:author="Raul García Fernández" w:date="2017-07-01T13:37:00Z">
              <w:tcPr>
                <w:tcW w:w="1641" w:type="dxa"/>
              </w:tcPr>
            </w:tcPrChange>
          </w:tcPr>
          <w:p w14:paraId="38579BFA"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060" w:author="Raul García Fernández" w:date="2017-07-01T13:37:00Z"/>
                <w:szCs w:val="24"/>
                <w:lang w:val="es-ES_tradnl"/>
              </w:rPr>
            </w:pPr>
            <w:ins w:id="1061" w:author="Raul García Fernández" w:date="2017-07-01T13:37:00Z">
              <w:r w:rsidRPr="008500CC">
                <w:rPr>
                  <w:szCs w:val="24"/>
                  <w:lang w:val="es-ES_tradnl"/>
                </w:rPr>
                <w:t>Descripción</w:t>
              </w:r>
            </w:ins>
          </w:p>
        </w:tc>
        <w:tc>
          <w:tcPr>
            <w:tcW w:w="0" w:type="dxa"/>
            <w:tcPrChange w:id="1062" w:author="Raul García Fernández" w:date="2017-07-01T13:37:00Z">
              <w:tcPr>
                <w:tcW w:w="1618" w:type="dxa"/>
              </w:tcPr>
            </w:tcPrChange>
          </w:tcPr>
          <w:p w14:paraId="1407867D"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063" w:author="Raul García Fernández" w:date="2017-07-01T13:37:00Z"/>
                <w:szCs w:val="24"/>
                <w:lang w:val="es-ES_tradnl"/>
              </w:rPr>
            </w:pPr>
            <w:ins w:id="1064" w:author="Raul García Fernández" w:date="2017-07-01T13:37:00Z">
              <w:r w:rsidRPr="008500CC">
                <w:rPr>
                  <w:szCs w:val="24"/>
                  <w:lang w:val="es-ES_tradnl"/>
                </w:rPr>
                <w:t>Entradas</w:t>
              </w:r>
            </w:ins>
          </w:p>
          <w:p w14:paraId="7FBF1384"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065" w:author="Raul García Fernández" w:date="2017-07-01T13:37:00Z"/>
                <w:szCs w:val="24"/>
                <w:lang w:val="es-ES_tradnl"/>
              </w:rPr>
            </w:pPr>
            <w:ins w:id="1066" w:author="Raul García Fernández" w:date="2017-07-01T13:37:00Z">
              <w:r w:rsidRPr="008500CC">
                <w:rPr>
                  <w:szCs w:val="24"/>
                  <w:lang w:val="es-ES_tradnl"/>
                </w:rPr>
                <w:t>(Body)</w:t>
              </w:r>
            </w:ins>
          </w:p>
        </w:tc>
        <w:tc>
          <w:tcPr>
            <w:tcW w:w="0" w:type="dxa"/>
            <w:tcPrChange w:id="1067" w:author="Raul García Fernández" w:date="2017-07-01T13:37:00Z">
              <w:tcPr>
                <w:tcW w:w="1459" w:type="dxa"/>
              </w:tcPr>
            </w:tcPrChange>
          </w:tcPr>
          <w:p w14:paraId="605CB24D"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068" w:author="Raul García Fernández" w:date="2017-07-01T13:37:00Z"/>
                <w:szCs w:val="24"/>
                <w:lang w:val="es-ES_tradnl"/>
              </w:rPr>
            </w:pPr>
            <w:ins w:id="1069" w:author="Raul García Fernández" w:date="2017-07-01T13:37:00Z">
              <w:r w:rsidRPr="008500CC">
                <w:rPr>
                  <w:szCs w:val="24"/>
                  <w:lang w:val="es-ES_tradnl"/>
                </w:rPr>
                <w:t>Salidas</w:t>
              </w:r>
            </w:ins>
          </w:p>
        </w:tc>
      </w:tr>
      <w:tr w:rsidR="001F6FA0" w14:paraId="268B52D1" w14:textId="77777777" w:rsidTr="001F6FA0">
        <w:trPr>
          <w:cnfStyle w:val="000000100000" w:firstRow="0" w:lastRow="0" w:firstColumn="0" w:lastColumn="0" w:oddVBand="0" w:evenVBand="0" w:oddHBand="1" w:evenHBand="0" w:firstRowFirstColumn="0" w:firstRowLastColumn="0" w:lastRowFirstColumn="0" w:lastRowLastColumn="0"/>
          <w:ins w:id="1070" w:author="Raul García Fernández" w:date="2017-07-01T13:37:00Z"/>
          <w:trPrChange w:id="1071" w:author="Raul García Fernández" w:date="2017-07-01T13:37: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072" w:author="Raul García Fernández" w:date="2017-07-01T13:37:00Z">
              <w:tcPr>
                <w:tcW w:w="5171" w:type="dxa"/>
              </w:tcPr>
            </w:tcPrChange>
          </w:tcPr>
          <w:p w14:paraId="7A52DA8E" w14:textId="77777777" w:rsidR="001F6FA0" w:rsidRPr="008500CC" w:rsidRDefault="001F6FA0" w:rsidP="005B364A">
            <w:pPr>
              <w:jc w:val="center"/>
              <w:cnfStyle w:val="001000100000" w:firstRow="0" w:lastRow="0" w:firstColumn="1" w:lastColumn="0" w:oddVBand="0" w:evenVBand="0" w:oddHBand="1" w:evenHBand="0" w:firstRowFirstColumn="0" w:firstRowLastColumn="0" w:lastRowFirstColumn="0" w:lastRowLastColumn="0"/>
              <w:rPr>
                <w:ins w:id="1073" w:author="Raul García Fernández" w:date="2017-07-01T13:37:00Z"/>
                <w:szCs w:val="24"/>
                <w:lang w:val="es-ES_tradnl"/>
              </w:rPr>
            </w:pPr>
            <w:ins w:id="1074" w:author="Raul García Fernández" w:date="2017-07-01T13:37:00Z">
              <w:r w:rsidRPr="008500CC">
                <w:rPr>
                  <w:szCs w:val="24"/>
                </w:rPr>
                <w:t>/{idUser}/{groupID}/contain/project</w:t>
              </w:r>
            </w:ins>
          </w:p>
          <w:p w14:paraId="579779CA" w14:textId="77777777" w:rsidR="001F6FA0" w:rsidRPr="008500CC" w:rsidRDefault="001F6FA0" w:rsidP="005B364A">
            <w:pPr>
              <w:jc w:val="center"/>
              <w:cnfStyle w:val="001000100000" w:firstRow="0" w:lastRow="0" w:firstColumn="1" w:lastColumn="0" w:oddVBand="0" w:evenVBand="0" w:oddHBand="1" w:evenHBand="0" w:firstRowFirstColumn="0" w:firstRowLastColumn="0" w:lastRowFirstColumn="0" w:lastRowLastColumn="0"/>
              <w:rPr>
                <w:ins w:id="1075" w:author="Raul García Fernández" w:date="2017-07-01T13:37:00Z"/>
                <w:szCs w:val="24"/>
                <w:lang w:val="es-ES_tradnl"/>
              </w:rPr>
            </w:pPr>
            <w:ins w:id="1076" w:author="Raul García Fernández" w:date="2017-07-01T13:37:00Z">
              <w:r w:rsidRPr="008500CC">
                <w:rPr>
                  <w:szCs w:val="24"/>
                  <w:lang w:val="es-ES_tradnl"/>
                </w:rPr>
                <w:lastRenderedPageBreak/>
                <w:t>(HTTP method:GET)</w:t>
              </w:r>
            </w:ins>
          </w:p>
        </w:tc>
        <w:tc>
          <w:tcPr>
            <w:tcW w:w="0" w:type="dxa"/>
            <w:tcPrChange w:id="1077" w:author="Raul García Fernández" w:date="2017-07-01T13:37:00Z">
              <w:tcPr>
                <w:tcW w:w="1641" w:type="dxa"/>
              </w:tcPr>
            </w:tcPrChange>
          </w:tcPr>
          <w:p w14:paraId="69280C21"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078" w:author="Raul García Fernández" w:date="2017-07-01T13:37:00Z"/>
                <w:szCs w:val="24"/>
                <w:lang w:val="es-ES_tradnl"/>
              </w:rPr>
            </w:pPr>
            <w:ins w:id="1079" w:author="Raul García Fernández" w:date="2017-07-01T13:37:00Z">
              <w:r>
                <w:rPr>
                  <w:szCs w:val="24"/>
                  <w:lang w:val="es-ES_tradnl"/>
                </w:rPr>
                <w:lastRenderedPageBreak/>
                <w:t xml:space="preserve">Acción que permite ver </w:t>
              </w:r>
              <w:r>
                <w:rPr>
                  <w:szCs w:val="24"/>
                  <w:lang w:val="es-ES_tradnl"/>
                </w:rPr>
                <w:lastRenderedPageBreak/>
                <w:t>todos los proyectos contenidos en un grupo.</w:t>
              </w:r>
            </w:ins>
          </w:p>
        </w:tc>
        <w:tc>
          <w:tcPr>
            <w:tcW w:w="0" w:type="dxa"/>
            <w:tcPrChange w:id="1080" w:author="Raul García Fernández" w:date="2017-07-01T13:37:00Z">
              <w:tcPr>
                <w:tcW w:w="1618" w:type="dxa"/>
              </w:tcPr>
            </w:tcPrChange>
          </w:tcPr>
          <w:p w14:paraId="40662E59"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081" w:author="Raul García Fernández" w:date="2017-07-01T13:37:00Z"/>
                <w:szCs w:val="24"/>
                <w:lang w:val="es-ES_tradnl"/>
              </w:rPr>
            </w:pPr>
            <w:ins w:id="1082" w:author="Raul García Fernández" w:date="2017-07-01T13:37:00Z">
              <w:r w:rsidRPr="008500CC">
                <w:rPr>
                  <w:szCs w:val="24"/>
                  <w:lang w:val="es-ES_tradnl"/>
                </w:rPr>
                <w:lastRenderedPageBreak/>
                <w:t>Vacío</w:t>
              </w:r>
            </w:ins>
          </w:p>
        </w:tc>
        <w:tc>
          <w:tcPr>
            <w:tcW w:w="0" w:type="dxa"/>
            <w:tcPrChange w:id="1083" w:author="Raul García Fernández" w:date="2017-07-01T13:37:00Z">
              <w:tcPr>
                <w:tcW w:w="1459" w:type="dxa"/>
              </w:tcPr>
            </w:tcPrChange>
          </w:tcPr>
          <w:p w14:paraId="2B0CD670"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084" w:author="Raul García Fernández" w:date="2017-07-01T13:37:00Z"/>
                <w:szCs w:val="24"/>
                <w:lang w:val="es-ES_tradnl"/>
              </w:rPr>
            </w:pPr>
            <w:ins w:id="1085" w:author="Raul García Fernández" w:date="2017-07-01T13:37:00Z">
              <w:r>
                <w:rPr>
                  <w:szCs w:val="24"/>
                  <w:lang w:val="es-ES_tradnl"/>
                </w:rPr>
                <w:t xml:space="preserve">Devuelve un mensaje con </w:t>
              </w:r>
              <w:r>
                <w:rPr>
                  <w:szCs w:val="24"/>
                  <w:lang w:val="es-ES_tradnl"/>
                </w:rPr>
                <w:lastRenderedPageBreak/>
                <w:t>un conjunto de ID’s de proyectos contenidos en un grupo</w:t>
              </w:r>
            </w:ins>
          </w:p>
        </w:tc>
      </w:tr>
      <w:tr w:rsidR="001F6FA0" w14:paraId="6C2AE02A" w14:textId="77777777" w:rsidTr="001F6FA0">
        <w:trPr>
          <w:ins w:id="1086" w:author="Raul García Fernández" w:date="2017-07-01T13:37:00Z"/>
          <w:trPrChange w:id="1087" w:author="Raul García Fernández" w:date="2017-07-01T13:37: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088" w:author="Raul García Fernández" w:date="2017-07-01T13:37:00Z">
              <w:tcPr>
                <w:tcW w:w="5171" w:type="dxa"/>
              </w:tcPr>
            </w:tcPrChange>
          </w:tcPr>
          <w:p w14:paraId="49F4E462" w14:textId="77777777" w:rsidR="001F6FA0" w:rsidRPr="008A1BB7" w:rsidRDefault="001F6FA0" w:rsidP="005B364A">
            <w:pPr>
              <w:jc w:val="center"/>
              <w:rPr>
                <w:ins w:id="1089" w:author="Raul García Fernández" w:date="2017-07-01T13:37:00Z"/>
                <w:szCs w:val="24"/>
                <w:lang w:val="en-US"/>
              </w:rPr>
            </w:pPr>
            <w:ins w:id="1090" w:author="Raul García Fernández" w:date="2017-07-01T13:37:00Z">
              <w:r w:rsidRPr="008A1BB7">
                <w:rPr>
                  <w:szCs w:val="24"/>
                  <w:lang w:val="en-US"/>
                </w:rPr>
                <w:lastRenderedPageBreak/>
                <w:t>/{idUser}/{groupID}/contain/project/{projectID}</w:t>
              </w:r>
            </w:ins>
          </w:p>
          <w:p w14:paraId="52EA4FE1" w14:textId="77777777" w:rsidR="001F6FA0" w:rsidRPr="008A1BB7" w:rsidRDefault="001F6FA0" w:rsidP="005B364A">
            <w:pPr>
              <w:jc w:val="center"/>
              <w:rPr>
                <w:ins w:id="1091" w:author="Raul García Fernández" w:date="2017-07-01T13:37:00Z"/>
                <w:szCs w:val="24"/>
                <w:lang w:val="en-US"/>
              </w:rPr>
            </w:pPr>
            <w:ins w:id="1092" w:author="Raul García Fernández" w:date="2017-07-01T13:37:00Z">
              <w:r w:rsidRPr="008A1BB7">
                <w:rPr>
                  <w:szCs w:val="24"/>
                  <w:lang w:val="en-US"/>
                </w:rPr>
                <w:t xml:space="preserve"> (HTTP method:GET)</w:t>
              </w:r>
            </w:ins>
          </w:p>
        </w:tc>
        <w:tc>
          <w:tcPr>
            <w:tcW w:w="0" w:type="dxa"/>
            <w:tcPrChange w:id="1093" w:author="Raul García Fernández" w:date="2017-07-01T13:37:00Z">
              <w:tcPr>
                <w:tcW w:w="1641" w:type="dxa"/>
              </w:tcPr>
            </w:tcPrChange>
          </w:tcPr>
          <w:p w14:paraId="02074122"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094" w:author="Raul García Fernández" w:date="2017-07-01T13:37:00Z"/>
                <w:szCs w:val="24"/>
                <w:lang w:val="es-ES_tradnl"/>
              </w:rPr>
            </w:pPr>
            <w:ins w:id="1095" w:author="Raul García Fernández" w:date="2017-07-01T13:37:00Z">
              <w:r w:rsidRPr="008500CC">
                <w:rPr>
                  <w:szCs w:val="24"/>
                  <w:lang w:val="es-ES_tradnl"/>
                </w:rPr>
                <w:t xml:space="preserve">Acción que permite visualizar </w:t>
              </w:r>
              <w:r>
                <w:rPr>
                  <w:szCs w:val="24"/>
                  <w:lang w:val="es-ES_tradnl"/>
                </w:rPr>
                <w:t>la información de cuando un proyecto es contenido en un grupo</w:t>
              </w:r>
            </w:ins>
          </w:p>
        </w:tc>
        <w:tc>
          <w:tcPr>
            <w:tcW w:w="0" w:type="dxa"/>
            <w:tcPrChange w:id="1096" w:author="Raul García Fernández" w:date="2017-07-01T13:37:00Z">
              <w:tcPr>
                <w:tcW w:w="1618" w:type="dxa"/>
              </w:tcPr>
            </w:tcPrChange>
          </w:tcPr>
          <w:p w14:paraId="6B5A7962"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097" w:author="Raul García Fernández" w:date="2017-07-01T13:37:00Z"/>
                <w:szCs w:val="24"/>
                <w:lang w:val="es-ES_tradnl"/>
              </w:rPr>
            </w:pPr>
            <w:ins w:id="1098" w:author="Raul García Fernández" w:date="2017-07-01T13:37:00Z">
              <w:r w:rsidRPr="008500CC">
                <w:rPr>
                  <w:szCs w:val="24"/>
                  <w:lang w:val="es-ES_tradnl"/>
                </w:rPr>
                <w:t>Vacío</w:t>
              </w:r>
            </w:ins>
          </w:p>
        </w:tc>
        <w:tc>
          <w:tcPr>
            <w:tcW w:w="0" w:type="dxa"/>
            <w:tcPrChange w:id="1099" w:author="Raul García Fernández" w:date="2017-07-01T13:37:00Z">
              <w:tcPr>
                <w:tcW w:w="1459" w:type="dxa"/>
              </w:tcPr>
            </w:tcPrChange>
          </w:tcPr>
          <w:p w14:paraId="08EFA21D"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100" w:author="Raul García Fernández" w:date="2017-07-01T13:37:00Z"/>
                <w:szCs w:val="24"/>
                <w:lang w:val="es-ES_tradnl"/>
              </w:rPr>
            </w:pPr>
            <w:ins w:id="1101" w:author="Raul García Fernández" w:date="2017-07-01T13:37:00Z">
              <w:r w:rsidRPr="008500CC">
                <w:rPr>
                  <w:szCs w:val="24"/>
                  <w:lang w:val="es-ES_tradnl"/>
                </w:rPr>
                <w:t xml:space="preserve">Devuelve un </w:t>
              </w:r>
              <w:r>
                <w:rPr>
                  <w:szCs w:val="24"/>
                  <w:lang w:val="es-ES_tradnl"/>
                </w:rPr>
                <w:t>mensaje con la información de la acción</w:t>
              </w:r>
            </w:ins>
          </w:p>
        </w:tc>
      </w:tr>
      <w:tr w:rsidR="001F6FA0" w14:paraId="7BDB9E99" w14:textId="77777777" w:rsidTr="001F6FA0">
        <w:trPr>
          <w:cnfStyle w:val="000000100000" w:firstRow="0" w:lastRow="0" w:firstColumn="0" w:lastColumn="0" w:oddVBand="0" w:evenVBand="0" w:oddHBand="1" w:evenHBand="0" w:firstRowFirstColumn="0" w:firstRowLastColumn="0" w:lastRowFirstColumn="0" w:lastRowLastColumn="0"/>
          <w:ins w:id="1102" w:author="Raul García Fernández" w:date="2017-07-01T13:37:00Z"/>
          <w:trPrChange w:id="1103" w:author="Raul García Fernández" w:date="2017-07-01T13:37: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104" w:author="Raul García Fernández" w:date="2017-07-01T13:37:00Z">
              <w:tcPr>
                <w:tcW w:w="5171" w:type="dxa"/>
              </w:tcPr>
            </w:tcPrChange>
          </w:tcPr>
          <w:p w14:paraId="43E69CD9"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105" w:author="Raul García Fernández" w:date="2017-07-01T13:37:00Z"/>
                <w:szCs w:val="24"/>
                <w:lang w:val="en-US"/>
              </w:rPr>
            </w:pPr>
            <w:ins w:id="1106" w:author="Raul García Fernández" w:date="2017-07-01T13:37:00Z">
              <w:r w:rsidRPr="008A1BB7">
                <w:rPr>
                  <w:szCs w:val="24"/>
                  <w:lang w:val="en-US"/>
                </w:rPr>
                <w:t>/{idUser}/{groupID}/contain/project/{projectID}</w:t>
              </w:r>
            </w:ins>
          </w:p>
          <w:p w14:paraId="011C18C3"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107" w:author="Raul García Fernández" w:date="2017-07-01T13:37:00Z"/>
                <w:szCs w:val="24"/>
                <w:lang w:val="en-US"/>
              </w:rPr>
            </w:pPr>
            <w:ins w:id="1108" w:author="Raul García Fernández" w:date="2017-07-01T13:37:00Z">
              <w:r w:rsidRPr="008A1BB7">
                <w:rPr>
                  <w:szCs w:val="24"/>
                  <w:lang w:val="en-US"/>
                </w:rPr>
                <w:t xml:space="preserve"> (HTTP method:POST)</w:t>
              </w:r>
            </w:ins>
          </w:p>
        </w:tc>
        <w:tc>
          <w:tcPr>
            <w:tcW w:w="0" w:type="dxa"/>
            <w:tcPrChange w:id="1109" w:author="Raul García Fernández" w:date="2017-07-01T13:37:00Z">
              <w:tcPr>
                <w:tcW w:w="1641" w:type="dxa"/>
              </w:tcPr>
            </w:tcPrChange>
          </w:tcPr>
          <w:p w14:paraId="2DEEA1D8"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110" w:author="Raul García Fernández" w:date="2017-07-01T13:37:00Z"/>
                <w:szCs w:val="24"/>
                <w:lang w:val="es-ES_tradnl"/>
              </w:rPr>
            </w:pPr>
            <w:ins w:id="1111" w:author="Raul García Fernández" w:date="2017-07-01T13:37:00Z">
              <w:r w:rsidRPr="008500CC">
                <w:rPr>
                  <w:szCs w:val="24"/>
                  <w:lang w:val="es-ES_tradnl"/>
                </w:rPr>
                <w:t>Acción</w:t>
              </w:r>
              <w:r>
                <w:rPr>
                  <w:szCs w:val="24"/>
                  <w:lang w:val="es-ES_tradnl"/>
                </w:rPr>
                <w:t xml:space="preserve"> que permite introducir proyectos en el grupo</w:t>
              </w:r>
            </w:ins>
          </w:p>
        </w:tc>
        <w:tc>
          <w:tcPr>
            <w:tcW w:w="0" w:type="dxa"/>
            <w:tcPrChange w:id="1112" w:author="Raul García Fernández" w:date="2017-07-01T13:37:00Z">
              <w:tcPr>
                <w:tcW w:w="1618" w:type="dxa"/>
              </w:tcPr>
            </w:tcPrChange>
          </w:tcPr>
          <w:p w14:paraId="36C3AD5E"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113" w:author="Raul García Fernández" w:date="2017-07-01T13:37:00Z"/>
                <w:szCs w:val="24"/>
                <w:lang w:val="es-ES_tradnl"/>
              </w:rPr>
            </w:pPr>
            <w:ins w:id="1114" w:author="Raul García Fernández" w:date="2017-07-01T13:37:00Z">
              <w:r>
                <w:rPr>
                  <w:szCs w:val="24"/>
                  <w:lang w:val="es-ES_tradnl"/>
                </w:rPr>
                <w:t>Vacío</w:t>
              </w:r>
            </w:ins>
          </w:p>
        </w:tc>
        <w:tc>
          <w:tcPr>
            <w:tcW w:w="0" w:type="dxa"/>
            <w:tcPrChange w:id="1115" w:author="Raul García Fernández" w:date="2017-07-01T13:37:00Z">
              <w:tcPr>
                <w:tcW w:w="1459" w:type="dxa"/>
              </w:tcPr>
            </w:tcPrChange>
          </w:tcPr>
          <w:p w14:paraId="0BDEC296"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116" w:author="Raul García Fernández" w:date="2017-07-01T13:37:00Z"/>
                <w:szCs w:val="24"/>
                <w:lang w:val="es-ES_tradnl"/>
              </w:rPr>
            </w:pPr>
            <w:ins w:id="1117" w:author="Raul García Fernández" w:date="2017-07-01T13:37:00Z">
              <w:r w:rsidRPr="008500CC">
                <w:rPr>
                  <w:szCs w:val="24"/>
                  <w:lang w:val="es-ES_tradnl"/>
                </w:rPr>
                <w:t>Devolverá el resultado sobre la ejecución de la acción.</w:t>
              </w:r>
            </w:ins>
          </w:p>
        </w:tc>
      </w:tr>
      <w:tr w:rsidR="001F6FA0" w14:paraId="0E16F388" w14:textId="77777777" w:rsidTr="001F6FA0">
        <w:trPr>
          <w:ins w:id="1118" w:author="Raul García Fernández" w:date="2017-07-01T13:37:00Z"/>
          <w:trPrChange w:id="1119" w:author="Raul García Fernández" w:date="2017-07-01T13:37: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120" w:author="Raul García Fernández" w:date="2017-07-01T13:37:00Z">
              <w:tcPr>
                <w:tcW w:w="5171" w:type="dxa"/>
              </w:tcPr>
            </w:tcPrChange>
          </w:tcPr>
          <w:p w14:paraId="336056EF" w14:textId="77777777" w:rsidR="001F6FA0" w:rsidRPr="008A1BB7" w:rsidRDefault="001F6FA0" w:rsidP="005B364A">
            <w:pPr>
              <w:jc w:val="center"/>
              <w:rPr>
                <w:ins w:id="1121" w:author="Raul García Fernández" w:date="2017-07-01T13:37:00Z"/>
                <w:szCs w:val="24"/>
                <w:lang w:val="en-US"/>
              </w:rPr>
            </w:pPr>
            <w:ins w:id="1122" w:author="Raul García Fernández" w:date="2017-07-01T13:37:00Z">
              <w:r w:rsidRPr="008A1BB7">
                <w:rPr>
                  <w:szCs w:val="24"/>
                  <w:lang w:val="en-US"/>
                </w:rPr>
                <w:t>/{idUser}/{groupID}/contain/project/{projectID}</w:t>
              </w:r>
            </w:ins>
          </w:p>
          <w:p w14:paraId="11F3D256" w14:textId="77777777" w:rsidR="001F6FA0" w:rsidRPr="008A1BB7" w:rsidRDefault="001F6FA0" w:rsidP="005B364A">
            <w:pPr>
              <w:jc w:val="center"/>
              <w:rPr>
                <w:ins w:id="1123" w:author="Raul García Fernández" w:date="2017-07-01T13:37:00Z"/>
                <w:szCs w:val="24"/>
                <w:lang w:val="en-US"/>
              </w:rPr>
            </w:pPr>
            <w:ins w:id="1124" w:author="Raul García Fernández" w:date="2017-07-01T13:37:00Z">
              <w:r w:rsidRPr="008A1BB7">
                <w:rPr>
                  <w:szCs w:val="24"/>
                  <w:lang w:val="en-US"/>
                </w:rPr>
                <w:t xml:space="preserve"> (HTTP method:DELETE)</w:t>
              </w:r>
            </w:ins>
          </w:p>
        </w:tc>
        <w:tc>
          <w:tcPr>
            <w:tcW w:w="0" w:type="dxa"/>
            <w:tcPrChange w:id="1125" w:author="Raul García Fernández" w:date="2017-07-01T13:37:00Z">
              <w:tcPr>
                <w:tcW w:w="1641" w:type="dxa"/>
              </w:tcPr>
            </w:tcPrChange>
          </w:tcPr>
          <w:p w14:paraId="51D8F9F8"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126" w:author="Raul García Fernández" w:date="2017-07-01T13:37:00Z"/>
                <w:szCs w:val="24"/>
                <w:lang w:val="es-ES_tradnl"/>
              </w:rPr>
            </w:pPr>
            <w:ins w:id="1127" w:author="Raul García Fernández" w:date="2017-07-01T13:37:00Z">
              <w:r w:rsidRPr="008500CC">
                <w:rPr>
                  <w:szCs w:val="24"/>
                  <w:lang w:val="es-ES_tradnl"/>
                </w:rPr>
                <w:t xml:space="preserve">Acción que permite borrar un </w:t>
              </w:r>
              <w:r>
                <w:rPr>
                  <w:szCs w:val="24"/>
                  <w:lang w:val="es-ES_tradnl"/>
                </w:rPr>
                <w:t>proyecto de un grupo</w:t>
              </w:r>
            </w:ins>
          </w:p>
        </w:tc>
        <w:tc>
          <w:tcPr>
            <w:tcW w:w="0" w:type="dxa"/>
            <w:tcPrChange w:id="1128" w:author="Raul García Fernández" w:date="2017-07-01T13:37:00Z">
              <w:tcPr>
                <w:tcW w:w="1618" w:type="dxa"/>
              </w:tcPr>
            </w:tcPrChange>
          </w:tcPr>
          <w:p w14:paraId="0BFA78F0"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129" w:author="Raul García Fernández" w:date="2017-07-01T13:37:00Z"/>
                <w:szCs w:val="24"/>
                <w:lang w:val="es-ES_tradnl"/>
              </w:rPr>
            </w:pPr>
            <w:ins w:id="1130" w:author="Raul García Fernández" w:date="2017-07-01T13:37:00Z">
              <w:r w:rsidRPr="008500CC">
                <w:rPr>
                  <w:szCs w:val="24"/>
                  <w:lang w:val="es-ES_tradnl"/>
                </w:rPr>
                <w:t>Vacío</w:t>
              </w:r>
            </w:ins>
          </w:p>
        </w:tc>
        <w:tc>
          <w:tcPr>
            <w:tcW w:w="0" w:type="dxa"/>
            <w:tcPrChange w:id="1131" w:author="Raul García Fernández" w:date="2017-07-01T13:37:00Z">
              <w:tcPr>
                <w:tcW w:w="1459" w:type="dxa"/>
              </w:tcPr>
            </w:tcPrChange>
          </w:tcPr>
          <w:p w14:paraId="22FE3A80"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132" w:author="Raul García Fernández" w:date="2017-07-01T13:37:00Z"/>
                <w:szCs w:val="24"/>
                <w:lang w:val="es-ES_tradnl"/>
              </w:rPr>
            </w:pPr>
            <w:ins w:id="1133" w:author="Raul García Fernández" w:date="2017-07-01T13:37:00Z">
              <w:r w:rsidRPr="008500CC">
                <w:rPr>
                  <w:szCs w:val="24"/>
                  <w:lang w:val="es-ES_tradnl"/>
                </w:rPr>
                <w:t>Devolverá el resultado sobre la ejecución de la acción</w:t>
              </w:r>
            </w:ins>
          </w:p>
        </w:tc>
      </w:tr>
    </w:tbl>
    <w:p w14:paraId="557372B3" w14:textId="0DAB94A6" w:rsidR="001F6FA0" w:rsidRDefault="001F6FA0">
      <w:pPr>
        <w:pStyle w:val="Prrafodelista"/>
        <w:ind w:left="2832"/>
        <w:jc w:val="left"/>
        <w:rPr>
          <w:ins w:id="1134" w:author="Raul García Fernández" w:date="2017-07-01T12:56:00Z"/>
        </w:rPr>
        <w:pPrChange w:id="1135" w:author="Raul García Fernández" w:date="2017-07-01T13:37:00Z">
          <w:pPr>
            <w:ind w:firstLine="360"/>
            <w:jc w:val="center"/>
          </w:pPr>
        </w:pPrChange>
      </w:pPr>
      <w:ins w:id="1136" w:author="Raul García Fernández" w:date="2017-07-01T13:37:00Z">
        <w:r>
          <w:br/>
        </w:r>
      </w:ins>
    </w:p>
    <w:p w14:paraId="32F985F0" w14:textId="1A6948A9" w:rsidR="004A7A34" w:rsidRDefault="004A7A34">
      <w:pPr>
        <w:pStyle w:val="Prrafodelista"/>
        <w:numPr>
          <w:ilvl w:val="3"/>
          <w:numId w:val="30"/>
        </w:numPr>
        <w:jc w:val="left"/>
        <w:rPr>
          <w:ins w:id="1137" w:author="Raul García Fernández" w:date="2017-07-01T13:36:00Z"/>
        </w:rPr>
        <w:pPrChange w:id="1138" w:author="Raul García Fernández" w:date="2017-07-01T12:56:00Z">
          <w:pPr>
            <w:ind w:firstLine="360"/>
            <w:jc w:val="center"/>
          </w:pPr>
        </w:pPrChange>
      </w:pPr>
      <w:ins w:id="1139" w:author="Raul García Fernández" w:date="2017-07-01T12:56:00Z">
        <w:r>
          <w:t>Proyectos:</w:t>
        </w:r>
      </w:ins>
      <w:ins w:id="1140" w:author="Raul García Fernández" w:date="2017-07-01T13:36:00Z">
        <w:r w:rsidR="001F6FA0">
          <w:br/>
        </w:r>
      </w:ins>
    </w:p>
    <w:p w14:paraId="608EB954" w14:textId="58FAF264" w:rsidR="001F6FA0" w:rsidRDefault="001F6FA0">
      <w:pPr>
        <w:pStyle w:val="Prrafodelista"/>
        <w:rPr>
          <w:ins w:id="1141" w:author="Raul García Fernández" w:date="2017-07-03T16:59:00Z"/>
          <w:b/>
          <w:lang w:val="es-ES_tradnl"/>
        </w:rPr>
        <w:pPrChange w:id="1142" w:author="Raul García Fernández" w:date="2017-07-01T13:36:00Z">
          <w:pPr>
            <w:pStyle w:val="Prrafodelista"/>
            <w:numPr>
              <w:numId w:val="30"/>
            </w:numPr>
            <w:ind w:hanging="360"/>
          </w:pPr>
        </w:pPrChange>
      </w:pPr>
      <w:ins w:id="1143" w:author="Raul García Fernández" w:date="2017-07-01T13:36:00Z">
        <w:r w:rsidRPr="001F6FA0">
          <w:rPr>
            <w:lang w:val="es-ES_tradnl"/>
          </w:rPr>
          <w:t xml:space="preserve">Todas estas acciones llevan por delante el comando </w:t>
        </w:r>
        <w:r w:rsidRPr="001F6FA0">
          <w:rPr>
            <w:b/>
            <w:lang w:val="es-ES_tradnl"/>
          </w:rPr>
          <w:t>“/project/”</w:t>
        </w:r>
        <w:r w:rsidRPr="001F6FA0">
          <w:rPr>
            <w:lang w:val="es-ES_tradnl"/>
          </w:rPr>
          <w:t xml:space="preserve"> se deberá de concatenar por delante para que acción funcione </w:t>
        </w:r>
        <w:r w:rsidRPr="001F6FA0">
          <w:rPr>
            <w:b/>
            <w:lang w:val="es-ES_tradnl"/>
          </w:rPr>
          <w:t>(dir+/project/+accion).</w:t>
        </w:r>
      </w:ins>
    </w:p>
    <w:p w14:paraId="2E31C557" w14:textId="77777777" w:rsidR="008E5B9B" w:rsidRPr="001F6FA0" w:rsidRDefault="008E5B9B">
      <w:pPr>
        <w:pStyle w:val="Prrafodelista"/>
        <w:rPr>
          <w:ins w:id="1144" w:author="Raul García Fernández" w:date="2017-07-01T13:36:00Z"/>
          <w:lang w:val="es-ES_tradnl"/>
        </w:rPr>
        <w:pPrChange w:id="1145" w:author="Raul García Fernández" w:date="2017-07-01T13:36:00Z">
          <w:pPr>
            <w:pStyle w:val="Prrafodelista"/>
            <w:numPr>
              <w:numId w:val="30"/>
            </w:numPr>
            <w:ind w:hanging="360"/>
          </w:pPr>
        </w:pPrChange>
      </w:pPr>
    </w:p>
    <w:p w14:paraId="5E68A461" w14:textId="77777777" w:rsidR="001F6FA0" w:rsidRDefault="001F6FA0">
      <w:pPr>
        <w:pStyle w:val="Descripcin"/>
        <w:keepNext/>
        <w:ind w:left="720"/>
        <w:rPr>
          <w:ins w:id="1146" w:author="Raul García Fernández" w:date="2017-07-01T13:36:00Z"/>
        </w:rPr>
        <w:pPrChange w:id="1147" w:author="Raul García Fernández" w:date="2017-07-01T13:37:00Z">
          <w:pPr>
            <w:pStyle w:val="Descripcin"/>
            <w:keepNext/>
            <w:numPr>
              <w:numId w:val="30"/>
            </w:numPr>
            <w:ind w:left="720" w:hanging="360"/>
          </w:pPr>
        </w:pPrChange>
      </w:pPr>
      <w:bookmarkStart w:id="1148" w:name="_Toc480479797"/>
      <w:bookmarkStart w:id="1149" w:name="_Toc481607028"/>
      <w:ins w:id="1150" w:author="Raul García Fernández" w:date="2017-07-01T13:36:00Z">
        <w:r>
          <w:t xml:space="preserve">Tabla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Tabla \* ARABIC \s 1 </w:instrText>
        </w:r>
        <w:r>
          <w:fldChar w:fldCharType="separate"/>
        </w:r>
        <w:r>
          <w:rPr>
            <w:noProof/>
          </w:rPr>
          <w:t>6</w:t>
        </w:r>
        <w:r>
          <w:rPr>
            <w:noProof/>
          </w:rPr>
          <w:fldChar w:fldCharType="end"/>
        </w:r>
        <w:r>
          <w:t xml:space="preserve"> .</w:t>
        </w:r>
        <w:r w:rsidRPr="006754A7">
          <w:t xml:space="preserve">Protocolo repositorio: </w:t>
        </w:r>
        <w:r>
          <w:t>Proyectos</w:t>
        </w:r>
        <w:bookmarkEnd w:id="1148"/>
        <w:bookmarkEnd w:id="1149"/>
      </w:ins>
    </w:p>
    <w:tbl>
      <w:tblPr>
        <w:tblStyle w:val="Tabladecuadrcula41"/>
        <w:tblW w:w="9209" w:type="dxa"/>
        <w:jc w:val="center"/>
        <w:tblLook w:val="04A0" w:firstRow="1" w:lastRow="0" w:firstColumn="1" w:lastColumn="0" w:noHBand="0" w:noVBand="1"/>
        <w:tblPrChange w:id="1151" w:author="Raul García Fernández" w:date="2017-07-03T17:07:00Z">
          <w:tblPr>
            <w:tblStyle w:val="Tabladecuadrcula6concolores1"/>
            <w:tblW w:w="0" w:type="auto"/>
            <w:jc w:val="center"/>
            <w:tblLook w:val="04A0" w:firstRow="1" w:lastRow="0" w:firstColumn="1" w:lastColumn="0" w:noHBand="0" w:noVBand="1"/>
          </w:tblPr>
        </w:tblPrChange>
      </w:tblPr>
      <w:tblGrid>
        <w:gridCol w:w="3027"/>
        <w:gridCol w:w="1749"/>
        <w:gridCol w:w="1403"/>
        <w:gridCol w:w="3030"/>
        <w:tblGridChange w:id="1152">
          <w:tblGrid>
            <w:gridCol w:w="2409"/>
            <w:gridCol w:w="2247"/>
            <w:gridCol w:w="2212"/>
            <w:gridCol w:w="2193"/>
          </w:tblGrid>
        </w:tblGridChange>
      </w:tblGrid>
      <w:tr w:rsidR="001F6FA0" w14:paraId="169E5C21" w14:textId="77777777" w:rsidTr="008E5B9B">
        <w:trPr>
          <w:cnfStyle w:val="100000000000" w:firstRow="1" w:lastRow="0" w:firstColumn="0" w:lastColumn="0" w:oddVBand="0" w:evenVBand="0" w:oddHBand="0" w:evenHBand="0" w:firstRowFirstColumn="0" w:firstRowLastColumn="0" w:lastRowFirstColumn="0" w:lastRowLastColumn="0"/>
          <w:trHeight w:val="425"/>
          <w:jc w:val="center"/>
          <w:ins w:id="1153" w:author="Raul García Fernández" w:date="2017-07-01T13:36:00Z"/>
          <w:trPrChange w:id="1154" w:author="Raul García Fernández" w:date="2017-07-03T17:07: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155" w:author="Raul García Fernández" w:date="2017-07-03T17:07:00Z">
              <w:tcPr>
                <w:tcW w:w="2409" w:type="dxa"/>
              </w:tcPr>
            </w:tcPrChange>
          </w:tcPr>
          <w:p w14:paraId="6F770769" w14:textId="77777777" w:rsidR="001F6FA0" w:rsidRPr="00137F39" w:rsidRDefault="001F6FA0" w:rsidP="005B364A">
            <w:pPr>
              <w:jc w:val="center"/>
              <w:cnfStyle w:val="101000000000" w:firstRow="1" w:lastRow="0" w:firstColumn="1" w:lastColumn="0" w:oddVBand="0" w:evenVBand="0" w:oddHBand="0" w:evenHBand="0" w:firstRowFirstColumn="0" w:firstRowLastColumn="0" w:lastRowFirstColumn="0" w:lastRowLastColumn="0"/>
              <w:rPr>
                <w:ins w:id="1156" w:author="Raul García Fernández" w:date="2017-07-01T13:36:00Z"/>
                <w:szCs w:val="24"/>
                <w:lang w:val="es-ES_tradnl"/>
              </w:rPr>
            </w:pPr>
            <w:ins w:id="1157" w:author="Raul García Fernández" w:date="2017-07-01T13:36:00Z">
              <w:r w:rsidRPr="00137F39">
                <w:rPr>
                  <w:szCs w:val="24"/>
                  <w:lang w:val="es-ES_tradnl"/>
                </w:rPr>
                <w:t>Método</w:t>
              </w:r>
            </w:ins>
          </w:p>
        </w:tc>
        <w:tc>
          <w:tcPr>
            <w:tcW w:w="1403" w:type="dxa"/>
            <w:tcPrChange w:id="1158" w:author="Raul García Fernández" w:date="2017-07-03T17:07:00Z">
              <w:tcPr>
                <w:tcW w:w="2296" w:type="dxa"/>
              </w:tcPr>
            </w:tcPrChange>
          </w:tcPr>
          <w:p w14:paraId="44642FBF" w14:textId="77777777" w:rsidR="001F6FA0" w:rsidRPr="00137F39" w:rsidRDefault="001F6FA0" w:rsidP="005B364A">
            <w:pPr>
              <w:jc w:val="center"/>
              <w:cnfStyle w:val="100000000000" w:firstRow="1" w:lastRow="0" w:firstColumn="0" w:lastColumn="0" w:oddVBand="0" w:evenVBand="0" w:oddHBand="0" w:evenHBand="0" w:firstRowFirstColumn="0" w:firstRowLastColumn="0" w:lastRowFirstColumn="0" w:lastRowLastColumn="0"/>
              <w:rPr>
                <w:ins w:id="1159" w:author="Raul García Fernández" w:date="2017-07-01T13:36:00Z"/>
                <w:szCs w:val="24"/>
                <w:lang w:val="es-ES_tradnl"/>
              </w:rPr>
            </w:pPr>
            <w:ins w:id="1160" w:author="Raul García Fernández" w:date="2017-07-01T13:36:00Z">
              <w:r w:rsidRPr="00137F39">
                <w:rPr>
                  <w:szCs w:val="24"/>
                  <w:lang w:val="es-ES_tradnl"/>
                </w:rPr>
                <w:t>Descripción</w:t>
              </w:r>
            </w:ins>
          </w:p>
        </w:tc>
        <w:tc>
          <w:tcPr>
            <w:tcW w:w="1403" w:type="dxa"/>
            <w:tcPrChange w:id="1161" w:author="Raul García Fernández" w:date="2017-07-03T17:07:00Z">
              <w:tcPr>
                <w:tcW w:w="2292" w:type="dxa"/>
              </w:tcPr>
            </w:tcPrChange>
          </w:tcPr>
          <w:p w14:paraId="52887BBE" w14:textId="77777777" w:rsidR="001F6FA0" w:rsidRPr="00137F39" w:rsidRDefault="001F6FA0" w:rsidP="005B364A">
            <w:pPr>
              <w:jc w:val="center"/>
              <w:cnfStyle w:val="100000000000" w:firstRow="1" w:lastRow="0" w:firstColumn="0" w:lastColumn="0" w:oddVBand="0" w:evenVBand="0" w:oddHBand="0" w:evenHBand="0" w:firstRowFirstColumn="0" w:firstRowLastColumn="0" w:lastRowFirstColumn="0" w:lastRowLastColumn="0"/>
              <w:rPr>
                <w:ins w:id="1162" w:author="Raul García Fernández" w:date="2017-07-01T13:36:00Z"/>
                <w:szCs w:val="24"/>
                <w:lang w:val="es-ES_tradnl"/>
              </w:rPr>
            </w:pPr>
            <w:ins w:id="1163" w:author="Raul García Fernández" w:date="2017-07-01T13:36:00Z">
              <w:r w:rsidRPr="00137F39">
                <w:rPr>
                  <w:szCs w:val="24"/>
                  <w:lang w:val="es-ES_tradnl"/>
                </w:rPr>
                <w:t>Entradas</w:t>
              </w:r>
            </w:ins>
          </w:p>
          <w:p w14:paraId="58FFFB31" w14:textId="77777777" w:rsidR="001F6FA0" w:rsidRPr="00137F39" w:rsidRDefault="001F6FA0" w:rsidP="005B364A">
            <w:pPr>
              <w:jc w:val="center"/>
              <w:cnfStyle w:val="100000000000" w:firstRow="1" w:lastRow="0" w:firstColumn="0" w:lastColumn="0" w:oddVBand="0" w:evenVBand="0" w:oddHBand="0" w:evenHBand="0" w:firstRowFirstColumn="0" w:firstRowLastColumn="0" w:lastRowFirstColumn="0" w:lastRowLastColumn="0"/>
              <w:rPr>
                <w:ins w:id="1164" w:author="Raul García Fernández" w:date="2017-07-01T13:36:00Z"/>
                <w:szCs w:val="24"/>
                <w:lang w:val="es-ES_tradnl"/>
              </w:rPr>
            </w:pPr>
            <w:ins w:id="1165" w:author="Raul García Fernández" w:date="2017-07-01T13:36:00Z">
              <w:r w:rsidRPr="00137F39">
                <w:rPr>
                  <w:szCs w:val="24"/>
                  <w:lang w:val="es-ES_tradnl"/>
                </w:rPr>
                <w:t>(Body)</w:t>
              </w:r>
            </w:ins>
          </w:p>
        </w:tc>
        <w:tc>
          <w:tcPr>
            <w:tcW w:w="3289" w:type="dxa"/>
            <w:tcPrChange w:id="1166" w:author="Raul García Fernández" w:date="2017-07-03T17:07:00Z">
              <w:tcPr>
                <w:tcW w:w="2290" w:type="dxa"/>
              </w:tcPr>
            </w:tcPrChange>
          </w:tcPr>
          <w:p w14:paraId="6F547877" w14:textId="77777777" w:rsidR="001F6FA0" w:rsidRPr="00137F39" w:rsidRDefault="001F6FA0" w:rsidP="005B364A">
            <w:pPr>
              <w:jc w:val="center"/>
              <w:cnfStyle w:val="100000000000" w:firstRow="1" w:lastRow="0" w:firstColumn="0" w:lastColumn="0" w:oddVBand="0" w:evenVBand="0" w:oddHBand="0" w:evenHBand="0" w:firstRowFirstColumn="0" w:firstRowLastColumn="0" w:lastRowFirstColumn="0" w:lastRowLastColumn="0"/>
              <w:rPr>
                <w:ins w:id="1167" w:author="Raul García Fernández" w:date="2017-07-01T13:36:00Z"/>
                <w:szCs w:val="24"/>
                <w:lang w:val="es-ES_tradnl"/>
              </w:rPr>
            </w:pPr>
            <w:ins w:id="1168" w:author="Raul García Fernández" w:date="2017-07-01T13:36:00Z">
              <w:r w:rsidRPr="00137F39">
                <w:rPr>
                  <w:szCs w:val="24"/>
                  <w:lang w:val="es-ES_tradnl"/>
                </w:rPr>
                <w:t>Salida</w:t>
              </w:r>
            </w:ins>
          </w:p>
        </w:tc>
      </w:tr>
      <w:tr w:rsidR="001F6FA0" w14:paraId="59278468" w14:textId="77777777" w:rsidTr="008E5B9B">
        <w:trPr>
          <w:cnfStyle w:val="000000100000" w:firstRow="0" w:lastRow="0" w:firstColumn="0" w:lastColumn="0" w:oddVBand="0" w:evenVBand="0" w:oddHBand="1" w:evenHBand="0" w:firstRowFirstColumn="0" w:firstRowLastColumn="0" w:lastRowFirstColumn="0" w:lastRowLastColumn="0"/>
          <w:jc w:val="center"/>
          <w:ins w:id="1169" w:author="Raul García Fernández" w:date="2017-07-01T13:36:00Z"/>
          <w:trPrChange w:id="1170"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171" w:author="Raul García Fernández" w:date="2017-07-03T17:07:00Z">
              <w:tcPr>
                <w:tcW w:w="2409" w:type="dxa"/>
              </w:tcPr>
            </w:tcPrChange>
          </w:tcPr>
          <w:p w14:paraId="54410ADF"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172" w:author="Raul García Fernández" w:date="2017-07-01T13:36:00Z"/>
                <w:szCs w:val="24"/>
                <w:lang w:val="en-US"/>
              </w:rPr>
            </w:pPr>
            <w:ins w:id="1173" w:author="Raul García Fernández" w:date="2017-07-01T13:36:00Z">
              <w:r w:rsidRPr="008A1BB7">
                <w:rPr>
                  <w:szCs w:val="24"/>
                  <w:lang w:val="en-US"/>
                </w:rPr>
                <w:t>/{idUser}/{projectID}</w:t>
              </w:r>
            </w:ins>
          </w:p>
          <w:p w14:paraId="5E4ADF48"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174" w:author="Raul García Fernández" w:date="2017-07-01T13:36:00Z"/>
                <w:szCs w:val="24"/>
                <w:lang w:val="en-US"/>
              </w:rPr>
            </w:pPr>
            <w:ins w:id="1175" w:author="Raul García Fernández" w:date="2017-07-01T13:36:00Z">
              <w:r w:rsidRPr="008A1BB7">
                <w:rPr>
                  <w:szCs w:val="24"/>
                  <w:lang w:val="en-US"/>
                </w:rPr>
                <w:t>(HTTP method:GET)</w:t>
              </w:r>
            </w:ins>
          </w:p>
        </w:tc>
        <w:tc>
          <w:tcPr>
            <w:tcW w:w="1403" w:type="dxa"/>
            <w:tcPrChange w:id="1176" w:author="Raul García Fernández" w:date="2017-07-03T17:07:00Z">
              <w:tcPr>
                <w:tcW w:w="2296" w:type="dxa"/>
              </w:tcPr>
            </w:tcPrChange>
          </w:tcPr>
          <w:p w14:paraId="7964B7ED"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177" w:author="Raul García Fernández" w:date="2017-07-01T13:36:00Z"/>
                <w:szCs w:val="24"/>
                <w:lang w:val="es-ES_tradnl"/>
              </w:rPr>
            </w:pPr>
            <w:ins w:id="1178" w:author="Raul García Fernández" w:date="2017-07-01T13:36:00Z">
              <w:r w:rsidRPr="00137F39">
                <w:rPr>
                  <w:szCs w:val="24"/>
                  <w:lang w:val="es-ES_tradnl"/>
                </w:rPr>
                <w:t xml:space="preserve">Devuelve la entidad correspondiente al id del </w:t>
              </w:r>
              <w:r>
                <w:rPr>
                  <w:szCs w:val="24"/>
                  <w:lang w:val="es-ES_tradnl"/>
                </w:rPr>
                <w:t>proyecto</w:t>
              </w:r>
              <w:r w:rsidRPr="00137F39">
                <w:rPr>
                  <w:szCs w:val="24"/>
                  <w:lang w:val="es-ES_tradnl"/>
                </w:rPr>
                <w:t xml:space="preserve"> entregado</w:t>
              </w:r>
            </w:ins>
          </w:p>
        </w:tc>
        <w:tc>
          <w:tcPr>
            <w:tcW w:w="1403" w:type="dxa"/>
            <w:tcPrChange w:id="1179" w:author="Raul García Fernández" w:date="2017-07-03T17:07:00Z">
              <w:tcPr>
                <w:tcW w:w="2292" w:type="dxa"/>
              </w:tcPr>
            </w:tcPrChange>
          </w:tcPr>
          <w:p w14:paraId="27F0F915"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180" w:author="Raul García Fernández" w:date="2017-07-01T13:36:00Z"/>
                <w:szCs w:val="24"/>
                <w:lang w:val="es-ES_tradnl"/>
              </w:rPr>
            </w:pPr>
            <w:ins w:id="1181" w:author="Raul García Fernández" w:date="2017-07-01T13:36:00Z">
              <w:r w:rsidRPr="00137F39">
                <w:rPr>
                  <w:szCs w:val="24"/>
                  <w:lang w:val="es-ES_tradnl"/>
                </w:rPr>
                <w:t>Vacío</w:t>
              </w:r>
            </w:ins>
          </w:p>
        </w:tc>
        <w:tc>
          <w:tcPr>
            <w:tcW w:w="3289" w:type="dxa"/>
            <w:tcPrChange w:id="1182" w:author="Raul García Fernández" w:date="2017-07-03T17:07:00Z">
              <w:tcPr>
                <w:tcW w:w="2290" w:type="dxa"/>
              </w:tcPr>
            </w:tcPrChange>
          </w:tcPr>
          <w:p w14:paraId="62906960"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183" w:author="Raul García Fernández" w:date="2017-07-01T13:36:00Z"/>
                <w:szCs w:val="24"/>
                <w:lang w:val="es-ES_tradnl"/>
              </w:rPr>
            </w:pPr>
            <w:ins w:id="1184" w:author="Raul García Fernández" w:date="2017-07-01T13:36:00Z">
              <w:r w:rsidRPr="00137F39">
                <w:rPr>
                  <w:szCs w:val="24"/>
                  <w:lang w:val="es-ES_tradnl"/>
                </w:rPr>
                <w:t xml:space="preserve">Devuelve un mensaje con la entidad de </w:t>
              </w:r>
              <w:r>
                <w:rPr>
                  <w:szCs w:val="24"/>
                  <w:lang w:val="es-ES_tradnl"/>
                </w:rPr>
                <w:t>proyecto</w:t>
              </w:r>
              <w:r w:rsidRPr="00137F39">
                <w:rPr>
                  <w:szCs w:val="24"/>
                  <w:lang w:val="es-ES_tradnl"/>
                </w:rPr>
                <w:t xml:space="preserve"> solicitada.</w:t>
              </w:r>
            </w:ins>
          </w:p>
        </w:tc>
      </w:tr>
      <w:tr w:rsidR="001F6FA0" w14:paraId="12B08A73" w14:textId="77777777" w:rsidTr="008E5B9B">
        <w:trPr>
          <w:jc w:val="center"/>
          <w:ins w:id="1185" w:author="Raul García Fernández" w:date="2017-07-01T13:36:00Z"/>
          <w:trPrChange w:id="1186"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187" w:author="Raul García Fernández" w:date="2017-07-03T17:07:00Z">
              <w:tcPr>
                <w:tcW w:w="2409" w:type="dxa"/>
              </w:tcPr>
            </w:tcPrChange>
          </w:tcPr>
          <w:p w14:paraId="5C0F5F46" w14:textId="77777777" w:rsidR="001F6FA0" w:rsidRPr="008A1BB7" w:rsidRDefault="001F6FA0" w:rsidP="005B364A">
            <w:pPr>
              <w:rPr>
                <w:ins w:id="1188" w:author="Raul García Fernández" w:date="2017-07-01T13:36:00Z"/>
                <w:szCs w:val="24"/>
                <w:lang w:val="en-US"/>
              </w:rPr>
            </w:pPr>
            <w:ins w:id="1189" w:author="Raul García Fernández" w:date="2017-07-01T13:36:00Z">
              <w:r w:rsidRPr="008A1BB7">
                <w:rPr>
                  <w:szCs w:val="24"/>
                  <w:lang w:val="en-US"/>
                </w:rPr>
                <w:t>/{idUser}/{projectID}</w:t>
              </w:r>
            </w:ins>
          </w:p>
          <w:p w14:paraId="54C6E3EF" w14:textId="77777777" w:rsidR="001F6FA0" w:rsidRPr="008A1BB7" w:rsidRDefault="001F6FA0" w:rsidP="005B364A">
            <w:pPr>
              <w:jc w:val="center"/>
              <w:rPr>
                <w:ins w:id="1190" w:author="Raul García Fernández" w:date="2017-07-01T13:36:00Z"/>
                <w:szCs w:val="24"/>
                <w:lang w:val="en-US"/>
              </w:rPr>
            </w:pPr>
            <w:ins w:id="1191" w:author="Raul García Fernández" w:date="2017-07-01T13:36:00Z">
              <w:r w:rsidRPr="008A1BB7">
                <w:rPr>
                  <w:szCs w:val="24"/>
                  <w:lang w:val="en-US"/>
                </w:rPr>
                <w:t>(HTTP method:DELETE)</w:t>
              </w:r>
            </w:ins>
          </w:p>
        </w:tc>
        <w:tc>
          <w:tcPr>
            <w:tcW w:w="1403" w:type="dxa"/>
            <w:tcPrChange w:id="1192" w:author="Raul García Fernández" w:date="2017-07-03T17:07:00Z">
              <w:tcPr>
                <w:tcW w:w="2296" w:type="dxa"/>
              </w:tcPr>
            </w:tcPrChange>
          </w:tcPr>
          <w:p w14:paraId="6D232A0E"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193" w:author="Raul García Fernández" w:date="2017-07-01T13:36:00Z"/>
                <w:szCs w:val="24"/>
                <w:lang w:val="es-ES_tradnl"/>
              </w:rPr>
            </w:pPr>
            <w:ins w:id="1194" w:author="Raul García Fernández" w:date="2017-07-01T13:36:00Z">
              <w:r w:rsidRPr="00137F39">
                <w:rPr>
                  <w:szCs w:val="24"/>
                  <w:lang w:val="es-ES_tradnl"/>
                </w:rPr>
                <w:t xml:space="preserve">Elimina la entidad correspondiente al id del </w:t>
              </w:r>
              <w:r>
                <w:rPr>
                  <w:szCs w:val="24"/>
                  <w:lang w:val="es-ES_tradnl"/>
                </w:rPr>
                <w:lastRenderedPageBreak/>
                <w:t>proyecto</w:t>
              </w:r>
              <w:r w:rsidRPr="00137F39">
                <w:rPr>
                  <w:szCs w:val="24"/>
                  <w:lang w:val="es-ES_tradnl"/>
                </w:rPr>
                <w:t xml:space="preserve"> entregado</w:t>
              </w:r>
            </w:ins>
          </w:p>
        </w:tc>
        <w:tc>
          <w:tcPr>
            <w:tcW w:w="1403" w:type="dxa"/>
            <w:tcPrChange w:id="1195" w:author="Raul García Fernández" w:date="2017-07-03T17:07:00Z">
              <w:tcPr>
                <w:tcW w:w="2292" w:type="dxa"/>
              </w:tcPr>
            </w:tcPrChange>
          </w:tcPr>
          <w:p w14:paraId="791139F1"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196" w:author="Raul García Fernández" w:date="2017-07-01T13:36:00Z"/>
                <w:szCs w:val="24"/>
                <w:lang w:val="es-ES_tradnl"/>
              </w:rPr>
            </w:pPr>
            <w:ins w:id="1197" w:author="Raul García Fernández" w:date="2017-07-01T13:36:00Z">
              <w:r w:rsidRPr="00137F39">
                <w:rPr>
                  <w:szCs w:val="24"/>
                  <w:lang w:val="es-ES_tradnl"/>
                </w:rPr>
                <w:lastRenderedPageBreak/>
                <w:t>Vacío</w:t>
              </w:r>
            </w:ins>
          </w:p>
        </w:tc>
        <w:tc>
          <w:tcPr>
            <w:tcW w:w="3289" w:type="dxa"/>
            <w:tcPrChange w:id="1198" w:author="Raul García Fernández" w:date="2017-07-03T17:07:00Z">
              <w:tcPr>
                <w:tcW w:w="2290" w:type="dxa"/>
              </w:tcPr>
            </w:tcPrChange>
          </w:tcPr>
          <w:p w14:paraId="24E8D142"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199" w:author="Raul García Fernández" w:date="2017-07-01T13:36:00Z"/>
                <w:szCs w:val="24"/>
                <w:lang w:val="es-ES_tradnl"/>
              </w:rPr>
            </w:pPr>
            <w:ins w:id="1200" w:author="Raul García Fernández" w:date="2017-07-01T13:36:00Z">
              <w:r w:rsidRPr="00137F39">
                <w:rPr>
                  <w:szCs w:val="24"/>
                  <w:lang w:val="es-ES_tradnl"/>
                </w:rPr>
                <w:t>Devuelve el resultado de la acción realizada.</w:t>
              </w:r>
            </w:ins>
          </w:p>
        </w:tc>
      </w:tr>
      <w:tr w:rsidR="001F6FA0" w14:paraId="216E43EF" w14:textId="77777777" w:rsidTr="008E5B9B">
        <w:trPr>
          <w:cnfStyle w:val="000000100000" w:firstRow="0" w:lastRow="0" w:firstColumn="0" w:lastColumn="0" w:oddVBand="0" w:evenVBand="0" w:oddHBand="1" w:evenHBand="0" w:firstRowFirstColumn="0" w:firstRowLastColumn="0" w:lastRowFirstColumn="0" w:lastRowLastColumn="0"/>
          <w:jc w:val="center"/>
          <w:ins w:id="1201" w:author="Raul García Fernández" w:date="2017-07-01T13:36:00Z"/>
          <w:trPrChange w:id="1202"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203" w:author="Raul García Fernández" w:date="2017-07-03T17:07:00Z">
              <w:tcPr>
                <w:tcW w:w="2409" w:type="dxa"/>
              </w:tcPr>
            </w:tcPrChange>
          </w:tcPr>
          <w:p w14:paraId="19BC1D78"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204" w:author="Raul García Fernández" w:date="2017-07-01T13:36:00Z"/>
                <w:szCs w:val="24"/>
                <w:lang w:val="en-US"/>
              </w:rPr>
            </w:pPr>
            <w:ins w:id="1205" w:author="Raul García Fernández" w:date="2017-07-01T13:36:00Z">
              <w:r w:rsidRPr="008A1BB7">
                <w:rPr>
                  <w:szCs w:val="24"/>
                  <w:lang w:val="en-US"/>
                </w:rPr>
                <w:t>/{idUser}/{projectID}</w:t>
              </w:r>
            </w:ins>
          </w:p>
          <w:p w14:paraId="60C34734"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206" w:author="Raul García Fernández" w:date="2017-07-01T13:36:00Z"/>
                <w:szCs w:val="24"/>
                <w:lang w:val="en-US"/>
              </w:rPr>
            </w:pPr>
            <w:ins w:id="1207" w:author="Raul García Fernández" w:date="2017-07-01T13:36:00Z">
              <w:r w:rsidRPr="008A1BB7">
                <w:rPr>
                  <w:szCs w:val="24"/>
                  <w:lang w:val="en-US"/>
                </w:rPr>
                <w:t>(HTTP method:PATH)</w:t>
              </w:r>
            </w:ins>
          </w:p>
        </w:tc>
        <w:tc>
          <w:tcPr>
            <w:tcW w:w="1403" w:type="dxa"/>
            <w:tcPrChange w:id="1208" w:author="Raul García Fernández" w:date="2017-07-03T17:07:00Z">
              <w:tcPr>
                <w:tcW w:w="2296" w:type="dxa"/>
              </w:tcPr>
            </w:tcPrChange>
          </w:tcPr>
          <w:p w14:paraId="3E8F8216"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209" w:author="Raul García Fernández" w:date="2017-07-01T13:36:00Z"/>
                <w:szCs w:val="24"/>
                <w:lang w:val="es-ES_tradnl"/>
              </w:rPr>
            </w:pPr>
            <w:ins w:id="1210" w:author="Raul García Fernández" w:date="2017-07-01T13:36:00Z">
              <w:r w:rsidRPr="00137F39">
                <w:rPr>
                  <w:szCs w:val="24"/>
                  <w:lang w:val="es-ES_tradnl"/>
                </w:rPr>
                <w:t xml:space="preserve">Modifica la entidad correspondiente al id del </w:t>
              </w:r>
              <w:r>
                <w:rPr>
                  <w:szCs w:val="24"/>
                  <w:lang w:val="es-ES_tradnl"/>
                </w:rPr>
                <w:t>proyecto</w:t>
              </w:r>
              <w:r w:rsidRPr="00137F39">
                <w:rPr>
                  <w:szCs w:val="24"/>
                  <w:lang w:val="es-ES_tradnl"/>
                </w:rPr>
                <w:t xml:space="preserve"> entregado</w:t>
              </w:r>
            </w:ins>
          </w:p>
        </w:tc>
        <w:tc>
          <w:tcPr>
            <w:tcW w:w="1403" w:type="dxa"/>
            <w:tcPrChange w:id="1211" w:author="Raul García Fernández" w:date="2017-07-03T17:07:00Z">
              <w:tcPr>
                <w:tcW w:w="2292" w:type="dxa"/>
              </w:tcPr>
            </w:tcPrChange>
          </w:tcPr>
          <w:p w14:paraId="227E6AEC"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212" w:author="Raul García Fernández" w:date="2017-07-01T13:36:00Z"/>
                <w:szCs w:val="24"/>
                <w:lang w:val="es-ES_tradnl"/>
              </w:rPr>
            </w:pPr>
            <w:ins w:id="1213" w:author="Raul García Fernández" w:date="2017-07-01T13:36:00Z">
              <w:r w:rsidRPr="00137F39">
                <w:rPr>
                  <w:szCs w:val="24"/>
                  <w:lang w:val="es-ES_tradnl"/>
                </w:rPr>
                <w:t xml:space="preserve">Entidad </w:t>
              </w:r>
              <w:r>
                <w:rPr>
                  <w:szCs w:val="24"/>
                  <w:lang w:val="es-ES_tradnl"/>
                </w:rPr>
                <w:t>proyecto</w:t>
              </w:r>
              <w:r w:rsidRPr="00137F39">
                <w:rPr>
                  <w:szCs w:val="24"/>
                  <w:lang w:val="es-ES_tradnl"/>
                </w:rPr>
                <w:t xml:space="preserve"> con los datos modificados que se va a modificar</w:t>
              </w:r>
            </w:ins>
          </w:p>
        </w:tc>
        <w:tc>
          <w:tcPr>
            <w:tcW w:w="3289" w:type="dxa"/>
            <w:tcPrChange w:id="1214" w:author="Raul García Fernández" w:date="2017-07-03T17:07:00Z">
              <w:tcPr>
                <w:tcW w:w="2290" w:type="dxa"/>
              </w:tcPr>
            </w:tcPrChange>
          </w:tcPr>
          <w:p w14:paraId="66D8ACE9"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215" w:author="Raul García Fernández" w:date="2017-07-01T13:36:00Z"/>
                <w:szCs w:val="24"/>
                <w:lang w:val="es-ES_tradnl"/>
              </w:rPr>
            </w:pPr>
            <w:ins w:id="1216" w:author="Raul García Fernández" w:date="2017-07-01T13:36:00Z">
              <w:r w:rsidRPr="00137F39">
                <w:rPr>
                  <w:szCs w:val="24"/>
                  <w:lang w:val="es-ES_tradnl"/>
                </w:rPr>
                <w:t>Devuelve el resultado de la acción realizada</w:t>
              </w:r>
            </w:ins>
          </w:p>
        </w:tc>
      </w:tr>
      <w:tr w:rsidR="001F6FA0" w14:paraId="72229B75" w14:textId="77777777" w:rsidTr="008E5B9B">
        <w:trPr>
          <w:jc w:val="center"/>
          <w:ins w:id="1217" w:author="Raul García Fernández" w:date="2017-07-01T13:36:00Z"/>
          <w:trPrChange w:id="1218"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219" w:author="Raul García Fernández" w:date="2017-07-03T17:07:00Z">
              <w:tcPr>
                <w:tcW w:w="2409" w:type="dxa"/>
              </w:tcPr>
            </w:tcPrChange>
          </w:tcPr>
          <w:p w14:paraId="1E30E0C6" w14:textId="77777777" w:rsidR="001F6FA0" w:rsidRPr="008A1BB7" w:rsidRDefault="001F6FA0" w:rsidP="005B364A">
            <w:pPr>
              <w:jc w:val="center"/>
              <w:rPr>
                <w:ins w:id="1220" w:author="Raul García Fernández" w:date="2017-07-01T13:36:00Z"/>
                <w:szCs w:val="24"/>
                <w:lang w:val="en-US"/>
              </w:rPr>
            </w:pPr>
            <w:ins w:id="1221" w:author="Raul García Fernández" w:date="2017-07-01T13:36:00Z">
              <w:r w:rsidRPr="008A1BB7">
                <w:rPr>
                  <w:szCs w:val="24"/>
                  <w:lang w:val="en-US"/>
                </w:rPr>
                <w:t>/{idUser}/all</w:t>
              </w:r>
            </w:ins>
          </w:p>
          <w:p w14:paraId="542BC134" w14:textId="77777777" w:rsidR="001F6FA0" w:rsidRPr="008A1BB7" w:rsidRDefault="001F6FA0" w:rsidP="005B364A">
            <w:pPr>
              <w:jc w:val="center"/>
              <w:rPr>
                <w:ins w:id="1222" w:author="Raul García Fernández" w:date="2017-07-01T13:36:00Z"/>
                <w:szCs w:val="24"/>
                <w:lang w:val="en-US"/>
              </w:rPr>
            </w:pPr>
            <w:ins w:id="1223" w:author="Raul García Fernández" w:date="2017-07-01T13:36:00Z">
              <w:r w:rsidRPr="008A1BB7">
                <w:rPr>
                  <w:szCs w:val="24"/>
                  <w:lang w:val="en-US"/>
                </w:rPr>
                <w:t>(HTTP method:GET)</w:t>
              </w:r>
            </w:ins>
          </w:p>
        </w:tc>
        <w:tc>
          <w:tcPr>
            <w:tcW w:w="1403" w:type="dxa"/>
            <w:tcPrChange w:id="1224" w:author="Raul García Fernández" w:date="2017-07-03T17:07:00Z">
              <w:tcPr>
                <w:tcW w:w="2296" w:type="dxa"/>
              </w:tcPr>
            </w:tcPrChange>
          </w:tcPr>
          <w:p w14:paraId="2D9FC75A"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225" w:author="Raul García Fernández" w:date="2017-07-01T13:36:00Z"/>
                <w:szCs w:val="24"/>
                <w:lang w:val="es-ES_tradnl"/>
              </w:rPr>
            </w:pPr>
            <w:ins w:id="1226" w:author="Raul García Fernández" w:date="2017-07-01T13:36:00Z">
              <w:r w:rsidRPr="00137F39">
                <w:rPr>
                  <w:szCs w:val="24"/>
                  <w:lang w:val="es-ES_tradnl"/>
                </w:rPr>
                <w:t xml:space="preserve">Devuelve todos los </w:t>
              </w:r>
              <w:r>
                <w:rPr>
                  <w:szCs w:val="24"/>
                  <w:lang w:val="es-ES_tradnl"/>
                </w:rPr>
                <w:t>proyectos</w:t>
              </w:r>
              <w:r w:rsidRPr="00137F39">
                <w:rPr>
                  <w:szCs w:val="24"/>
                  <w:lang w:val="es-ES_tradnl"/>
                </w:rPr>
                <w:t xml:space="preserve"> creados por el usuario</w:t>
              </w:r>
            </w:ins>
          </w:p>
        </w:tc>
        <w:tc>
          <w:tcPr>
            <w:tcW w:w="1403" w:type="dxa"/>
            <w:tcPrChange w:id="1227" w:author="Raul García Fernández" w:date="2017-07-03T17:07:00Z">
              <w:tcPr>
                <w:tcW w:w="2292" w:type="dxa"/>
              </w:tcPr>
            </w:tcPrChange>
          </w:tcPr>
          <w:p w14:paraId="65AF8AE7"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228" w:author="Raul García Fernández" w:date="2017-07-01T13:36:00Z"/>
                <w:szCs w:val="24"/>
                <w:lang w:val="es-ES_tradnl"/>
              </w:rPr>
            </w:pPr>
            <w:ins w:id="1229" w:author="Raul García Fernández" w:date="2017-07-01T13:36:00Z">
              <w:r w:rsidRPr="00137F39">
                <w:rPr>
                  <w:szCs w:val="24"/>
                  <w:lang w:val="es-ES_tradnl"/>
                </w:rPr>
                <w:t>Vacío</w:t>
              </w:r>
            </w:ins>
          </w:p>
        </w:tc>
        <w:tc>
          <w:tcPr>
            <w:tcW w:w="3289" w:type="dxa"/>
            <w:tcPrChange w:id="1230" w:author="Raul García Fernández" w:date="2017-07-03T17:07:00Z">
              <w:tcPr>
                <w:tcW w:w="2290" w:type="dxa"/>
              </w:tcPr>
            </w:tcPrChange>
          </w:tcPr>
          <w:p w14:paraId="1A70BD80"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231" w:author="Raul García Fernández" w:date="2017-07-01T13:36:00Z"/>
                <w:szCs w:val="24"/>
                <w:lang w:val="es-ES_tradnl"/>
              </w:rPr>
            </w:pPr>
            <w:ins w:id="1232" w:author="Raul García Fernández" w:date="2017-07-01T13:36:00Z">
              <w:r w:rsidRPr="00137F39">
                <w:rPr>
                  <w:szCs w:val="24"/>
                  <w:lang w:val="es-ES_tradnl"/>
                </w:rPr>
                <w:t xml:space="preserve">Devuelve </w:t>
              </w:r>
              <w:r>
                <w:rPr>
                  <w:szCs w:val="24"/>
                  <w:lang w:val="es-ES_tradnl"/>
                </w:rPr>
                <w:t>un listado de ID’s de proyecto que fueron creados por el usuario.</w:t>
              </w:r>
            </w:ins>
          </w:p>
        </w:tc>
      </w:tr>
      <w:tr w:rsidR="001F6FA0" w14:paraId="21168B61" w14:textId="77777777" w:rsidTr="008E5B9B">
        <w:trPr>
          <w:cnfStyle w:val="000000100000" w:firstRow="0" w:lastRow="0" w:firstColumn="0" w:lastColumn="0" w:oddVBand="0" w:evenVBand="0" w:oddHBand="1" w:evenHBand="0" w:firstRowFirstColumn="0" w:firstRowLastColumn="0" w:lastRowFirstColumn="0" w:lastRowLastColumn="0"/>
          <w:jc w:val="center"/>
          <w:ins w:id="1233" w:author="Raul García Fernández" w:date="2017-07-01T13:36:00Z"/>
          <w:trPrChange w:id="1234"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235" w:author="Raul García Fernández" w:date="2017-07-03T17:07:00Z">
              <w:tcPr>
                <w:tcW w:w="2409" w:type="dxa"/>
              </w:tcPr>
            </w:tcPrChange>
          </w:tcPr>
          <w:p w14:paraId="34B2CE0B"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236" w:author="Raul García Fernández" w:date="2017-07-01T13:36:00Z"/>
                <w:szCs w:val="24"/>
                <w:lang w:val="en-US"/>
              </w:rPr>
            </w:pPr>
            <w:ins w:id="1237" w:author="Raul García Fernández" w:date="2017-07-01T13:36:00Z">
              <w:r w:rsidRPr="008A1BB7">
                <w:rPr>
                  <w:szCs w:val="24"/>
                  <w:lang w:val="en-US"/>
                </w:rPr>
                <w:t>/{idUser}/create</w:t>
              </w:r>
            </w:ins>
          </w:p>
          <w:p w14:paraId="4A973D42"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238" w:author="Raul García Fernández" w:date="2017-07-01T13:36:00Z"/>
                <w:szCs w:val="24"/>
                <w:lang w:val="en-US"/>
              </w:rPr>
            </w:pPr>
            <w:ins w:id="1239" w:author="Raul García Fernández" w:date="2017-07-01T13:36:00Z">
              <w:r w:rsidRPr="008A1BB7">
                <w:rPr>
                  <w:szCs w:val="24"/>
                  <w:lang w:val="en-US"/>
                </w:rPr>
                <w:t>(HTTP method:GET)</w:t>
              </w:r>
            </w:ins>
          </w:p>
        </w:tc>
        <w:tc>
          <w:tcPr>
            <w:tcW w:w="1403" w:type="dxa"/>
            <w:tcPrChange w:id="1240" w:author="Raul García Fernández" w:date="2017-07-03T17:07:00Z">
              <w:tcPr>
                <w:tcW w:w="2296" w:type="dxa"/>
              </w:tcPr>
            </w:tcPrChange>
          </w:tcPr>
          <w:p w14:paraId="2715EED6"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241" w:author="Raul García Fernández" w:date="2017-07-01T13:36:00Z"/>
                <w:szCs w:val="24"/>
                <w:lang w:val="es-ES_tradnl"/>
              </w:rPr>
            </w:pPr>
            <w:ins w:id="1242" w:author="Raul García Fernández" w:date="2017-07-01T13:36:00Z">
              <w:r w:rsidRPr="00137F39">
                <w:rPr>
                  <w:szCs w:val="24"/>
                  <w:lang w:val="es-ES_tradnl"/>
                </w:rPr>
                <w:t>Fa</w:t>
              </w:r>
              <w:r>
                <w:rPr>
                  <w:szCs w:val="24"/>
                  <w:lang w:val="es-ES_tradnl"/>
                </w:rPr>
                <w:t>cilita la creación de los proyectos</w:t>
              </w:r>
              <w:r w:rsidRPr="00137F39">
                <w:rPr>
                  <w:szCs w:val="24"/>
                  <w:lang w:val="es-ES_tradnl"/>
                </w:rPr>
                <w:t xml:space="preserve"> mediante un ejemplo</w:t>
              </w:r>
            </w:ins>
          </w:p>
        </w:tc>
        <w:tc>
          <w:tcPr>
            <w:tcW w:w="1403" w:type="dxa"/>
            <w:tcPrChange w:id="1243" w:author="Raul García Fernández" w:date="2017-07-03T17:07:00Z">
              <w:tcPr>
                <w:tcW w:w="2292" w:type="dxa"/>
              </w:tcPr>
            </w:tcPrChange>
          </w:tcPr>
          <w:p w14:paraId="0F7843C3"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244" w:author="Raul García Fernández" w:date="2017-07-01T13:36:00Z"/>
                <w:szCs w:val="24"/>
                <w:lang w:val="es-ES_tradnl"/>
              </w:rPr>
            </w:pPr>
            <w:ins w:id="1245" w:author="Raul García Fernández" w:date="2017-07-01T13:36:00Z">
              <w:r w:rsidRPr="00137F39">
                <w:rPr>
                  <w:szCs w:val="24"/>
                  <w:lang w:val="es-ES_tradnl"/>
                </w:rPr>
                <w:t>Vacío</w:t>
              </w:r>
            </w:ins>
          </w:p>
        </w:tc>
        <w:tc>
          <w:tcPr>
            <w:tcW w:w="3289" w:type="dxa"/>
            <w:tcPrChange w:id="1246" w:author="Raul García Fernández" w:date="2017-07-03T17:07:00Z">
              <w:tcPr>
                <w:tcW w:w="2290" w:type="dxa"/>
              </w:tcPr>
            </w:tcPrChange>
          </w:tcPr>
          <w:p w14:paraId="13CC5647"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247" w:author="Raul García Fernández" w:date="2017-07-01T13:36:00Z"/>
                <w:szCs w:val="24"/>
                <w:lang w:val="es-ES_tradnl"/>
              </w:rPr>
            </w:pPr>
            <w:ins w:id="1248" w:author="Raul García Fernández" w:date="2017-07-01T13:36:00Z">
              <w:r>
                <w:rPr>
                  <w:szCs w:val="24"/>
                  <w:lang w:val="es-ES_tradnl"/>
                </w:rPr>
                <w:t>Devuelve una entidad proyectos</w:t>
              </w:r>
              <w:r w:rsidRPr="00137F39">
                <w:rPr>
                  <w:szCs w:val="24"/>
                  <w:lang w:val="es-ES_tradnl"/>
                </w:rPr>
                <w:t xml:space="preserve"> con datos rellenados con ejemplos para poder crear el </w:t>
              </w:r>
              <w:r>
                <w:rPr>
                  <w:szCs w:val="24"/>
                  <w:lang w:val="es-ES_tradnl"/>
                </w:rPr>
                <w:t>proyecto</w:t>
              </w:r>
              <w:r w:rsidRPr="00137F39">
                <w:rPr>
                  <w:szCs w:val="24"/>
                  <w:lang w:val="es-ES_tradnl"/>
                </w:rPr>
                <w:t>.</w:t>
              </w:r>
            </w:ins>
          </w:p>
        </w:tc>
      </w:tr>
      <w:tr w:rsidR="001F6FA0" w14:paraId="55C1E7CC" w14:textId="77777777" w:rsidTr="008E5B9B">
        <w:trPr>
          <w:jc w:val="center"/>
          <w:ins w:id="1249" w:author="Raul García Fernández" w:date="2017-07-01T13:36:00Z"/>
          <w:trPrChange w:id="1250"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251" w:author="Raul García Fernández" w:date="2017-07-03T17:07:00Z">
              <w:tcPr>
                <w:tcW w:w="2409" w:type="dxa"/>
              </w:tcPr>
            </w:tcPrChange>
          </w:tcPr>
          <w:p w14:paraId="78EDDACE" w14:textId="77777777" w:rsidR="001F6FA0" w:rsidRPr="008A1BB7" w:rsidRDefault="001F6FA0" w:rsidP="005B364A">
            <w:pPr>
              <w:jc w:val="center"/>
              <w:rPr>
                <w:ins w:id="1252" w:author="Raul García Fernández" w:date="2017-07-01T13:36:00Z"/>
                <w:szCs w:val="24"/>
                <w:lang w:val="en-US"/>
              </w:rPr>
            </w:pPr>
            <w:ins w:id="1253" w:author="Raul García Fernández" w:date="2017-07-01T13:36:00Z">
              <w:r w:rsidRPr="008A1BB7">
                <w:rPr>
                  <w:szCs w:val="24"/>
                  <w:lang w:val="en-US"/>
                </w:rPr>
                <w:t>/{idUser}/create</w:t>
              </w:r>
            </w:ins>
          </w:p>
          <w:p w14:paraId="57F0177B" w14:textId="77777777" w:rsidR="001F6FA0" w:rsidRPr="008A1BB7" w:rsidRDefault="001F6FA0" w:rsidP="005B364A">
            <w:pPr>
              <w:jc w:val="center"/>
              <w:rPr>
                <w:ins w:id="1254" w:author="Raul García Fernández" w:date="2017-07-01T13:36:00Z"/>
                <w:szCs w:val="24"/>
                <w:lang w:val="en-US"/>
              </w:rPr>
            </w:pPr>
            <w:ins w:id="1255" w:author="Raul García Fernández" w:date="2017-07-01T13:36:00Z">
              <w:r w:rsidRPr="008A1BB7">
                <w:rPr>
                  <w:szCs w:val="24"/>
                  <w:lang w:val="en-US"/>
                </w:rPr>
                <w:t>(HTTP method:POST)</w:t>
              </w:r>
            </w:ins>
          </w:p>
        </w:tc>
        <w:tc>
          <w:tcPr>
            <w:tcW w:w="1403" w:type="dxa"/>
            <w:tcPrChange w:id="1256" w:author="Raul García Fernández" w:date="2017-07-03T17:07:00Z">
              <w:tcPr>
                <w:tcW w:w="2296" w:type="dxa"/>
              </w:tcPr>
            </w:tcPrChange>
          </w:tcPr>
          <w:p w14:paraId="30C1B342"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257" w:author="Raul García Fernández" w:date="2017-07-01T13:36:00Z"/>
                <w:szCs w:val="24"/>
                <w:lang w:val="es-ES_tradnl"/>
              </w:rPr>
            </w:pPr>
            <w:ins w:id="1258" w:author="Raul García Fernández" w:date="2017-07-01T13:36:00Z">
              <w:r>
                <w:rPr>
                  <w:szCs w:val="24"/>
                  <w:lang w:val="es-ES_tradnl"/>
                </w:rPr>
                <w:t>Crea el proyecto</w:t>
              </w:r>
              <w:r w:rsidRPr="00137F39">
                <w:rPr>
                  <w:szCs w:val="24"/>
                  <w:lang w:val="es-ES_tradnl"/>
                </w:rPr>
                <w:t xml:space="preserve"> entregado por el usuario</w:t>
              </w:r>
            </w:ins>
          </w:p>
        </w:tc>
        <w:tc>
          <w:tcPr>
            <w:tcW w:w="1403" w:type="dxa"/>
            <w:tcPrChange w:id="1259" w:author="Raul García Fernández" w:date="2017-07-03T17:07:00Z">
              <w:tcPr>
                <w:tcW w:w="2292" w:type="dxa"/>
              </w:tcPr>
            </w:tcPrChange>
          </w:tcPr>
          <w:p w14:paraId="1206C232"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260" w:author="Raul García Fernández" w:date="2017-07-01T13:36:00Z"/>
                <w:szCs w:val="24"/>
                <w:lang w:val="es-ES_tradnl"/>
              </w:rPr>
            </w:pPr>
            <w:ins w:id="1261" w:author="Raul García Fernández" w:date="2017-07-01T13:36:00Z">
              <w:r w:rsidRPr="00137F39">
                <w:rPr>
                  <w:szCs w:val="24"/>
                  <w:lang w:val="es-ES_tradnl"/>
                </w:rPr>
                <w:t xml:space="preserve">Entidad </w:t>
              </w:r>
              <w:r>
                <w:rPr>
                  <w:szCs w:val="24"/>
                  <w:lang w:val="es-ES_tradnl"/>
                </w:rPr>
                <w:t>proyecto</w:t>
              </w:r>
              <w:r w:rsidRPr="00137F39">
                <w:rPr>
                  <w:szCs w:val="24"/>
                  <w:lang w:val="es-ES_tradnl"/>
                </w:rPr>
                <w:t xml:space="preserve"> con los datos que se quieren crear</w:t>
              </w:r>
            </w:ins>
          </w:p>
        </w:tc>
        <w:tc>
          <w:tcPr>
            <w:tcW w:w="3289" w:type="dxa"/>
            <w:tcPrChange w:id="1262" w:author="Raul García Fernández" w:date="2017-07-03T17:07:00Z">
              <w:tcPr>
                <w:tcW w:w="2290" w:type="dxa"/>
              </w:tcPr>
            </w:tcPrChange>
          </w:tcPr>
          <w:p w14:paraId="2854BC20"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263" w:author="Raul García Fernández" w:date="2017-07-01T13:36:00Z"/>
                <w:szCs w:val="24"/>
                <w:lang w:val="es-ES_tradnl"/>
              </w:rPr>
            </w:pPr>
            <w:ins w:id="1264" w:author="Raul García Fernández" w:date="2017-07-01T13:36:00Z">
              <w:r w:rsidRPr="00137F39">
                <w:rPr>
                  <w:szCs w:val="24"/>
                  <w:lang w:val="es-ES_tradnl"/>
                </w:rPr>
                <w:t>Devuelve el resultado de la acción realizada</w:t>
              </w:r>
            </w:ins>
          </w:p>
        </w:tc>
      </w:tr>
    </w:tbl>
    <w:p w14:paraId="54153683" w14:textId="4DF5E742" w:rsidR="001F6FA0" w:rsidRPr="008E5B9B" w:rsidRDefault="001F6FA0">
      <w:pPr>
        <w:pStyle w:val="Prrafodelista"/>
        <w:rPr>
          <w:ins w:id="1265" w:author="Raul García Fernández" w:date="2017-07-01T12:56:00Z"/>
          <w:lang w:val="es-ES_tradnl"/>
          <w:rPrChange w:id="1266" w:author="Raul García Fernández" w:date="2017-07-03T16:59:00Z">
            <w:rPr>
              <w:ins w:id="1267" w:author="Raul García Fernández" w:date="2017-07-01T12:56:00Z"/>
            </w:rPr>
          </w:rPrChange>
        </w:rPr>
        <w:pPrChange w:id="1268" w:author="Raul García Fernández" w:date="2017-07-03T16:59:00Z">
          <w:pPr>
            <w:ind w:firstLine="360"/>
            <w:jc w:val="center"/>
          </w:pPr>
        </w:pPrChange>
      </w:pPr>
      <w:ins w:id="1269" w:author="Raul García Fernández" w:date="2017-07-01T13:36:00Z">
        <w:r>
          <w:br/>
        </w:r>
      </w:ins>
    </w:p>
    <w:p w14:paraId="3CFB6CE2" w14:textId="09BDBAC5" w:rsidR="004A7A34" w:rsidRDefault="004A7A34">
      <w:pPr>
        <w:pStyle w:val="Prrafodelista"/>
        <w:numPr>
          <w:ilvl w:val="3"/>
          <w:numId w:val="30"/>
        </w:numPr>
        <w:jc w:val="left"/>
        <w:rPr>
          <w:ins w:id="1270" w:author="Raul García Fernández" w:date="2017-07-01T13:35:00Z"/>
        </w:rPr>
        <w:pPrChange w:id="1271" w:author="Raul García Fernández" w:date="2017-07-01T12:56:00Z">
          <w:pPr>
            <w:ind w:firstLine="360"/>
            <w:jc w:val="center"/>
          </w:pPr>
        </w:pPrChange>
      </w:pPr>
      <w:ins w:id="1272" w:author="Raul García Fernández" w:date="2017-07-01T12:57:00Z">
        <w:r>
          <w:t>Ejecuciones:</w:t>
        </w:r>
      </w:ins>
      <w:ins w:id="1273" w:author="Raul García Fernández" w:date="2017-07-01T13:35:00Z">
        <w:r w:rsidR="001F6FA0">
          <w:br/>
        </w:r>
      </w:ins>
    </w:p>
    <w:p w14:paraId="7175476E" w14:textId="32C52848" w:rsidR="001F6FA0" w:rsidRDefault="001F6FA0">
      <w:pPr>
        <w:pStyle w:val="Prrafodelista"/>
        <w:rPr>
          <w:ins w:id="1274" w:author="Raul García Fernández" w:date="2017-07-03T17:00:00Z"/>
          <w:lang w:val="es-ES_tradnl"/>
        </w:rPr>
        <w:pPrChange w:id="1275" w:author="Raul García Fernández" w:date="2017-07-01T13:36:00Z">
          <w:pPr>
            <w:pStyle w:val="Prrafodelista"/>
            <w:numPr>
              <w:numId w:val="30"/>
            </w:numPr>
            <w:ind w:hanging="360"/>
          </w:pPr>
        </w:pPrChange>
      </w:pPr>
      <w:ins w:id="1276" w:author="Raul García Fernández" w:date="2017-07-01T13:36:00Z">
        <w:r w:rsidRPr="001F6FA0">
          <w:rPr>
            <w:lang w:val="es-ES_tradnl"/>
          </w:rPr>
          <w:t xml:space="preserve">Todas estas acciones llevan por delante el comando </w:t>
        </w:r>
        <w:r w:rsidRPr="001F6FA0">
          <w:rPr>
            <w:b/>
            <w:lang w:val="es-ES_tradnl"/>
          </w:rPr>
          <w:t>“/execution/”</w:t>
        </w:r>
        <w:r w:rsidRPr="001F6FA0">
          <w:rPr>
            <w:lang w:val="es-ES_tradnl"/>
          </w:rPr>
          <w:t xml:space="preserve"> se deberá de concatenar por delante para que acción funcione </w:t>
        </w:r>
        <w:r w:rsidRPr="001F6FA0">
          <w:rPr>
            <w:b/>
            <w:lang w:val="es-ES_tradnl"/>
          </w:rPr>
          <w:t>(dir+/execution/+accion)</w:t>
        </w:r>
        <w:r w:rsidRPr="001F6FA0">
          <w:rPr>
            <w:lang w:val="es-ES_tradnl"/>
          </w:rPr>
          <w:t>.</w:t>
        </w:r>
      </w:ins>
    </w:p>
    <w:p w14:paraId="50A71BCF" w14:textId="77777777" w:rsidR="008E5B9B" w:rsidRPr="001F6FA0" w:rsidRDefault="008E5B9B">
      <w:pPr>
        <w:pStyle w:val="Prrafodelista"/>
        <w:rPr>
          <w:ins w:id="1277" w:author="Raul García Fernández" w:date="2017-07-01T13:36:00Z"/>
          <w:lang w:val="es-ES_tradnl"/>
        </w:rPr>
        <w:pPrChange w:id="1278" w:author="Raul García Fernández" w:date="2017-07-01T13:36:00Z">
          <w:pPr>
            <w:pStyle w:val="Prrafodelista"/>
            <w:numPr>
              <w:numId w:val="30"/>
            </w:numPr>
            <w:ind w:hanging="360"/>
          </w:pPr>
        </w:pPrChange>
      </w:pPr>
    </w:p>
    <w:p w14:paraId="3B4236FB" w14:textId="77777777" w:rsidR="001F6FA0" w:rsidRDefault="001F6FA0">
      <w:pPr>
        <w:pStyle w:val="Descripcin"/>
        <w:keepNext/>
        <w:ind w:left="720"/>
        <w:rPr>
          <w:ins w:id="1279" w:author="Raul García Fernández" w:date="2017-07-01T13:36:00Z"/>
        </w:rPr>
        <w:pPrChange w:id="1280" w:author="Raul García Fernández" w:date="2017-07-01T13:36:00Z">
          <w:pPr>
            <w:pStyle w:val="Descripcin"/>
            <w:keepNext/>
            <w:numPr>
              <w:numId w:val="30"/>
            </w:numPr>
            <w:ind w:left="720" w:hanging="360"/>
          </w:pPr>
        </w:pPrChange>
      </w:pPr>
      <w:bookmarkStart w:id="1281" w:name="_Toc480479798"/>
      <w:bookmarkStart w:id="1282" w:name="_Toc481607029"/>
      <w:ins w:id="1283" w:author="Raul García Fernández" w:date="2017-07-01T13:36:00Z">
        <w:r>
          <w:t xml:space="preserve">Tabla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Tabla \* ARABIC \s 1 </w:instrText>
        </w:r>
        <w:r>
          <w:fldChar w:fldCharType="separate"/>
        </w:r>
        <w:r>
          <w:rPr>
            <w:noProof/>
          </w:rPr>
          <w:t>7</w:t>
        </w:r>
        <w:r>
          <w:rPr>
            <w:noProof/>
          </w:rPr>
          <w:fldChar w:fldCharType="end"/>
        </w:r>
        <w:r>
          <w:t>.</w:t>
        </w:r>
        <w:r w:rsidRPr="009135EE">
          <w:t>Protocolo repositorio</w:t>
        </w:r>
        <w:r>
          <w:t>: Ejecuciones</w:t>
        </w:r>
        <w:bookmarkEnd w:id="1281"/>
        <w:bookmarkEnd w:id="1282"/>
      </w:ins>
    </w:p>
    <w:tbl>
      <w:tblPr>
        <w:tblStyle w:val="Tabladecuadrcula41"/>
        <w:tblW w:w="9493" w:type="dxa"/>
        <w:jc w:val="center"/>
        <w:tblLook w:val="04A0" w:firstRow="1" w:lastRow="0" w:firstColumn="1" w:lastColumn="0" w:noHBand="0" w:noVBand="1"/>
        <w:tblPrChange w:id="1284" w:author="Raul García Fernández" w:date="2017-07-03T17:00:00Z">
          <w:tblPr>
            <w:tblStyle w:val="Tabladecuadrcula6concolores1"/>
            <w:tblW w:w="0" w:type="auto"/>
            <w:jc w:val="center"/>
            <w:tblLook w:val="04A0" w:firstRow="1" w:lastRow="0" w:firstColumn="1" w:lastColumn="0" w:noHBand="0" w:noVBand="1"/>
          </w:tblPr>
        </w:tblPrChange>
      </w:tblPr>
      <w:tblGrid>
        <w:gridCol w:w="3544"/>
        <w:gridCol w:w="1749"/>
        <w:gridCol w:w="1163"/>
        <w:gridCol w:w="3037"/>
        <w:tblGridChange w:id="1285">
          <w:tblGrid>
            <w:gridCol w:w="3545"/>
            <w:gridCol w:w="1992"/>
            <w:gridCol w:w="1717"/>
            <w:gridCol w:w="1807"/>
          </w:tblGrid>
        </w:tblGridChange>
      </w:tblGrid>
      <w:tr w:rsidR="001F6FA0" w14:paraId="356CDD4D" w14:textId="77777777" w:rsidTr="008E5B9B">
        <w:trPr>
          <w:cnfStyle w:val="100000000000" w:firstRow="1" w:lastRow="0" w:firstColumn="0" w:lastColumn="0" w:oddVBand="0" w:evenVBand="0" w:oddHBand="0" w:evenHBand="0" w:firstRowFirstColumn="0" w:firstRowLastColumn="0" w:lastRowFirstColumn="0" w:lastRowLastColumn="0"/>
          <w:trHeight w:val="425"/>
          <w:jc w:val="center"/>
          <w:ins w:id="1286" w:author="Raul García Fernández" w:date="2017-07-01T13:36:00Z"/>
          <w:trPrChange w:id="1287" w:author="Raul García Fernández" w:date="2017-07-03T17:00: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288" w:author="Raul García Fernández" w:date="2017-07-03T17:00:00Z">
              <w:tcPr>
                <w:tcW w:w="3545" w:type="dxa"/>
              </w:tcPr>
            </w:tcPrChange>
          </w:tcPr>
          <w:p w14:paraId="764403F0" w14:textId="77777777" w:rsidR="001F6FA0" w:rsidRDefault="001F6FA0" w:rsidP="005B364A">
            <w:pPr>
              <w:jc w:val="center"/>
              <w:cnfStyle w:val="101000000000" w:firstRow="1" w:lastRow="0" w:firstColumn="1" w:lastColumn="0" w:oddVBand="0" w:evenVBand="0" w:oddHBand="0" w:evenHBand="0" w:firstRowFirstColumn="0" w:firstRowLastColumn="0" w:lastRowFirstColumn="0" w:lastRowLastColumn="0"/>
              <w:rPr>
                <w:ins w:id="1289" w:author="Raul García Fernández" w:date="2017-07-01T13:36:00Z"/>
                <w:lang w:val="es-ES_tradnl"/>
              </w:rPr>
            </w:pPr>
            <w:ins w:id="1290" w:author="Raul García Fernández" w:date="2017-07-01T13:36:00Z">
              <w:r>
                <w:rPr>
                  <w:lang w:val="es-ES_tradnl"/>
                </w:rPr>
                <w:t>Método</w:t>
              </w:r>
            </w:ins>
          </w:p>
        </w:tc>
        <w:tc>
          <w:tcPr>
            <w:tcW w:w="1749" w:type="dxa"/>
            <w:tcPrChange w:id="1291" w:author="Raul García Fernández" w:date="2017-07-03T17:00:00Z">
              <w:tcPr>
                <w:tcW w:w="2035" w:type="dxa"/>
              </w:tcPr>
            </w:tcPrChange>
          </w:tcPr>
          <w:p w14:paraId="2A57F657" w14:textId="77777777" w:rsidR="001F6FA0" w:rsidRDefault="001F6FA0" w:rsidP="005B364A">
            <w:pPr>
              <w:jc w:val="center"/>
              <w:cnfStyle w:val="100000000000" w:firstRow="1" w:lastRow="0" w:firstColumn="0" w:lastColumn="0" w:oddVBand="0" w:evenVBand="0" w:oddHBand="0" w:evenHBand="0" w:firstRowFirstColumn="0" w:firstRowLastColumn="0" w:lastRowFirstColumn="0" w:lastRowLastColumn="0"/>
              <w:rPr>
                <w:ins w:id="1292" w:author="Raul García Fernández" w:date="2017-07-01T13:36:00Z"/>
                <w:lang w:val="es-ES_tradnl"/>
              </w:rPr>
            </w:pPr>
            <w:ins w:id="1293" w:author="Raul García Fernández" w:date="2017-07-01T13:36:00Z">
              <w:r>
                <w:rPr>
                  <w:lang w:val="es-ES_tradnl"/>
                </w:rPr>
                <w:t>Descripción</w:t>
              </w:r>
            </w:ins>
          </w:p>
        </w:tc>
        <w:tc>
          <w:tcPr>
            <w:tcW w:w="1163" w:type="dxa"/>
            <w:tcPrChange w:id="1294" w:author="Raul García Fernández" w:date="2017-07-03T17:00:00Z">
              <w:tcPr>
                <w:tcW w:w="1816" w:type="dxa"/>
              </w:tcPr>
            </w:tcPrChange>
          </w:tcPr>
          <w:p w14:paraId="0B922DAB" w14:textId="77777777" w:rsidR="001F6FA0" w:rsidRDefault="001F6FA0" w:rsidP="005B364A">
            <w:pPr>
              <w:jc w:val="center"/>
              <w:cnfStyle w:val="100000000000" w:firstRow="1" w:lastRow="0" w:firstColumn="0" w:lastColumn="0" w:oddVBand="0" w:evenVBand="0" w:oddHBand="0" w:evenHBand="0" w:firstRowFirstColumn="0" w:firstRowLastColumn="0" w:lastRowFirstColumn="0" w:lastRowLastColumn="0"/>
              <w:rPr>
                <w:ins w:id="1295" w:author="Raul García Fernández" w:date="2017-07-01T13:36:00Z"/>
                <w:lang w:val="es-ES_tradnl"/>
              </w:rPr>
            </w:pPr>
            <w:ins w:id="1296" w:author="Raul García Fernández" w:date="2017-07-01T13:36:00Z">
              <w:r>
                <w:rPr>
                  <w:lang w:val="es-ES_tradnl"/>
                </w:rPr>
                <w:t>Entradas</w:t>
              </w:r>
            </w:ins>
          </w:p>
          <w:p w14:paraId="01EEA63B" w14:textId="77777777" w:rsidR="001F6FA0" w:rsidRDefault="001F6FA0" w:rsidP="005B364A">
            <w:pPr>
              <w:jc w:val="center"/>
              <w:cnfStyle w:val="100000000000" w:firstRow="1" w:lastRow="0" w:firstColumn="0" w:lastColumn="0" w:oddVBand="0" w:evenVBand="0" w:oddHBand="0" w:evenHBand="0" w:firstRowFirstColumn="0" w:firstRowLastColumn="0" w:lastRowFirstColumn="0" w:lastRowLastColumn="0"/>
              <w:rPr>
                <w:ins w:id="1297" w:author="Raul García Fernández" w:date="2017-07-01T13:36:00Z"/>
                <w:lang w:val="es-ES_tradnl"/>
              </w:rPr>
            </w:pPr>
            <w:ins w:id="1298" w:author="Raul García Fernández" w:date="2017-07-01T13:36:00Z">
              <w:r>
                <w:rPr>
                  <w:lang w:val="es-ES_tradnl"/>
                </w:rPr>
                <w:t>(Body)</w:t>
              </w:r>
            </w:ins>
          </w:p>
        </w:tc>
        <w:tc>
          <w:tcPr>
            <w:tcW w:w="3037" w:type="dxa"/>
            <w:tcPrChange w:id="1299" w:author="Raul García Fernández" w:date="2017-07-03T17:00:00Z">
              <w:tcPr>
                <w:tcW w:w="1891" w:type="dxa"/>
              </w:tcPr>
            </w:tcPrChange>
          </w:tcPr>
          <w:p w14:paraId="3B6BE63F" w14:textId="77777777" w:rsidR="001F6FA0" w:rsidRDefault="001F6FA0" w:rsidP="005B364A">
            <w:pPr>
              <w:jc w:val="center"/>
              <w:cnfStyle w:val="100000000000" w:firstRow="1" w:lastRow="0" w:firstColumn="0" w:lastColumn="0" w:oddVBand="0" w:evenVBand="0" w:oddHBand="0" w:evenHBand="0" w:firstRowFirstColumn="0" w:firstRowLastColumn="0" w:lastRowFirstColumn="0" w:lastRowLastColumn="0"/>
              <w:rPr>
                <w:ins w:id="1300" w:author="Raul García Fernández" w:date="2017-07-01T13:36:00Z"/>
                <w:lang w:val="es-ES_tradnl"/>
              </w:rPr>
            </w:pPr>
            <w:ins w:id="1301" w:author="Raul García Fernández" w:date="2017-07-01T13:36:00Z">
              <w:r>
                <w:rPr>
                  <w:lang w:val="es-ES_tradnl"/>
                </w:rPr>
                <w:t>Salida</w:t>
              </w:r>
            </w:ins>
          </w:p>
        </w:tc>
      </w:tr>
      <w:tr w:rsidR="001F6FA0" w14:paraId="4AC15842" w14:textId="77777777" w:rsidTr="008E5B9B">
        <w:trPr>
          <w:cnfStyle w:val="000000100000" w:firstRow="0" w:lastRow="0" w:firstColumn="0" w:lastColumn="0" w:oddVBand="0" w:evenVBand="0" w:oddHBand="1" w:evenHBand="0" w:firstRowFirstColumn="0" w:firstRowLastColumn="0" w:lastRowFirstColumn="0" w:lastRowLastColumn="0"/>
          <w:jc w:val="center"/>
          <w:ins w:id="1302" w:author="Raul García Fernández" w:date="2017-07-01T13:36:00Z"/>
          <w:trPrChange w:id="1303"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304" w:author="Raul García Fernández" w:date="2017-07-03T17:00:00Z">
              <w:tcPr>
                <w:tcW w:w="3545" w:type="dxa"/>
              </w:tcPr>
            </w:tcPrChange>
          </w:tcPr>
          <w:p w14:paraId="2C72985C"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305" w:author="Raul García Fernández" w:date="2017-07-01T13:36:00Z"/>
                <w:szCs w:val="24"/>
                <w:lang w:val="en-US"/>
              </w:rPr>
            </w:pPr>
            <w:ins w:id="1306" w:author="Raul García Fernández" w:date="2017-07-01T13:36:00Z">
              <w:r w:rsidRPr="008A1BB7">
                <w:rPr>
                  <w:szCs w:val="24"/>
                  <w:lang w:val="en-US"/>
                </w:rPr>
                <w:t>/{idUser}/{groupID}/{projectID}</w:t>
              </w:r>
            </w:ins>
          </w:p>
          <w:p w14:paraId="434BBC8A"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307" w:author="Raul García Fernández" w:date="2017-07-01T13:36:00Z"/>
                <w:szCs w:val="24"/>
                <w:lang w:val="en-US"/>
              </w:rPr>
            </w:pPr>
            <w:ins w:id="1308" w:author="Raul García Fernández" w:date="2017-07-01T13:36:00Z">
              <w:r w:rsidRPr="008A1BB7">
                <w:rPr>
                  <w:szCs w:val="24"/>
                  <w:lang w:val="en-US"/>
                </w:rPr>
                <w:t>(HTTP method:POST)</w:t>
              </w:r>
            </w:ins>
          </w:p>
        </w:tc>
        <w:tc>
          <w:tcPr>
            <w:tcW w:w="1749" w:type="dxa"/>
            <w:tcPrChange w:id="1309" w:author="Raul García Fernández" w:date="2017-07-03T17:00:00Z">
              <w:tcPr>
                <w:tcW w:w="2035" w:type="dxa"/>
              </w:tcPr>
            </w:tcPrChange>
          </w:tcPr>
          <w:p w14:paraId="4B8CE009"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310" w:author="Raul García Fernández" w:date="2017-07-01T13:36:00Z"/>
                <w:szCs w:val="24"/>
                <w:lang w:val="es-ES_tradnl"/>
              </w:rPr>
            </w:pPr>
            <w:ins w:id="1311" w:author="Raul García Fernández" w:date="2017-07-01T13:36:00Z">
              <w:r w:rsidRPr="00E84212">
                <w:rPr>
                  <w:szCs w:val="24"/>
                  <w:lang w:val="es-ES_tradnl"/>
                </w:rPr>
                <w:t>Crear una entidad ejecución y la ejecuta. Usando un proyecto con projectID albergado en el grupo de groupID</w:t>
              </w:r>
            </w:ins>
          </w:p>
        </w:tc>
        <w:tc>
          <w:tcPr>
            <w:tcW w:w="1163" w:type="dxa"/>
            <w:tcPrChange w:id="1312" w:author="Raul García Fernández" w:date="2017-07-03T17:00:00Z">
              <w:tcPr>
                <w:tcW w:w="1816" w:type="dxa"/>
              </w:tcPr>
            </w:tcPrChange>
          </w:tcPr>
          <w:p w14:paraId="767B944E"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313" w:author="Raul García Fernández" w:date="2017-07-01T13:36:00Z"/>
                <w:szCs w:val="24"/>
                <w:lang w:val="es-ES_tradnl"/>
              </w:rPr>
            </w:pPr>
            <w:ins w:id="1314" w:author="Raul García Fernández" w:date="2017-07-01T13:36:00Z">
              <w:r w:rsidRPr="00E84212">
                <w:rPr>
                  <w:szCs w:val="24"/>
                  <w:lang w:val="es-ES_tradnl"/>
                </w:rPr>
                <w:t xml:space="preserve">Archivo JSON, que será utilizado como la entrada de la ejecución </w:t>
              </w:r>
              <w:r w:rsidRPr="00E84212">
                <w:rPr>
                  <w:szCs w:val="24"/>
                  <w:lang w:val="es-ES_tradnl"/>
                </w:rPr>
                <w:lastRenderedPageBreak/>
                <w:t>del proyecto.</w:t>
              </w:r>
            </w:ins>
          </w:p>
        </w:tc>
        <w:tc>
          <w:tcPr>
            <w:tcW w:w="3037" w:type="dxa"/>
            <w:tcPrChange w:id="1315" w:author="Raul García Fernández" w:date="2017-07-03T17:00:00Z">
              <w:tcPr>
                <w:tcW w:w="1891" w:type="dxa"/>
              </w:tcPr>
            </w:tcPrChange>
          </w:tcPr>
          <w:p w14:paraId="7DF568C5"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316" w:author="Raul García Fernández" w:date="2017-07-01T13:36:00Z"/>
                <w:szCs w:val="24"/>
                <w:lang w:val="es-ES_tradnl"/>
              </w:rPr>
            </w:pPr>
            <w:ins w:id="1317" w:author="Raul García Fernández" w:date="2017-07-01T13:36:00Z">
              <w:r w:rsidRPr="00E84212">
                <w:rPr>
                  <w:szCs w:val="24"/>
                  <w:lang w:val="es-ES_tradnl"/>
                </w:rPr>
                <w:lastRenderedPageBreak/>
                <w:t>Devuelve el resultado de la acción realizada</w:t>
              </w:r>
            </w:ins>
          </w:p>
        </w:tc>
      </w:tr>
      <w:tr w:rsidR="001F6FA0" w14:paraId="77DB134F" w14:textId="77777777" w:rsidTr="008E5B9B">
        <w:trPr>
          <w:jc w:val="center"/>
          <w:ins w:id="1318" w:author="Raul García Fernández" w:date="2017-07-01T13:36:00Z"/>
          <w:trPrChange w:id="1319"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320" w:author="Raul García Fernández" w:date="2017-07-03T17:00:00Z">
              <w:tcPr>
                <w:tcW w:w="3545" w:type="dxa"/>
              </w:tcPr>
            </w:tcPrChange>
          </w:tcPr>
          <w:p w14:paraId="7663BE34" w14:textId="77777777" w:rsidR="001F6FA0" w:rsidRPr="008A1BB7" w:rsidRDefault="001F6FA0" w:rsidP="005B364A">
            <w:pPr>
              <w:jc w:val="center"/>
              <w:rPr>
                <w:ins w:id="1321" w:author="Raul García Fernández" w:date="2017-07-01T13:36:00Z"/>
                <w:szCs w:val="24"/>
                <w:lang w:val="en-US"/>
              </w:rPr>
            </w:pPr>
            <w:ins w:id="1322" w:author="Raul García Fernández" w:date="2017-07-01T13:36:00Z">
              <w:r w:rsidRPr="008A1BB7">
                <w:rPr>
                  <w:szCs w:val="24"/>
                  <w:lang w:val="en-US"/>
                </w:rPr>
                <w:t>/{idUser}/{executionID}</w:t>
              </w:r>
            </w:ins>
          </w:p>
          <w:p w14:paraId="6B84D61C" w14:textId="77777777" w:rsidR="001F6FA0" w:rsidRPr="008A1BB7" w:rsidRDefault="001F6FA0" w:rsidP="005B364A">
            <w:pPr>
              <w:jc w:val="center"/>
              <w:rPr>
                <w:ins w:id="1323" w:author="Raul García Fernández" w:date="2017-07-01T13:36:00Z"/>
                <w:szCs w:val="24"/>
                <w:lang w:val="en-US"/>
              </w:rPr>
            </w:pPr>
            <w:ins w:id="1324" w:author="Raul García Fernández" w:date="2017-07-01T13:36:00Z">
              <w:r w:rsidRPr="008A1BB7">
                <w:rPr>
                  <w:szCs w:val="24"/>
                  <w:lang w:val="en-US"/>
                </w:rPr>
                <w:t>(HTTP method:GET)</w:t>
              </w:r>
            </w:ins>
          </w:p>
        </w:tc>
        <w:tc>
          <w:tcPr>
            <w:tcW w:w="1749" w:type="dxa"/>
            <w:tcPrChange w:id="1325" w:author="Raul García Fernández" w:date="2017-07-03T17:00:00Z">
              <w:tcPr>
                <w:tcW w:w="2035" w:type="dxa"/>
              </w:tcPr>
            </w:tcPrChange>
          </w:tcPr>
          <w:p w14:paraId="6216EEE0"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326" w:author="Raul García Fernández" w:date="2017-07-01T13:36:00Z"/>
                <w:szCs w:val="24"/>
                <w:lang w:val="es-ES_tradnl"/>
              </w:rPr>
            </w:pPr>
            <w:ins w:id="1327" w:author="Raul García Fernández" w:date="2017-07-01T13:36:00Z">
              <w:r w:rsidRPr="00E84212">
                <w:rPr>
                  <w:szCs w:val="24"/>
                  <w:lang w:val="es-ES_tradnl"/>
                </w:rPr>
                <w:t>Devuelve la entidad correspondiente al id de la ejecución entregada</w:t>
              </w:r>
            </w:ins>
          </w:p>
        </w:tc>
        <w:tc>
          <w:tcPr>
            <w:tcW w:w="1163" w:type="dxa"/>
            <w:tcPrChange w:id="1328" w:author="Raul García Fernández" w:date="2017-07-03T17:00:00Z">
              <w:tcPr>
                <w:tcW w:w="1816" w:type="dxa"/>
              </w:tcPr>
            </w:tcPrChange>
          </w:tcPr>
          <w:p w14:paraId="24D6E736"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329" w:author="Raul García Fernández" w:date="2017-07-01T13:36:00Z"/>
                <w:szCs w:val="24"/>
                <w:lang w:val="es-ES_tradnl"/>
              </w:rPr>
            </w:pPr>
            <w:ins w:id="1330" w:author="Raul García Fernández" w:date="2017-07-01T13:36:00Z">
              <w:r w:rsidRPr="00E84212">
                <w:rPr>
                  <w:szCs w:val="24"/>
                  <w:lang w:val="es-ES_tradnl"/>
                </w:rPr>
                <w:t>Vacío</w:t>
              </w:r>
            </w:ins>
          </w:p>
        </w:tc>
        <w:tc>
          <w:tcPr>
            <w:tcW w:w="3037" w:type="dxa"/>
            <w:tcPrChange w:id="1331" w:author="Raul García Fernández" w:date="2017-07-03T17:00:00Z">
              <w:tcPr>
                <w:tcW w:w="1891" w:type="dxa"/>
              </w:tcPr>
            </w:tcPrChange>
          </w:tcPr>
          <w:p w14:paraId="6370C24E"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332" w:author="Raul García Fernández" w:date="2017-07-01T13:36:00Z"/>
                <w:szCs w:val="24"/>
                <w:lang w:val="es-ES_tradnl"/>
              </w:rPr>
            </w:pPr>
            <w:ins w:id="1333" w:author="Raul García Fernández" w:date="2017-07-01T13:36:00Z">
              <w:r w:rsidRPr="00E84212">
                <w:rPr>
                  <w:szCs w:val="24"/>
                  <w:lang w:val="es-ES_tradnl"/>
                </w:rPr>
                <w:t>Devuelve un mensaje con la entidad de ejecución solicitada.</w:t>
              </w:r>
            </w:ins>
          </w:p>
        </w:tc>
      </w:tr>
      <w:tr w:rsidR="001F6FA0" w14:paraId="795E7FB5" w14:textId="77777777" w:rsidTr="008E5B9B">
        <w:trPr>
          <w:cnfStyle w:val="000000100000" w:firstRow="0" w:lastRow="0" w:firstColumn="0" w:lastColumn="0" w:oddVBand="0" w:evenVBand="0" w:oddHBand="1" w:evenHBand="0" w:firstRowFirstColumn="0" w:firstRowLastColumn="0" w:lastRowFirstColumn="0" w:lastRowLastColumn="0"/>
          <w:jc w:val="center"/>
          <w:ins w:id="1334" w:author="Raul García Fernández" w:date="2017-07-01T13:36:00Z"/>
          <w:trPrChange w:id="1335"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336" w:author="Raul García Fernández" w:date="2017-07-03T17:00:00Z">
              <w:tcPr>
                <w:tcW w:w="3545" w:type="dxa"/>
              </w:tcPr>
            </w:tcPrChange>
          </w:tcPr>
          <w:p w14:paraId="2A80A9E6"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337" w:author="Raul García Fernández" w:date="2017-07-01T13:36:00Z"/>
                <w:szCs w:val="24"/>
                <w:lang w:val="en-US"/>
              </w:rPr>
            </w:pPr>
            <w:ins w:id="1338" w:author="Raul García Fernández" w:date="2017-07-01T13:36:00Z">
              <w:r w:rsidRPr="008A1BB7">
                <w:rPr>
                  <w:szCs w:val="24"/>
                  <w:lang w:val="en-US"/>
                </w:rPr>
                <w:t>/{idUser}/{executionID}</w:t>
              </w:r>
            </w:ins>
          </w:p>
          <w:p w14:paraId="25029B1F"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339" w:author="Raul García Fernández" w:date="2017-07-01T13:36:00Z"/>
                <w:szCs w:val="24"/>
                <w:lang w:val="en-US"/>
              </w:rPr>
            </w:pPr>
            <w:ins w:id="1340" w:author="Raul García Fernández" w:date="2017-07-01T13:36:00Z">
              <w:r w:rsidRPr="008A1BB7">
                <w:rPr>
                  <w:szCs w:val="24"/>
                  <w:lang w:val="en-US"/>
                </w:rPr>
                <w:t>(HTTP method:DELETE)</w:t>
              </w:r>
            </w:ins>
          </w:p>
        </w:tc>
        <w:tc>
          <w:tcPr>
            <w:tcW w:w="1749" w:type="dxa"/>
            <w:tcPrChange w:id="1341" w:author="Raul García Fernández" w:date="2017-07-03T17:00:00Z">
              <w:tcPr>
                <w:tcW w:w="2035" w:type="dxa"/>
              </w:tcPr>
            </w:tcPrChange>
          </w:tcPr>
          <w:p w14:paraId="7005C16F"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342" w:author="Raul García Fernández" w:date="2017-07-01T13:36:00Z"/>
                <w:szCs w:val="24"/>
                <w:lang w:val="es-ES_tradnl"/>
              </w:rPr>
            </w:pPr>
            <w:ins w:id="1343" w:author="Raul García Fernández" w:date="2017-07-01T13:36:00Z">
              <w:r w:rsidRPr="00E84212">
                <w:rPr>
                  <w:szCs w:val="24"/>
                  <w:lang w:val="es-ES_tradnl"/>
                </w:rPr>
                <w:t>Elimina la entidad ejecución representada por executionID. En el caso de que este en ejecución se detendrá.</w:t>
              </w:r>
            </w:ins>
          </w:p>
        </w:tc>
        <w:tc>
          <w:tcPr>
            <w:tcW w:w="1163" w:type="dxa"/>
            <w:tcPrChange w:id="1344" w:author="Raul García Fernández" w:date="2017-07-03T17:00:00Z">
              <w:tcPr>
                <w:tcW w:w="1816" w:type="dxa"/>
              </w:tcPr>
            </w:tcPrChange>
          </w:tcPr>
          <w:p w14:paraId="27DAC2FA"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345" w:author="Raul García Fernández" w:date="2017-07-01T13:36:00Z"/>
                <w:szCs w:val="24"/>
                <w:lang w:val="es-ES_tradnl"/>
              </w:rPr>
            </w:pPr>
            <w:ins w:id="1346" w:author="Raul García Fernández" w:date="2017-07-01T13:36:00Z">
              <w:r w:rsidRPr="00E84212">
                <w:rPr>
                  <w:szCs w:val="24"/>
                  <w:lang w:val="es-ES_tradnl"/>
                </w:rPr>
                <w:t>Vacío</w:t>
              </w:r>
            </w:ins>
          </w:p>
        </w:tc>
        <w:tc>
          <w:tcPr>
            <w:tcW w:w="3037" w:type="dxa"/>
            <w:tcPrChange w:id="1347" w:author="Raul García Fernández" w:date="2017-07-03T17:00:00Z">
              <w:tcPr>
                <w:tcW w:w="1891" w:type="dxa"/>
              </w:tcPr>
            </w:tcPrChange>
          </w:tcPr>
          <w:p w14:paraId="0E76A9D8"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348" w:author="Raul García Fernández" w:date="2017-07-01T13:36:00Z"/>
                <w:szCs w:val="24"/>
                <w:lang w:val="es-ES_tradnl"/>
              </w:rPr>
            </w:pPr>
            <w:ins w:id="1349" w:author="Raul García Fernández" w:date="2017-07-01T13:36:00Z">
              <w:r w:rsidRPr="00E84212">
                <w:rPr>
                  <w:szCs w:val="24"/>
                  <w:lang w:val="es-ES_tradnl"/>
                </w:rPr>
                <w:t>Devuelve un mensaje con la entidad de ejecución solicitada.</w:t>
              </w:r>
            </w:ins>
          </w:p>
        </w:tc>
      </w:tr>
      <w:tr w:rsidR="001F6FA0" w14:paraId="3187EF52" w14:textId="77777777" w:rsidTr="008E5B9B">
        <w:trPr>
          <w:jc w:val="center"/>
          <w:ins w:id="1350" w:author="Raul García Fernández" w:date="2017-07-01T13:36:00Z"/>
          <w:trPrChange w:id="1351"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352" w:author="Raul García Fernández" w:date="2017-07-03T17:00:00Z">
              <w:tcPr>
                <w:tcW w:w="3545" w:type="dxa"/>
              </w:tcPr>
            </w:tcPrChange>
          </w:tcPr>
          <w:p w14:paraId="39564475" w14:textId="77777777" w:rsidR="001F6FA0" w:rsidRPr="008A1BB7" w:rsidRDefault="001F6FA0" w:rsidP="005B364A">
            <w:pPr>
              <w:jc w:val="center"/>
              <w:rPr>
                <w:ins w:id="1353" w:author="Raul García Fernández" w:date="2017-07-01T13:36:00Z"/>
                <w:szCs w:val="24"/>
                <w:lang w:val="en-US"/>
              </w:rPr>
            </w:pPr>
            <w:ins w:id="1354" w:author="Raul García Fernández" w:date="2017-07-01T13:36:00Z">
              <w:r w:rsidRPr="008A1BB7">
                <w:rPr>
                  <w:szCs w:val="24"/>
                  <w:lang w:val="en-US"/>
                </w:rPr>
                <w:t>/{idUser}/{executionID}/project</w:t>
              </w:r>
            </w:ins>
          </w:p>
          <w:p w14:paraId="3D8D002A" w14:textId="77777777" w:rsidR="001F6FA0" w:rsidRPr="008A1BB7" w:rsidRDefault="001F6FA0" w:rsidP="005B364A">
            <w:pPr>
              <w:jc w:val="center"/>
              <w:rPr>
                <w:ins w:id="1355" w:author="Raul García Fernández" w:date="2017-07-01T13:36:00Z"/>
                <w:szCs w:val="24"/>
                <w:lang w:val="en-US"/>
              </w:rPr>
            </w:pPr>
            <w:ins w:id="1356" w:author="Raul García Fernández" w:date="2017-07-01T13:36:00Z">
              <w:r w:rsidRPr="008A1BB7">
                <w:rPr>
                  <w:szCs w:val="24"/>
                  <w:lang w:val="en-US"/>
                </w:rPr>
                <w:t>(HTTP method:GET)</w:t>
              </w:r>
            </w:ins>
          </w:p>
        </w:tc>
        <w:tc>
          <w:tcPr>
            <w:tcW w:w="1749" w:type="dxa"/>
            <w:tcPrChange w:id="1357" w:author="Raul García Fernández" w:date="2017-07-03T17:00:00Z">
              <w:tcPr>
                <w:tcW w:w="2035" w:type="dxa"/>
              </w:tcPr>
            </w:tcPrChange>
          </w:tcPr>
          <w:p w14:paraId="654C25EB"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358" w:author="Raul García Fernández" w:date="2017-07-01T13:36:00Z"/>
                <w:szCs w:val="24"/>
                <w:lang w:val="es-ES_tradnl"/>
              </w:rPr>
            </w:pPr>
            <w:ins w:id="1359" w:author="Raul García Fernández" w:date="2017-07-01T13:36:00Z">
              <w:r w:rsidRPr="00E84212">
                <w:rPr>
                  <w:szCs w:val="24"/>
                  <w:lang w:val="es-ES_tradnl"/>
                </w:rPr>
                <w:t>Devuelve la información del proyecto que está ejecutando la entidad ejecución representada por el executionID</w:t>
              </w:r>
            </w:ins>
          </w:p>
        </w:tc>
        <w:tc>
          <w:tcPr>
            <w:tcW w:w="1163" w:type="dxa"/>
            <w:tcPrChange w:id="1360" w:author="Raul García Fernández" w:date="2017-07-03T17:00:00Z">
              <w:tcPr>
                <w:tcW w:w="1816" w:type="dxa"/>
              </w:tcPr>
            </w:tcPrChange>
          </w:tcPr>
          <w:p w14:paraId="3557A055"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361" w:author="Raul García Fernández" w:date="2017-07-01T13:36:00Z"/>
                <w:szCs w:val="24"/>
                <w:lang w:val="es-ES_tradnl"/>
              </w:rPr>
            </w:pPr>
            <w:ins w:id="1362" w:author="Raul García Fernández" w:date="2017-07-01T13:36:00Z">
              <w:r w:rsidRPr="00E84212">
                <w:rPr>
                  <w:szCs w:val="24"/>
                  <w:lang w:val="es-ES_tradnl"/>
                </w:rPr>
                <w:t>Vacío</w:t>
              </w:r>
            </w:ins>
          </w:p>
        </w:tc>
        <w:tc>
          <w:tcPr>
            <w:tcW w:w="3037" w:type="dxa"/>
            <w:tcPrChange w:id="1363" w:author="Raul García Fernández" w:date="2017-07-03T17:00:00Z">
              <w:tcPr>
                <w:tcW w:w="1891" w:type="dxa"/>
              </w:tcPr>
            </w:tcPrChange>
          </w:tcPr>
          <w:p w14:paraId="7DAEAF4C"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364" w:author="Raul García Fernández" w:date="2017-07-01T13:36:00Z"/>
                <w:szCs w:val="24"/>
                <w:lang w:val="es-ES_tradnl"/>
              </w:rPr>
            </w:pPr>
            <w:ins w:id="1365" w:author="Raul García Fernández" w:date="2017-07-01T13:36:00Z">
              <w:r w:rsidRPr="00E84212">
                <w:rPr>
                  <w:szCs w:val="24"/>
                  <w:lang w:val="es-ES_tradnl"/>
                </w:rPr>
                <w:t>Devuelve un mensaje con la entidad del proyecto de la ejecución solicitada.</w:t>
              </w:r>
            </w:ins>
          </w:p>
        </w:tc>
      </w:tr>
      <w:tr w:rsidR="001F6FA0" w14:paraId="28FE5618" w14:textId="77777777" w:rsidTr="008E5B9B">
        <w:trPr>
          <w:cnfStyle w:val="000000100000" w:firstRow="0" w:lastRow="0" w:firstColumn="0" w:lastColumn="0" w:oddVBand="0" w:evenVBand="0" w:oddHBand="1" w:evenHBand="0" w:firstRowFirstColumn="0" w:firstRowLastColumn="0" w:lastRowFirstColumn="0" w:lastRowLastColumn="0"/>
          <w:jc w:val="center"/>
          <w:ins w:id="1366" w:author="Raul García Fernández" w:date="2017-07-01T13:36:00Z"/>
          <w:trPrChange w:id="1367"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368" w:author="Raul García Fernández" w:date="2017-07-03T17:00:00Z">
              <w:tcPr>
                <w:tcW w:w="3545" w:type="dxa"/>
              </w:tcPr>
            </w:tcPrChange>
          </w:tcPr>
          <w:p w14:paraId="46F4E83E"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369" w:author="Raul García Fernández" w:date="2017-07-01T13:36:00Z"/>
                <w:szCs w:val="24"/>
                <w:lang w:val="en-US"/>
              </w:rPr>
            </w:pPr>
            <w:ins w:id="1370" w:author="Raul García Fernández" w:date="2017-07-01T13:36:00Z">
              <w:r w:rsidRPr="008A1BB7">
                <w:rPr>
                  <w:szCs w:val="24"/>
                  <w:lang w:val="en-US"/>
                </w:rPr>
                <w:t>/{idUser}/running</w:t>
              </w:r>
            </w:ins>
          </w:p>
          <w:p w14:paraId="3C7E68FE"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371" w:author="Raul García Fernández" w:date="2017-07-01T13:36:00Z"/>
                <w:szCs w:val="24"/>
                <w:lang w:val="en-US"/>
              </w:rPr>
            </w:pPr>
            <w:ins w:id="1372" w:author="Raul García Fernández" w:date="2017-07-01T13:36:00Z">
              <w:r w:rsidRPr="008A1BB7">
                <w:rPr>
                  <w:szCs w:val="24"/>
                  <w:lang w:val="en-US"/>
                </w:rPr>
                <w:t>(HTTP method:GET)</w:t>
              </w:r>
            </w:ins>
          </w:p>
        </w:tc>
        <w:tc>
          <w:tcPr>
            <w:tcW w:w="1749" w:type="dxa"/>
            <w:tcPrChange w:id="1373" w:author="Raul García Fernández" w:date="2017-07-03T17:00:00Z">
              <w:tcPr>
                <w:tcW w:w="2035" w:type="dxa"/>
              </w:tcPr>
            </w:tcPrChange>
          </w:tcPr>
          <w:p w14:paraId="588EA347"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374" w:author="Raul García Fernández" w:date="2017-07-01T13:36:00Z"/>
                <w:szCs w:val="24"/>
                <w:lang w:val="es-ES_tradnl"/>
              </w:rPr>
            </w:pPr>
            <w:ins w:id="1375" w:author="Raul García Fernández" w:date="2017-07-01T13:36:00Z">
              <w:r w:rsidRPr="00E84212">
                <w:rPr>
                  <w:szCs w:val="24"/>
                  <w:lang w:val="es-ES_tradnl"/>
                </w:rPr>
                <w:t>Devuelve todas las ejecuciones del usuario que se están ejecutando.</w:t>
              </w:r>
            </w:ins>
          </w:p>
        </w:tc>
        <w:tc>
          <w:tcPr>
            <w:tcW w:w="1163" w:type="dxa"/>
            <w:tcPrChange w:id="1376" w:author="Raul García Fernández" w:date="2017-07-03T17:00:00Z">
              <w:tcPr>
                <w:tcW w:w="1816" w:type="dxa"/>
              </w:tcPr>
            </w:tcPrChange>
          </w:tcPr>
          <w:p w14:paraId="731AADD0"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377" w:author="Raul García Fernández" w:date="2017-07-01T13:36:00Z"/>
                <w:szCs w:val="24"/>
                <w:lang w:val="es-ES_tradnl"/>
              </w:rPr>
            </w:pPr>
            <w:ins w:id="1378" w:author="Raul García Fernández" w:date="2017-07-01T13:36:00Z">
              <w:r w:rsidRPr="00E84212">
                <w:rPr>
                  <w:szCs w:val="24"/>
                  <w:lang w:val="es-ES_tradnl"/>
                </w:rPr>
                <w:t>Vacío</w:t>
              </w:r>
            </w:ins>
          </w:p>
        </w:tc>
        <w:tc>
          <w:tcPr>
            <w:tcW w:w="3037" w:type="dxa"/>
            <w:tcPrChange w:id="1379" w:author="Raul García Fernández" w:date="2017-07-03T17:00:00Z">
              <w:tcPr>
                <w:tcW w:w="1891" w:type="dxa"/>
              </w:tcPr>
            </w:tcPrChange>
          </w:tcPr>
          <w:p w14:paraId="618AE84A"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380" w:author="Raul García Fernández" w:date="2017-07-01T13:36:00Z"/>
                <w:szCs w:val="24"/>
                <w:lang w:val="es-ES_tradnl"/>
              </w:rPr>
            </w:pPr>
            <w:ins w:id="1381" w:author="Raul García Fernández" w:date="2017-07-01T13:36:00Z">
              <w:r w:rsidRPr="00E84212">
                <w:rPr>
                  <w:szCs w:val="24"/>
                  <w:lang w:val="es-ES_tradnl"/>
                </w:rPr>
                <w:t>Devuelve un mensaje con el conjunto de las identidades de las ejecuciones en ejecución</w:t>
              </w:r>
            </w:ins>
          </w:p>
        </w:tc>
      </w:tr>
      <w:tr w:rsidR="001F6FA0" w14:paraId="18C80608" w14:textId="77777777" w:rsidTr="008E5B9B">
        <w:trPr>
          <w:jc w:val="center"/>
          <w:ins w:id="1382" w:author="Raul García Fernández" w:date="2017-07-01T13:36:00Z"/>
          <w:trPrChange w:id="1383"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384" w:author="Raul García Fernández" w:date="2017-07-03T17:00:00Z">
              <w:tcPr>
                <w:tcW w:w="3545" w:type="dxa"/>
              </w:tcPr>
            </w:tcPrChange>
          </w:tcPr>
          <w:p w14:paraId="4039B02F" w14:textId="77777777" w:rsidR="001F6FA0" w:rsidRPr="008A1BB7" w:rsidRDefault="001F6FA0" w:rsidP="005B364A">
            <w:pPr>
              <w:jc w:val="center"/>
              <w:rPr>
                <w:ins w:id="1385" w:author="Raul García Fernández" w:date="2017-07-01T13:36:00Z"/>
                <w:szCs w:val="24"/>
                <w:lang w:val="en-US"/>
              </w:rPr>
            </w:pPr>
            <w:ins w:id="1386" w:author="Raul García Fernández" w:date="2017-07-01T13:36:00Z">
              <w:r w:rsidRPr="008A1BB7">
                <w:rPr>
                  <w:szCs w:val="24"/>
                  <w:lang w:val="en-US"/>
                </w:rPr>
                <w:t>/{idUser}/finish</w:t>
              </w:r>
            </w:ins>
          </w:p>
          <w:p w14:paraId="0028D046" w14:textId="77777777" w:rsidR="001F6FA0" w:rsidRPr="008A1BB7" w:rsidRDefault="001F6FA0" w:rsidP="005B364A">
            <w:pPr>
              <w:jc w:val="center"/>
              <w:rPr>
                <w:ins w:id="1387" w:author="Raul García Fernández" w:date="2017-07-01T13:36:00Z"/>
                <w:szCs w:val="24"/>
                <w:lang w:val="en-US"/>
              </w:rPr>
            </w:pPr>
            <w:ins w:id="1388" w:author="Raul García Fernández" w:date="2017-07-01T13:36:00Z">
              <w:r w:rsidRPr="008A1BB7">
                <w:rPr>
                  <w:szCs w:val="24"/>
                  <w:lang w:val="en-US"/>
                </w:rPr>
                <w:t>(HTTP method:GET)</w:t>
              </w:r>
            </w:ins>
          </w:p>
        </w:tc>
        <w:tc>
          <w:tcPr>
            <w:tcW w:w="1749" w:type="dxa"/>
            <w:tcPrChange w:id="1389" w:author="Raul García Fernández" w:date="2017-07-03T17:00:00Z">
              <w:tcPr>
                <w:tcW w:w="2035" w:type="dxa"/>
              </w:tcPr>
            </w:tcPrChange>
          </w:tcPr>
          <w:p w14:paraId="38CAAEB3"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390" w:author="Raul García Fernández" w:date="2017-07-01T13:36:00Z"/>
                <w:szCs w:val="24"/>
                <w:lang w:val="es-ES_tradnl"/>
              </w:rPr>
            </w:pPr>
            <w:ins w:id="1391" w:author="Raul García Fernández" w:date="2017-07-01T13:36:00Z">
              <w:r w:rsidRPr="00E84212">
                <w:rPr>
                  <w:szCs w:val="24"/>
                  <w:lang w:val="es-ES_tradnl"/>
                </w:rPr>
                <w:t>Devuelve todas las ejecuciones del usuario que hayan finalizado</w:t>
              </w:r>
            </w:ins>
          </w:p>
        </w:tc>
        <w:tc>
          <w:tcPr>
            <w:tcW w:w="1163" w:type="dxa"/>
            <w:tcPrChange w:id="1392" w:author="Raul García Fernández" w:date="2017-07-03T17:00:00Z">
              <w:tcPr>
                <w:tcW w:w="1816" w:type="dxa"/>
              </w:tcPr>
            </w:tcPrChange>
          </w:tcPr>
          <w:p w14:paraId="529CD561"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393" w:author="Raul García Fernández" w:date="2017-07-01T13:36:00Z"/>
                <w:szCs w:val="24"/>
                <w:lang w:val="es-ES_tradnl"/>
              </w:rPr>
            </w:pPr>
            <w:ins w:id="1394" w:author="Raul García Fernández" w:date="2017-07-01T13:36:00Z">
              <w:r w:rsidRPr="00E84212">
                <w:rPr>
                  <w:szCs w:val="24"/>
                  <w:lang w:val="es-ES_tradnl"/>
                </w:rPr>
                <w:t>Vacío</w:t>
              </w:r>
            </w:ins>
          </w:p>
        </w:tc>
        <w:tc>
          <w:tcPr>
            <w:tcW w:w="3037" w:type="dxa"/>
            <w:tcPrChange w:id="1395" w:author="Raul García Fernández" w:date="2017-07-03T17:00:00Z">
              <w:tcPr>
                <w:tcW w:w="1891" w:type="dxa"/>
              </w:tcPr>
            </w:tcPrChange>
          </w:tcPr>
          <w:p w14:paraId="65B2D5FC"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396" w:author="Raul García Fernández" w:date="2017-07-01T13:36:00Z"/>
                <w:szCs w:val="24"/>
                <w:lang w:val="es-ES_tradnl"/>
              </w:rPr>
            </w:pPr>
            <w:ins w:id="1397" w:author="Raul García Fernández" w:date="2017-07-01T13:36:00Z">
              <w:r w:rsidRPr="00E84212">
                <w:rPr>
                  <w:szCs w:val="24"/>
                  <w:lang w:val="es-ES_tradnl"/>
                </w:rPr>
                <w:t>Devuelve un mensaje con el conjunto de las identidades de las ejecuciones finalizadas</w:t>
              </w:r>
            </w:ins>
          </w:p>
        </w:tc>
      </w:tr>
    </w:tbl>
    <w:p w14:paraId="4C9C2072" w14:textId="77777777" w:rsidR="001F6FA0" w:rsidRPr="001F6FA0" w:rsidRDefault="001F6FA0">
      <w:pPr>
        <w:pStyle w:val="Prrafodelista"/>
        <w:rPr>
          <w:ins w:id="1398" w:author="Raul García Fernández" w:date="2017-07-01T13:36:00Z"/>
          <w:lang w:val="es-ES_tradnl"/>
        </w:rPr>
        <w:pPrChange w:id="1399" w:author="Raul García Fernández" w:date="2017-07-03T17:00:00Z">
          <w:pPr>
            <w:pStyle w:val="Prrafodelista"/>
            <w:numPr>
              <w:numId w:val="30"/>
            </w:numPr>
            <w:ind w:hanging="360"/>
          </w:pPr>
        </w:pPrChange>
      </w:pPr>
    </w:p>
    <w:p w14:paraId="4EB2D801" w14:textId="490AFCDC" w:rsidR="001F6FA0" w:rsidRDefault="001F6FA0">
      <w:pPr>
        <w:pStyle w:val="Prrafodelista"/>
        <w:ind w:left="2124"/>
        <w:jc w:val="left"/>
        <w:rPr>
          <w:ins w:id="1400" w:author="Raul García Fernández" w:date="2017-07-01T12:57:00Z"/>
        </w:rPr>
        <w:pPrChange w:id="1401" w:author="Raul García Fernández" w:date="2017-07-01T13:35:00Z">
          <w:pPr>
            <w:ind w:firstLine="360"/>
            <w:jc w:val="center"/>
          </w:pPr>
        </w:pPrChange>
      </w:pPr>
      <w:ins w:id="1402" w:author="Raul García Fernández" w:date="2017-07-01T13:35:00Z">
        <w:r>
          <w:br/>
        </w:r>
      </w:ins>
    </w:p>
    <w:p w14:paraId="69CF5AF2" w14:textId="2F7116B4" w:rsidR="004A7A34" w:rsidRDefault="004A7A34">
      <w:pPr>
        <w:pStyle w:val="Prrafodelista"/>
        <w:numPr>
          <w:ilvl w:val="3"/>
          <w:numId w:val="30"/>
        </w:numPr>
        <w:jc w:val="left"/>
        <w:rPr>
          <w:ins w:id="1403" w:author="Raul García Fernández" w:date="2017-07-01T13:35:00Z"/>
        </w:rPr>
        <w:pPrChange w:id="1404" w:author="Raul García Fernández" w:date="2017-07-01T12:56:00Z">
          <w:pPr>
            <w:ind w:firstLine="360"/>
            <w:jc w:val="center"/>
          </w:pPr>
        </w:pPrChange>
      </w:pPr>
      <w:ins w:id="1405" w:author="Raul García Fernández" w:date="2017-07-01T12:57:00Z">
        <w:r>
          <w:t>Administración:</w:t>
        </w:r>
      </w:ins>
      <w:ins w:id="1406" w:author="Raul García Fernández" w:date="2017-07-01T13:35:00Z">
        <w:r w:rsidR="001F6FA0">
          <w:br/>
        </w:r>
      </w:ins>
    </w:p>
    <w:p w14:paraId="7AA07D4F" w14:textId="6A9AD2FC" w:rsidR="001F6FA0" w:rsidRDefault="001F6FA0">
      <w:pPr>
        <w:pStyle w:val="Prrafodelista"/>
        <w:rPr>
          <w:ins w:id="1407" w:author="Raul García Fernández" w:date="2017-07-03T17:00:00Z"/>
          <w:lang w:val="es-ES_tradnl"/>
        </w:rPr>
        <w:pPrChange w:id="1408" w:author="Raul García Fernández" w:date="2017-07-01T13:35:00Z">
          <w:pPr>
            <w:pStyle w:val="Prrafodelista"/>
            <w:numPr>
              <w:numId w:val="30"/>
            </w:numPr>
            <w:ind w:hanging="360"/>
          </w:pPr>
        </w:pPrChange>
      </w:pPr>
      <w:ins w:id="1409" w:author="Raul García Fernández" w:date="2017-07-01T13:35:00Z">
        <w:r w:rsidRPr="001F6FA0">
          <w:rPr>
            <w:lang w:val="es-ES_tradnl"/>
          </w:rPr>
          <w:t xml:space="preserve">Todas estas acciones llevan por delante el comando </w:t>
        </w:r>
        <w:r w:rsidRPr="001F6FA0">
          <w:rPr>
            <w:b/>
            <w:lang w:val="es-ES_tradnl"/>
          </w:rPr>
          <w:t>“/admin/”</w:t>
        </w:r>
        <w:r w:rsidRPr="001F6FA0">
          <w:rPr>
            <w:lang w:val="es-ES_tradnl"/>
          </w:rPr>
          <w:t xml:space="preserve"> se deberá de concatenar por delante para que acción funcione </w:t>
        </w:r>
        <w:r w:rsidRPr="001F6FA0">
          <w:rPr>
            <w:b/>
            <w:lang w:val="es-ES_tradnl"/>
          </w:rPr>
          <w:t>(dir+/admin/+accion)</w:t>
        </w:r>
        <w:r w:rsidRPr="001F6FA0">
          <w:rPr>
            <w:lang w:val="es-ES_tradnl"/>
          </w:rPr>
          <w:t>.</w:t>
        </w:r>
      </w:ins>
    </w:p>
    <w:p w14:paraId="509CFCBD" w14:textId="77777777" w:rsidR="008E5B9B" w:rsidRPr="001F6FA0" w:rsidRDefault="008E5B9B">
      <w:pPr>
        <w:pStyle w:val="Prrafodelista"/>
        <w:rPr>
          <w:ins w:id="1410" w:author="Raul García Fernández" w:date="2017-07-01T13:35:00Z"/>
          <w:lang w:val="es-ES_tradnl"/>
        </w:rPr>
        <w:pPrChange w:id="1411" w:author="Raul García Fernández" w:date="2017-07-01T13:35:00Z">
          <w:pPr>
            <w:pStyle w:val="Prrafodelista"/>
            <w:numPr>
              <w:numId w:val="30"/>
            </w:numPr>
            <w:ind w:hanging="360"/>
          </w:pPr>
        </w:pPrChange>
      </w:pPr>
    </w:p>
    <w:p w14:paraId="79F42FDD" w14:textId="77777777" w:rsidR="001F6FA0" w:rsidRPr="001F6FA0" w:rsidRDefault="001F6FA0">
      <w:pPr>
        <w:pStyle w:val="Prrafodelista"/>
        <w:rPr>
          <w:ins w:id="1412" w:author="Raul García Fernández" w:date="2017-07-01T13:35:00Z"/>
          <w:lang w:val="es-ES_tradnl"/>
        </w:rPr>
        <w:pPrChange w:id="1413" w:author="Raul García Fernández" w:date="2017-07-01T13:35:00Z">
          <w:pPr>
            <w:pStyle w:val="Prrafodelista"/>
            <w:numPr>
              <w:numId w:val="30"/>
            </w:numPr>
            <w:ind w:hanging="360"/>
          </w:pPr>
        </w:pPrChange>
      </w:pPr>
    </w:p>
    <w:p w14:paraId="27DD2E58" w14:textId="77777777" w:rsidR="001F6FA0" w:rsidRDefault="001F6FA0">
      <w:pPr>
        <w:pStyle w:val="Descripcin"/>
        <w:keepNext/>
        <w:ind w:left="720"/>
        <w:rPr>
          <w:ins w:id="1414" w:author="Raul García Fernández" w:date="2017-07-01T13:35:00Z"/>
        </w:rPr>
        <w:pPrChange w:id="1415" w:author="Raul García Fernández" w:date="2017-07-01T13:35:00Z">
          <w:pPr>
            <w:pStyle w:val="Descripcin"/>
            <w:keepNext/>
            <w:numPr>
              <w:numId w:val="30"/>
            </w:numPr>
            <w:ind w:left="720" w:hanging="360"/>
          </w:pPr>
        </w:pPrChange>
      </w:pPr>
      <w:bookmarkStart w:id="1416" w:name="_Toc480479799"/>
      <w:bookmarkStart w:id="1417" w:name="_Toc481607030"/>
      <w:ins w:id="1418" w:author="Raul García Fernández" w:date="2017-07-01T13:35:00Z">
        <w:r>
          <w:lastRenderedPageBreak/>
          <w:t xml:space="preserve">Tabla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Tabla \* ARABIC \s 1 </w:instrText>
        </w:r>
        <w:r>
          <w:fldChar w:fldCharType="separate"/>
        </w:r>
        <w:r>
          <w:rPr>
            <w:noProof/>
          </w:rPr>
          <w:t>8</w:t>
        </w:r>
        <w:r>
          <w:rPr>
            <w:noProof/>
          </w:rPr>
          <w:fldChar w:fldCharType="end"/>
        </w:r>
        <w:r>
          <w:t>.</w:t>
        </w:r>
        <w:r w:rsidRPr="001A2152">
          <w:t>Protocolo repositorio</w:t>
        </w:r>
        <w:r>
          <w:t>: Administración</w:t>
        </w:r>
        <w:bookmarkEnd w:id="1416"/>
        <w:bookmarkEnd w:id="1417"/>
      </w:ins>
    </w:p>
    <w:tbl>
      <w:tblPr>
        <w:tblStyle w:val="Tabladecuadrcula41"/>
        <w:tblW w:w="9067" w:type="dxa"/>
        <w:tblLook w:val="04A0" w:firstRow="1" w:lastRow="0" w:firstColumn="1" w:lastColumn="0" w:noHBand="0" w:noVBand="1"/>
        <w:tblPrChange w:id="1419" w:author="Raul García Fernández" w:date="2017-07-03T17:07:00Z">
          <w:tblPr>
            <w:tblStyle w:val="Tabladecuadrcula6concolores1"/>
            <w:tblW w:w="0" w:type="auto"/>
            <w:jc w:val="center"/>
            <w:tblLook w:val="04A0" w:firstRow="1" w:lastRow="0" w:firstColumn="1" w:lastColumn="0" w:noHBand="0" w:noVBand="1"/>
          </w:tblPr>
        </w:tblPrChange>
      </w:tblPr>
      <w:tblGrid>
        <w:gridCol w:w="3282"/>
        <w:gridCol w:w="1550"/>
        <w:gridCol w:w="1190"/>
        <w:gridCol w:w="3045"/>
        <w:tblGridChange w:id="1420">
          <w:tblGrid>
            <w:gridCol w:w="2698"/>
            <w:gridCol w:w="2157"/>
            <w:gridCol w:w="2089"/>
            <w:gridCol w:w="2117"/>
          </w:tblGrid>
        </w:tblGridChange>
      </w:tblGrid>
      <w:tr w:rsidR="001F6FA0" w14:paraId="3197E99D" w14:textId="77777777" w:rsidTr="008E5B9B">
        <w:trPr>
          <w:cnfStyle w:val="100000000000" w:firstRow="1" w:lastRow="0" w:firstColumn="0" w:lastColumn="0" w:oddVBand="0" w:evenVBand="0" w:oddHBand="0" w:evenHBand="0" w:firstRowFirstColumn="0" w:firstRowLastColumn="0" w:lastRowFirstColumn="0" w:lastRowLastColumn="0"/>
          <w:trHeight w:val="425"/>
          <w:ins w:id="1421" w:author="Raul García Fernández" w:date="2017-07-01T13:35:00Z"/>
          <w:trPrChange w:id="1422" w:author="Raul García Fernández" w:date="2017-07-03T17:07: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1423" w:author="Raul García Fernández" w:date="2017-07-03T17:07:00Z">
              <w:tcPr>
                <w:tcW w:w="2592" w:type="dxa"/>
              </w:tcPr>
            </w:tcPrChange>
          </w:tcPr>
          <w:p w14:paraId="6B479F96" w14:textId="77777777" w:rsidR="001F6FA0" w:rsidRPr="00404743" w:rsidRDefault="001F6FA0" w:rsidP="005B364A">
            <w:pPr>
              <w:jc w:val="center"/>
              <w:cnfStyle w:val="101000000000" w:firstRow="1" w:lastRow="0" w:firstColumn="1" w:lastColumn="0" w:oddVBand="0" w:evenVBand="0" w:oddHBand="0" w:evenHBand="0" w:firstRowFirstColumn="0" w:firstRowLastColumn="0" w:lastRowFirstColumn="0" w:lastRowLastColumn="0"/>
              <w:rPr>
                <w:ins w:id="1424" w:author="Raul García Fernández" w:date="2017-07-01T13:35:00Z"/>
                <w:szCs w:val="24"/>
                <w:lang w:val="es-ES_tradnl"/>
              </w:rPr>
            </w:pPr>
            <w:ins w:id="1425" w:author="Raul García Fernández" w:date="2017-07-01T13:35:00Z">
              <w:r w:rsidRPr="00404743">
                <w:rPr>
                  <w:szCs w:val="24"/>
                  <w:lang w:val="es-ES_tradnl"/>
                </w:rPr>
                <w:t>Método</w:t>
              </w:r>
            </w:ins>
          </w:p>
        </w:tc>
        <w:tc>
          <w:tcPr>
            <w:tcW w:w="1550" w:type="dxa"/>
            <w:tcPrChange w:id="1426" w:author="Raul García Fernández" w:date="2017-07-03T17:07:00Z">
              <w:tcPr>
                <w:tcW w:w="2246" w:type="dxa"/>
              </w:tcPr>
            </w:tcPrChange>
          </w:tcPr>
          <w:p w14:paraId="35C2317B" w14:textId="77777777" w:rsidR="001F6FA0" w:rsidRPr="00404743" w:rsidRDefault="001F6FA0" w:rsidP="005B364A">
            <w:pPr>
              <w:jc w:val="center"/>
              <w:cnfStyle w:val="100000000000" w:firstRow="1" w:lastRow="0" w:firstColumn="0" w:lastColumn="0" w:oddVBand="0" w:evenVBand="0" w:oddHBand="0" w:evenHBand="0" w:firstRowFirstColumn="0" w:firstRowLastColumn="0" w:lastRowFirstColumn="0" w:lastRowLastColumn="0"/>
              <w:rPr>
                <w:ins w:id="1427" w:author="Raul García Fernández" w:date="2017-07-01T13:35:00Z"/>
                <w:szCs w:val="24"/>
                <w:lang w:val="es-ES_tradnl"/>
              </w:rPr>
            </w:pPr>
            <w:ins w:id="1428" w:author="Raul García Fernández" w:date="2017-07-01T13:35:00Z">
              <w:r w:rsidRPr="00404743">
                <w:rPr>
                  <w:szCs w:val="24"/>
                  <w:lang w:val="es-ES_tradnl"/>
                </w:rPr>
                <w:t>Descripción</w:t>
              </w:r>
            </w:ins>
          </w:p>
        </w:tc>
        <w:tc>
          <w:tcPr>
            <w:tcW w:w="1190" w:type="dxa"/>
            <w:tcPrChange w:id="1429" w:author="Raul García Fernández" w:date="2017-07-03T17:07:00Z">
              <w:tcPr>
                <w:tcW w:w="2219" w:type="dxa"/>
              </w:tcPr>
            </w:tcPrChange>
          </w:tcPr>
          <w:p w14:paraId="75F11C6A" w14:textId="77777777" w:rsidR="001F6FA0" w:rsidRPr="00404743" w:rsidRDefault="001F6FA0" w:rsidP="005B364A">
            <w:pPr>
              <w:jc w:val="center"/>
              <w:cnfStyle w:val="100000000000" w:firstRow="1" w:lastRow="0" w:firstColumn="0" w:lastColumn="0" w:oddVBand="0" w:evenVBand="0" w:oddHBand="0" w:evenHBand="0" w:firstRowFirstColumn="0" w:firstRowLastColumn="0" w:lastRowFirstColumn="0" w:lastRowLastColumn="0"/>
              <w:rPr>
                <w:ins w:id="1430" w:author="Raul García Fernández" w:date="2017-07-01T13:35:00Z"/>
                <w:szCs w:val="24"/>
                <w:lang w:val="es-ES_tradnl"/>
              </w:rPr>
            </w:pPr>
            <w:ins w:id="1431" w:author="Raul García Fernández" w:date="2017-07-01T13:35:00Z">
              <w:r w:rsidRPr="00404743">
                <w:rPr>
                  <w:szCs w:val="24"/>
                  <w:lang w:val="es-ES_tradnl"/>
                </w:rPr>
                <w:t>Entradas</w:t>
              </w:r>
            </w:ins>
          </w:p>
          <w:p w14:paraId="3DDBFB74" w14:textId="77777777" w:rsidR="001F6FA0" w:rsidRPr="00404743" w:rsidRDefault="001F6FA0" w:rsidP="005B364A">
            <w:pPr>
              <w:jc w:val="center"/>
              <w:cnfStyle w:val="100000000000" w:firstRow="1" w:lastRow="0" w:firstColumn="0" w:lastColumn="0" w:oddVBand="0" w:evenVBand="0" w:oddHBand="0" w:evenHBand="0" w:firstRowFirstColumn="0" w:firstRowLastColumn="0" w:lastRowFirstColumn="0" w:lastRowLastColumn="0"/>
              <w:rPr>
                <w:ins w:id="1432" w:author="Raul García Fernández" w:date="2017-07-01T13:35:00Z"/>
                <w:szCs w:val="24"/>
                <w:lang w:val="es-ES_tradnl"/>
              </w:rPr>
            </w:pPr>
            <w:ins w:id="1433" w:author="Raul García Fernández" w:date="2017-07-01T13:35:00Z">
              <w:r w:rsidRPr="00404743">
                <w:rPr>
                  <w:szCs w:val="24"/>
                  <w:lang w:val="es-ES_tradnl"/>
                </w:rPr>
                <w:t>(Body)</w:t>
              </w:r>
            </w:ins>
          </w:p>
        </w:tc>
        <w:tc>
          <w:tcPr>
            <w:tcW w:w="3045" w:type="dxa"/>
            <w:tcPrChange w:id="1434" w:author="Raul García Fernández" w:date="2017-07-03T17:07:00Z">
              <w:tcPr>
                <w:tcW w:w="2230" w:type="dxa"/>
              </w:tcPr>
            </w:tcPrChange>
          </w:tcPr>
          <w:p w14:paraId="3B4A6F2D" w14:textId="77777777" w:rsidR="001F6FA0" w:rsidRPr="00404743" w:rsidRDefault="001F6FA0" w:rsidP="005B364A">
            <w:pPr>
              <w:jc w:val="center"/>
              <w:cnfStyle w:val="100000000000" w:firstRow="1" w:lastRow="0" w:firstColumn="0" w:lastColumn="0" w:oddVBand="0" w:evenVBand="0" w:oddHBand="0" w:evenHBand="0" w:firstRowFirstColumn="0" w:firstRowLastColumn="0" w:lastRowFirstColumn="0" w:lastRowLastColumn="0"/>
              <w:rPr>
                <w:ins w:id="1435" w:author="Raul García Fernández" w:date="2017-07-01T13:35:00Z"/>
                <w:szCs w:val="24"/>
                <w:lang w:val="es-ES_tradnl"/>
              </w:rPr>
            </w:pPr>
            <w:ins w:id="1436" w:author="Raul García Fernández" w:date="2017-07-01T13:35:00Z">
              <w:r w:rsidRPr="00404743">
                <w:rPr>
                  <w:szCs w:val="24"/>
                  <w:lang w:val="es-ES_tradnl"/>
                </w:rPr>
                <w:t>Salida</w:t>
              </w:r>
            </w:ins>
          </w:p>
        </w:tc>
      </w:tr>
      <w:tr w:rsidR="001F6FA0" w14:paraId="49FC3CB0" w14:textId="77777777" w:rsidTr="008E5B9B">
        <w:trPr>
          <w:cnfStyle w:val="000000100000" w:firstRow="0" w:lastRow="0" w:firstColumn="0" w:lastColumn="0" w:oddVBand="0" w:evenVBand="0" w:oddHBand="1" w:evenHBand="0" w:firstRowFirstColumn="0" w:firstRowLastColumn="0" w:lastRowFirstColumn="0" w:lastRowLastColumn="0"/>
          <w:ins w:id="1437" w:author="Raul García Fernández" w:date="2017-07-01T13:35:00Z"/>
          <w:trPrChange w:id="1438" w:author="Raul García Fernández" w:date="2017-07-03T17:06:00Z">
            <w:trPr>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1439" w:author="Raul García Fernández" w:date="2017-07-03T17:06:00Z">
              <w:tcPr>
                <w:tcW w:w="2592" w:type="dxa"/>
              </w:tcPr>
            </w:tcPrChange>
          </w:tcPr>
          <w:p w14:paraId="2BEA04D4" w14:textId="77777777" w:rsidR="001F6FA0" w:rsidRPr="008A1BB7" w:rsidRDefault="001F6FA0" w:rsidP="005B364A">
            <w:pPr>
              <w:cnfStyle w:val="001000100000" w:firstRow="0" w:lastRow="0" w:firstColumn="1" w:lastColumn="0" w:oddVBand="0" w:evenVBand="0" w:oddHBand="1" w:evenHBand="0" w:firstRowFirstColumn="0" w:firstRowLastColumn="0" w:lastRowFirstColumn="0" w:lastRowLastColumn="0"/>
              <w:rPr>
                <w:ins w:id="1440" w:author="Raul García Fernández" w:date="2017-07-01T13:35:00Z"/>
                <w:szCs w:val="24"/>
                <w:lang w:val="en-US"/>
              </w:rPr>
            </w:pPr>
            <w:ins w:id="1441" w:author="Raul García Fernández" w:date="2017-07-01T13:35:00Z">
              <w:r w:rsidRPr="008A1BB7">
                <w:rPr>
                  <w:szCs w:val="24"/>
                  <w:lang w:val="en-US"/>
                </w:rPr>
                <w:t>/{idUser}/createAccount</w:t>
              </w:r>
            </w:ins>
          </w:p>
          <w:p w14:paraId="4BC7F5DB"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442" w:author="Raul García Fernández" w:date="2017-07-01T13:35:00Z"/>
                <w:szCs w:val="24"/>
                <w:lang w:val="en-US"/>
              </w:rPr>
            </w:pPr>
            <w:ins w:id="1443" w:author="Raul García Fernández" w:date="2017-07-01T13:35:00Z">
              <w:r w:rsidRPr="008A1BB7">
                <w:rPr>
                  <w:szCs w:val="24"/>
                  <w:lang w:val="en-US"/>
                </w:rPr>
                <w:t>(HTTP method:POST)</w:t>
              </w:r>
            </w:ins>
          </w:p>
        </w:tc>
        <w:tc>
          <w:tcPr>
            <w:tcW w:w="1550" w:type="dxa"/>
            <w:tcPrChange w:id="1444" w:author="Raul García Fernández" w:date="2017-07-03T17:06:00Z">
              <w:tcPr>
                <w:tcW w:w="2246" w:type="dxa"/>
              </w:tcPr>
            </w:tcPrChange>
          </w:tcPr>
          <w:p w14:paraId="512FBF47"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1445" w:author="Raul García Fernández" w:date="2017-07-01T13:35:00Z"/>
                <w:szCs w:val="24"/>
                <w:lang w:val="es-ES_tradnl"/>
              </w:rPr>
            </w:pPr>
            <w:ins w:id="1446" w:author="Raul García Fernández" w:date="2017-07-01T13:35:00Z">
              <w:r w:rsidRPr="00404743">
                <w:rPr>
                  <w:szCs w:val="24"/>
                  <w:lang w:val="es-ES_tradnl"/>
                </w:rPr>
                <w:t>Crea una cuenta con el rol que elija el administrador</w:t>
              </w:r>
            </w:ins>
          </w:p>
        </w:tc>
        <w:tc>
          <w:tcPr>
            <w:tcW w:w="1190" w:type="dxa"/>
            <w:tcPrChange w:id="1447" w:author="Raul García Fernández" w:date="2017-07-03T17:06:00Z">
              <w:tcPr>
                <w:tcW w:w="2219" w:type="dxa"/>
              </w:tcPr>
            </w:tcPrChange>
          </w:tcPr>
          <w:p w14:paraId="2FC9F623"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1448" w:author="Raul García Fernández" w:date="2017-07-01T13:35:00Z"/>
                <w:szCs w:val="24"/>
                <w:lang w:val="es-ES_tradnl"/>
              </w:rPr>
            </w:pPr>
            <w:ins w:id="1449" w:author="Raul García Fernández" w:date="2017-07-01T13:35:00Z">
              <w:r w:rsidRPr="00404743">
                <w:rPr>
                  <w:szCs w:val="24"/>
                  <w:lang w:val="es-ES_tradnl"/>
                </w:rPr>
                <w:t>Entidad userLogin con los datos rellenos para su creación</w:t>
              </w:r>
            </w:ins>
          </w:p>
        </w:tc>
        <w:tc>
          <w:tcPr>
            <w:tcW w:w="3045" w:type="dxa"/>
            <w:tcPrChange w:id="1450" w:author="Raul García Fernández" w:date="2017-07-03T17:06:00Z">
              <w:tcPr>
                <w:tcW w:w="2230" w:type="dxa"/>
              </w:tcPr>
            </w:tcPrChange>
          </w:tcPr>
          <w:p w14:paraId="71F47367"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1451" w:author="Raul García Fernández" w:date="2017-07-01T13:35:00Z"/>
                <w:szCs w:val="24"/>
                <w:lang w:val="es-ES_tradnl"/>
              </w:rPr>
            </w:pPr>
            <w:ins w:id="1452" w:author="Raul García Fernández" w:date="2017-07-01T13:35:00Z">
              <w:r w:rsidRPr="00404743">
                <w:rPr>
                  <w:szCs w:val="24"/>
                  <w:lang w:val="es-ES_tradnl"/>
                </w:rPr>
                <w:t>Devuelve el resultado de la acción realizada</w:t>
              </w:r>
            </w:ins>
          </w:p>
        </w:tc>
      </w:tr>
      <w:tr w:rsidR="001F6FA0" w14:paraId="5E99FAB0" w14:textId="77777777" w:rsidTr="008E5B9B">
        <w:trPr>
          <w:ins w:id="1453" w:author="Raul García Fernández" w:date="2017-07-01T13:35:00Z"/>
          <w:trPrChange w:id="1454"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1455" w:author="Raul García Fernández" w:date="2017-07-03T17:07:00Z">
              <w:tcPr>
                <w:tcW w:w="2592" w:type="dxa"/>
              </w:tcPr>
            </w:tcPrChange>
          </w:tcPr>
          <w:p w14:paraId="6CB118F5" w14:textId="77777777" w:rsidR="001F6FA0" w:rsidRPr="008A1BB7" w:rsidRDefault="001F6FA0" w:rsidP="005B364A">
            <w:pPr>
              <w:jc w:val="center"/>
              <w:rPr>
                <w:ins w:id="1456" w:author="Raul García Fernández" w:date="2017-07-01T13:35:00Z"/>
                <w:szCs w:val="24"/>
                <w:lang w:val="en-US"/>
              </w:rPr>
            </w:pPr>
            <w:ins w:id="1457" w:author="Raul García Fernández" w:date="2017-07-01T13:35:00Z">
              <w:r w:rsidRPr="008A1BB7">
                <w:rPr>
                  <w:szCs w:val="24"/>
                  <w:lang w:val="en-US"/>
                </w:rPr>
                <w:t>/{idUser }/allUsers</w:t>
              </w:r>
            </w:ins>
          </w:p>
          <w:p w14:paraId="611753DB" w14:textId="77777777" w:rsidR="001F6FA0" w:rsidRPr="008A1BB7" w:rsidRDefault="001F6FA0" w:rsidP="005B364A">
            <w:pPr>
              <w:jc w:val="center"/>
              <w:rPr>
                <w:ins w:id="1458" w:author="Raul García Fernández" w:date="2017-07-01T13:35:00Z"/>
                <w:szCs w:val="24"/>
                <w:lang w:val="en-US"/>
              </w:rPr>
            </w:pPr>
            <w:ins w:id="1459" w:author="Raul García Fernández" w:date="2017-07-01T13:35:00Z">
              <w:r w:rsidRPr="008A1BB7">
                <w:rPr>
                  <w:szCs w:val="24"/>
                  <w:lang w:val="en-US"/>
                </w:rPr>
                <w:t>(HTTP method:GET)</w:t>
              </w:r>
            </w:ins>
          </w:p>
        </w:tc>
        <w:tc>
          <w:tcPr>
            <w:tcW w:w="1550" w:type="dxa"/>
            <w:tcPrChange w:id="1460" w:author="Raul García Fernández" w:date="2017-07-03T17:07:00Z">
              <w:tcPr>
                <w:tcW w:w="2246" w:type="dxa"/>
              </w:tcPr>
            </w:tcPrChange>
          </w:tcPr>
          <w:p w14:paraId="56F8E547"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1461" w:author="Raul García Fernández" w:date="2017-07-01T13:35:00Z"/>
                <w:szCs w:val="24"/>
                <w:lang w:val="es-ES_tradnl"/>
              </w:rPr>
            </w:pPr>
            <w:ins w:id="1462" w:author="Raul García Fernández" w:date="2017-07-01T13:35:00Z">
              <w:r w:rsidRPr="00404743">
                <w:rPr>
                  <w:szCs w:val="24"/>
                  <w:lang w:val="es-ES_tradnl"/>
                </w:rPr>
                <w:t>Devuelve todos los usuarios del sistema</w:t>
              </w:r>
            </w:ins>
          </w:p>
        </w:tc>
        <w:tc>
          <w:tcPr>
            <w:tcW w:w="1190" w:type="dxa"/>
            <w:tcPrChange w:id="1463" w:author="Raul García Fernández" w:date="2017-07-03T17:07:00Z">
              <w:tcPr>
                <w:tcW w:w="2219" w:type="dxa"/>
              </w:tcPr>
            </w:tcPrChange>
          </w:tcPr>
          <w:p w14:paraId="2580C423"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1464" w:author="Raul García Fernández" w:date="2017-07-01T13:35:00Z"/>
                <w:szCs w:val="24"/>
                <w:lang w:val="es-ES_tradnl"/>
              </w:rPr>
            </w:pPr>
            <w:ins w:id="1465" w:author="Raul García Fernández" w:date="2017-07-01T13:35:00Z">
              <w:r w:rsidRPr="00404743">
                <w:rPr>
                  <w:szCs w:val="24"/>
                  <w:lang w:val="es-ES_tradnl"/>
                </w:rPr>
                <w:t>Vacío</w:t>
              </w:r>
            </w:ins>
          </w:p>
        </w:tc>
        <w:tc>
          <w:tcPr>
            <w:tcW w:w="3045" w:type="dxa"/>
            <w:tcPrChange w:id="1466" w:author="Raul García Fernández" w:date="2017-07-03T17:07:00Z">
              <w:tcPr>
                <w:tcW w:w="2230" w:type="dxa"/>
              </w:tcPr>
            </w:tcPrChange>
          </w:tcPr>
          <w:p w14:paraId="57F14968"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1467" w:author="Raul García Fernández" w:date="2017-07-01T13:35:00Z"/>
                <w:szCs w:val="24"/>
                <w:lang w:val="es-ES_tradnl"/>
              </w:rPr>
            </w:pPr>
            <w:ins w:id="1468" w:author="Raul García Fernández" w:date="2017-07-01T13:35:00Z">
              <w:r w:rsidRPr="00404743">
                <w:rPr>
                  <w:szCs w:val="24"/>
                  <w:lang w:val="es-ES_tradnl"/>
                </w:rPr>
                <w:t>Devuelve un mensaje con el conjunto de identidades de usuarios</w:t>
              </w:r>
            </w:ins>
          </w:p>
        </w:tc>
      </w:tr>
      <w:tr w:rsidR="001F6FA0" w14:paraId="3BC8E849" w14:textId="77777777" w:rsidTr="008E5B9B">
        <w:trPr>
          <w:cnfStyle w:val="000000100000" w:firstRow="0" w:lastRow="0" w:firstColumn="0" w:lastColumn="0" w:oddVBand="0" w:evenVBand="0" w:oddHBand="1" w:evenHBand="0" w:firstRowFirstColumn="0" w:firstRowLastColumn="0" w:lastRowFirstColumn="0" w:lastRowLastColumn="0"/>
          <w:ins w:id="1469" w:author="Raul García Fernández" w:date="2017-07-01T13:35:00Z"/>
          <w:trPrChange w:id="1470"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1471" w:author="Raul García Fernández" w:date="2017-07-03T17:07:00Z">
              <w:tcPr>
                <w:tcW w:w="2592" w:type="dxa"/>
              </w:tcPr>
            </w:tcPrChange>
          </w:tcPr>
          <w:p w14:paraId="54331EF5"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472" w:author="Raul García Fernández" w:date="2017-07-01T13:35:00Z"/>
                <w:szCs w:val="24"/>
                <w:lang w:val="en-US"/>
              </w:rPr>
            </w:pPr>
            <w:ins w:id="1473" w:author="Raul García Fernández" w:date="2017-07-01T13:35:00Z">
              <w:r w:rsidRPr="008A1BB7">
                <w:rPr>
                  <w:szCs w:val="24"/>
                  <w:lang w:val="en-US"/>
                </w:rPr>
                <w:t>/{idUser}/allGroups</w:t>
              </w:r>
            </w:ins>
          </w:p>
          <w:p w14:paraId="483781DB"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474" w:author="Raul García Fernández" w:date="2017-07-01T13:35:00Z"/>
                <w:szCs w:val="24"/>
                <w:lang w:val="en-US"/>
              </w:rPr>
            </w:pPr>
            <w:ins w:id="1475" w:author="Raul García Fernández" w:date="2017-07-01T13:35:00Z">
              <w:r w:rsidRPr="008A1BB7">
                <w:rPr>
                  <w:szCs w:val="24"/>
                  <w:lang w:val="en-US"/>
                </w:rPr>
                <w:t>(HTTP method:GET)</w:t>
              </w:r>
            </w:ins>
          </w:p>
        </w:tc>
        <w:tc>
          <w:tcPr>
            <w:tcW w:w="1550" w:type="dxa"/>
            <w:tcPrChange w:id="1476" w:author="Raul García Fernández" w:date="2017-07-03T17:07:00Z">
              <w:tcPr>
                <w:tcW w:w="2246" w:type="dxa"/>
              </w:tcPr>
            </w:tcPrChange>
          </w:tcPr>
          <w:p w14:paraId="147D9B22"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1477" w:author="Raul García Fernández" w:date="2017-07-01T13:35:00Z"/>
                <w:szCs w:val="24"/>
                <w:lang w:val="es-ES_tradnl"/>
              </w:rPr>
            </w:pPr>
            <w:ins w:id="1478" w:author="Raul García Fernández" w:date="2017-07-01T13:35:00Z">
              <w:r w:rsidRPr="00404743">
                <w:rPr>
                  <w:szCs w:val="24"/>
                  <w:lang w:val="es-ES_tradnl"/>
                </w:rPr>
                <w:t>Devuelve todos los grupos del sistema</w:t>
              </w:r>
            </w:ins>
          </w:p>
        </w:tc>
        <w:tc>
          <w:tcPr>
            <w:tcW w:w="1190" w:type="dxa"/>
            <w:tcPrChange w:id="1479" w:author="Raul García Fernández" w:date="2017-07-03T17:07:00Z">
              <w:tcPr>
                <w:tcW w:w="2219" w:type="dxa"/>
              </w:tcPr>
            </w:tcPrChange>
          </w:tcPr>
          <w:p w14:paraId="31B52265"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1480" w:author="Raul García Fernández" w:date="2017-07-01T13:35:00Z"/>
                <w:szCs w:val="24"/>
                <w:lang w:val="es-ES_tradnl"/>
              </w:rPr>
            </w:pPr>
            <w:ins w:id="1481" w:author="Raul García Fernández" w:date="2017-07-01T13:35:00Z">
              <w:r w:rsidRPr="00404743">
                <w:rPr>
                  <w:szCs w:val="24"/>
                  <w:lang w:val="es-ES_tradnl"/>
                </w:rPr>
                <w:t>Vacío</w:t>
              </w:r>
            </w:ins>
          </w:p>
        </w:tc>
        <w:tc>
          <w:tcPr>
            <w:tcW w:w="3045" w:type="dxa"/>
            <w:tcPrChange w:id="1482" w:author="Raul García Fernández" w:date="2017-07-03T17:07:00Z">
              <w:tcPr>
                <w:tcW w:w="2230" w:type="dxa"/>
              </w:tcPr>
            </w:tcPrChange>
          </w:tcPr>
          <w:p w14:paraId="0CF55BA1"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1483" w:author="Raul García Fernández" w:date="2017-07-01T13:35:00Z"/>
                <w:szCs w:val="24"/>
                <w:lang w:val="es-ES_tradnl"/>
              </w:rPr>
            </w:pPr>
            <w:ins w:id="1484" w:author="Raul García Fernández" w:date="2017-07-01T13:35:00Z">
              <w:r w:rsidRPr="00404743">
                <w:rPr>
                  <w:szCs w:val="24"/>
                  <w:lang w:val="es-ES_tradnl"/>
                </w:rPr>
                <w:t>Devuelve un mensaje con el conjunto de identidades de grupos</w:t>
              </w:r>
            </w:ins>
          </w:p>
        </w:tc>
      </w:tr>
      <w:tr w:rsidR="001F6FA0" w14:paraId="1BEE4457" w14:textId="77777777" w:rsidTr="008E5B9B">
        <w:trPr>
          <w:ins w:id="1485" w:author="Raul García Fernández" w:date="2017-07-01T13:35:00Z"/>
          <w:trPrChange w:id="1486"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1487" w:author="Raul García Fernández" w:date="2017-07-03T17:07:00Z">
              <w:tcPr>
                <w:tcW w:w="2592" w:type="dxa"/>
              </w:tcPr>
            </w:tcPrChange>
          </w:tcPr>
          <w:p w14:paraId="25840639" w14:textId="77777777" w:rsidR="001F6FA0" w:rsidRPr="008A1BB7" w:rsidRDefault="001F6FA0" w:rsidP="005B364A">
            <w:pPr>
              <w:jc w:val="center"/>
              <w:rPr>
                <w:ins w:id="1488" w:author="Raul García Fernández" w:date="2017-07-01T13:35:00Z"/>
                <w:szCs w:val="24"/>
                <w:lang w:val="en-US"/>
              </w:rPr>
            </w:pPr>
            <w:ins w:id="1489" w:author="Raul García Fernández" w:date="2017-07-01T13:35:00Z">
              <w:r w:rsidRPr="008A1BB7">
                <w:rPr>
                  <w:szCs w:val="24"/>
                  <w:lang w:val="en-US"/>
                </w:rPr>
                <w:t>/{idUser}/allProjects</w:t>
              </w:r>
            </w:ins>
          </w:p>
          <w:p w14:paraId="54EF7A0B" w14:textId="77777777" w:rsidR="001F6FA0" w:rsidRPr="008A1BB7" w:rsidRDefault="001F6FA0" w:rsidP="005B364A">
            <w:pPr>
              <w:jc w:val="center"/>
              <w:rPr>
                <w:ins w:id="1490" w:author="Raul García Fernández" w:date="2017-07-01T13:35:00Z"/>
                <w:szCs w:val="24"/>
                <w:lang w:val="en-US"/>
              </w:rPr>
            </w:pPr>
            <w:ins w:id="1491" w:author="Raul García Fernández" w:date="2017-07-01T13:35:00Z">
              <w:r w:rsidRPr="008A1BB7">
                <w:rPr>
                  <w:szCs w:val="24"/>
                  <w:lang w:val="en-US"/>
                </w:rPr>
                <w:t>(HTTP method:GET)</w:t>
              </w:r>
            </w:ins>
          </w:p>
        </w:tc>
        <w:tc>
          <w:tcPr>
            <w:tcW w:w="1550" w:type="dxa"/>
            <w:tcPrChange w:id="1492" w:author="Raul García Fernández" w:date="2017-07-03T17:07:00Z">
              <w:tcPr>
                <w:tcW w:w="2246" w:type="dxa"/>
              </w:tcPr>
            </w:tcPrChange>
          </w:tcPr>
          <w:p w14:paraId="0229E0D3"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1493" w:author="Raul García Fernández" w:date="2017-07-01T13:35:00Z"/>
                <w:szCs w:val="24"/>
                <w:lang w:val="es-ES_tradnl"/>
              </w:rPr>
            </w:pPr>
            <w:ins w:id="1494" w:author="Raul García Fernández" w:date="2017-07-01T13:35:00Z">
              <w:r w:rsidRPr="00404743">
                <w:rPr>
                  <w:szCs w:val="24"/>
                  <w:lang w:val="es-ES_tradnl"/>
                </w:rPr>
                <w:t>Devuelve todos los proyectos del sistema</w:t>
              </w:r>
            </w:ins>
          </w:p>
        </w:tc>
        <w:tc>
          <w:tcPr>
            <w:tcW w:w="1190" w:type="dxa"/>
            <w:tcPrChange w:id="1495" w:author="Raul García Fernández" w:date="2017-07-03T17:07:00Z">
              <w:tcPr>
                <w:tcW w:w="2219" w:type="dxa"/>
              </w:tcPr>
            </w:tcPrChange>
          </w:tcPr>
          <w:p w14:paraId="1BA2B68D"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1496" w:author="Raul García Fernández" w:date="2017-07-01T13:35:00Z"/>
                <w:szCs w:val="24"/>
                <w:lang w:val="es-ES_tradnl"/>
              </w:rPr>
            </w:pPr>
            <w:ins w:id="1497" w:author="Raul García Fernández" w:date="2017-07-01T13:35:00Z">
              <w:r w:rsidRPr="00404743">
                <w:rPr>
                  <w:szCs w:val="24"/>
                  <w:lang w:val="es-ES_tradnl"/>
                </w:rPr>
                <w:t>Vacío</w:t>
              </w:r>
            </w:ins>
          </w:p>
        </w:tc>
        <w:tc>
          <w:tcPr>
            <w:tcW w:w="3045" w:type="dxa"/>
            <w:tcPrChange w:id="1498" w:author="Raul García Fernández" w:date="2017-07-03T17:07:00Z">
              <w:tcPr>
                <w:tcW w:w="2230" w:type="dxa"/>
              </w:tcPr>
            </w:tcPrChange>
          </w:tcPr>
          <w:p w14:paraId="4C420608"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1499" w:author="Raul García Fernández" w:date="2017-07-01T13:35:00Z"/>
                <w:szCs w:val="24"/>
                <w:lang w:val="es-ES_tradnl"/>
              </w:rPr>
            </w:pPr>
            <w:ins w:id="1500" w:author="Raul García Fernández" w:date="2017-07-01T13:35:00Z">
              <w:r w:rsidRPr="00404743">
                <w:rPr>
                  <w:szCs w:val="24"/>
                  <w:lang w:val="es-ES_tradnl"/>
                </w:rPr>
                <w:t>Devuelve un mensaje con el conjunto de identidades de proyectos</w:t>
              </w:r>
            </w:ins>
          </w:p>
        </w:tc>
      </w:tr>
      <w:tr w:rsidR="001F6FA0" w14:paraId="396D08AB" w14:textId="77777777" w:rsidTr="008E5B9B">
        <w:trPr>
          <w:cnfStyle w:val="000000100000" w:firstRow="0" w:lastRow="0" w:firstColumn="0" w:lastColumn="0" w:oddVBand="0" w:evenVBand="0" w:oddHBand="1" w:evenHBand="0" w:firstRowFirstColumn="0" w:firstRowLastColumn="0" w:lastRowFirstColumn="0" w:lastRowLastColumn="0"/>
          <w:ins w:id="1501" w:author="Raul García Fernández" w:date="2017-07-01T13:35:00Z"/>
          <w:trPrChange w:id="1502"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1503" w:author="Raul García Fernández" w:date="2017-07-03T17:07:00Z">
              <w:tcPr>
                <w:tcW w:w="2592" w:type="dxa"/>
              </w:tcPr>
            </w:tcPrChange>
          </w:tcPr>
          <w:p w14:paraId="1EC07282"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504" w:author="Raul García Fernández" w:date="2017-07-01T13:35:00Z"/>
                <w:szCs w:val="24"/>
                <w:lang w:val="en-US"/>
              </w:rPr>
            </w:pPr>
            <w:ins w:id="1505" w:author="Raul García Fernández" w:date="2017-07-01T13:35:00Z">
              <w:r w:rsidRPr="008A1BB7">
                <w:rPr>
                  <w:szCs w:val="24"/>
                  <w:lang w:val="en-US"/>
                </w:rPr>
                <w:t>/{idUser}/allExecution</w:t>
              </w:r>
            </w:ins>
          </w:p>
          <w:p w14:paraId="57F5A1D8"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506" w:author="Raul García Fernández" w:date="2017-07-01T13:35:00Z"/>
                <w:szCs w:val="24"/>
                <w:lang w:val="en-US"/>
              </w:rPr>
            </w:pPr>
            <w:ins w:id="1507" w:author="Raul García Fernández" w:date="2017-07-01T13:35:00Z">
              <w:r w:rsidRPr="008A1BB7">
                <w:rPr>
                  <w:szCs w:val="24"/>
                  <w:lang w:val="en-US"/>
                </w:rPr>
                <w:t>(HTTP method:GET)</w:t>
              </w:r>
            </w:ins>
          </w:p>
        </w:tc>
        <w:tc>
          <w:tcPr>
            <w:tcW w:w="1550" w:type="dxa"/>
            <w:tcPrChange w:id="1508" w:author="Raul García Fernández" w:date="2017-07-03T17:07:00Z">
              <w:tcPr>
                <w:tcW w:w="2246" w:type="dxa"/>
              </w:tcPr>
            </w:tcPrChange>
          </w:tcPr>
          <w:p w14:paraId="054EB34A"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1509" w:author="Raul García Fernández" w:date="2017-07-01T13:35:00Z"/>
                <w:szCs w:val="24"/>
                <w:lang w:val="es-ES_tradnl"/>
              </w:rPr>
            </w:pPr>
            <w:ins w:id="1510" w:author="Raul García Fernández" w:date="2017-07-01T13:35:00Z">
              <w:r w:rsidRPr="00404743">
                <w:rPr>
                  <w:szCs w:val="24"/>
                  <w:lang w:val="es-ES_tradnl"/>
                </w:rPr>
                <w:t>Devuelve todas las ejecuciones del sistema</w:t>
              </w:r>
            </w:ins>
          </w:p>
        </w:tc>
        <w:tc>
          <w:tcPr>
            <w:tcW w:w="1190" w:type="dxa"/>
            <w:tcPrChange w:id="1511" w:author="Raul García Fernández" w:date="2017-07-03T17:07:00Z">
              <w:tcPr>
                <w:tcW w:w="2219" w:type="dxa"/>
              </w:tcPr>
            </w:tcPrChange>
          </w:tcPr>
          <w:p w14:paraId="3740CCDD"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1512" w:author="Raul García Fernández" w:date="2017-07-01T13:35:00Z"/>
                <w:szCs w:val="24"/>
                <w:lang w:val="es-ES_tradnl"/>
              </w:rPr>
            </w:pPr>
            <w:ins w:id="1513" w:author="Raul García Fernández" w:date="2017-07-01T13:35:00Z">
              <w:r w:rsidRPr="00404743">
                <w:rPr>
                  <w:szCs w:val="24"/>
                  <w:lang w:val="es-ES_tradnl"/>
                </w:rPr>
                <w:t>Vacío</w:t>
              </w:r>
            </w:ins>
          </w:p>
        </w:tc>
        <w:tc>
          <w:tcPr>
            <w:tcW w:w="3045" w:type="dxa"/>
            <w:tcPrChange w:id="1514" w:author="Raul García Fernández" w:date="2017-07-03T17:07:00Z">
              <w:tcPr>
                <w:tcW w:w="2230" w:type="dxa"/>
              </w:tcPr>
            </w:tcPrChange>
          </w:tcPr>
          <w:p w14:paraId="4C000FDA"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1515" w:author="Raul García Fernández" w:date="2017-07-01T13:35:00Z"/>
                <w:szCs w:val="24"/>
                <w:lang w:val="es-ES_tradnl"/>
              </w:rPr>
            </w:pPr>
            <w:ins w:id="1516" w:author="Raul García Fernández" w:date="2017-07-01T13:35:00Z">
              <w:r w:rsidRPr="00404743">
                <w:rPr>
                  <w:szCs w:val="24"/>
                  <w:lang w:val="es-ES_tradnl"/>
                </w:rPr>
                <w:t>Devuelve un mensaje con el conjunto de identidades de ejecuciones</w:t>
              </w:r>
            </w:ins>
          </w:p>
        </w:tc>
      </w:tr>
    </w:tbl>
    <w:p w14:paraId="26F2663C" w14:textId="77777777" w:rsidR="001F6FA0" w:rsidRPr="001F6FA0" w:rsidRDefault="001F6FA0">
      <w:pPr>
        <w:pStyle w:val="Prrafodelista"/>
        <w:rPr>
          <w:ins w:id="1517" w:author="Raul García Fernández" w:date="2017-07-01T13:35:00Z"/>
          <w:lang w:val="es-ES_tradnl"/>
        </w:rPr>
        <w:pPrChange w:id="1518" w:author="Raul García Fernández" w:date="2017-07-03T17:00:00Z">
          <w:pPr>
            <w:pStyle w:val="Prrafodelista"/>
            <w:numPr>
              <w:numId w:val="30"/>
            </w:numPr>
            <w:ind w:hanging="360"/>
          </w:pPr>
        </w:pPrChange>
      </w:pPr>
    </w:p>
    <w:p w14:paraId="2080C970" w14:textId="77777777" w:rsidR="001F6FA0" w:rsidRDefault="001F6FA0">
      <w:pPr>
        <w:pStyle w:val="Prrafodelista"/>
        <w:ind w:left="2124"/>
        <w:jc w:val="left"/>
        <w:rPr>
          <w:ins w:id="1519" w:author="Raul García Fernández" w:date="2017-07-01T12:57:00Z"/>
        </w:rPr>
        <w:pPrChange w:id="1520" w:author="Raul García Fernández" w:date="2017-07-01T13:35:00Z">
          <w:pPr>
            <w:ind w:firstLine="360"/>
            <w:jc w:val="center"/>
          </w:pPr>
        </w:pPrChange>
      </w:pPr>
    </w:p>
    <w:p w14:paraId="029F30B3" w14:textId="5BA93861" w:rsidR="004A7A34" w:rsidRDefault="004A7A34">
      <w:pPr>
        <w:pStyle w:val="Prrafodelista"/>
        <w:numPr>
          <w:ilvl w:val="3"/>
          <w:numId w:val="30"/>
        </w:numPr>
        <w:jc w:val="left"/>
        <w:rPr>
          <w:ins w:id="1521" w:author="Raul García Fernández" w:date="2017-07-01T13:34:00Z"/>
        </w:rPr>
        <w:pPrChange w:id="1522" w:author="Raul García Fernández" w:date="2017-07-01T12:56:00Z">
          <w:pPr>
            <w:ind w:firstLine="360"/>
            <w:jc w:val="center"/>
          </w:pPr>
        </w:pPrChange>
      </w:pPr>
      <w:ins w:id="1523" w:author="Raul García Fernández" w:date="2017-07-01T12:57:00Z">
        <w:r>
          <w:t>Navegación:</w:t>
        </w:r>
      </w:ins>
      <w:ins w:id="1524" w:author="Raul García Fernández" w:date="2017-07-01T13:34:00Z">
        <w:r w:rsidR="001F6FA0">
          <w:br/>
        </w:r>
      </w:ins>
    </w:p>
    <w:p w14:paraId="698F213E" w14:textId="77777777" w:rsidR="001F6FA0" w:rsidRPr="001F6FA0" w:rsidRDefault="001F6FA0">
      <w:pPr>
        <w:pStyle w:val="Prrafodelista"/>
        <w:rPr>
          <w:ins w:id="1525" w:author="Raul García Fernández" w:date="2017-07-01T13:34:00Z"/>
          <w:lang w:val="es-ES_tradnl"/>
        </w:rPr>
        <w:pPrChange w:id="1526" w:author="Raul García Fernández" w:date="2017-07-01T13:34:00Z">
          <w:pPr>
            <w:pStyle w:val="Prrafodelista"/>
            <w:numPr>
              <w:numId w:val="30"/>
            </w:numPr>
            <w:ind w:hanging="360"/>
          </w:pPr>
        </w:pPrChange>
      </w:pPr>
      <w:ins w:id="1527" w:author="Raul García Fernández" w:date="2017-07-01T13:34:00Z">
        <w:r>
          <w:t>Navegación:</w:t>
        </w:r>
        <w:r w:rsidRPr="001F6FA0">
          <w:rPr>
            <w:lang w:val="es-ES_tradnl"/>
          </w:rPr>
          <w:t xml:space="preserve"> Todas estas acciones llevan por delante el comando </w:t>
        </w:r>
        <w:r w:rsidRPr="001F6FA0">
          <w:rPr>
            <w:b/>
            <w:lang w:val="es-ES_tradnl"/>
          </w:rPr>
          <w:t>“/path/”</w:t>
        </w:r>
        <w:r w:rsidRPr="001F6FA0">
          <w:rPr>
            <w:lang w:val="es-ES_tradnl"/>
          </w:rPr>
          <w:t xml:space="preserve"> se deberá de concatenar por delante para que acción funcione </w:t>
        </w:r>
        <w:r w:rsidRPr="001F6FA0">
          <w:rPr>
            <w:b/>
            <w:lang w:val="es-ES_tradnl"/>
          </w:rPr>
          <w:t>(dir+/path/+accion)</w:t>
        </w:r>
        <w:r w:rsidRPr="001F6FA0">
          <w:rPr>
            <w:lang w:val="es-ES_tradnl"/>
          </w:rPr>
          <w:t>.</w:t>
        </w:r>
      </w:ins>
    </w:p>
    <w:p w14:paraId="32FB4362" w14:textId="38FD3341" w:rsidR="001F6FA0" w:rsidRDefault="001F6FA0">
      <w:pPr>
        <w:pStyle w:val="Prrafodelista"/>
        <w:rPr>
          <w:ins w:id="1528" w:author="Raul García Fernández" w:date="2017-07-03T17:05:00Z"/>
          <w:lang w:val="es-ES_tradnl"/>
        </w:rPr>
        <w:pPrChange w:id="1529" w:author="Raul García Fernández" w:date="2017-07-01T13:34:00Z">
          <w:pPr>
            <w:pStyle w:val="Prrafodelista"/>
            <w:numPr>
              <w:numId w:val="30"/>
            </w:numPr>
            <w:ind w:hanging="360"/>
          </w:pPr>
        </w:pPrChange>
      </w:pPr>
    </w:p>
    <w:p w14:paraId="64A412D6" w14:textId="4653ACC3" w:rsidR="008E5B9B" w:rsidRDefault="008E5B9B">
      <w:pPr>
        <w:pStyle w:val="Prrafodelista"/>
        <w:rPr>
          <w:ins w:id="1530" w:author="Raul García Fernández" w:date="2017-07-03T17:05:00Z"/>
          <w:lang w:val="es-ES_tradnl"/>
        </w:rPr>
        <w:pPrChange w:id="1531" w:author="Raul García Fernández" w:date="2017-07-01T13:34:00Z">
          <w:pPr>
            <w:pStyle w:val="Prrafodelista"/>
            <w:numPr>
              <w:numId w:val="30"/>
            </w:numPr>
            <w:ind w:hanging="360"/>
          </w:pPr>
        </w:pPrChange>
      </w:pPr>
    </w:p>
    <w:p w14:paraId="1317864A" w14:textId="10813617" w:rsidR="008E5B9B" w:rsidRDefault="008E5B9B">
      <w:pPr>
        <w:pStyle w:val="Prrafodelista"/>
        <w:rPr>
          <w:ins w:id="1532" w:author="Raul García Fernández" w:date="2017-07-03T17:05:00Z"/>
          <w:lang w:val="es-ES_tradnl"/>
        </w:rPr>
        <w:pPrChange w:id="1533" w:author="Raul García Fernández" w:date="2017-07-01T13:34:00Z">
          <w:pPr>
            <w:pStyle w:val="Prrafodelista"/>
            <w:numPr>
              <w:numId w:val="30"/>
            </w:numPr>
            <w:ind w:hanging="360"/>
          </w:pPr>
        </w:pPrChange>
      </w:pPr>
    </w:p>
    <w:p w14:paraId="4804C03C" w14:textId="0E2D762D" w:rsidR="008E5B9B" w:rsidRDefault="008E5B9B">
      <w:pPr>
        <w:pStyle w:val="Prrafodelista"/>
        <w:rPr>
          <w:ins w:id="1534" w:author="Raul García Fernández" w:date="2017-07-03T17:05:00Z"/>
          <w:lang w:val="es-ES_tradnl"/>
        </w:rPr>
        <w:pPrChange w:id="1535" w:author="Raul García Fernández" w:date="2017-07-01T13:34:00Z">
          <w:pPr>
            <w:pStyle w:val="Prrafodelista"/>
            <w:numPr>
              <w:numId w:val="30"/>
            </w:numPr>
            <w:ind w:hanging="360"/>
          </w:pPr>
        </w:pPrChange>
      </w:pPr>
    </w:p>
    <w:p w14:paraId="011B4BEE" w14:textId="7D3DE21D" w:rsidR="008E5B9B" w:rsidRDefault="008E5B9B">
      <w:pPr>
        <w:pStyle w:val="Prrafodelista"/>
        <w:rPr>
          <w:ins w:id="1536" w:author="Raul García Fernández" w:date="2017-07-03T17:05:00Z"/>
          <w:lang w:val="es-ES_tradnl"/>
        </w:rPr>
        <w:pPrChange w:id="1537" w:author="Raul García Fernández" w:date="2017-07-01T13:34:00Z">
          <w:pPr>
            <w:pStyle w:val="Prrafodelista"/>
            <w:numPr>
              <w:numId w:val="30"/>
            </w:numPr>
            <w:ind w:hanging="360"/>
          </w:pPr>
        </w:pPrChange>
      </w:pPr>
    </w:p>
    <w:p w14:paraId="4A185AC3" w14:textId="1189A0C6" w:rsidR="008E5B9B" w:rsidRDefault="008E5B9B">
      <w:pPr>
        <w:pStyle w:val="Prrafodelista"/>
        <w:rPr>
          <w:ins w:id="1538" w:author="Raul García Fernández" w:date="2017-07-03T17:05:00Z"/>
          <w:lang w:val="es-ES_tradnl"/>
        </w:rPr>
        <w:pPrChange w:id="1539" w:author="Raul García Fernández" w:date="2017-07-01T13:34:00Z">
          <w:pPr>
            <w:pStyle w:val="Prrafodelista"/>
            <w:numPr>
              <w:numId w:val="30"/>
            </w:numPr>
            <w:ind w:hanging="360"/>
          </w:pPr>
        </w:pPrChange>
      </w:pPr>
    </w:p>
    <w:p w14:paraId="67E98BEB" w14:textId="5DEF6E38" w:rsidR="008E5B9B" w:rsidRDefault="008E5B9B">
      <w:pPr>
        <w:pStyle w:val="Prrafodelista"/>
        <w:rPr>
          <w:ins w:id="1540" w:author="Raul García Fernández" w:date="2017-07-03T17:05:00Z"/>
          <w:lang w:val="es-ES_tradnl"/>
        </w:rPr>
        <w:pPrChange w:id="1541" w:author="Raul García Fernández" w:date="2017-07-01T13:34:00Z">
          <w:pPr>
            <w:pStyle w:val="Prrafodelista"/>
            <w:numPr>
              <w:numId w:val="30"/>
            </w:numPr>
            <w:ind w:hanging="360"/>
          </w:pPr>
        </w:pPrChange>
      </w:pPr>
    </w:p>
    <w:p w14:paraId="45643382" w14:textId="781922F7" w:rsidR="008E5B9B" w:rsidRDefault="008E5B9B">
      <w:pPr>
        <w:pStyle w:val="Prrafodelista"/>
        <w:rPr>
          <w:ins w:id="1542" w:author="Raul García Fernández" w:date="2017-07-03T17:05:00Z"/>
          <w:lang w:val="es-ES_tradnl"/>
        </w:rPr>
        <w:pPrChange w:id="1543" w:author="Raul García Fernández" w:date="2017-07-01T13:34:00Z">
          <w:pPr>
            <w:pStyle w:val="Prrafodelista"/>
            <w:numPr>
              <w:numId w:val="30"/>
            </w:numPr>
            <w:ind w:hanging="360"/>
          </w:pPr>
        </w:pPrChange>
      </w:pPr>
    </w:p>
    <w:p w14:paraId="775F64C0" w14:textId="6FEFD9D0" w:rsidR="008E5B9B" w:rsidRDefault="008E5B9B">
      <w:pPr>
        <w:pStyle w:val="Prrafodelista"/>
        <w:rPr>
          <w:ins w:id="1544" w:author="Raul García Fernández" w:date="2017-07-03T17:05:00Z"/>
          <w:lang w:val="es-ES_tradnl"/>
        </w:rPr>
        <w:pPrChange w:id="1545" w:author="Raul García Fernández" w:date="2017-07-01T13:34:00Z">
          <w:pPr>
            <w:pStyle w:val="Prrafodelista"/>
            <w:numPr>
              <w:numId w:val="30"/>
            </w:numPr>
            <w:ind w:hanging="360"/>
          </w:pPr>
        </w:pPrChange>
      </w:pPr>
    </w:p>
    <w:p w14:paraId="5F83F2C0" w14:textId="77777777" w:rsidR="008E5B9B" w:rsidRPr="001F6FA0" w:rsidRDefault="008E5B9B">
      <w:pPr>
        <w:pStyle w:val="Prrafodelista"/>
        <w:rPr>
          <w:ins w:id="1546" w:author="Raul García Fernández" w:date="2017-07-01T13:34:00Z"/>
          <w:lang w:val="es-ES_tradnl"/>
        </w:rPr>
        <w:pPrChange w:id="1547" w:author="Raul García Fernández" w:date="2017-07-01T13:34:00Z">
          <w:pPr>
            <w:pStyle w:val="Prrafodelista"/>
            <w:numPr>
              <w:numId w:val="30"/>
            </w:numPr>
            <w:ind w:hanging="360"/>
          </w:pPr>
        </w:pPrChange>
      </w:pPr>
    </w:p>
    <w:p w14:paraId="6C54C3BE" w14:textId="77777777" w:rsidR="001F6FA0" w:rsidRDefault="001F6FA0">
      <w:pPr>
        <w:pStyle w:val="Descripcin"/>
        <w:keepNext/>
        <w:ind w:left="720"/>
        <w:rPr>
          <w:ins w:id="1548" w:author="Raul García Fernández" w:date="2017-07-01T13:34:00Z"/>
        </w:rPr>
        <w:pPrChange w:id="1549" w:author="Raul García Fernández" w:date="2017-07-01T13:34:00Z">
          <w:pPr>
            <w:pStyle w:val="Descripcin"/>
            <w:keepNext/>
            <w:numPr>
              <w:numId w:val="30"/>
            </w:numPr>
            <w:ind w:left="720" w:hanging="360"/>
          </w:pPr>
        </w:pPrChange>
      </w:pPr>
      <w:bookmarkStart w:id="1550" w:name="_Toc480479800"/>
      <w:bookmarkStart w:id="1551" w:name="_Toc481607031"/>
      <w:ins w:id="1552" w:author="Raul García Fernández" w:date="2017-07-01T13:34:00Z">
        <w:r>
          <w:lastRenderedPageBreak/>
          <w:t xml:space="preserve">Tabla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Tabla \* ARABIC \s 1 </w:instrText>
        </w:r>
        <w:r>
          <w:fldChar w:fldCharType="separate"/>
        </w:r>
        <w:r>
          <w:rPr>
            <w:noProof/>
          </w:rPr>
          <w:t>9</w:t>
        </w:r>
        <w:r>
          <w:rPr>
            <w:noProof/>
          </w:rPr>
          <w:fldChar w:fldCharType="end"/>
        </w:r>
        <w:r>
          <w:t>.</w:t>
        </w:r>
        <w:r w:rsidRPr="00251945">
          <w:t>Protocolo repositorio</w:t>
        </w:r>
        <w:r>
          <w:t>: Navegación</w:t>
        </w:r>
        <w:bookmarkEnd w:id="1550"/>
        <w:bookmarkEnd w:id="1551"/>
      </w:ins>
    </w:p>
    <w:tbl>
      <w:tblPr>
        <w:tblStyle w:val="Tabladecuadrcula41"/>
        <w:tblW w:w="9519" w:type="dxa"/>
        <w:jc w:val="center"/>
        <w:tblLook w:val="04A0" w:firstRow="1" w:lastRow="0" w:firstColumn="1" w:lastColumn="0" w:noHBand="0" w:noVBand="1"/>
        <w:tblPrChange w:id="1553" w:author="Raul García Fernández" w:date="2017-07-03T17:06:00Z">
          <w:tblPr>
            <w:tblStyle w:val="Tabladecuadrcula41"/>
            <w:tblW w:w="0" w:type="auto"/>
            <w:tblLook w:val="04A0" w:firstRow="1" w:lastRow="0" w:firstColumn="1" w:lastColumn="0" w:noHBand="0" w:noVBand="1"/>
          </w:tblPr>
        </w:tblPrChange>
      </w:tblPr>
      <w:tblGrid>
        <w:gridCol w:w="5616"/>
        <w:gridCol w:w="1430"/>
        <w:gridCol w:w="1163"/>
        <w:gridCol w:w="1310"/>
        <w:tblGridChange w:id="1554">
          <w:tblGrid>
            <w:gridCol w:w="2888"/>
            <w:gridCol w:w="2089"/>
            <w:gridCol w:w="2024"/>
            <w:gridCol w:w="2060"/>
          </w:tblGrid>
        </w:tblGridChange>
      </w:tblGrid>
      <w:tr w:rsidR="001F6FA0" w14:paraId="3FC31F7E" w14:textId="77777777" w:rsidTr="008E5B9B">
        <w:trPr>
          <w:cnfStyle w:val="100000000000" w:firstRow="1" w:lastRow="0" w:firstColumn="0" w:lastColumn="0" w:oddVBand="0" w:evenVBand="0" w:oddHBand="0" w:evenHBand="0" w:firstRowFirstColumn="0" w:firstRowLastColumn="0" w:lastRowFirstColumn="0" w:lastRowLastColumn="0"/>
          <w:trHeight w:val="425"/>
          <w:jc w:val="center"/>
          <w:ins w:id="1555" w:author="Raul García Fernández" w:date="2017-07-01T13:34:00Z"/>
          <w:trPrChange w:id="1556" w:author="Raul García Fernández" w:date="2017-07-03T17:06:00Z">
            <w:trPr>
              <w:trHeight w:val="425"/>
            </w:trPr>
          </w:trPrChange>
        </w:trPr>
        <w:tc>
          <w:tcPr>
            <w:cnfStyle w:val="001000000000" w:firstRow="0" w:lastRow="0" w:firstColumn="1" w:lastColumn="0" w:oddVBand="0" w:evenVBand="0" w:oddHBand="0" w:evenHBand="0" w:firstRowFirstColumn="0" w:firstRowLastColumn="0" w:lastRowFirstColumn="0" w:lastRowLastColumn="0"/>
            <w:tcW w:w="5616" w:type="dxa"/>
            <w:tcPrChange w:id="1557" w:author="Raul García Fernández" w:date="2017-07-03T17:06:00Z">
              <w:tcPr>
                <w:tcW w:w="2302" w:type="dxa"/>
              </w:tcPr>
            </w:tcPrChange>
          </w:tcPr>
          <w:p w14:paraId="0AE63242" w14:textId="77777777" w:rsidR="001F6FA0" w:rsidRPr="00D814BD" w:rsidRDefault="001F6FA0" w:rsidP="005B364A">
            <w:pPr>
              <w:jc w:val="center"/>
              <w:cnfStyle w:val="101000000000" w:firstRow="1" w:lastRow="0" w:firstColumn="1" w:lastColumn="0" w:oddVBand="0" w:evenVBand="0" w:oddHBand="0" w:evenHBand="0" w:firstRowFirstColumn="0" w:firstRowLastColumn="0" w:lastRowFirstColumn="0" w:lastRowLastColumn="0"/>
              <w:rPr>
                <w:ins w:id="1558" w:author="Raul García Fernández" w:date="2017-07-01T13:34:00Z"/>
                <w:szCs w:val="24"/>
                <w:lang w:val="es-ES_tradnl"/>
              </w:rPr>
            </w:pPr>
            <w:ins w:id="1559" w:author="Raul García Fernández" w:date="2017-07-01T13:34:00Z">
              <w:r w:rsidRPr="00D814BD">
                <w:rPr>
                  <w:szCs w:val="24"/>
                  <w:lang w:val="es-ES_tradnl"/>
                </w:rPr>
                <w:t>Método</w:t>
              </w:r>
            </w:ins>
          </w:p>
        </w:tc>
        <w:tc>
          <w:tcPr>
            <w:tcW w:w="1430" w:type="dxa"/>
            <w:tcPrChange w:id="1560" w:author="Raul García Fernández" w:date="2017-07-03T17:06:00Z">
              <w:tcPr>
                <w:tcW w:w="2303" w:type="dxa"/>
              </w:tcPr>
            </w:tcPrChange>
          </w:tcPr>
          <w:p w14:paraId="3C22C68C" w14:textId="77777777" w:rsidR="001F6FA0" w:rsidRPr="00D814BD" w:rsidRDefault="001F6FA0" w:rsidP="005B364A">
            <w:pPr>
              <w:jc w:val="center"/>
              <w:cnfStyle w:val="100000000000" w:firstRow="1" w:lastRow="0" w:firstColumn="0" w:lastColumn="0" w:oddVBand="0" w:evenVBand="0" w:oddHBand="0" w:evenHBand="0" w:firstRowFirstColumn="0" w:firstRowLastColumn="0" w:lastRowFirstColumn="0" w:lastRowLastColumn="0"/>
              <w:rPr>
                <w:ins w:id="1561" w:author="Raul García Fernández" w:date="2017-07-01T13:34:00Z"/>
                <w:szCs w:val="24"/>
                <w:lang w:val="es-ES_tradnl"/>
              </w:rPr>
            </w:pPr>
            <w:ins w:id="1562" w:author="Raul García Fernández" w:date="2017-07-01T13:34:00Z">
              <w:r w:rsidRPr="00D814BD">
                <w:rPr>
                  <w:szCs w:val="24"/>
                  <w:lang w:val="es-ES_tradnl"/>
                </w:rPr>
                <w:t>Descripción</w:t>
              </w:r>
            </w:ins>
          </w:p>
        </w:tc>
        <w:tc>
          <w:tcPr>
            <w:tcW w:w="1163" w:type="dxa"/>
            <w:tcPrChange w:id="1563" w:author="Raul García Fernández" w:date="2017-07-03T17:06:00Z">
              <w:tcPr>
                <w:tcW w:w="2303" w:type="dxa"/>
              </w:tcPr>
            </w:tcPrChange>
          </w:tcPr>
          <w:p w14:paraId="1D27C805" w14:textId="77777777" w:rsidR="001F6FA0" w:rsidRPr="00D814BD" w:rsidRDefault="001F6FA0" w:rsidP="005B364A">
            <w:pPr>
              <w:jc w:val="center"/>
              <w:cnfStyle w:val="100000000000" w:firstRow="1" w:lastRow="0" w:firstColumn="0" w:lastColumn="0" w:oddVBand="0" w:evenVBand="0" w:oddHBand="0" w:evenHBand="0" w:firstRowFirstColumn="0" w:firstRowLastColumn="0" w:lastRowFirstColumn="0" w:lastRowLastColumn="0"/>
              <w:rPr>
                <w:ins w:id="1564" w:author="Raul García Fernández" w:date="2017-07-01T13:34:00Z"/>
                <w:szCs w:val="24"/>
                <w:lang w:val="es-ES_tradnl"/>
              </w:rPr>
            </w:pPr>
            <w:ins w:id="1565" w:author="Raul García Fernández" w:date="2017-07-01T13:34:00Z">
              <w:r w:rsidRPr="00D814BD">
                <w:rPr>
                  <w:szCs w:val="24"/>
                  <w:lang w:val="es-ES_tradnl"/>
                </w:rPr>
                <w:t>Entradas</w:t>
              </w:r>
            </w:ins>
          </w:p>
          <w:p w14:paraId="1A313585" w14:textId="77777777" w:rsidR="001F6FA0" w:rsidRPr="00D814BD" w:rsidRDefault="001F6FA0" w:rsidP="005B364A">
            <w:pPr>
              <w:jc w:val="center"/>
              <w:cnfStyle w:val="100000000000" w:firstRow="1" w:lastRow="0" w:firstColumn="0" w:lastColumn="0" w:oddVBand="0" w:evenVBand="0" w:oddHBand="0" w:evenHBand="0" w:firstRowFirstColumn="0" w:firstRowLastColumn="0" w:lastRowFirstColumn="0" w:lastRowLastColumn="0"/>
              <w:rPr>
                <w:ins w:id="1566" w:author="Raul García Fernández" w:date="2017-07-01T13:34:00Z"/>
                <w:szCs w:val="24"/>
                <w:lang w:val="es-ES_tradnl"/>
              </w:rPr>
            </w:pPr>
            <w:ins w:id="1567" w:author="Raul García Fernández" w:date="2017-07-01T13:34:00Z">
              <w:r w:rsidRPr="00D814BD">
                <w:rPr>
                  <w:szCs w:val="24"/>
                  <w:lang w:val="es-ES_tradnl"/>
                </w:rPr>
                <w:t>(Body)</w:t>
              </w:r>
            </w:ins>
          </w:p>
        </w:tc>
        <w:tc>
          <w:tcPr>
            <w:tcW w:w="1310" w:type="dxa"/>
            <w:tcPrChange w:id="1568" w:author="Raul García Fernández" w:date="2017-07-03T17:06:00Z">
              <w:tcPr>
                <w:tcW w:w="2303" w:type="dxa"/>
              </w:tcPr>
            </w:tcPrChange>
          </w:tcPr>
          <w:p w14:paraId="6CDEF0A7" w14:textId="77777777" w:rsidR="001F6FA0" w:rsidRPr="00D814BD" w:rsidRDefault="001F6FA0" w:rsidP="005B364A">
            <w:pPr>
              <w:jc w:val="center"/>
              <w:cnfStyle w:val="100000000000" w:firstRow="1" w:lastRow="0" w:firstColumn="0" w:lastColumn="0" w:oddVBand="0" w:evenVBand="0" w:oddHBand="0" w:evenHBand="0" w:firstRowFirstColumn="0" w:firstRowLastColumn="0" w:lastRowFirstColumn="0" w:lastRowLastColumn="0"/>
              <w:rPr>
                <w:ins w:id="1569" w:author="Raul García Fernández" w:date="2017-07-01T13:34:00Z"/>
                <w:szCs w:val="24"/>
                <w:lang w:val="es-ES_tradnl"/>
              </w:rPr>
            </w:pPr>
            <w:ins w:id="1570" w:author="Raul García Fernández" w:date="2017-07-01T13:34:00Z">
              <w:r w:rsidRPr="00D814BD">
                <w:rPr>
                  <w:szCs w:val="24"/>
                  <w:lang w:val="es-ES_tradnl"/>
                </w:rPr>
                <w:t>Salida</w:t>
              </w:r>
            </w:ins>
          </w:p>
        </w:tc>
      </w:tr>
      <w:tr w:rsidR="001F6FA0" w14:paraId="6DB610A0" w14:textId="77777777" w:rsidTr="008E5B9B">
        <w:trPr>
          <w:cnfStyle w:val="000000100000" w:firstRow="0" w:lastRow="0" w:firstColumn="0" w:lastColumn="0" w:oddVBand="0" w:evenVBand="0" w:oddHBand="1" w:evenHBand="0" w:firstRowFirstColumn="0" w:firstRowLastColumn="0" w:lastRowFirstColumn="0" w:lastRowLastColumn="0"/>
          <w:trHeight w:val="2154"/>
          <w:jc w:val="center"/>
          <w:ins w:id="1571" w:author="Raul García Fernández" w:date="2017-07-01T13:34:00Z"/>
          <w:trPrChange w:id="1572" w:author="Raul García Fernández" w:date="2017-07-03T17:06:00Z">
            <w:trPr>
              <w:trHeight w:val="2154"/>
            </w:trPr>
          </w:trPrChange>
        </w:trPr>
        <w:tc>
          <w:tcPr>
            <w:cnfStyle w:val="001000000000" w:firstRow="0" w:lastRow="0" w:firstColumn="1" w:lastColumn="0" w:oddVBand="0" w:evenVBand="0" w:oddHBand="0" w:evenHBand="0" w:firstRowFirstColumn="0" w:firstRowLastColumn="0" w:lastRowFirstColumn="0" w:lastRowLastColumn="0"/>
            <w:tcW w:w="5616" w:type="dxa"/>
            <w:tcPrChange w:id="1573" w:author="Raul García Fernández" w:date="2017-07-03T17:06:00Z">
              <w:tcPr>
                <w:tcW w:w="2302" w:type="dxa"/>
              </w:tcPr>
            </w:tcPrChange>
          </w:tcPr>
          <w:p w14:paraId="3B9C031C"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574" w:author="Raul García Fernández" w:date="2017-07-01T13:34:00Z"/>
                <w:szCs w:val="24"/>
                <w:lang w:val="en-US"/>
              </w:rPr>
            </w:pPr>
            <w:ins w:id="1575" w:author="Raul García Fernández" w:date="2017-07-01T13:34:00Z">
              <w:r w:rsidRPr="008A1BB7">
                <w:rPr>
                  <w:szCs w:val="24"/>
                  <w:lang w:val="en-US"/>
                </w:rPr>
                <w:t>/{idUser}/main</w:t>
              </w:r>
            </w:ins>
          </w:p>
          <w:p w14:paraId="6B3016F2"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576" w:author="Raul García Fernández" w:date="2017-07-01T13:34:00Z"/>
                <w:szCs w:val="24"/>
                <w:lang w:val="en-US"/>
              </w:rPr>
            </w:pPr>
            <w:ins w:id="1577" w:author="Raul García Fernández" w:date="2017-07-01T13:34:00Z">
              <w:r w:rsidRPr="008A1BB7">
                <w:rPr>
                  <w:szCs w:val="24"/>
                  <w:lang w:val="en-US"/>
                </w:rPr>
                <w:t>(HTTP method:GET)</w:t>
              </w:r>
            </w:ins>
          </w:p>
        </w:tc>
        <w:tc>
          <w:tcPr>
            <w:tcW w:w="1430" w:type="dxa"/>
            <w:tcPrChange w:id="1578" w:author="Raul García Fernández" w:date="2017-07-03T17:06:00Z">
              <w:tcPr>
                <w:tcW w:w="2303" w:type="dxa"/>
              </w:tcPr>
            </w:tcPrChange>
          </w:tcPr>
          <w:p w14:paraId="2EED3096"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1579" w:author="Raul García Fernández" w:date="2017-07-01T13:34:00Z"/>
                <w:szCs w:val="24"/>
                <w:lang w:val="es-ES_tradnl"/>
              </w:rPr>
            </w:pPr>
            <w:ins w:id="1580" w:author="Raul García Fernández" w:date="2017-07-01T13:34:00Z">
              <w:r w:rsidRPr="00D814BD">
                <w:rPr>
                  <w:szCs w:val="24"/>
                  <w:lang w:val="es-ES_tradnl"/>
                </w:rPr>
                <w:t>Devuelve los proyectos públicos y los grupos superiores del usuario</w:t>
              </w:r>
            </w:ins>
          </w:p>
        </w:tc>
        <w:tc>
          <w:tcPr>
            <w:tcW w:w="1163" w:type="dxa"/>
            <w:tcPrChange w:id="1581" w:author="Raul García Fernández" w:date="2017-07-03T17:06:00Z">
              <w:tcPr>
                <w:tcW w:w="2303" w:type="dxa"/>
              </w:tcPr>
            </w:tcPrChange>
          </w:tcPr>
          <w:p w14:paraId="5C6DA8E8"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1582" w:author="Raul García Fernández" w:date="2017-07-01T13:34:00Z"/>
                <w:szCs w:val="24"/>
                <w:lang w:val="es-ES_tradnl"/>
              </w:rPr>
            </w:pPr>
            <w:ins w:id="1583" w:author="Raul García Fernández" w:date="2017-07-01T13:34:00Z">
              <w:r w:rsidRPr="00D814BD">
                <w:rPr>
                  <w:szCs w:val="24"/>
                  <w:lang w:val="es-ES_tradnl"/>
                </w:rPr>
                <w:t>Vacío</w:t>
              </w:r>
            </w:ins>
          </w:p>
        </w:tc>
        <w:tc>
          <w:tcPr>
            <w:tcW w:w="1310" w:type="dxa"/>
            <w:tcPrChange w:id="1584" w:author="Raul García Fernández" w:date="2017-07-03T17:06:00Z">
              <w:tcPr>
                <w:tcW w:w="2303" w:type="dxa"/>
              </w:tcPr>
            </w:tcPrChange>
          </w:tcPr>
          <w:p w14:paraId="75F5B1E2"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1585" w:author="Raul García Fernández" w:date="2017-07-01T13:34:00Z"/>
                <w:szCs w:val="24"/>
                <w:lang w:val="es-ES_tradnl"/>
              </w:rPr>
            </w:pPr>
            <w:ins w:id="1586" w:author="Raul García Fernández" w:date="2017-07-01T13:34:00Z">
              <w:r w:rsidRPr="00D814BD">
                <w:rPr>
                  <w:szCs w:val="24"/>
                  <w:lang w:val="es-ES_tradnl"/>
                </w:rPr>
                <w:t>Devuelve un mensaje con todas las identidades de proyectos y grupos que contiene la navegación actual</w:t>
              </w:r>
            </w:ins>
          </w:p>
        </w:tc>
      </w:tr>
      <w:tr w:rsidR="001F6FA0" w14:paraId="2514201E" w14:textId="77777777" w:rsidTr="008E5B9B">
        <w:trPr>
          <w:jc w:val="center"/>
          <w:ins w:id="1587" w:author="Raul García Fernández" w:date="2017-07-01T13:34:00Z"/>
        </w:trPr>
        <w:tc>
          <w:tcPr>
            <w:cnfStyle w:val="001000000000" w:firstRow="0" w:lastRow="0" w:firstColumn="1" w:lastColumn="0" w:oddVBand="0" w:evenVBand="0" w:oddHBand="0" w:evenHBand="0" w:firstRowFirstColumn="0" w:firstRowLastColumn="0" w:lastRowFirstColumn="0" w:lastRowLastColumn="0"/>
            <w:tcW w:w="5616" w:type="dxa"/>
            <w:tcPrChange w:id="1588" w:author="Raul García Fernández" w:date="2017-07-03T17:06:00Z">
              <w:tcPr>
                <w:tcW w:w="2302" w:type="dxa"/>
              </w:tcPr>
            </w:tcPrChange>
          </w:tcPr>
          <w:p w14:paraId="7CA8CF1F" w14:textId="77777777" w:rsidR="001F6FA0" w:rsidRPr="008A1BB7" w:rsidRDefault="001F6FA0" w:rsidP="005B364A">
            <w:pPr>
              <w:jc w:val="center"/>
              <w:rPr>
                <w:ins w:id="1589" w:author="Raul García Fernández" w:date="2017-07-01T13:34:00Z"/>
                <w:szCs w:val="24"/>
                <w:lang w:val="en-US"/>
              </w:rPr>
            </w:pPr>
            <w:ins w:id="1590" w:author="Raul García Fernández" w:date="2017-07-01T13:34:00Z">
              <w:r w:rsidRPr="008A1BB7">
                <w:rPr>
                  <w:szCs w:val="24"/>
                  <w:lang w:val="en-US"/>
                </w:rPr>
                <w:t>/{idUser}/enter/{groupID}</w:t>
              </w:r>
            </w:ins>
          </w:p>
          <w:p w14:paraId="731EC1FC" w14:textId="77777777" w:rsidR="001F6FA0" w:rsidRPr="008A1BB7" w:rsidRDefault="001F6FA0" w:rsidP="005B364A">
            <w:pPr>
              <w:jc w:val="center"/>
              <w:rPr>
                <w:ins w:id="1591" w:author="Raul García Fernández" w:date="2017-07-01T13:34:00Z"/>
                <w:szCs w:val="24"/>
                <w:lang w:val="en-US"/>
              </w:rPr>
            </w:pPr>
            <w:ins w:id="1592" w:author="Raul García Fernández" w:date="2017-07-01T13:34:00Z">
              <w:r w:rsidRPr="008A1BB7">
                <w:rPr>
                  <w:szCs w:val="24"/>
                  <w:lang w:val="en-US"/>
                </w:rPr>
                <w:t>(HTTP method:GET)</w:t>
              </w:r>
            </w:ins>
          </w:p>
        </w:tc>
        <w:tc>
          <w:tcPr>
            <w:tcW w:w="1430" w:type="dxa"/>
            <w:tcPrChange w:id="1593" w:author="Raul García Fernández" w:date="2017-07-03T17:06:00Z">
              <w:tcPr>
                <w:tcW w:w="2303" w:type="dxa"/>
              </w:tcPr>
            </w:tcPrChange>
          </w:tcPr>
          <w:p w14:paraId="7E04C5C6" w14:textId="77777777" w:rsidR="001F6FA0" w:rsidRPr="00D814BD" w:rsidRDefault="001F6FA0" w:rsidP="005B364A">
            <w:pPr>
              <w:jc w:val="center"/>
              <w:cnfStyle w:val="000000000000" w:firstRow="0" w:lastRow="0" w:firstColumn="0" w:lastColumn="0" w:oddVBand="0" w:evenVBand="0" w:oddHBand="0" w:evenHBand="0" w:firstRowFirstColumn="0" w:firstRowLastColumn="0" w:lastRowFirstColumn="0" w:lastRowLastColumn="0"/>
              <w:rPr>
                <w:ins w:id="1594" w:author="Raul García Fernández" w:date="2017-07-01T13:34:00Z"/>
                <w:szCs w:val="24"/>
                <w:lang w:val="es-ES_tradnl"/>
              </w:rPr>
            </w:pPr>
            <w:ins w:id="1595" w:author="Raul García Fernández" w:date="2017-07-01T13:34:00Z">
              <w:r w:rsidRPr="00D814BD">
                <w:rPr>
                  <w:szCs w:val="24"/>
                  <w:lang w:val="es-ES_tradnl"/>
                </w:rPr>
                <w:t>Devuelve todos los proyectos y grupos que puede visualizar el usuario</w:t>
              </w:r>
            </w:ins>
          </w:p>
        </w:tc>
        <w:tc>
          <w:tcPr>
            <w:tcW w:w="1163" w:type="dxa"/>
            <w:tcPrChange w:id="1596" w:author="Raul García Fernández" w:date="2017-07-03T17:06:00Z">
              <w:tcPr>
                <w:tcW w:w="2303" w:type="dxa"/>
              </w:tcPr>
            </w:tcPrChange>
          </w:tcPr>
          <w:p w14:paraId="1824260F" w14:textId="77777777" w:rsidR="001F6FA0" w:rsidRPr="00D814BD" w:rsidRDefault="001F6FA0" w:rsidP="005B364A">
            <w:pPr>
              <w:jc w:val="center"/>
              <w:cnfStyle w:val="000000000000" w:firstRow="0" w:lastRow="0" w:firstColumn="0" w:lastColumn="0" w:oddVBand="0" w:evenVBand="0" w:oddHBand="0" w:evenHBand="0" w:firstRowFirstColumn="0" w:firstRowLastColumn="0" w:lastRowFirstColumn="0" w:lastRowLastColumn="0"/>
              <w:rPr>
                <w:ins w:id="1597" w:author="Raul García Fernández" w:date="2017-07-01T13:34:00Z"/>
                <w:szCs w:val="24"/>
                <w:lang w:val="es-ES_tradnl"/>
              </w:rPr>
            </w:pPr>
            <w:ins w:id="1598" w:author="Raul García Fernández" w:date="2017-07-01T13:34:00Z">
              <w:r w:rsidRPr="00D814BD">
                <w:rPr>
                  <w:szCs w:val="24"/>
                  <w:lang w:val="es-ES_tradnl"/>
                </w:rPr>
                <w:t>Vacío</w:t>
              </w:r>
            </w:ins>
          </w:p>
        </w:tc>
        <w:tc>
          <w:tcPr>
            <w:tcW w:w="1310" w:type="dxa"/>
            <w:tcPrChange w:id="1599" w:author="Raul García Fernández" w:date="2017-07-03T17:06:00Z">
              <w:tcPr>
                <w:tcW w:w="2303" w:type="dxa"/>
              </w:tcPr>
            </w:tcPrChange>
          </w:tcPr>
          <w:p w14:paraId="3DD4BAEE" w14:textId="77777777" w:rsidR="001F6FA0" w:rsidRPr="00D814BD" w:rsidRDefault="001F6FA0" w:rsidP="005B364A">
            <w:pPr>
              <w:jc w:val="center"/>
              <w:cnfStyle w:val="000000000000" w:firstRow="0" w:lastRow="0" w:firstColumn="0" w:lastColumn="0" w:oddVBand="0" w:evenVBand="0" w:oddHBand="0" w:evenHBand="0" w:firstRowFirstColumn="0" w:firstRowLastColumn="0" w:lastRowFirstColumn="0" w:lastRowLastColumn="0"/>
              <w:rPr>
                <w:ins w:id="1600" w:author="Raul García Fernández" w:date="2017-07-01T13:34:00Z"/>
                <w:szCs w:val="24"/>
                <w:lang w:val="es-ES_tradnl"/>
              </w:rPr>
            </w:pPr>
            <w:ins w:id="1601" w:author="Raul García Fernández" w:date="2017-07-01T13:34:00Z">
              <w:r w:rsidRPr="00D814BD">
                <w:rPr>
                  <w:szCs w:val="24"/>
                  <w:lang w:val="es-ES_tradnl"/>
                </w:rPr>
                <w:t>Devuelve un mensaje con todas las identidades de proyectos y grupos que contiene la navegación actual</w:t>
              </w:r>
            </w:ins>
          </w:p>
        </w:tc>
      </w:tr>
      <w:tr w:rsidR="001F6FA0" w14:paraId="0A8CD9BE" w14:textId="77777777" w:rsidTr="008E5B9B">
        <w:trPr>
          <w:cnfStyle w:val="000000100000" w:firstRow="0" w:lastRow="0" w:firstColumn="0" w:lastColumn="0" w:oddVBand="0" w:evenVBand="0" w:oddHBand="1" w:evenHBand="0" w:firstRowFirstColumn="0" w:firstRowLastColumn="0" w:lastRowFirstColumn="0" w:lastRowLastColumn="0"/>
          <w:jc w:val="center"/>
          <w:ins w:id="1602" w:author="Raul García Fernández" w:date="2017-07-01T13:34:00Z"/>
        </w:trPr>
        <w:tc>
          <w:tcPr>
            <w:cnfStyle w:val="001000000000" w:firstRow="0" w:lastRow="0" w:firstColumn="1" w:lastColumn="0" w:oddVBand="0" w:evenVBand="0" w:oddHBand="0" w:evenHBand="0" w:firstRowFirstColumn="0" w:firstRowLastColumn="0" w:lastRowFirstColumn="0" w:lastRowLastColumn="0"/>
            <w:tcW w:w="5616" w:type="dxa"/>
            <w:tcPrChange w:id="1603" w:author="Raul García Fernández" w:date="2017-07-03T17:06:00Z">
              <w:tcPr>
                <w:tcW w:w="2302" w:type="dxa"/>
              </w:tcPr>
            </w:tcPrChange>
          </w:tcPr>
          <w:p w14:paraId="1020E8B5"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604" w:author="Raul García Fernández" w:date="2017-07-01T13:34:00Z"/>
                <w:szCs w:val="24"/>
                <w:lang w:val="en-US"/>
              </w:rPr>
            </w:pPr>
            <w:ins w:id="1605" w:author="Raul García Fernández" w:date="2017-07-01T13:34:00Z">
              <w:r w:rsidRPr="008A1BB7">
                <w:rPr>
                  <w:szCs w:val="24"/>
                  <w:lang w:val="en-US"/>
                </w:rPr>
                <w:t>/{idUser}/public</w:t>
              </w:r>
            </w:ins>
          </w:p>
          <w:p w14:paraId="598C1802"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606" w:author="Raul García Fernández" w:date="2017-07-01T13:34:00Z"/>
                <w:szCs w:val="24"/>
                <w:lang w:val="en-US"/>
              </w:rPr>
            </w:pPr>
            <w:ins w:id="1607" w:author="Raul García Fernández" w:date="2017-07-01T13:34:00Z">
              <w:r w:rsidRPr="008A1BB7">
                <w:rPr>
                  <w:szCs w:val="24"/>
                  <w:lang w:val="en-US"/>
                </w:rPr>
                <w:t>(HTTP method:GET)</w:t>
              </w:r>
            </w:ins>
          </w:p>
        </w:tc>
        <w:tc>
          <w:tcPr>
            <w:tcW w:w="1430" w:type="dxa"/>
            <w:tcPrChange w:id="1608" w:author="Raul García Fernández" w:date="2017-07-03T17:06:00Z">
              <w:tcPr>
                <w:tcW w:w="2303" w:type="dxa"/>
              </w:tcPr>
            </w:tcPrChange>
          </w:tcPr>
          <w:p w14:paraId="6E81DDAA"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1609" w:author="Raul García Fernández" w:date="2017-07-01T13:34:00Z"/>
                <w:szCs w:val="24"/>
                <w:lang w:val="es-ES_tradnl"/>
              </w:rPr>
            </w:pPr>
            <w:ins w:id="1610" w:author="Raul García Fernández" w:date="2017-07-01T13:34:00Z">
              <w:r w:rsidRPr="00D814BD">
                <w:rPr>
                  <w:szCs w:val="24"/>
                  <w:lang w:val="es-ES_tradnl"/>
                </w:rPr>
                <w:t>Devuelve la información del grupo publico</w:t>
              </w:r>
            </w:ins>
          </w:p>
        </w:tc>
        <w:tc>
          <w:tcPr>
            <w:tcW w:w="1163" w:type="dxa"/>
            <w:tcPrChange w:id="1611" w:author="Raul García Fernández" w:date="2017-07-03T17:06:00Z">
              <w:tcPr>
                <w:tcW w:w="2303" w:type="dxa"/>
              </w:tcPr>
            </w:tcPrChange>
          </w:tcPr>
          <w:p w14:paraId="0721B3E7"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1612" w:author="Raul García Fernández" w:date="2017-07-01T13:34:00Z"/>
                <w:szCs w:val="24"/>
                <w:lang w:val="es-ES_tradnl"/>
              </w:rPr>
            </w:pPr>
            <w:ins w:id="1613" w:author="Raul García Fernández" w:date="2017-07-01T13:34:00Z">
              <w:r w:rsidRPr="00D814BD">
                <w:rPr>
                  <w:szCs w:val="24"/>
                  <w:lang w:val="es-ES_tradnl"/>
                </w:rPr>
                <w:t>Vacío</w:t>
              </w:r>
            </w:ins>
          </w:p>
        </w:tc>
        <w:tc>
          <w:tcPr>
            <w:tcW w:w="1310" w:type="dxa"/>
            <w:tcPrChange w:id="1614" w:author="Raul García Fernández" w:date="2017-07-03T17:06:00Z">
              <w:tcPr>
                <w:tcW w:w="2303" w:type="dxa"/>
              </w:tcPr>
            </w:tcPrChange>
          </w:tcPr>
          <w:p w14:paraId="32FF632F"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1615" w:author="Raul García Fernández" w:date="2017-07-01T13:34:00Z"/>
                <w:szCs w:val="24"/>
                <w:lang w:val="es-ES_tradnl"/>
              </w:rPr>
            </w:pPr>
            <w:ins w:id="1616" w:author="Raul García Fernández" w:date="2017-07-01T13:34:00Z">
              <w:r w:rsidRPr="00D814BD">
                <w:rPr>
                  <w:szCs w:val="24"/>
                  <w:lang w:val="es-ES_tradnl"/>
                </w:rPr>
                <w:t>Devuelve un mensaje con la entidad del grupo publico</w:t>
              </w:r>
            </w:ins>
          </w:p>
        </w:tc>
      </w:tr>
    </w:tbl>
    <w:p w14:paraId="339D35CB" w14:textId="5599FCBA" w:rsidR="001F6FA0" w:rsidRDefault="001F6FA0">
      <w:pPr>
        <w:jc w:val="left"/>
        <w:rPr>
          <w:ins w:id="1617" w:author="Raul García Fernández" w:date="2017-07-01T12:54:00Z"/>
        </w:rPr>
        <w:pPrChange w:id="1618" w:author="Raul García Fernández" w:date="2017-07-03T17:06:00Z">
          <w:pPr>
            <w:ind w:firstLine="360"/>
            <w:jc w:val="center"/>
          </w:pPr>
        </w:pPrChange>
      </w:pPr>
    </w:p>
    <w:p w14:paraId="3C73FC50" w14:textId="77777777" w:rsidR="004A7A34" w:rsidRPr="003273F1" w:rsidRDefault="004A7A34">
      <w:pPr>
        <w:ind w:firstLine="360"/>
        <w:jc w:val="left"/>
        <w:pPrChange w:id="1619" w:author="Raul García Fernández" w:date="2017-07-01T12:54:00Z">
          <w:pPr>
            <w:ind w:firstLine="360"/>
            <w:jc w:val="center"/>
          </w:pPr>
        </w:pPrChange>
      </w:pPr>
    </w:p>
    <w:p w14:paraId="46CEDA7D" w14:textId="27E941CC" w:rsidR="0006462F" w:rsidRPr="00367A5A" w:rsidRDefault="00F56FB7" w:rsidP="00367A5A">
      <w:pPr>
        <w:pStyle w:val="Ttulo2"/>
        <w:numPr>
          <w:ilvl w:val="1"/>
          <w:numId w:val="30"/>
        </w:numPr>
        <w:rPr>
          <w:rFonts w:cs="Times New Roman"/>
          <w:szCs w:val="56"/>
        </w:rPr>
      </w:pPr>
      <w:r>
        <w:rPr>
          <w:rFonts w:cs="Times New Roman"/>
          <w:szCs w:val="56"/>
        </w:rPr>
        <w:t xml:space="preserve"> </w:t>
      </w:r>
      <w:del w:id="1620" w:author="RAQUEL BLANCO AGUIRRE" w:date="2017-06-28T19:05:00Z">
        <w:r w:rsidR="0006462F" w:rsidRPr="003273F1" w:rsidDel="00253E57">
          <w:rPr>
            <w:rFonts w:cs="Times New Roman"/>
            <w:szCs w:val="56"/>
          </w:rPr>
          <w:delText xml:space="preserve">DS-Subsistema repositorio Web: </w:delText>
        </w:r>
      </w:del>
      <w:bookmarkStart w:id="1621" w:name="_Toc487130110"/>
      <w:r w:rsidR="0006462F" w:rsidRPr="003273F1">
        <w:rPr>
          <w:rFonts w:cs="Times New Roman"/>
          <w:szCs w:val="56"/>
        </w:rPr>
        <w:t>Capa Negocio</w:t>
      </w:r>
      <w:bookmarkEnd w:id="1621"/>
    </w:p>
    <w:p w14:paraId="08A0D1F8" w14:textId="77777777" w:rsidR="0006462F" w:rsidRPr="003273F1" w:rsidRDefault="0006462F" w:rsidP="00F56FB7">
      <w:pPr>
        <w:ind w:firstLine="708"/>
      </w:pPr>
      <w:r w:rsidRPr="003273F1">
        <w:t xml:space="preserve">La función principal de la capa negocio es el gestionar y operar las diferentes opciones de los servicios que proporciona el repositorio. Esta capa estará enteramente implementada en java sin la utilización de </w:t>
      </w:r>
      <w:r w:rsidR="00F56FB7" w:rsidRPr="003273F1">
        <w:t>ningún</w:t>
      </w:r>
      <w:r w:rsidRPr="003273F1">
        <w:t xml:space="preserve"> framework.</w:t>
      </w:r>
    </w:p>
    <w:p w14:paraId="1CA3C16E" w14:textId="77777777" w:rsidR="0006462F" w:rsidRPr="003273F1" w:rsidRDefault="0006462F" w:rsidP="00F56FB7">
      <w:r w:rsidRPr="003273F1">
        <w:t xml:space="preserve">Esta capa estará implementada utilizando dos patrones de diseño. Estos patrones facilitan la utilización de códigos en su desarrollo y ampliaciones. La capa utiliza una </w:t>
      </w:r>
      <w:r w:rsidR="0035469B" w:rsidRPr="003273F1">
        <w:t>factoría</w:t>
      </w:r>
      <w:r w:rsidRPr="003273F1">
        <w:t xml:space="preserve"> </w:t>
      </w:r>
      <w:r w:rsidR="0035469B" w:rsidRPr="003273F1">
        <w:t>básica</w:t>
      </w:r>
      <w:r w:rsidRPr="003273F1">
        <w:t xml:space="preserve"> que crea los </w:t>
      </w:r>
      <w:r w:rsidR="00F56FB7" w:rsidRPr="003273F1">
        <w:t>diversos servicios</w:t>
      </w:r>
      <w:r w:rsidR="00367A5A">
        <w:t xml:space="preserve"> (capas)</w:t>
      </w:r>
      <w:r w:rsidR="0035469B" w:rsidRPr="003273F1">
        <w:t xml:space="preserve">, los cuales serán implementados utilizando el tipo </w:t>
      </w:r>
      <w:r w:rsidR="0035469B" w:rsidRPr="00E0371F">
        <w:rPr>
          <w:i/>
          <w:rPrChange w:id="1622" w:author="RAQUEL BLANCO AGUIRRE" w:date="2017-06-28T19:06:00Z">
            <w:rPr/>
          </w:rPrChange>
        </w:rPr>
        <w:t>singleton</w:t>
      </w:r>
      <w:r w:rsidR="0035469B" w:rsidRPr="003273F1">
        <w:t xml:space="preserve"> para que su propia existencia sea única. </w:t>
      </w:r>
    </w:p>
    <w:p w14:paraId="5140647D" w14:textId="77777777" w:rsidR="00F56FB7" w:rsidRDefault="0035469B" w:rsidP="005E22B3">
      <w:pPr>
        <w:keepNext/>
        <w:ind w:firstLine="360"/>
        <w:jc w:val="center"/>
      </w:pPr>
      <w:commentRangeStart w:id="1623"/>
      <w:commentRangeStart w:id="1624"/>
      <w:r w:rsidRPr="003273F1">
        <w:rPr>
          <w:noProof/>
          <w:lang w:eastAsia="es-ES"/>
        </w:rPr>
        <w:lastRenderedPageBreak/>
        <w:drawing>
          <wp:inline distT="0" distB="0" distL="0" distR="0" wp14:anchorId="5D6DDC9C" wp14:editId="5AB52C5B">
            <wp:extent cx="4038600" cy="2221208"/>
            <wp:effectExtent l="0" t="0" r="0" b="825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30">
                      <a:extLst>
                        <a:ext uri="{28A0092B-C50C-407E-A947-70E740481C1C}">
                          <a14:useLocalDpi xmlns:a14="http://schemas.microsoft.com/office/drawing/2010/main" val="0"/>
                        </a:ext>
                      </a:extLst>
                    </a:blip>
                    <a:stretch>
                      <a:fillRect/>
                    </a:stretch>
                  </pic:blipFill>
                  <pic:spPr>
                    <a:xfrm>
                      <a:off x="0" y="0"/>
                      <a:ext cx="4055319" cy="2230404"/>
                    </a:xfrm>
                    <a:prstGeom prst="rect">
                      <a:avLst/>
                    </a:prstGeom>
                  </pic:spPr>
                </pic:pic>
              </a:graphicData>
            </a:graphic>
          </wp:inline>
        </w:drawing>
      </w:r>
      <w:commentRangeEnd w:id="1623"/>
      <w:r w:rsidR="00E0371F">
        <w:rPr>
          <w:rStyle w:val="Refdecomentario"/>
        </w:rPr>
        <w:commentReference w:id="1623"/>
      </w:r>
      <w:commentRangeEnd w:id="1624"/>
      <w:r w:rsidR="00552321">
        <w:rPr>
          <w:rStyle w:val="Refdecomentario"/>
        </w:rPr>
        <w:commentReference w:id="1624"/>
      </w:r>
    </w:p>
    <w:p w14:paraId="2E5BECD9" w14:textId="77777777" w:rsidR="007E0D1B" w:rsidRPr="003273F1" w:rsidRDefault="00F56FB7" w:rsidP="005E22B3">
      <w:pPr>
        <w:pStyle w:val="Descripcin"/>
      </w:pPr>
      <w:bookmarkStart w:id="1625" w:name="_Toc481185455"/>
      <w:bookmarkStart w:id="1626" w:name="_Toc481603528"/>
      <w:r>
        <w:t xml:space="preserve">Ilustración </w:t>
      </w:r>
      <w:fldSimple w:instr=" STYLEREF 1 \s ">
        <w:r w:rsidR="005E22B3">
          <w:rPr>
            <w:noProof/>
          </w:rPr>
          <w:t>3.4</w:t>
        </w:r>
      </w:fldSimple>
      <w:r w:rsidR="005E22B3">
        <w:noBreakHyphen/>
      </w:r>
      <w:fldSimple w:instr=" SEQ Ilustración \* ARABIC \s 1 ">
        <w:r w:rsidR="005E22B3">
          <w:rPr>
            <w:noProof/>
          </w:rPr>
          <w:t>3</w:t>
        </w:r>
      </w:fldSimple>
      <w:r>
        <w:t xml:space="preserve"> Esquema Servicios Negocio</w:t>
      </w:r>
      <w:bookmarkEnd w:id="1625"/>
      <w:bookmarkEnd w:id="1626"/>
    </w:p>
    <w:p w14:paraId="179A07B8" w14:textId="1F38D3E5" w:rsidR="008F734A" w:rsidRPr="003273F1" w:rsidRDefault="00F56FB7" w:rsidP="00367A5A">
      <w:pPr>
        <w:pStyle w:val="Ttulo2"/>
        <w:numPr>
          <w:ilvl w:val="1"/>
          <w:numId w:val="30"/>
        </w:numPr>
      </w:pPr>
      <w:r>
        <w:t xml:space="preserve"> </w:t>
      </w:r>
      <w:del w:id="1627" w:author="RAQUEL BLANCO AGUIRRE" w:date="2017-06-28T19:06:00Z">
        <w:r w:rsidR="008F734A" w:rsidRPr="00F56FB7" w:rsidDel="00E0371F">
          <w:delText>DS- Subsistema repositorio</w:delText>
        </w:r>
        <w:r w:rsidRPr="00F56FB7" w:rsidDel="00E0371F">
          <w:delText xml:space="preserve"> Web</w:delText>
        </w:r>
        <w:r w:rsidR="008F734A" w:rsidRPr="00F56FB7" w:rsidDel="00E0371F">
          <w:delText xml:space="preserve">: </w:delText>
        </w:r>
      </w:del>
      <w:bookmarkStart w:id="1628" w:name="_Toc487130111"/>
      <w:r w:rsidR="008F734A" w:rsidRPr="00F56FB7">
        <w:t>Capa de datos</w:t>
      </w:r>
      <w:bookmarkEnd w:id="1628"/>
    </w:p>
    <w:p w14:paraId="0B26CAE1" w14:textId="6225C524" w:rsidR="005E22B3" w:rsidRDefault="008F734A" w:rsidP="00E0697E">
      <w:pPr>
        <w:ind w:firstLine="360"/>
        <w:rPr>
          <w:noProof/>
          <w:lang w:eastAsia="es-ES"/>
        </w:rPr>
      </w:pPr>
      <w:r w:rsidRPr="003273F1">
        <w:t xml:space="preserve">El objetivo de la capa de datos es el de ser </w:t>
      </w:r>
      <w:r w:rsidR="009F1C56">
        <w:t xml:space="preserve">el </w:t>
      </w:r>
      <w:r w:rsidRPr="003273F1">
        <w:t xml:space="preserve">intermediario entre las demás capas y la base de datos. Esta capa traduce los datos </w:t>
      </w:r>
      <w:r w:rsidR="0072734C">
        <w:t>existentes en</w:t>
      </w:r>
      <w:r w:rsidRPr="003273F1">
        <w:t xml:space="preserve"> la base de datos en entidades</w:t>
      </w:r>
      <w:r w:rsidR="0072734C">
        <w:t xml:space="preserve"> o clases</w:t>
      </w:r>
      <w:r w:rsidRPr="003273F1">
        <w:t xml:space="preserve"> del modelo e introduce dat</w:t>
      </w:r>
      <w:r w:rsidR="00367A5A">
        <w:t xml:space="preserve">os nuevos en la base de datos. </w:t>
      </w:r>
      <w:r w:rsidR="008830FC" w:rsidRPr="003273F1">
        <w:t xml:space="preserve">Para desarrollar esta capa se </w:t>
      </w:r>
      <w:r w:rsidR="00E0697E" w:rsidRPr="003273F1">
        <w:t>creará</w:t>
      </w:r>
      <w:ins w:id="1629" w:author="RAQUEL BLANCO AGUIRRE" w:date="2017-06-28T19:07:00Z">
        <w:r w:rsidR="00E0371F">
          <w:t>n</w:t>
        </w:r>
      </w:ins>
      <w:r w:rsidR="008830FC" w:rsidRPr="003273F1">
        <w:t xml:space="preserve"> clases para la manipulación de datos de cada entidad en la base de datos. Todas ellas serán creadas por una clase factoría básica que implementara una interfaz básica para comunicarse con l</w:t>
      </w:r>
      <w:r w:rsidR="0072734C">
        <w:t>os demás módulos del subsistema.</w:t>
      </w:r>
      <w:r w:rsidR="005E22B3" w:rsidRPr="005E22B3">
        <w:rPr>
          <w:noProof/>
          <w:lang w:eastAsia="es-ES"/>
        </w:rPr>
        <w:t xml:space="preserve"> </w:t>
      </w:r>
    </w:p>
    <w:p w14:paraId="6A41D395" w14:textId="77777777" w:rsidR="00F56FB7" w:rsidRDefault="005E22B3" w:rsidP="005E22B3">
      <w:pPr>
        <w:ind w:firstLine="360"/>
        <w:jc w:val="center"/>
      </w:pPr>
      <w:r w:rsidRPr="003273F1">
        <w:rPr>
          <w:noProof/>
          <w:lang w:eastAsia="es-ES"/>
        </w:rPr>
        <w:drawing>
          <wp:inline distT="0" distB="0" distL="0" distR="0" wp14:anchorId="7373772C" wp14:editId="2FAFC434">
            <wp:extent cx="4562475" cy="3938284"/>
            <wp:effectExtent l="0" t="0" r="0" b="508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png"/>
                    <pic:cNvPicPr/>
                  </pic:nvPicPr>
                  <pic:blipFill>
                    <a:blip r:embed="rId31">
                      <a:extLst>
                        <a:ext uri="{28A0092B-C50C-407E-A947-70E740481C1C}">
                          <a14:useLocalDpi xmlns:a14="http://schemas.microsoft.com/office/drawing/2010/main" val="0"/>
                        </a:ext>
                      </a:extLst>
                    </a:blip>
                    <a:stretch>
                      <a:fillRect/>
                    </a:stretch>
                  </pic:blipFill>
                  <pic:spPr>
                    <a:xfrm>
                      <a:off x="0" y="0"/>
                      <a:ext cx="4567730" cy="3942820"/>
                    </a:xfrm>
                    <a:prstGeom prst="rect">
                      <a:avLst/>
                    </a:prstGeom>
                  </pic:spPr>
                </pic:pic>
              </a:graphicData>
            </a:graphic>
          </wp:inline>
        </w:drawing>
      </w:r>
    </w:p>
    <w:p w14:paraId="7A5EDDA8" w14:textId="77777777" w:rsidR="008830FC" w:rsidRPr="003273F1" w:rsidRDefault="00F56FB7" w:rsidP="00F56FB7">
      <w:pPr>
        <w:pStyle w:val="Descripcin"/>
        <w:jc w:val="center"/>
      </w:pPr>
      <w:bookmarkStart w:id="1630" w:name="_Toc481185456"/>
      <w:bookmarkStart w:id="1631" w:name="_Toc481603529"/>
      <w:r>
        <w:t xml:space="preserve">Ilustración </w:t>
      </w:r>
      <w:fldSimple w:instr=" STYLEREF 1 \s ">
        <w:r w:rsidR="005E22B3">
          <w:rPr>
            <w:noProof/>
          </w:rPr>
          <w:t>3.4</w:t>
        </w:r>
      </w:fldSimple>
      <w:r w:rsidR="005E22B3">
        <w:noBreakHyphen/>
      </w:r>
      <w:fldSimple w:instr=" SEQ Ilustración \* ARABIC \s 1 ">
        <w:r w:rsidR="005E22B3">
          <w:rPr>
            <w:noProof/>
          </w:rPr>
          <w:t>4</w:t>
        </w:r>
      </w:fldSimple>
      <w:r>
        <w:t xml:space="preserve"> Esquema DAO Entidades</w:t>
      </w:r>
      <w:bookmarkEnd w:id="1630"/>
      <w:bookmarkEnd w:id="1631"/>
    </w:p>
    <w:p w14:paraId="246A70C4" w14:textId="09A77044" w:rsidR="00560174" w:rsidRPr="003273F1" w:rsidRDefault="00641294" w:rsidP="008F734A">
      <w:pPr>
        <w:ind w:firstLine="360"/>
      </w:pPr>
      <w:ins w:id="1632" w:author="RAQUEL BLANCO AGUIRRE" w:date="2017-06-28T19:11:00Z">
        <w:r>
          <w:t xml:space="preserve">Puesto que </w:t>
        </w:r>
      </w:ins>
      <w:r w:rsidR="0072734C">
        <w:t>Neo4j</w:t>
      </w:r>
      <w:ins w:id="1633" w:author="RAQUEL BLANCO AGUIRRE" w:date="2017-06-28T19:11:00Z">
        <w:r>
          <w:t xml:space="preserve"> también almacena</w:t>
        </w:r>
      </w:ins>
      <w:ins w:id="1634" w:author="RAQUEL BLANCO AGUIRRE" w:date="2017-06-28T19:12:00Z">
        <w:r>
          <w:t xml:space="preserve"> las relaciones entre los nodos que representan a las entidades, es necesario</w:t>
        </w:r>
      </w:ins>
      <w:del w:id="1635" w:author="RAQUEL BLANCO AGUIRRE" w:date="2017-06-28T19:12:00Z">
        <w:r w:rsidR="0072734C" w:rsidDel="00641294">
          <w:delText xml:space="preserve"> </w:delText>
        </w:r>
        <w:r w:rsidR="00560174" w:rsidRPr="003273F1" w:rsidDel="00641294">
          <w:delText>a parte de las entidades</w:delText>
        </w:r>
        <w:r w:rsidR="0072734C" w:rsidDel="00641294">
          <w:delText>, tiene</w:delText>
        </w:r>
        <w:r w:rsidR="00560174" w:rsidRPr="003273F1" w:rsidDel="00641294">
          <w:delText xml:space="preserve"> relaciones entre ellas es por eso que necesitamos</w:delText>
        </w:r>
      </w:del>
      <w:r w:rsidR="00560174" w:rsidRPr="003273F1">
        <w:t xml:space="preserve"> crear clases para la </w:t>
      </w:r>
      <w:r w:rsidR="00F56FB7" w:rsidRPr="003273F1">
        <w:t>gestión</w:t>
      </w:r>
      <w:r w:rsidR="00560174" w:rsidRPr="003273F1">
        <w:t xml:space="preserve"> de </w:t>
      </w:r>
      <w:ins w:id="1636" w:author="RAQUEL BLANCO AGUIRRE" w:date="2017-06-28T19:12:00Z">
        <w:r>
          <w:t>dichas</w:t>
        </w:r>
      </w:ins>
      <w:del w:id="1637" w:author="RAQUEL BLANCO AGUIRRE" w:date="2017-06-28T19:12:00Z">
        <w:r w:rsidR="00560174" w:rsidRPr="003273F1" w:rsidDel="00641294">
          <w:delText>las</w:delText>
        </w:r>
      </w:del>
      <w:r w:rsidR="00560174" w:rsidRPr="003273F1">
        <w:t xml:space="preserve"> relaciones</w:t>
      </w:r>
      <w:del w:id="1638" w:author="RAQUEL BLANCO AGUIRRE" w:date="2017-06-28T19:12:00Z">
        <w:r w:rsidR="0072734C" w:rsidDel="00641294">
          <w:delText xml:space="preserve"> al igual que las creamos para las entidades</w:delText>
        </w:r>
      </w:del>
      <w:r w:rsidR="00560174" w:rsidRPr="003273F1">
        <w:t xml:space="preserve">. </w:t>
      </w:r>
    </w:p>
    <w:p w14:paraId="2274D710" w14:textId="77777777" w:rsidR="00F56FB7" w:rsidRDefault="00560174" w:rsidP="00F56FB7">
      <w:pPr>
        <w:keepNext/>
        <w:ind w:firstLine="360"/>
        <w:jc w:val="center"/>
      </w:pPr>
      <w:r w:rsidRPr="003273F1">
        <w:rPr>
          <w:noProof/>
          <w:lang w:eastAsia="es-ES"/>
        </w:rPr>
        <w:lastRenderedPageBreak/>
        <w:drawing>
          <wp:inline distT="0" distB="0" distL="0" distR="0" wp14:anchorId="0506C40E" wp14:editId="6F9BF34C">
            <wp:extent cx="4391025" cy="379803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3.png"/>
                    <pic:cNvPicPr/>
                  </pic:nvPicPr>
                  <pic:blipFill>
                    <a:blip r:embed="rId32">
                      <a:extLst>
                        <a:ext uri="{28A0092B-C50C-407E-A947-70E740481C1C}">
                          <a14:useLocalDpi xmlns:a14="http://schemas.microsoft.com/office/drawing/2010/main" val="0"/>
                        </a:ext>
                      </a:extLst>
                    </a:blip>
                    <a:stretch>
                      <a:fillRect/>
                    </a:stretch>
                  </pic:blipFill>
                  <pic:spPr>
                    <a:xfrm>
                      <a:off x="0" y="0"/>
                      <a:ext cx="4401447" cy="3807050"/>
                    </a:xfrm>
                    <a:prstGeom prst="rect">
                      <a:avLst/>
                    </a:prstGeom>
                  </pic:spPr>
                </pic:pic>
              </a:graphicData>
            </a:graphic>
          </wp:inline>
        </w:drawing>
      </w:r>
    </w:p>
    <w:p w14:paraId="776B3BB4" w14:textId="77777777" w:rsidR="00560174" w:rsidRPr="003273F1" w:rsidRDefault="00F56FB7" w:rsidP="00F56FB7">
      <w:pPr>
        <w:pStyle w:val="Descripcin"/>
        <w:jc w:val="center"/>
      </w:pPr>
      <w:bookmarkStart w:id="1639" w:name="_Toc481185457"/>
      <w:bookmarkStart w:id="1640" w:name="_Toc481603530"/>
      <w:r>
        <w:t xml:space="preserve">Ilustración </w:t>
      </w:r>
      <w:fldSimple w:instr=" STYLEREF 1 \s ">
        <w:r w:rsidR="005E22B3">
          <w:rPr>
            <w:noProof/>
          </w:rPr>
          <w:t>3.4</w:t>
        </w:r>
      </w:fldSimple>
      <w:r w:rsidR="005E22B3">
        <w:noBreakHyphen/>
      </w:r>
      <w:fldSimple w:instr=" SEQ Ilustración \* ARABIC \s 1 ">
        <w:r w:rsidR="005E22B3">
          <w:rPr>
            <w:noProof/>
          </w:rPr>
          <w:t>5</w:t>
        </w:r>
      </w:fldSimple>
      <w:r>
        <w:t xml:space="preserve"> Esquema DAO Relaciones</w:t>
      </w:r>
      <w:bookmarkEnd w:id="1639"/>
      <w:bookmarkEnd w:id="1640"/>
    </w:p>
    <w:p w14:paraId="67DE5FC0" w14:textId="47540F34" w:rsidR="006E1D0B" w:rsidRPr="006E1D0B" w:rsidRDefault="006E1D0B" w:rsidP="006E1D0B">
      <w:pPr>
        <w:pStyle w:val="Ttulo2"/>
        <w:numPr>
          <w:ilvl w:val="1"/>
          <w:numId w:val="30"/>
        </w:numPr>
      </w:pPr>
      <w:r>
        <w:t xml:space="preserve"> </w:t>
      </w:r>
      <w:del w:id="1641" w:author="RAQUEL BLANCO AGUIRRE" w:date="2017-06-28T19:12:00Z">
        <w:r w:rsidR="00B53DCA" w:rsidRPr="006E1D0B" w:rsidDel="009B72F7">
          <w:delText xml:space="preserve">DS-Subsistema repositorio: </w:delText>
        </w:r>
      </w:del>
      <w:bookmarkStart w:id="1642" w:name="_Toc487130112"/>
      <w:r w:rsidR="00B53DCA" w:rsidRPr="006E1D0B">
        <w:t>Capa ejecución</w:t>
      </w:r>
      <w:bookmarkEnd w:id="1642"/>
    </w:p>
    <w:p w14:paraId="590C303A" w14:textId="2FB49A23" w:rsidR="00B53DCA" w:rsidRPr="003273F1" w:rsidRDefault="00B53DCA" w:rsidP="00B53DCA">
      <w:pPr>
        <w:ind w:firstLine="360"/>
      </w:pPr>
      <w:r w:rsidRPr="003273F1">
        <w:t>La capa ejecución tiene como objetivo ejecutar proyectos, monitorizar su ej</w:t>
      </w:r>
      <w:r w:rsidR="0072734C">
        <w:t xml:space="preserve">ecución y recoger su respuesta </w:t>
      </w:r>
      <w:r w:rsidRPr="003273F1">
        <w:t xml:space="preserve">para comunicarlo luego con las demás capas. Esta capa </w:t>
      </w:r>
      <w:ins w:id="1643" w:author="RAQUEL BLANCO AGUIRRE" w:date="2017-06-28T19:13:00Z">
        <w:r w:rsidR="009B72F7">
          <w:t>será</w:t>
        </w:r>
      </w:ins>
      <w:del w:id="1644" w:author="RAQUEL BLANCO AGUIRRE" w:date="2017-06-28T19:13:00Z">
        <w:r w:rsidRPr="003273F1" w:rsidDel="009B72F7">
          <w:delText>está totalmente</w:delText>
        </w:r>
      </w:del>
      <w:r w:rsidRPr="003273F1">
        <w:t xml:space="preserve"> implementada en java. La capa ejecución se comunica directamente con </w:t>
      </w:r>
      <w:ins w:id="1645" w:author="RAQUEL BLANCO AGUIRRE" w:date="2017-06-28T19:13:00Z">
        <w:r w:rsidR="009B72F7">
          <w:t>el</w:t>
        </w:r>
      </w:ins>
      <w:del w:id="1646" w:author="RAQUEL BLANCO AGUIRRE" w:date="2017-06-28T19:13:00Z">
        <w:r w:rsidRPr="003273F1" w:rsidDel="009B72F7">
          <w:delText>los</w:delText>
        </w:r>
      </w:del>
      <w:r w:rsidRPr="003273F1">
        <w:t xml:space="preserve"> Sistema</w:t>
      </w:r>
      <w:del w:id="1647" w:author="RAQUEL BLANCO AGUIRRE" w:date="2017-06-28T19:13:00Z">
        <w:r w:rsidRPr="003273F1" w:rsidDel="009B72F7">
          <w:delText>s</w:delText>
        </w:r>
      </w:del>
      <w:r w:rsidRPr="003273F1">
        <w:t xml:space="preserve"> </w:t>
      </w:r>
      <w:ins w:id="1648" w:author="RAQUEL BLANCO AGUIRRE" w:date="2017-06-28T19:13:00Z">
        <w:r w:rsidR="009B72F7">
          <w:t>O</w:t>
        </w:r>
      </w:ins>
      <w:del w:id="1649" w:author="RAQUEL BLANCO AGUIRRE" w:date="2017-06-28T19:13:00Z">
        <w:r w:rsidRPr="003273F1" w:rsidDel="009B72F7">
          <w:delText>o</w:delText>
        </w:r>
      </w:del>
      <w:r w:rsidRPr="003273F1">
        <w:t>perativ</w:t>
      </w:r>
      <w:r w:rsidR="0072734C">
        <w:t>o</w:t>
      </w:r>
      <w:del w:id="1650" w:author="RAQUEL BLANCO AGUIRRE" w:date="2017-06-28T19:13:00Z">
        <w:r w:rsidR="0072734C" w:rsidDel="009B72F7">
          <w:delText>s</w:delText>
        </w:r>
      </w:del>
      <w:r w:rsidR="0072734C">
        <w:t xml:space="preserve"> y con los repositorios GIT</w:t>
      </w:r>
      <w:ins w:id="1651" w:author="RAQUEL BLANCO AGUIRRE" w:date="2017-06-28T19:14:00Z">
        <w:r w:rsidR="009B72F7">
          <w:t xml:space="preserve">, por lo que se utilizarán tanto </w:t>
        </w:r>
      </w:ins>
      <w:del w:id="1652" w:author="RAQUEL BLANCO AGUIRRE" w:date="2017-06-28T19:14:00Z">
        <w:r w:rsidR="0072734C" w:rsidDel="009B72F7">
          <w:delText>. P</w:delText>
        </w:r>
        <w:r w:rsidRPr="003273F1" w:rsidDel="009B72F7">
          <w:delText>ara poder comunicarse con estos sistemas</w:delText>
        </w:r>
        <w:r w:rsidR="0072734C" w:rsidDel="009B72F7">
          <w:delText xml:space="preserve"> mencionados anteriormente</w:delText>
        </w:r>
        <w:r w:rsidRPr="003273F1" w:rsidDel="009B72F7">
          <w:delText xml:space="preserve"> la capa utilizara </w:delText>
        </w:r>
      </w:del>
      <w:r w:rsidRPr="003273F1">
        <w:t>librerías</w:t>
      </w:r>
      <w:r w:rsidR="0072734C">
        <w:t xml:space="preserve"> externas </w:t>
      </w:r>
      <w:ins w:id="1653" w:author="RAQUEL BLANCO AGUIRRE" w:date="2017-06-28T19:14:00Z">
        <w:r w:rsidR="009B72F7">
          <w:t>como</w:t>
        </w:r>
      </w:ins>
      <w:del w:id="1654" w:author="RAQUEL BLANCO AGUIRRE" w:date="2017-06-28T19:14:00Z">
        <w:r w:rsidR="0072734C" w:rsidDel="009B72F7">
          <w:delText>y</w:delText>
        </w:r>
      </w:del>
      <w:r w:rsidR="0072734C">
        <w:t xml:space="preserve"> librerías</w:t>
      </w:r>
      <w:r w:rsidRPr="003273F1">
        <w:t xml:space="preserve"> internas de java.</w:t>
      </w:r>
    </w:p>
    <w:p w14:paraId="43A2F4FD" w14:textId="77777777" w:rsidR="00B53DCA" w:rsidRPr="003273F1" w:rsidRDefault="00B53DCA" w:rsidP="00B53DCA">
      <w:r w:rsidRPr="003273F1">
        <w:t xml:space="preserve">   </w:t>
      </w:r>
    </w:p>
    <w:p w14:paraId="5D9D7888" w14:textId="77777777" w:rsidR="001232E1" w:rsidRPr="003273F1" w:rsidRDefault="00B53DCA" w:rsidP="0072734C">
      <w:pPr>
        <w:pStyle w:val="Ttulo3"/>
        <w:numPr>
          <w:ilvl w:val="2"/>
          <w:numId w:val="30"/>
        </w:numPr>
      </w:pPr>
      <w:bookmarkStart w:id="1655" w:name="_Toc487130113"/>
      <w:r w:rsidRPr="006E1D0B">
        <w:t>Sincronización de proyectos:</w:t>
      </w:r>
      <w:bookmarkEnd w:id="1655"/>
    </w:p>
    <w:p w14:paraId="7D25E573" w14:textId="46DB04F4" w:rsidR="00B53DCA" w:rsidRPr="003273F1" w:rsidRDefault="00B53DCA" w:rsidP="001232E1">
      <w:pPr>
        <w:ind w:firstLine="360"/>
      </w:pPr>
      <w:r w:rsidRPr="003273F1">
        <w:t>La capa de ejecución</w:t>
      </w:r>
      <w:r w:rsidR="001232E1" w:rsidRPr="003273F1">
        <w:t xml:space="preserve"> crear</w:t>
      </w:r>
      <w:ins w:id="1656" w:author="RAQUEL BLANCO AGUIRRE" w:date="2017-06-28T19:14:00Z">
        <w:r w:rsidR="009B72F7">
          <w:t>á</w:t>
        </w:r>
      </w:ins>
      <w:del w:id="1657" w:author="RAQUEL BLANCO AGUIRRE" w:date="2017-06-28T19:14:00Z">
        <w:r w:rsidR="001232E1" w:rsidRPr="003273F1" w:rsidDel="009B72F7">
          <w:delText>a</w:delText>
        </w:r>
      </w:del>
      <w:r w:rsidR="001232E1" w:rsidRPr="003273F1">
        <w:t xml:space="preserve"> una jerarquía de proyectos en el sistema de archivos del sistema operativo</w:t>
      </w:r>
      <w:r w:rsidR="0072734C">
        <w:t xml:space="preserve"> anfitrión</w:t>
      </w:r>
      <w:r w:rsidR="001232E1" w:rsidRPr="003273F1">
        <w:t>, donde</w:t>
      </w:r>
      <w:r w:rsidR="0072734C">
        <w:t>,</w:t>
      </w:r>
      <w:r w:rsidR="001232E1" w:rsidRPr="003273F1">
        <w:t xml:space="preserve"> usando una librería </w:t>
      </w:r>
      <w:r w:rsidR="0072734C">
        <w:t xml:space="preserve">externa denominada </w:t>
      </w:r>
      <w:r w:rsidR="006410AE" w:rsidRPr="006410AE">
        <w:rPr>
          <w:b/>
        </w:rPr>
        <w:t>JG</w:t>
      </w:r>
      <w:ins w:id="1658" w:author="RAQUEL BLANCO AGUIRRE" w:date="2017-06-28T19:15:00Z">
        <w:r w:rsidR="009B72F7">
          <w:rPr>
            <w:b/>
          </w:rPr>
          <w:t>it</w:t>
        </w:r>
      </w:ins>
      <w:del w:id="1659" w:author="RAQUEL BLANCO AGUIRRE" w:date="2017-06-28T19:15:00Z">
        <w:r w:rsidR="006410AE" w:rsidRPr="006410AE" w:rsidDel="009B72F7">
          <w:rPr>
            <w:b/>
          </w:rPr>
          <w:delText>IT</w:delText>
        </w:r>
      </w:del>
      <w:r w:rsidR="006410AE" w:rsidRPr="003273F1">
        <w:t>,</w:t>
      </w:r>
      <w:r w:rsidR="001232E1" w:rsidRPr="003273F1">
        <w:t xml:space="preserve"> </w:t>
      </w:r>
      <w:r w:rsidR="004A56F3" w:rsidRPr="003273F1">
        <w:t>actualizar</w:t>
      </w:r>
      <w:ins w:id="1660" w:author="RAQUEL BLANCO AGUIRRE" w:date="2017-06-28T19:14:00Z">
        <w:r w:rsidR="009B72F7">
          <w:t>á</w:t>
        </w:r>
      </w:ins>
      <w:del w:id="1661" w:author="RAQUEL BLANCO AGUIRRE" w:date="2017-06-28T19:14:00Z">
        <w:r w:rsidR="004A56F3" w:rsidRPr="003273F1" w:rsidDel="009B72F7">
          <w:delText>a</w:delText>
        </w:r>
      </w:del>
      <w:r w:rsidR="004A56F3" w:rsidRPr="003273F1">
        <w:t xml:space="preserve"> y</w:t>
      </w:r>
      <w:r w:rsidR="001232E1" w:rsidRPr="003273F1">
        <w:t xml:space="preserve"> descargara los datos de los proyectos. </w:t>
      </w:r>
      <w:ins w:id="1662" w:author="RAQUEL BLANCO AGUIRRE" w:date="2017-06-28T19:15:00Z">
        <w:r w:rsidR="009B72F7">
          <w:t>Para c</w:t>
        </w:r>
      </w:ins>
      <w:del w:id="1663" w:author="RAQUEL BLANCO AGUIRRE" w:date="2017-06-28T19:15:00Z">
        <w:r w:rsidR="001232E1" w:rsidRPr="003273F1" w:rsidDel="009B72F7">
          <w:delText>C</w:delText>
        </w:r>
      </w:del>
      <w:r w:rsidR="001232E1" w:rsidRPr="003273F1">
        <w:t>ada proyecto</w:t>
      </w:r>
      <w:r w:rsidR="0072734C">
        <w:t xml:space="preserve"> que se vaya a crear se generará</w:t>
      </w:r>
      <w:r w:rsidR="001232E1" w:rsidRPr="003273F1">
        <w:t xml:space="preserve"> un espacio </w:t>
      </w:r>
      <w:r w:rsidR="006E1D0B" w:rsidRPr="003273F1">
        <w:t>personal donde</w:t>
      </w:r>
      <w:r w:rsidR="0072734C">
        <w:t xml:space="preserve"> se descargará</w:t>
      </w:r>
      <w:r w:rsidR="001232E1" w:rsidRPr="003273F1">
        <w:t xml:space="preserve"> la información. También se </w:t>
      </w:r>
      <w:r w:rsidR="006E1D0B" w:rsidRPr="003273F1">
        <w:t>creará</w:t>
      </w:r>
      <w:r w:rsidR="001232E1" w:rsidRPr="003273F1">
        <w:t xml:space="preserve"> un sistema de monitorización de los proyectos</w:t>
      </w:r>
      <w:ins w:id="1664" w:author="RAQUEL BLANCO AGUIRRE" w:date="2017-06-28T19:16:00Z">
        <w:r w:rsidR="004702D5">
          <w:t>,</w:t>
        </w:r>
      </w:ins>
      <w:r w:rsidR="001232E1" w:rsidRPr="003273F1">
        <w:t xml:space="preserve"> actualizándose cada vez que se genera</w:t>
      </w:r>
      <w:r w:rsidR="0072734C">
        <w:t xml:space="preserve"> se</w:t>
      </w:r>
      <w:r w:rsidR="001232E1" w:rsidRPr="003273F1">
        <w:t xml:space="preserve"> un cambio. </w:t>
      </w:r>
    </w:p>
    <w:p w14:paraId="31E06A22" w14:textId="6F16FB20" w:rsidR="001232E1" w:rsidRDefault="001232E1" w:rsidP="006E1D0B">
      <w:r w:rsidRPr="003273F1">
        <w:rPr>
          <w:b/>
        </w:rPr>
        <w:t xml:space="preserve">JGit </w:t>
      </w:r>
      <w:r w:rsidRPr="003273F1">
        <w:t xml:space="preserve">es una </w:t>
      </w:r>
      <w:ins w:id="1665" w:author="RAQUEL BLANCO AGUIRRE" w:date="2017-06-28T19:16:00Z">
        <w:r w:rsidR="004702D5">
          <w:t>l</w:t>
        </w:r>
      </w:ins>
      <w:del w:id="1666" w:author="RAQUEL BLANCO AGUIRRE" w:date="2017-06-28T19:16:00Z">
        <w:r w:rsidRPr="003273F1" w:rsidDel="004702D5">
          <w:delText>L</w:delText>
        </w:r>
      </w:del>
      <w:r w:rsidRPr="003273F1">
        <w:t>ib</w:t>
      </w:r>
      <w:ins w:id="1667" w:author="RAQUEL BLANCO AGUIRRE" w:date="2017-06-28T19:16:00Z">
        <w:r w:rsidR="004702D5">
          <w:t>r</w:t>
        </w:r>
      </w:ins>
      <w:r w:rsidRPr="003273F1">
        <w:t>er</w:t>
      </w:r>
      <w:ins w:id="1668" w:author="RAQUEL BLANCO AGUIRRE" w:date="2017-06-28T19:16:00Z">
        <w:r w:rsidR="004702D5">
          <w:t>í</w:t>
        </w:r>
      </w:ins>
      <w:del w:id="1669" w:author="RAQUEL BLANCO AGUIRRE" w:date="2017-06-28T19:16:00Z">
        <w:r w:rsidRPr="003273F1" w:rsidDel="004702D5">
          <w:delText>i</w:delText>
        </w:r>
      </w:del>
      <w:r w:rsidRPr="003273F1">
        <w:t xml:space="preserve">a desarrollada por </w:t>
      </w:r>
      <w:ins w:id="1670" w:author="RAQUEL BLANCO AGUIRRE" w:date="2017-06-28T19:16:00Z">
        <w:r w:rsidR="004702D5">
          <w:t>E</w:t>
        </w:r>
      </w:ins>
      <w:del w:id="1671" w:author="RAQUEL BLANCO AGUIRRE" w:date="2017-06-28T19:16:00Z">
        <w:r w:rsidRPr="003273F1" w:rsidDel="004702D5">
          <w:delText>e</w:delText>
        </w:r>
      </w:del>
      <w:r w:rsidRPr="003273F1">
        <w:t>clipse para facilitar la comunicación entre los repositorios GIT por parte de los clientes. Cualquier operación GIT puede ser realizada usando sus códigos. La capa de ejecución contendrá un servicio denominado servicio GIT que contendrá todas las operaciones.</w:t>
      </w:r>
    </w:p>
    <w:p w14:paraId="09546FD9" w14:textId="77777777" w:rsidR="004A56F3" w:rsidRPr="003273F1" w:rsidRDefault="004A56F3" w:rsidP="006E1D0B"/>
    <w:p w14:paraId="075394FA" w14:textId="77777777" w:rsidR="003A7A20" w:rsidRPr="003A7A20" w:rsidRDefault="001232E1" w:rsidP="003A7A20">
      <w:pPr>
        <w:pStyle w:val="Ttulo3"/>
        <w:numPr>
          <w:ilvl w:val="2"/>
          <w:numId w:val="30"/>
        </w:numPr>
      </w:pPr>
      <w:bookmarkStart w:id="1672" w:name="_Toc487130114"/>
      <w:r w:rsidRPr="006E1D0B">
        <w:t>Ejecución de proyectos</w:t>
      </w:r>
      <w:bookmarkEnd w:id="1672"/>
      <w:del w:id="1673" w:author="RAQUEL BLANCO AGUIRRE" w:date="2017-06-28T19:17:00Z">
        <w:r w:rsidRPr="006E1D0B" w:rsidDel="004702D5">
          <w:delText>:</w:delText>
        </w:r>
      </w:del>
    </w:p>
    <w:p w14:paraId="2C86F6B1" w14:textId="6C6E3C38" w:rsidR="00962BFD" w:rsidRPr="003273F1" w:rsidRDefault="00962BFD" w:rsidP="00962BFD">
      <w:pPr>
        <w:ind w:firstLine="360"/>
      </w:pPr>
      <w:r w:rsidRPr="003273F1">
        <w:t xml:space="preserve">El principal objetivo de la capa de ejecución es la de ejecutar proyectos de diferentes índoles de manera genérica. Para ello se </w:t>
      </w:r>
      <w:r w:rsidR="00312FCE" w:rsidRPr="003273F1">
        <w:t>utilizará</w:t>
      </w:r>
      <w:r w:rsidRPr="003273F1">
        <w:t xml:space="preserve"> un patrón de diseño denominado factoría abstracta</w:t>
      </w:r>
      <w:ins w:id="1674" w:author="RAQUEL BLANCO AGUIRRE" w:date="2017-06-28T19:17:00Z">
        <w:r w:rsidR="004702D5">
          <w:t>,</w:t>
        </w:r>
      </w:ins>
      <w:r w:rsidRPr="003273F1">
        <w:t xml:space="preserve"> donde dependiendo </w:t>
      </w:r>
      <w:r w:rsidR="006E1D0B" w:rsidRPr="003273F1">
        <w:t>del tipo</w:t>
      </w:r>
      <w:r w:rsidRPr="003273F1">
        <w:t xml:space="preserve"> de proyecto que se ejecute se </w:t>
      </w:r>
      <w:r w:rsidR="006410AE" w:rsidRPr="003273F1">
        <w:t>enlazará</w:t>
      </w:r>
      <w:r w:rsidRPr="003273F1">
        <w:t xml:space="preserve"> con el servicio que puede ejecutar el proyecto.</w:t>
      </w:r>
    </w:p>
    <w:p w14:paraId="50B29CCC" w14:textId="045950B6" w:rsidR="004A132C" w:rsidRDefault="004A132C" w:rsidP="003A7A20">
      <w:r w:rsidRPr="003273F1">
        <w:lastRenderedPageBreak/>
        <w:t xml:space="preserve">Mientras los proyectos sean ejecutados se mantendrá un conjunto de referencias a los </w:t>
      </w:r>
      <w:del w:id="1675" w:author="RAQUEL BLANCO AGUIRRE" w:date="2017-06-28T19:18:00Z">
        <w:r w:rsidRPr="003273F1" w:rsidDel="004702D5">
          <w:delText xml:space="preserve">proyectos </w:delText>
        </w:r>
      </w:del>
      <w:ins w:id="1676" w:author="RAQUEL BLANCO AGUIRRE" w:date="2017-06-28T19:18:00Z">
        <w:r w:rsidR="004702D5">
          <w:t>mismos</w:t>
        </w:r>
        <w:r w:rsidR="004702D5" w:rsidRPr="003273F1">
          <w:t xml:space="preserve"> </w:t>
        </w:r>
      </w:ins>
      <w:r w:rsidRPr="003273F1">
        <w:t xml:space="preserve">para comprobar </w:t>
      </w:r>
      <w:ins w:id="1677" w:author="RAQUEL BLANCO AGUIRRE" w:date="2017-06-28T19:18:00Z">
        <w:r w:rsidR="004702D5">
          <w:t xml:space="preserve">sus </w:t>
        </w:r>
      </w:ins>
      <w:del w:id="1678" w:author="RAQUEL BLANCO AGUIRRE" w:date="2017-06-28T19:18:00Z">
        <w:r w:rsidR="006E1D0B" w:rsidRPr="003273F1" w:rsidDel="004702D5">
          <w:delText xml:space="preserve">los </w:delText>
        </w:r>
      </w:del>
      <w:r w:rsidR="006E1D0B" w:rsidRPr="003273F1">
        <w:t>estados</w:t>
      </w:r>
      <w:del w:id="1679" w:author="RAQUEL BLANCO AGUIRRE" w:date="2017-06-28T19:18:00Z">
        <w:r w:rsidRPr="003273F1" w:rsidDel="004702D5">
          <w:delText xml:space="preserve"> de los mismos</w:delText>
        </w:r>
      </w:del>
      <w:r w:rsidRPr="003273F1">
        <w:t>, pudiendo parar las ejecuciones cuando de</w:t>
      </w:r>
      <w:r w:rsidR="003A7A20">
        <w:t>see el usuario.</w:t>
      </w:r>
    </w:p>
    <w:p w14:paraId="6F36164C" w14:textId="77777777" w:rsidR="003A7A20" w:rsidRPr="003273F1" w:rsidRDefault="003A7A20" w:rsidP="003A7A20"/>
    <w:p w14:paraId="090259CC" w14:textId="70536EF6" w:rsidR="00E507E0" w:rsidRPr="00E507E0" w:rsidRDefault="004A132C" w:rsidP="00E507E0">
      <w:pPr>
        <w:pStyle w:val="Ttulo3"/>
        <w:numPr>
          <w:ilvl w:val="2"/>
          <w:numId w:val="30"/>
        </w:numPr>
      </w:pPr>
      <w:bookmarkStart w:id="1680" w:name="_Toc487130115"/>
      <w:r w:rsidRPr="003273F1">
        <w:t>Respuestas de ejecuciones</w:t>
      </w:r>
      <w:bookmarkEnd w:id="1680"/>
      <w:del w:id="1681" w:author="RAQUEL BLANCO AGUIRRE" w:date="2017-06-28T19:18:00Z">
        <w:r w:rsidRPr="003273F1" w:rsidDel="004702D5">
          <w:delText>:</w:delText>
        </w:r>
      </w:del>
    </w:p>
    <w:p w14:paraId="3A3BA813" w14:textId="1B60AA1E" w:rsidR="004A132C" w:rsidRDefault="004A132C" w:rsidP="004A132C">
      <w:pPr>
        <w:ind w:firstLine="360"/>
      </w:pPr>
      <w:r w:rsidRPr="003273F1">
        <w:t>La capa de ejecución tratar</w:t>
      </w:r>
      <w:ins w:id="1682" w:author="RAQUEL BLANCO AGUIRRE" w:date="2017-06-28T19:18:00Z">
        <w:r w:rsidR="004702D5">
          <w:t>á</w:t>
        </w:r>
      </w:ins>
      <w:del w:id="1683" w:author="RAQUEL BLANCO AGUIRRE" w:date="2017-06-28T19:18:00Z">
        <w:r w:rsidRPr="003273F1" w:rsidDel="004702D5">
          <w:delText>a</w:delText>
        </w:r>
      </w:del>
      <w:r w:rsidRPr="003273F1">
        <w:t xml:space="preserve"> los datos de las ejecuciones de los proyectos</w:t>
      </w:r>
      <w:ins w:id="1684" w:author="RAQUEL BLANCO AGUIRRE" w:date="2017-06-28T19:18:00Z">
        <w:r w:rsidR="004702D5">
          <w:t xml:space="preserve"> y se </w:t>
        </w:r>
      </w:ins>
      <w:del w:id="1685" w:author="RAQUEL BLANCO AGUIRRE" w:date="2017-06-28T19:18:00Z">
        <w:r w:rsidRPr="003273F1" w:rsidDel="004702D5">
          <w:delText xml:space="preserve">. Tratando los datos y </w:delText>
        </w:r>
      </w:del>
      <w:r w:rsidRPr="003273F1">
        <w:t>comunic</w:t>
      </w:r>
      <w:ins w:id="1686" w:author="RAQUEL BLANCO AGUIRRE" w:date="2017-06-28T19:18:00Z">
        <w:r w:rsidR="004702D5">
          <w:t>ar</w:t>
        </w:r>
      </w:ins>
      <w:r w:rsidRPr="003273F1">
        <w:t>á</w:t>
      </w:r>
      <w:del w:id="1687" w:author="RAQUEL BLANCO AGUIRRE" w:date="2017-06-28T19:19:00Z">
        <w:r w:rsidRPr="003273F1" w:rsidDel="004702D5">
          <w:delText>ndose</w:delText>
        </w:r>
      </w:del>
      <w:r w:rsidRPr="003273F1">
        <w:t xml:space="preserve"> con las demás capas con el objetivo de </w:t>
      </w:r>
      <w:del w:id="1688" w:author="RAQUEL BLANCO AGUIRRE" w:date="2017-06-28T19:19:00Z">
        <w:r w:rsidRPr="003273F1" w:rsidDel="004702D5">
          <w:delText xml:space="preserve">comunicárselo </w:delText>
        </w:r>
      </w:del>
      <w:ins w:id="1689" w:author="RAQUEL BLANCO AGUIRRE" w:date="2017-06-28T19:19:00Z">
        <w:r w:rsidR="004702D5">
          <w:t>informar</w:t>
        </w:r>
        <w:r w:rsidR="004702D5" w:rsidRPr="003273F1">
          <w:t xml:space="preserve"> </w:t>
        </w:r>
      </w:ins>
      <w:r w:rsidRPr="003273F1">
        <w:t>a los usuarios que lo</w:t>
      </w:r>
      <w:del w:id="1690" w:author="RAQUEL BLANCO AGUIRRE" w:date="2017-06-28T19:19:00Z">
        <w:r w:rsidRPr="003273F1" w:rsidDel="004702D5">
          <w:delText>s</w:delText>
        </w:r>
      </w:del>
      <w:r w:rsidRPr="003273F1">
        <w:t xml:space="preserve"> soliciten.</w:t>
      </w:r>
    </w:p>
    <w:p w14:paraId="1DABA6E3" w14:textId="77777777" w:rsidR="006E1D0B" w:rsidRPr="003273F1" w:rsidRDefault="006E1D0B" w:rsidP="006E1D0B">
      <w:pPr>
        <w:spacing w:after="0"/>
      </w:pPr>
      <w:r>
        <w:br w:type="page"/>
      </w:r>
    </w:p>
    <w:p w14:paraId="5D2E1EF7" w14:textId="77777777" w:rsidR="00303F59" w:rsidRPr="006E1D0B" w:rsidRDefault="00A666C5" w:rsidP="006E1D0B">
      <w:pPr>
        <w:pStyle w:val="Ttulo1"/>
        <w:numPr>
          <w:ilvl w:val="0"/>
          <w:numId w:val="30"/>
        </w:numPr>
      </w:pPr>
      <w:bookmarkStart w:id="1691" w:name="_Toc487130116"/>
      <w:r w:rsidRPr="006E1D0B">
        <w:lastRenderedPageBreak/>
        <w:t>Diseño de sistema: Subsistema aplicación web</w:t>
      </w:r>
      <w:bookmarkEnd w:id="1691"/>
    </w:p>
    <w:p w14:paraId="4D66D507" w14:textId="77777777" w:rsidR="00ED46C3" w:rsidRPr="003273F1" w:rsidRDefault="00ED46C3" w:rsidP="00DE2F72">
      <w:pPr>
        <w:ind w:firstLine="360"/>
      </w:pPr>
    </w:p>
    <w:p w14:paraId="7D074B93" w14:textId="77777777" w:rsidR="00DE2F72" w:rsidRPr="003273F1" w:rsidRDefault="00DE2F72" w:rsidP="006E1D0B">
      <w:r w:rsidRPr="003273F1">
        <w:t xml:space="preserve">El subsistema aplicación web tiene </w:t>
      </w:r>
      <w:r w:rsidR="00CB79B2">
        <w:t>varios objetivos como</w:t>
      </w:r>
      <w:r w:rsidRPr="003273F1">
        <w:t xml:space="preserve"> sistema general:</w:t>
      </w:r>
    </w:p>
    <w:p w14:paraId="1BEB4509" w14:textId="77777777" w:rsidR="00DE2F72" w:rsidRDefault="00DE2F72" w:rsidP="006E1D0B">
      <w:pPr>
        <w:pStyle w:val="Prrafodelista"/>
        <w:numPr>
          <w:ilvl w:val="0"/>
          <w:numId w:val="27"/>
        </w:numPr>
      </w:pPr>
      <w:r w:rsidRPr="006E1D0B">
        <w:rPr>
          <w:b/>
        </w:rPr>
        <w:t>Comunicación con el usuario</w:t>
      </w:r>
      <w:r w:rsidRPr="003273F1">
        <w:t xml:space="preserve">: El subsistema tendrá que proporcionar los medios necesarios para facilitar </w:t>
      </w:r>
      <w:r w:rsidR="00CB79B2">
        <w:t>una gestión y acceso a las diferentes tareas que podrá hacer en la aplicación por parte del usuario</w:t>
      </w:r>
      <w:r w:rsidRPr="003273F1">
        <w:t>.</w:t>
      </w:r>
    </w:p>
    <w:p w14:paraId="2BC41CD9" w14:textId="77777777" w:rsidR="006E1D0B" w:rsidRPr="003273F1" w:rsidRDefault="006E1D0B" w:rsidP="006E1D0B">
      <w:pPr>
        <w:pStyle w:val="Prrafodelista"/>
      </w:pPr>
    </w:p>
    <w:p w14:paraId="1D937B9D" w14:textId="2D8D412F" w:rsidR="00DE2F72" w:rsidRPr="003273F1" w:rsidRDefault="00DE2F72" w:rsidP="006E1D0B">
      <w:pPr>
        <w:pStyle w:val="Prrafodelista"/>
        <w:numPr>
          <w:ilvl w:val="0"/>
          <w:numId w:val="27"/>
        </w:numPr>
      </w:pPr>
      <w:r w:rsidRPr="006E1D0B">
        <w:rPr>
          <w:b/>
        </w:rPr>
        <w:t>API de comunicación del repositorio</w:t>
      </w:r>
      <w:r w:rsidRPr="003273F1">
        <w:t xml:space="preserve">: El subsistema contendrá una </w:t>
      </w:r>
      <w:r w:rsidR="0024417F" w:rsidRPr="003273F1">
        <w:t>librería de apoyo para la comunicación entre el repositorio y la librería. Esta libre</w:t>
      </w:r>
      <w:r w:rsidR="00CB79B2">
        <w:t xml:space="preserve">ría será independiente de la </w:t>
      </w:r>
      <w:commentRangeStart w:id="1692"/>
      <w:r w:rsidR="00CB79B2">
        <w:t>IU</w:t>
      </w:r>
      <w:commentRangeEnd w:id="1692"/>
      <w:r w:rsidR="002D7486">
        <w:rPr>
          <w:rStyle w:val="Refdecomentario"/>
          <w:rFonts w:eastAsia="Calibri"/>
          <w:lang w:eastAsia="en-US"/>
        </w:rPr>
        <w:commentReference w:id="1692"/>
      </w:r>
      <w:ins w:id="1693" w:author="Raul García Fernández" w:date="2017-06-30T20:04:00Z">
        <w:r w:rsidR="00A54F96">
          <w:t xml:space="preserve"> (Interfaz de usuario)</w:t>
        </w:r>
      </w:ins>
      <w:r w:rsidR="00CB79B2">
        <w:t xml:space="preserve"> y podrá</w:t>
      </w:r>
      <w:r w:rsidR="0024417F" w:rsidRPr="003273F1">
        <w:t xml:space="preserve"> utilizarse en cualquier programa que no sea el propio subsistema de</w:t>
      </w:r>
      <w:r w:rsidR="00CB79B2">
        <w:t xml:space="preserve"> la</w:t>
      </w:r>
      <w:r w:rsidR="0024417F" w:rsidRPr="003273F1">
        <w:t xml:space="preserve"> aplicación web.</w:t>
      </w:r>
    </w:p>
    <w:p w14:paraId="64E7E6EB" w14:textId="77777777" w:rsidR="00713066" w:rsidRDefault="009C7A12" w:rsidP="006E1D0B">
      <w:pPr>
        <w:rPr>
          <w:ins w:id="1694" w:author="RAQUEL BLANCO AGUIRRE" w:date="2017-06-28T19:24:00Z"/>
        </w:rPr>
      </w:pPr>
      <w:r w:rsidRPr="003273F1">
        <w:t xml:space="preserve">El subsistema sigue un </w:t>
      </w:r>
      <w:r w:rsidRPr="00CB79B2">
        <w:rPr>
          <w:b/>
        </w:rPr>
        <w:t>modelo</w:t>
      </w:r>
      <w:r w:rsidR="00CB79B2" w:rsidRPr="00CB79B2">
        <w:rPr>
          <w:b/>
        </w:rPr>
        <w:t xml:space="preserve"> </w:t>
      </w:r>
      <w:r w:rsidRPr="00CB79B2">
        <w:rPr>
          <w:b/>
        </w:rPr>
        <w:t>- vista - controlador</w:t>
      </w:r>
      <w:r w:rsidR="00306300" w:rsidRPr="00CB79B2">
        <w:rPr>
          <w:b/>
        </w:rPr>
        <w:t xml:space="preserve"> (MVC)</w:t>
      </w:r>
      <w:r w:rsidRPr="003273F1">
        <w:t xml:space="preserve"> donde se </w:t>
      </w:r>
      <w:r w:rsidR="00312FCE" w:rsidRPr="003273F1">
        <w:t>crearán</w:t>
      </w:r>
      <w:r w:rsidRPr="003273F1">
        <w:t xml:space="preserve"> </w:t>
      </w:r>
      <w:r w:rsidR="00312FCE" w:rsidRPr="003273F1">
        <w:t>distintos elementos</w:t>
      </w:r>
      <w:r w:rsidRPr="003273F1">
        <w:t xml:space="preserve"> que se </w:t>
      </w:r>
      <w:r w:rsidR="00312FCE" w:rsidRPr="003273F1">
        <w:t>comunicarán</w:t>
      </w:r>
      <w:r w:rsidRPr="003273F1">
        <w:t xml:space="preserve"> con el usuario generando y recibiendo eventos.</w:t>
      </w:r>
    </w:p>
    <w:p w14:paraId="3DF9F427" w14:textId="27ECC10A" w:rsidR="00306300" w:rsidRPr="003273F1" w:rsidDel="00552321" w:rsidRDefault="009C7A12" w:rsidP="006E1D0B">
      <w:pPr>
        <w:rPr>
          <w:del w:id="1695" w:author="Raul García Fernández" w:date="2017-06-30T19:55:00Z"/>
        </w:rPr>
      </w:pPr>
      <w:commentRangeStart w:id="1696"/>
      <w:del w:id="1697" w:author="RAQUEL BLANCO AGUIRRE" w:date="2017-06-28T19:20:00Z">
        <w:r w:rsidRPr="003273F1" w:rsidDel="002D7486">
          <w:delText xml:space="preserve"> El modelo - vista - controlador es un modelo WEB</w:delText>
        </w:r>
        <w:r w:rsidR="00306300" w:rsidRPr="003273F1" w:rsidDel="002D7486">
          <w:delText xml:space="preserve"> para la realización de aplicaciones web.</w:delText>
        </w:r>
      </w:del>
      <w:del w:id="1698" w:author="RAQUEL BLANCO AGUIRRE" w:date="2017-06-28T19:24:00Z">
        <w:r w:rsidR="00306300" w:rsidRPr="003273F1" w:rsidDel="00713066">
          <w:delText xml:space="preserve"> </w:delText>
        </w:r>
      </w:del>
      <w:del w:id="1699" w:author="Raul García Fernández" w:date="2017-06-30T19:55:00Z">
        <w:r w:rsidR="00306300" w:rsidRPr="003273F1" w:rsidDel="00552321">
          <w:delText>Las aplicaciones web contienen dos partes o lados</w:delText>
        </w:r>
      </w:del>
      <w:ins w:id="1700" w:author="RAQUEL BLANCO AGUIRRE" w:date="2017-06-28T19:23:00Z">
        <w:del w:id="1701" w:author="Raul García Fernández" w:date="2017-06-30T19:55:00Z">
          <w:r w:rsidR="00713066" w:rsidDel="00552321">
            <w:delText>, que se describen a continuación</w:delText>
          </w:r>
        </w:del>
      </w:ins>
      <w:del w:id="1702" w:author="RAQUEL BLANCO AGUIRRE" w:date="2017-06-28T19:24:00Z">
        <w:r w:rsidR="00306300" w:rsidRPr="003273F1" w:rsidDel="00713066">
          <w:delText>. Cada lado está separado por su</w:delText>
        </w:r>
        <w:r w:rsidR="00312FCE" w:rsidDel="00713066">
          <w:delText xml:space="preserve"> el lugar del</w:delText>
        </w:r>
        <w:r w:rsidR="00306300" w:rsidRPr="003273F1" w:rsidDel="00713066">
          <w:delText xml:space="preserve"> programa (“localización” </w:delText>
        </w:r>
        <w:r w:rsidR="00312FCE" w:rsidRPr="003273F1" w:rsidDel="00713066">
          <w:delText>lógica),</w:delText>
        </w:r>
        <w:r w:rsidR="00306300" w:rsidRPr="003273F1" w:rsidDel="00713066">
          <w:delText xml:space="preserve"> estos son los elementos</w:delText>
        </w:r>
      </w:del>
      <w:del w:id="1703" w:author="Raul García Fernández" w:date="2017-06-30T19:55:00Z">
        <w:r w:rsidR="00306300" w:rsidRPr="003273F1" w:rsidDel="00552321">
          <w:delText>:</w:delText>
        </w:r>
      </w:del>
    </w:p>
    <w:p w14:paraId="391845E6" w14:textId="77777777" w:rsidR="00306300" w:rsidDel="00552321" w:rsidRDefault="00306300">
      <w:pPr>
        <w:rPr>
          <w:del w:id="1704" w:author="Raul García Fernández" w:date="2017-06-30T19:54:00Z"/>
        </w:rPr>
        <w:pPrChange w:id="1705" w:author="Raul García Fernández" w:date="2017-06-30T19:55:00Z">
          <w:pPr>
            <w:pStyle w:val="Prrafodelista"/>
            <w:numPr>
              <w:numId w:val="27"/>
            </w:numPr>
            <w:ind w:hanging="360"/>
          </w:pPr>
        </w:pPrChange>
      </w:pPr>
      <w:del w:id="1706" w:author="Raul García Fernández" w:date="2017-06-30T19:55:00Z">
        <w:r w:rsidRPr="004D650C" w:rsidDel="00552321">
          <w:rPr>
            <w:b/>
          </w:rPr>
          <w:delText>Lado servidor (backend):</w:delText>
        </w:r>
        <w:r w:rsidRPr="003273F1" w:rsidDel="00552321">
          <w:delText xml:space="preserve"> El lado </w:delText>
        </w:r>
      </w:del>
      <w:del w:id="1707" w:author="Raul García Fernández" w:date="2017-06-30T19:54:00Z">
        <w:r w:rsidRPr="003273F1" w:rsidDel="00552321">
          <w:delText>servidor es todo código que se ejecuta en el computador que contiene el servidor web. Los servidores suelen contener toda la información y códigos que luego serán enviados a los clientes cuando estos los solicitan.</w:delText>
        </w:r>
      </w:del>
    </w:p>
    <w:p w14:paraId="733E5833" w14:textId="77777777" w:rsidR="006E1D0B" w:rsidRPr="003273F1" w:rsidDel="00552321" w:rsidRDefault="006E1D0B">
      <w:pPr>
        <w:rPr>
          <w:del w:id="1708" w:author="Raul García Fernández" w:date="2017-06-30T19:54:00Z"/>
        </w:rPr>
        <w:pPrChange w:id="1709" w:author="Raul García Fernández" w:date="2017-06-30T19:55:00Z">
          <w:pPr>
            <w:pStyle w:val="Prrafodelista"/>
          </w:pPr>
        </w:pPrChange>
      </w:pPr>
    </w:p>
    <w:p w14:paraId="39CA9FF4" w14:textId="77777777" w:rsidR="00306300" w:rsidRPr="003273F1" w:rsidDel="00552321" w:rsidRDefault="00306300">
      <w:pPr>
        <w:rPr>
          <w:del w:id="1710" w:author="Raul García Fernández" w:date="2017-06-30T19:54:00Z"/>
        </w:rPr>
        <w:pPrChange w:id="1711" w:author="Raul García Fernández" w:date="2017-06-30T19:55:00Z">
          <w:pPr>
            <w:pStyle w:val="Prrafodelista"/>
            <w:numPr>
              <w:numId w:val="27"/>
            </w:numPr>
            <w:ind w:hanging="360"/>
          </w:pPr>
        </w:pPrChange>
      </w:pPr>
      <w:del w:id="1712" w:author="Raul García Fernández" w:date="2017-06-30T19:54:00Z">
        <w:r w:rsidRPr="00552321" w:rsidDel="00552321">
          <w:rPr>
            <w:rPrChange w:id="1713" w:author="Raul García Fernández" w:date="2017-06-30T19:54:00Z">
              <w:rPr>
                <w:b/>
              </w:rPr>
            </w:rPrChange>
          </w:rPr>
          <w:delText>Lado cliente (frontend):</w:delText>
        </w:r>
        <w:r w:rsidRPr="003273F1" w:rsidDel="00552321">
          <w:delText xml:space="preserve"> El lado cliente son los navegadores web de los clientes que </w:delText>
        </w:r>
        <w:r w:rsidR="00312FCE" w:rsidRPr="003273F1" w:rsidDel="00552321">
          <w:delText>soli</w:delText>
        </w:r>
        <w:r w:rsidR="00312FCE" w:rsidDel="00552321">
          <w:delText>ci</w:delText>
        </w:r>
        <w:r w:rsidR="00312FCE" w:rsidRPr="003273F1" w:rsidDel="00552321">
          <w:delText>ta</w:delText>
        </w:r>
        <w:r w:rsidR="00312FCE" w:rsidDel="00552321">
          <w:delText>n</w:delText>
        </w:r>
        <w:r w:rsidRPr="003273F1" w:rsidDel="00552321">
          <w:delText xml:space="preserve"> los servicios web. Todo código dentro del navegador o recursos multimedia que interactúan con el cliente es el lado servidor.</w:delText>
        </w:r>
      </w:del>
    </w:p>
    <w:p w14:paraId="2D671E32" w14:textId="58E73E66" w:rsidR="001D5868" w:rsidRDefault="00306300">
      <w:del w:id="1714" w:author="Raul García Fernández" w:date="2017-06-30T19:54:00Z">
        <w:r w:rsidRPr="003273F1" w:rsidDel="00552321">
          <w:delText>El modelo MVC es un modelo de arquitectura web que tiene en cuenta los dos lados gestionando la comunicación entre ellos mediante el HTTP.</w:delText>
        </w:r>
      </w:del>
      <w:ins w:id="1715" w:author="Raul García Fernández" w:date="2017-06-30T19:54:00Z">
        <w:r w:rsidR="00552321" w:rsidRPr="003273F1" w:rsidDel="00552321">
          <w:t xml:space="preserve"> </w:t>
        </w:r>
      </w:ins>
      <w:del w:id="1716" w:author="Raul García Fernández" w:date="2017-06-30T19:54:00Z">
        <w:r w:rsidRPr="003273F1" w:rsidDel="00552321">
          <w:delText xml:space="preserve"> </w:delText>
        </w:r>
        <w:commentRangeEnd w:id="1696"/>
        <w:r w:rsidR="00B07029" w:rsidDel="00552321">
          <w:rPr>
            <w:rStyle w:val="Refdecomentario"/>
          </w:rPr>
          <w:commentReference w:id="1696"/>
        </w:r>
      </w:del>
    </w:p>
    <w:p w14:paraId="67FE33BC" w14:textId="77777777" w:rsidR="006E1D0B" w:rsidRPr="003273F1" w:rsidRDefault="006E1D0B" w:rsidP="001D5868"/>
    <w:p w14:paraId="1E13AFC1" w14:textId="706F5BDE" w:rsidR="00717761" w:rsidRPr="006E1D0B" w:rsidRDefault="006E1D0B" w:rsidP="006E1D0B">
      <w:pPr>
        <w:pStyle w:val="Ttulo2"/>
        <w:numPr>
          <w:ilvl w:val="1"/>
          <w:numId w:val="30"/>
        </w:numPr>
      </w:pPr>
      <w:r>
        <w:t xml:space="preserve"> </w:t>
      </w:r>
      <w:del w:id="1717" w:author="RAQUEL BLANCO AGUIRRE" w:date="2017-06-28T19:26:00Z">
        <w:r w:rsidR="00717761" w:rsidRPr="006E1D0B" w:rsidDel="00B07029">
          <w:delText>DS – Subsistema aplicación web</w:delText>
        </w:r>
        <w:r w:rsidR="008E7A92" w:rsidRPr="006E1D0B" w:rsidDel="00B07029">
          <w:delText xml:space="preserve">: </w:delText>
        </w:r>
      </w:del>
      <w:bookmarkStart w:id="1718" w:name="_Toc487130117"/>
      <w:r w:rsidR="008E7A92" w:rsidRPr="006E1D0B">
        <w:t>Lado servidor</w:t>
      </w:r>
      <w:bookmarkEnd w:id="1718"/>
    </w:p>
    <w:p w14:paraId="744A4DA3" w14:textId="09CB7EF7" w:rsidR="00A850E0" w:rsidRPr="003273F1" w:rsidRDefault="003E5480" w:rsidP="003E5480">
      <w:pPr>
        <w:ind w:firstLine="708"/>
      </w:pPr>
      <w:del w:id="1719" w:author="RAQUEL BLANCO AGUIRRE" w:date="2017-06-28T19:28:00Z">
        <w:r w:rsidDel="00B07029">
          <w:delText>E</w:delText>
        </w:r>
        <w:r w:rsidR="001D5868" w:rsidRPr="003273F1" w:rsidDel="00B07029">
          <w:delText xml:space="preserve">l objetivo del servidor será el proporcionar y enviar por el medio de </w:delText>
        </w:r>
        <w:r w:rsidR="00312FCE" w:rsidDel="00B07029">
          <w:delText xml:space="preserve">las tecnologías WEB. </w:delText>
        </w:r>
        <w:r w:rsidR="001D5868" w:rsidRPr="003273F1" w:rsidDel="00B07029">
          <w:delText>HTTP es un protocolo de transporte de información genérico</w:delText>
        </w:r>
        <w:r w:rsidDel="00B07029">
          <w:delText xml:space="preserve"> </w:delText>
        </w:r>
        <w:r w:rsidR="001D5868" w:rsidRPr="003273F1" w:rsidDel="00B07029">
          <w:delText xml:space="preserve">que puede ser </w:delText>
        </w:r>
        <w:r w:rsidR="00312FCE" w:rsidRPr="003273F1" w:rsidDel="00B07029">
          <w:delText>usado por</w:delText>
        </w:r>
        <w:r w:rsidR="001D5868" w:rsidRPr="003273F1" w:rsidDel="00B07029">
          <w:delText xml:space="preserve"> cualquier lenguaje. Podremos crear el servidor web en cualquier lenguaje.</w:delText>
        </w:r>
        <w:r w:rsidR="00447D25" w:rsidDel="00B07029">
          <w:delText xml:space="preserve"> Siempre que el l</w:delText>
        </w:r>
        <w:r w:rsidR="001D5868" w:rsidRPr="003273F1" w:rsidDel="00B07029">
          <w:delText xml:space="preserve">enguaje utilizado </w:delText>
        </w:r>
        <w:r w:rsidR="00447D25" w:rsidDel="00B07029">
          <w:delText>pueda</w:delText>
        </w:r>
        <w:r w:rsidR="001D5868" w:rsidRPr="003273F1" w:rsidDel="00B07029">
          <w:delText xml:space="preserve"> </w:delText>
        </w:r>
        <w:r w:rsidR="00447D25" w:rsidDel="00B07029">
          <w:delText>enviar peticiones HTTP e</w:delText>
        </w:r>
        <w:r w:rsidR="001D5868" w:rsidRPr="003273F1" w:rsidDel="00B07029">
          <w:delText xml:space="preserve"> int</w:delText>
        </w:r>
        <w:r w:rsidR="00447D25" w:rsidDel="00B07029">
          <w:delText>erpretar las peticiones HTTP recibidas por el</w:delText>
        </w:r>
        <w:r w:rsidR="001D5868" w:rsidRPr="003273F1" w:rsidDel="00B07029">
          <w:delText xml:space="preserve"> cliente</w:delText>
        </w:r>
        <w:r w:rsidR="00447D25" w:rsidDel="00B07029">
          <w:delText>.</w:delText>
        </w:r>
      </w:del>
      <w:ins w:id="1720" w:author="RAQUEL BLANCO AGUIRRE" w:date="2017-06-28T19:28:00Z">
        <w:r w:rsidR="00B07029">
          <w:t xml:space="preserve">El lado servidor será </w:t>
        </w:r>
      </w:ins>
      <w:del w:id="1721" w:author="RAQUEL BLANCO AGUIRRE" w:date="2017-06-28T19:30:00Z">
        <w:r w:rsidDel="00B07029">
          <w:delText xml:space="preserve"> Entonces </w:delText>
        </w:r>
        <w:r w:rsidR="00A850E0" w:rsidRPr="003273F1" w:rsidDel="00B07029">
          <w:delText xml:space="preserve">haremos </w:delText>
        </w:r>
      </w:del>
      <w:r w:rsidR="00A850E0" w:rsidRPr="003273F1">
        <w:t>un servidor web en Ja</w:t>
      </w:r>
      <w:r>
        <w:t>vaScript</w:t>
      </w:r>
      <w:ins w:id="1722" w:author="RAQUEL BLANCO AGUIRRE" w:date="2017-06-28T19:31:00Z">
        <w:r w:rsidR="00B07029">
          <w:t xml:space="preserve"> que se creará utilizando</w:t>
        </w:r>
      </w:ins>
      <w:del w:id="1723" w:author="RAQUEL BLANCO AGUIRRE" w:date="2017-06-28T19:31:00Z">
        <w:r w:rsidDel="00B07029">
          <w:delText>, en concreto la parte de servidor de JavaScript</w:delText>
        </w:r>
        <w:r w:rsidR="00A850E0" w:rsidRPr="003273F1" w:rsidDel="00B07029">
          <w:delText xml:space="preserve"> se denomina</w:delText>
        </w:r>
      </w:del>
      <w:r w:rsidR="00A850E0" w:rsidRPr="003273F1">
        <w:t xml:space="preserve"> </w:t>
      </w:r>
      <w:r w:rsidRPr="003273F1">
        <w:t>Node.js.</w:t>
      </w:r>
      <w:r w:rsidR="00A850E0" w:rsidRPr="003273F1">
        <w:t xml:space="preserve"> </w:t>
      </w:r>
    </w:p>
    <w:p w14:paraId="61914DD7" w14:textId="77777777" w:rsidR="00A850E0" w:rsidRPr="003273F1" w:rsidRDefault="00A850E0" w:rsidP="00A850E0">
      <w:pPr>
        <w:ind w:firstLine="708"/>
        <w:jc w:val="center"/>
      </w:pPr>
      <w:r w:rsidRPr="003273F1">
        <w:rPr>
          <w:noProof/>
          <w:lang w:eastAsia="es-ES"/>
        </w:rPr>
        <w:drawing>
          <wp:inline distT="0" distB="0" distL="0" distR="0" wp14:anchorId="4CD19CE0" wp14:editId="207C175E">
            <wp:extent cx="2743200" cy="152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43200" cy="1524000"/>
                    </a:xfrm>
                    <a:prstGeom prst="rect">
                      <a:avLst/>
                    </a:prstGeom>
                  </pic:spPr>
                </pic:pic>
              </a:graphicData>
            </a:graphic>
          </wp:inline>
        </w:drawing>
      </w:r>
    </w:p>
    <w:p w14:paraId="1E64130A" w14:textId="77777777" w:rsidR="00D17F9C" w:rsidRPr="003273F1" w:rsidRDefault="00D17F9C" w:rsidP="00A850E0">
      <w:pPr>
        <w:ind w:firstLine="708"/>
        <w:jc w:val="center"/>
      </w:pPr>
    </w:p>
    <w:p w14:paraId="003B299F" w14:textId="77777777" w:rsidR="00D17F9C" w:rsidRPr="003E5480" w:rsidRDefault="000F333F" w:rsidP="00D17F9C">
      <w:pPr>
        <w:pStyle w:val="Ttulo3"/>
        <w:numPr>
          <w:ilvl w:val="2"/>
          <w:numId w:val="30"/>
        </w:numPr>
        <w:rPr>
          <w:rFonts w:cs="Times New Roman"/>
        </w:rPr>
      </w:pPr>
      <w:bookmarkStart w:id="1724" w:name="_Toc487130118"/>
      <w:r w:rsidRPr="003273F1">
        <w:rPr>
          <w:rFonts w:cs="Times New Roman"/>
        </w:rPr>
        <w:t>Gestión</w:t>
      </w:r>
      <w:r w:rsidR="00D17F9C" w:rsidRPr="003273F1">
        <w:rPr>
          <w:rFonts w:cs="Times New Roman"/>
        </w:rPr>
        <w:t xml:space="preserve"> de recursos</w:t>
      </w:r>
      <w:r w:rsidR="003E5480">
        <w:rPr>
          <w:rFonts w:cs="Times New Roman"/>
        </w:rPr>
        <w:t xml:space="preserve"> web</w:t>
      </w:r>
      <w:r w:rsidR="00D17F9C" w:rsidRPr="003273F1">
        <w:rPr>
          <w:rFonts w:cs="Times New Roman"/>
        </w:rPr>
        <w:t>:</w:t>
      </w:r>
      <w:bookmarkEnd w:id="1724"/>
    </w:p>
    <w:p w14:paraId="78B87B12" w14:textId="77777777" w:rsidR="00D17F9C" w:rsidRPr="003273F1" w:rsidRDefault="00D17F9C" w:rsidP="00D17F9C">
      <w:pPr>
        <w:ind w:firstLine="708"/>
      </w:pPr>
      <w:r w:rsidRPr="003273F1">
        <w:t>El objetivo principal del servidor será el gestionar los recursos. Para ello</w:t>
      </w:r>
      <w:r w:rsidR="003E5480">
        <w:t>,</w:t>
      </w:r>
      <w:r w:rsidRPr="003273F1">
        <w:t xml:space="preserve"> el servidor web creara una jer</w:t>
      </w:r>
      <w:r w:rsidR="003E5480">
        <w:t>arquía y lo enlazara con un dominio URL para</w:t>
      </w:r>
      <w:r w:rsidRPr="003273F1">
        <w:t xml:space="preserve"> la petición de los recursos por parte del cliente. Cuando el</w:t>
      </w:r>
      <w:r w:rsidR="003E5480">
        <w:t xml:space="preserve"> cliente pida un recurso X en cierto</w:t>
      </w:r>
      <w:r w:rsidRPr="003273F1">
        <w:t xml:space="preserve"> dominio </w:t>
      </w:r>
      <w:r w:rsidR="003E5480">
        <w:t>HTTP, El servidor interpretara e</w:t>
      </w:r>
      <w:r w:rsidRPr="003273F1">
        <w:t>s</w:t>
      </w:r>
      <w:r w:rsidR="003E5480">
        <w:t>te dominio obteniendo</w:t>
      </w:r>
      <w:r w:rsidR="00FD5867" w:rsidRPr="003273F1">
        <w:t xml:space="preserve"> el recurso</w:t>
      </w:r>
      <w:r w:rsidRPr="003273F1">
        <w:t xml:space="preserve"> </w:t>
      </w:r>
      <w:r w:rsidR="00FD5867" w:rsidRPr="003273F1">
        <w:t xml:space="preserve">y </w:t>
      </w:r>
      <w:r w:rsidR="003E5480" w:rsidRPr="003273F1">
        <w:t>enviá</w:t>
      </w:r>
      <w:r w:rsidR="003E5480">
        <w:t>n</w:t>
      </w:r>
      <w:r w:rsidR="003E5480" w:rsidRPr="003273F1">
        <w:t>do</w:t>
      </w:r>
      <w:r w:rsidR="003E5480">
        <w:t>lo</w:t>
      </w:r>
      <w:r w:rsidR="00FD5867" w:rsidRPr="003273F1">
        <w:t xml:space="preserve"> al cliente.</w:t>
      </w:r>
    </w:p>
    <w:p w14:paraId="5856583A" w14:textId="77777777" w:rsidR="00FD5867" w:rsidRPr="003273F1" w:rsidRDefault="00FD5867" w:rsidP="00D17F9C">
      <w:pPr>
        <w:ind w:firstLine="708"/>
      </w:pPr>
    </w:p>
    <w:p w14:paraId="03838683" w14:textId="77777777" w:rsidR="000F333F" w:rsidRPr="003E5480" w:rsidRDefault="00FD5867" w:rsidP="000F333F">
      <w:pPr>
        <w:pStyle w:val="Ttulo3"/>
        <w:numPr>
          <w:ilvl w:val="2"/>
          <w:numId w:val="30"/>
        </w:numPr>
        <w:rPr>
          <w:rFonts w:cs="Times New Roman"/>
        </w:rPr>
      </w:pPr>
      <w:bookmarkStart w:id="1725" w:name="_Toc487130119"/>
      <w:r w:rsidRPr="003273F1">
        <w:rPr>
          <w:rFonts w:cs="Times New Roman"/>
        </w:rPr>
        <w:t>Creación de cuentas:</w:t>
      </w:r>
      <w:bookmarkEnd w:id="1725"/>
    </w:p>
    <w:p w14:paraId="67CBF01B" w14:textId="77777777" w:rsidR="00FD5867" w:rsidRDefault="00FD5867" w:rsidP="000F333F">
      <w:pPr>
        <w:ind w:firstLine="708"/>
      </w:pPr>
      <w:r w:rsidRPr="003273F1">
        <w:t>Para una</w:t>
      </w:r>
      <w:r w:rsidR="003E5480">
        <w:t xml:space="preserve"> mejor seguridad en el sistema, soló las cuentas enviadas al repositorio</w:t>
      </w:r>
      <w:r w:rsidRPr="003273F1">
        <w:t xml:space="preserve"> mediante</w:t>
      </w:r>
      <w:r w:rsidR="003E5480">
        <w:t xml:space="preserve"> el servidor web </w:t>
      </w:r>
      <w:r w:rsidRPr="003273F1">
        <w:t>serán gestionadas. El servidor</w:t>
      </w:r>
      <w:r w:rsidR="003E5480">
        <w:t xml:space="preserve"> web</w:t>
      </w:r>
      <w:r w:rsidRPr="003273F1">
        <w:t xml:space="preserve"> deberá proveer un controlador y un modelo para la </w:t>
      </w:r>
      <w:r w:rsidR="00312FCE" w:rsidRPr="003273F1">
        <w:t>gestión</w:t>
      </w:r>
      <w:r w:rsidRPr="003273F1">
        <w:t xml:space="preserve"> de la creación de cuentas.</w:t>
      </w:r>
      <w:r w:rsidR="003E5480">
        <w:t xml:space="preserve"> En caso de un evento de creación de cuentas, el servidor web deberá hacer una petición de cuentas y enviarla al repositorio.</w:t>
      </w:r>
    </w:p>
    <w:p w14:paraId="15C73592" w14:textId="77777777" w:rsidR="000F333F" w:rsidRPr="003273F1" w:rsidRDefault="000F333F" w:rsidP="00FD5867">
      <w:pPr>
        <w:ind w:firstLine="708"/>
      </w:pPr>
    </w:p>
    <w:p w14:paraId="165EDBE3" w14:textId="5ED278C9" w:rsidR="00FD2180" w:rsidRPr="003E5480" w:rsidRDefault="000F333F" w:rsidP="003E5480">
      <w:pPr>
        <w:pStyle w:val="Ttulo2"/>
        <w:numPr>
          <w:ilvl w:val="1"/>
          <w:numId w:val="30"/>
        </w:numPr>
        <w:rPr>
          <w:rFonts w:cs="Times New Roman"/>
        </w:rPr>
      </w:pPr>
      <w:r>
        <w:rPr>
          <w:rFonts w:cs="Times New Roman"/>
        </w:rPr>
        <w:t xml:space="preserve"> </w:t>
      </w:r>
      <w:del w:id="1726" w:author="RAQUEL BLANCO AGUIRRE" w:date="2017-06-28T19:31:00Z">
        <w:r w:rsidR="00DC69F9" w:rsidRPr="003273F1" w:rsidDel="00B07029">
          <w:rPr>
            <w:rFonts w:cs="Times New Roman"/>
          </w:rPr>
          <w:delText xml:space="preserve">DS-Subsistema aplicación web: </w:delText>
        </w:r>
      </w:del>
      <w:bookmarkStart w:id="1727" w:name="_Toc487130120"/>
      <w:r w:rsidR="00DC69F9" w:rsidRPr="003273F1">
        <w:rPr>
          <w:rFonts w:cs="Times New Roman"/>
        </w:rPr>
        <w:t>Lado cliente</w:t>
      </w:r>
      <w:bookmarkEnd w:id="1727"/>
    </w:p>
    <w:p w14:paraId="50264FA2" w14:textId="109EBDED" w:rsidR="00FD2180" w:rsidRPr="003273F1" w:rsidRDefault="00684DEA" w:rsidP="000F333F">
      <w:pPr>
        <w:ind w:firstLine="708"/>
      </w:pPr>
      <w:r w:rsidRPr="003273F1">
        <w:t xml:space="preserve">El objetivo del lado del cliente es obtener todos los eventos que interactúa el </w:t>
      </w:r>
      <w:r w:rsidR="003E5480">
        <w:t>usuario, c</w:t>
      </w:r>
      <w:r w:rsidRPr="003273F1">
        <w:t xml:space="preserve">omprenderlos, analizarlos y dar una </w:t>
      </w:r>
      <w:r w:rsidR="003E5480">
        <w:t>vista nueva personalizada</w:t>
      </w:r>
      <w:r w:rsidRPr="003273F1">
        <w:t xml:space="preserve"> al evento</w:t>
      </w:r>
      <w:r w:rsidR="003E5480">
        <w:t xml:space="preserve"> procesado</w:t>
      </w:r>
      <w:r w:rsidRPr="003273F1">
        <w:t>. El lado del cliente contendrá el total del cómputo de la aplicación</w:t>
      </w:r>
      <w:r w:rsidR="003E5480">
        <w:t xml:space="preserve"> web, pero manteniendo </w:t>
      </w:r>
      <w:r w:rsidR="00FD2180" w:rsidRPr="003273F1">
        <w:t xml:space="preserve">el </w:t>
      </w:r>
      <w:r w:rsidR="00312FCE" w:rsidRPr="003273F1">
        <w:t>modelo MVC</w:t>
      </w:r>
      <w:del w:id="1728" w:author="RAQUEL BLANCO AGUIRRE" w:date="2017-06-28T19:32:00Z">
        <w:r w:rsidR="003E5480" w:rsidDel="00B07029">
          <w:delText>, y</w:delText>
        </w:r>
        <w:r w:rsidR="00FD2180" w:rsidRPr="003273F1" w:rsidDel="00B07029">
          <w:delText>a</w:delText>
        </w:r>
        <w:r w:rsidR="003E5480" w:rsidDel="00B07029">
          <w:delText xml:space="preserve"> este modelo es </w:delText>
        </w:r>
        <w:r w:rsidR="00FD2180" w:rsidRPr="003273F1" w:rsidDel="00B07029">
          <w:delText>predominante en aplicaciones web, sea la ejecución en el cliente o en el servidor</w:delText>
        </w:r>
      </w:del>
      <w:r w:rsidR="00FD2180" w:rsidRPr="003273F1">
        <w:t>.</w:t>
      </w:r>
    </w:p>
    <w:p w14:paraId="68C9CE38" w14:textId="77777777" w:rsidR="00B45BEE" w:rsidRPr="003273F1" w:rsidRDefault="00684DEA" w:rsidP="003E5480">
      <w:pPr>
        <w:ind w:firstLine="708"/>
      </w:pPr>
      <w:r w:rsidRPr="003273F1">
        <w:t xml:space="preserve"> </w:t>
      </w:r>
    </w:p>
    <w:p w14:paraId="20F9286A" w14:textId="77777777" w:rsidR="000F333F" w:rsidRPr="003E5480" w:rsidRDefault="00FD2180" w:rsidP="000F333F">
      <w:pPr>
        <w:pStyle w:val="Ttulo3"/>
        <w:numPr>
          <w:ilvl w:val="2"/>
          <w:numId w:val="30"/>
        </w:numPr>
        <w:rPr>
          <w:rFonts w:cs="Times New Roman"/>
        </w:rPr>
      </w:pPr>
      <w:bookmarkStart w:id="1729" w:name="_Toc487130121"/>
      <w:r w:rsidRPr="003273F1">
        <w:rPr>
          <w:rFonts w:cs="Times New Roman"/>
        </w:rPr>
        <w:t>Angular.js: El MVC en el cliente</w:t>
      </w:r>
      <w:bookmarkEnd w:id="1729"/>
    </w:p>
    <w:p w14:paraId="11903DD5" w14:textId="58E97BD6" w:rsidR="00FD2180" w:rsidRPr="003273F1" w:rsidRDefault="00FD2180" w:rsidP="000F333F">
      <w:pPr>
        <w:ind w:firstLine="708"/>
      </w:pPr>
      <w:r w:rsidRPr="003273F1">
        <w:t>Angular.js</w:t>
      </w:r>
      <w:r w:rsidR="00790210">
        <w:t xml:space="preserve"> es un framework de</w:t>
      </w:r>
      <w:r w:rsidR="003E5480">
        <w:t xml:space="preserve"> JavaScript que</w:t>
      </w:r>
      <w:r w:rsidRPr="003273F1">
        <w:t xml:space="preserve"> utiliza un modelo </w:t>
      </w:r>
      <w:r w:rsidR="000F333F" w:rsidRPr="003273F1">
        <w:t>MVC en</w:t>
      </w:r>
      <w:r w:rsidRPr="003273F1">
        <w:t xml:space="preserve"> el </w:t>
      </w:r>
      <w:r w:rsidR="00790210">
        <w:t xml:space="preserve">cliente con apoyo </w:t>
      </w:r>
      <w:r w:rsidR="001360A9" w:rsidRPr="003273F1">
        <w:t xml:space="preserve">AJAX </w:t>
      </w:r>
      <w:r w:rsidR="00790210">
        <w:t>y u</w:t>
      </w:r>
      <w:r w:rsidR="001360A9" w:rsidRPr="003273F1">
        <w:t>n</w:t>
      </w:r>
      <w:r w:rsidR="00790210">
        <w:t>os</w:t>
      </w:r>
      <w:r w:rsidR="001360A9" w:rsidRPr="003273F1">
        <w:t xml:space="preserve"> servidor</w:t>
      </w:r>
      <w:r w:rsidR="00790210">
        <w:t>es</w:t>
      </w:r>
      <w:r w:rsidR="001360A9" w:rsidRPr="003273F1">
        <w:t xml:space="preserve"> backend</w:t>
      </w:r>
      <w:r w:rsidR="00790210">
        <w:t xml:space="preserve"> (servidor web y repositorio)</w:t>
      </w:r>
      <w:ins w:id="1730" w:author="RAQUEL BLANCO AGUIRRE" w:date="2017-06-28T19:35:00Z">
        <w:r w:rsidR="00B07029">
          <w:t>,</w:t>
        </w:r>
      </w:ins>
      <w:r w:rsidR="001360A9" w:rsidRPr="003273F1">
        <w:t xml:space="preserve"> que le </w:t>
      </w:r>
      <w:r w:rsidR="00021582" w:rsidRPr="003273F1">
        <w:t>despliega</w:t>
      </w:r>
      <w:r w:rsidR="001360A9" w:rsidRPr="003273F1">
        <w:t xml:space="preserve"> un </w:t>
      </w:r>
      <w:del w:id="1731" w:author="RAQUEL BLANCO AGUIRRE" w:date="2017-06-28T19:35:00Z">
        <w:r w:rsidR="001360A9" w:rsidRPr="003273F1" w:rsidDel="00B07029">
          <w:delText xml:space="preserve">chorro </w:delText>
        </w:r>
      </w:del>
      <w:ins w:id="1732" w:author="RAQUEL BLANCO AGUIRRE" w:date="2017-06-28T19:35:00Z">
        <w:r w:rsidR="00B07029">
          <w:t>flujo</w:t>
        </w:r>
        <w:r w:rsidR="00B07029" w:rsidRPr="003273F1">
          <w:t xml:space="preserve"> </w:t>
        </w:r>
      </w:ins>
      <w:r w:rsidR="001360A9" w:rsidRPr="003273F1">
        <w:t xml:space="preserve">de datos </w:t>
      </w:r>
      <w:r w:rsidR="00790210">
        <w:t>procesados</w:t>
      </w:r>
      <w:r w:rsidR="001360A9" w:rsidRPr="003273F1">
        <w:t xml:space="preserve"> para </w:t>
      </w:r>
      <w:ins w:id="1733" w:author="RAQUEL BLANCO AGUIRRE" w:date="2017-06-28T19:35:00Z">
        <w:r w:rsidR="00B07029">
          <w:t>que sean mostrados</w:t>
        </w:r>
      </w:ins>
      <w:del w:id="1734" w:author="RAQUEL BLANCO AGUIRRE" w:date="2017-06-28T19:35:00Z">
        <w:r w:rsidR="001360A9" w:rsidRPr="003273F1" w:rsidDel="00B07029">
          <w:delText>su muestra</w:delText>
        </w:r>
      </w:del>
      <w:r w:rsidR="001360A9" w:rsidRPr="003273F1">
        <w:t xml:space="preserve"> al usuario.</w:t>
      </w:r>
    </w:p>
    <w:p w14:paraId="65A0C741" w14:textId="77777777" w:rsidR="000F333F" w:rsidRDefault="001360A9" w:rsidP="00790210">
      <w:pPr>
        <w:keepNext/>
        <w:ind w:firstLine="708"/>
        <w:jc w:val="center"/>
      </w:pPr>
      <w:r w:rsidRPr="003273F1">
        <w:rPr>
          <w:noProof/>
          <w:lang w:eastAsia="es-ES"/>
        </w:rPr>
        <w:drawing>
          <wp:inline distT="0" distB="0" distL="0" distR="0" wp14:anchorId="53992A65" wp14:editId="35FC35D7">
            <wp:extent cx="2905125" cy="174894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13875" cy="1754211"/>
                    </a:xfrm>
                    <a:prstGeom prst="rect">
                      <a:avLst/>
                    </a:prstGeom>
                  </pic:spPr>
                </pic:pic>
              </a:graphicData>
            </a:graphic>
          </wp:inline>
        </w:drawing>
      </w:r>
    </w:p>
    <w:p w14:paraId="6408EF43" w14:textId="77777777" w:rsidR="001360A9" w:rsidRDefault="000F333F" w:rsidP="000F333F">
      <w:pPr>
        <w:pStyle w:val="Descripcin"/>
      </w:pPr>
      <w:bookmarkStart w:id="1735" w:name="_Toc481185458"/>
      <w:bookmarkStart w:id="1736" w:name="_Toc481603531"/>
      <w:r>
        <w:t xml:space="preserve">Ilustración </w:t>
      </w:r>
      <w:fldSimple w:instr=" STYLEREF 1 \s ">
        <w:r w:rsidR="005E22B3">
          <w:rPr>
            <w:noProof/>
          </w:rPr>
          <w:t>4</w:t>
        </w:r>
      </w:fldSimple>
      <w:r w:rsidR="005E22B3">
        <w:noBreakHyphen/>
      </w:r>
      <w:fldSimple w:instr=" SEQ Ilustración \* ARABIC \s 1 ">
        <w:r w:rsidR="005E22B3">
          <w:rPr>
            <w:noProof/>
          </w:rPr>
          <w:t>1</w:t>
        </w:r>
      </w:fldSimple>
      <w:r>
        <w:t xml:space="preserve"> Arquitectura Angular.js MVC</w:t>
      </w:r>
      <w:bookmarkEnd w:id="1735"/>
      <w:bookmarkEnd w:id="1736"/>
    </w:p>
    <w:p w14:paraId="45CFD7B3" w14:textId="77777777" w:rsidR="004E2F5B" w:rsidRPr="004E2F5B" w:rsidRDefault="004E2F5B" w:rsidP="004E2F5B"/>
    <w:p w14:paraId="5192B941" w14:textId="18CC3C7B" w:rsidR="001360A9" w:rsidRPr="003273F1" w:rsidRDefault="001360A9" w:rsidP="000F333F">
      <w:pPr>
        <w:ind w:firstLine="708"/>
      </w:pPr>
      <w:r w:rsidRPr="003273F1">
        <w:t>Como se puede ver en la imagen</w:t>
      </w:r>
      <w:ins w:id="1737" w:author="RAQUEL BLANCO AGUIRRE" w:date="2017-06-28T19:35:00Z">
        <w:r w:rsidR="00B07029">
          <w:t xml:space="preserve"> anteri</w:t>
        </w:r>
      </w:ins>
      <w:ins w:id="1738" w:author="RAQUEL BLANCO AGUIRRE" w:date="2017-06-28T19:36:00Z">
        <w:r w:rsidR="00B07029">
          <w:t>or,</w:t>
        </w:r>
      </w:ins>
      <w:r w:rsidRPr="003273F1">
        <w:t xml:space="preserve"> el modelo MVC de </w:t>
      </w:r>
      <w:ins w:id="1739" w:author="RAQUEL BLANCO AGUIRRE" w:date="2017-06-28T19:38:00Z">
        <w:r w:rsidR="00B07029">
          <w:t>A</w:t>
        </w:r>
      </w:ins>
      <w:del w:id="1740" w:author="RAQUEL BLANCO AGUIRRE" w:date="2017-06-28T19:38:00Z">
        <w:r w:rsidRPr="003273F1" w:rsidDel="00B07029">
          <w:delText>a</w:delText>
        </w:r>
      </w:del>
      <w:r w:rsidRPr="003273F1">
        <w:t>ngular mantiene los 3 componentes principales del modelo (</w:t>
      </w:r>
      <w:r w:rsidR="00021582" w:rsidRPr="003273F1">
        <w:t>Modelo, vista</w:t>
      </w:r>
      <w:r w:rsidRPr="003273F1">
        <w:t xml:space="preserve"> y controlador)</w:t>
      </w:r>
      <w:r w:rsidR="00021582" w:rsidRPr="003273F1">
        <w:t>:</w:t>
      </w:r>
    </w:p>
    <w:p w14:paraId="04D9DA8B" w14:textId="77777777" w:rsidR="004E2F5B" w:rsidRPr="003273F1" w:rsidRDefault="00021582" w:rsidP="004E2F5B">
      <w:pPr>
        <w:pStyle w:val="Prrafodelista"/>
        <w:numPr>
          <w:ilvl w:val="0"/>
          <w:numId w:val="27"/>
        </w:numPr>
      </w:pPr>
      <w:r w:rsidRPr="000F333F">
        <w:rPr>
          <w:b/>
        </w:rPr>
        <w:t>Vista</w:t>
      </w:r>
      <w:r w:rsidRPr="003273F1">
        <w:t xml:space="preserve">: La </w:t>
      </w:r>
      <w:r w:rsidR="006410AE" w:rsidRPr="003273F1">
        <w:t>vista a</w:t>
      </w:r>
      <w:r w:rsidRPr="003273F1">
        <w:t xml:space="preserve"> modificar se realiza sobre el HTML como en las plantillas de modelos MVC de servidor. La diferencia es que las plantillas se transforman en variables que se iniciaran por los controladores cuando su ciclo de vida se inicie.</w:t>
      </w:r>
    </w:p>
    <w:p w14:paraId="34A1B780" w14:textId="394A08D1" w:rsidR="000F333F" w:rsidRPr="003273F1" w:rsidRDefault="00021582" w:rsidP="004E2F5B">
      <w:pPr>
        <w:pStyle w:val="Prrafodelista"/>
        <w:numPr>
          <w:ilvl w:val="0"/>
          <w:numId w:val="27"/>
        </w:numPr>
      </w:pPr>
      <w:r w:rsidRPr="000F333F">
        <w:rPr>
          <w:b/>
        </w:rPr>
        <w:t>Controlador</w:t>
      </w:r>
      <w:r w:rsidRPr="003273F1">
        <w:t>: Los controladores gestionan los estados, crean eventos para el usuario e inyectan la información a los modelos.</w:t>
      </w:r>
      <w:del w:id="1741" w:author="RAQUEL BLANCO AGUIRRE" w:date="2017-06-28T19:36:00Z">
        <w:r w:rsidRPr="003273F1" w:rsidDel="00B07029">
          <w:delText xml:space="preserve"> Esto no varía mucho de los MVC tradicionales, l</w:delText>
        </w:r>
      </w:del>
      <w:ins w:id="1742" w:author="RAQUEL BLANCO AGUIRRE" w:date="2017-06-28T19:36:00Z">
        <w:r w:rsidR="00B07029">
          <w:t xml:space="preserve"> L</w:t>
        </w:r>
      </w:ins>
      <w:r w:rsidRPr="003273F1">
        <w:t xml:space="preserve">a mejora </w:t>
      </w:r>
      <w:ins w:id="1743" w:author="RAQUEL BLANCO AGUIRRE" w:date="2017-06-28T19:36:00Z">
        <w:r w:rsidR="00B07029">
          <w:t xml:space="preserve">que </w:t>
        </w:r>
      </w:ins>
      <w:del w:id="1744" w:author="RAQUEL BLANCO AGUIRRE" w:date="2017-06-28T19:36:00Z">
        <w:r w:rsidRPr="003273F1" w:rsidDel="00B07029">
          <w:delText xml:space="preserve">de </w:delText>
        </w:r>
      </w:del>
      <w:r w:rsidRPr="003273F1">
        <w:t xml:space="preserve">Angular.js </w:t>
      </w:r>
      <w:ins w:id="1745" w:author="RAQUEL BLANCO AGUIRRE" w:date="2017-06-28T19:37:00Z">
        <w:r w:rsidR="00B07029">
          <w:t xml:space="preserve">ofrece </w:t>
        </w:r>
      </w:ins>
      <w:r w:rsidRPr="003273F1">
        <w:t xml:space="preserve">frente a los </w:t>
      </w:r>
      <w:r w:rsidR="00A11DC7" w:rsidRPr="003273F1">
        <w:t>demás</w:t>
      </w:r>
      <w:r w:rsidRPr="003273F1">
        <w:t xml:space="preserve"> controladores convencionales </w:t>
      </w:r>
      <w:ins w:id="1746" w:author="RAQUEL BLANCO AGUIRRE" w:date="2017-06-28T19:37:00Z">
        <w:r w:rsidR="00B07029">
          <w:t>es el uso de</w:t>
        </w:r>
      </w:ins>
      <w:del w:id="1747" w:author="RAQUEL BLANCO AGUIRRE" w:date="2017-06-28T19:37:00Z">
        <w:r w:rsidRPr="003273F1" w:rsidDel="00B07029">
          <w:delText>son las</w:delText>
        </w:r>
      </w:del>
      <w:r w:rsidRPr="003273F1">
        <w:t xml:space="preserve"> directivas, las cuales, son elementos HTML que llevan enlazad</w:t>
      </w:r>
      <w:ins w:id="1748" w:author="RAQUEL BLANCO AGUIRRE" w:date="2017-06-28T19:37:00Z">
        <w:r w:rsidR="00B07029">
          <w:t>a</w:t>
        </w:r>
      </w:ins>
      <w:del w:id="1749" w:author="RAQUEL BLANCO AGUIRRE" w:date="2017-06-28T19:37:00Z">
        <w:r w:rsidRPr="003273F1" w:rsidDel="00B07029">
          <w:delText>o</w:delText>
        </w:r>
      </w:del>
      <w:r w:rsidRPr="003273F1">
        <w:t xml:space="preserve"> una estructura MVC fija.</w:t>
      </w:r>
    </w:p>
    <w:p w14:paraId="3B097B66" w14:textId="5F52A717" w:rsidR="0077026D" w:rsidRDefault="00021582" w:rsidP="000F333F">
      <w:pPr>
        <w:pStyle w:val="Prrafodelista"/>
        <w:numPr>
          <w:ilvl w:val="0"/>
          <w:numId w:val="27"/>
        </w:numPr>
      </w:pPr>
      <w:r w:rsidRPr="000F333F">
        <w:rPr>
          <w:b/>
        </w:rPr>
        <w:t>Modelo</w:t>
      </w:r>
      <w:r w:rsidRPr="003273F1">
        <w:t xml:space="preserve">: </w:t>
      </w:r>
      <w:ins w:id="1750" w:author="RAQUEL BLANCO AGUIRRE" w:date="2017-06-28T19:37:00Z">
        <w:r w:rsidR="00B07029">
          <w:t>L</w:t>
        </w:r>
      </w:ins>
      <w:del w:id="1751" w:author="RAQUEL BLANCO AGUIRRE" w:date="2017-06-28T19:37:00Z">
        <w:r w:rsidRPr="003273F1" w:rsidDel="00B07029">
          <w:delText>l</w:delText>
        </w:r>
      </w:del>
      <w:r w:rsidRPr="003273F1">
        <w:t xml:space="preserve">os modelos </w:t>
      </w:r>
      <w:ins w:id="1752" w:author="RAQUEL BLANCO AGUIRRE" w:date="2017-06-28T19:38:00Z">
        <w:r w:rsidR="00B07029">
          <w:t xml:space="preserve">representan los datos que se van a mostrar </w:t>
        </w:r>
      </w:ins>
      <w:del w:id="1753" w:author="RAQUEL BLANCO AGUIRRE" w:date="2017-06-28T19:38:00Z">
        <w:r w:rsidRPr="003273F1" w:rsidDel="00B07029">
          <w:delText xml:space="preserve">rellenan muestran </w:delText>
        </w:r>
      </w:del>
      <w:ins w:id="1754" w:author="RAQUEL BLANCO AGUIRRE" w:date="2017-06-28T19:38:00Z">
        <w:r w:rsidR="00B07029">
          <w:t xml:space="preserve">en </w:t>
        </w:r>
      </w:ins>
      <w:r w:rsidRPr="003273F1">
        <w:t>la interfaz de usuario</w:t>
      </w:r>
      <w:ins w:id="1755" w:author="RAQUEL BLANCO AGUIRRE" w:date="2017-06-28T19:38:00Z">
        <w:r w:rsidR="00B07029">
          <w:t>,</w:t>
        </w:r>
      </w:ins>
      <w:r w:rsidRPr="003273F1">
        <w:t xml:space="preserve"> en función de lo</w:t>
      </w:r>
      <w:del w:id="1756" w:author="RAQUEL BLANCO AGUIRRE" w:date="2017-06-28T19:39:00Z">
        <w:r w:rsidRPr="003273F1" w:rsidDel="00B07029">
          <w:delText>s</w:delText>
        </w:r>
      </w:del>
      <w:r w:rsidRPr="003273F1">
        <w:t xml:space="preserve"> </w:t>
      </w:r>
      <w:del w:id="1757" w:author="RAQUEL BLANCO AGUIRRE" w:date="2017-06-28T19:39:00Z">
        <w:r w:rsidRPr="003273F1" w:rsidDel="00B07029">
          <w:delText xml:space="preserve">datos </w:delText>
        </w:r>
      </w:del>
      <w:r w:rsidRPr="003273F1">
        <w:t>entregado</w:t>
      </w:r>
      <w:del w:id="1758" w:author="RAQUEL BLANCO AGUIRRE" w:date="2017-06-28T19:39:00Z">
        <w:r w:rsidRPr="003273F1" w:rsidDel="00B07029">
          <w:delText>s</w:delText>
        </w:r>
      </w:del>
      <w:r w:rsidRPr="003273F1">
        <w:t xml:space="preserve"> por el controlador. </w:t>
      </w:r>
      <w:del w:id="1759" w:author="RAQUEL BLANCO AGUIRRE" w:date="2017-06-28T19:39:00Z">
        <w:r w:rsidRPr="003273F1" w:rsidDel="00B07029">
          <w:delText xml:space="preserve">En angular no se difiere mucho de los modelos tradicionales </w:delText>
        </w:r>
        <w:r w:rsidR="00A11DC7" w:rsidRPr="003273F1" w:rsidDel="00B07029">
          <w:delText>MVC, salvo</w:delText>
        </w:r>
      </w:del>
      <w:ins w:id="1760" w:author="RAQUEL BLANCO AGUIRRE" w:date="2017-06-28T19:39:00Z">
        <w:r w:rsidR="00B07029">
          <w:t xml:space="preserve">Angular aporta como </w:t>
        </w:r>
      </w:ins>
      <w:del w:id="1761" w:author="RAQUEL BLANCO AGUIRRE" w:date="2017-06-28T19:39:00Z">
        <w:r w:rsidR="00A11DC7" w:rsidRPr="003273F1" w:rsidDel="00B07029">
          <w:delText xml:space="preserve"> la </w:delText>
        </w:r>
      </w:del>
      <w:r w:rsidR="00A11DC7" w:rsidRPr="003273F1">
        <w:t xml:space="preserve">mejora </w:t>
      </w:r>
      <w:del w:id="1762" w:author="RAQUEL BLANCO AGUIRRE" w:date="2017-06-28T19:39:00Z">
        <w:r w:rsidR="00A11DC7" w:rsidRPr="003273F1" w:rsidDel="00B07029">
          <w:delText xml:space="preserve">de </w:delText>
        </w:r>
      </w:del>
      <w:r w:rsidR="00A11DC7" w:rsidRPr="003273F1">
        <w:t>que el controlador pued</w:t>
      </w:r>
      <w:ins w:id="1763" w:author="RAQUEL BLANCO AGUIRRE" w:date="2017-06-28T19:40:00Z">
        <w:r w:rsidR="00B07029">
          <w:t>e</w:t>
        </w:r>
      </w:ins>
      <w:del w:id="1764" w:author="RAQUEL BLANCO AGUIRRE" w:date="2017-06-28T19:40:00Z">
        <w:r w:rsidR="00A11DC7" w:rsidRPr="003273F1" w:rsidDel="00B07029">
          <w:delText>a</w:delText>
        </w:r>
      </w:del>
      <w:r w:rsidR="00A11DC7" w:rsidRPr="003273F1">
        <w:t xml:space="preserve"> manejar el CSS de la página web como si fuera un dato mismo del usuario.</w:t>
      </w:r>
    </w:p>
    <w:p w14:paraId="75CFBFFC" w14:textId="77777777" w:rsidR="000F333F" w:rsidRDefault="000F333F" w:rsidP="003273F1">
      <w:pPr>
        <w:pStyle w:val="Prrafodelista"/>
        <w:ind w:left="1428"/>
      </w:pPr>
    </w:p>
    <w:p w14:paraId="3E050EC6" w14:textId="77777777" w:rsidR="004E2F5B" w:rsidRPr="003273F1" w:rsidRDefault="004E2F5B" w:rsidP="003273F1">
      <w:pPr>
        <w:pStyle w:val="Prrafodelista"/>
        <w:ind w:left="1428"/>
      </w:pPr>
    </w:p>
    <w:p w14:paraId="63148EE1" w14:textId="77777777" w:rsidR="0077026D" w:rsidRPr="003273F1" w:rsidRDefault="0077026D" w:rsidP="0077026D">
      <w:pPr>
        <w:pStyle w:val="Ttulo4"/>
        <w:numPr>
          <w:ilvl w:val="3"/>
          <w:numId w:val="30"/>
        </w:numPr>
      </w:pPr>
      <w:r w:rsidRPr="003273F1">
        <w:t>Estructura General de la aplicación</w:t>
      </w:r>
      <w:r w:rsidR="00021582" w:rsidRPr="003273F1">
        <w:t xml:space="preserve"> </w:t>
      </w:r>
    </w:p>
    <w:p w14:paraId="26BA3C7C" w14:textId="77777777" w:rsidR="00B7537A" w:rsidRDefault="00A11DC7" w:rsidP="000F333F">
      <w:pPr>
        <w:ind w:firstLine="708"/>
      </w:pPr>
      <w:r w:rsidRPr="003273F1">
        <w:t xml:space="preserve">La estructura general de la aplicación será una jerarquía de controladores </w:t>
      </w:r>
      <w:r w:rsidR="000F333F" w:rsidRPr="003273F1">
        <w:t>y directivas</w:t>
      </w:r>
      <w:r w:rsidRPr="003273F1">
        <w:t xml:space="preserve"> (las directivas contienen a su vez controladores y otras directivas)</w:t>
      </w:r>
      <w:r w:rsidR="00B7537A" w:rsidRPr="003273F1">
        <w:t>.</w:t>
      </w:r>
    </w:p>
    <w:p w14:paraId="51AF265B" w14:textId="77777777" w:rsidR="00632FC5" w:rsidRPr="003273F1" w:rsidRDefault="00632FC5" w:rsidP="000F333F">
      <w:pPr>
        <w:ind w:firstLine="708"/>
      </w:pPr>
    </w:p>
    <w:p w14:paraId="475F4B92" w14:textId="77777777" w:rsidR="00632FC5" w:rsidRDefault="00C01591" w:rsidP="004911DB">
      <w:pPr>
        <w:keepNext/>
      </w:pPr>
      <w:r w:rsidRPr="003273F1">
        <w:rPr>
          <w:noProof/>
          <w:lang w:eastAsia="es-ES"/>
        </w:rPr>
        <w:lastRenderedPageBreak/>
        <w:drawing>
          <wp:inline distT="0" distB="0" distL="0" distR="0" wp14:anchorId="27AA4815" wp14:editId="4A9C1256">
            <wp:extent cx="5612130" cy="273326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29824" cy="2741879"/>
                    </a:xfrm>
                    <a:prstGeom prst="rect">
                      <a:avLst/>
                    </a:prstGeom>
                  </pic:spPr>
                </pic:pic>
              </a:graphicData>
            </a:graphic>
          </wp:inline>
        </w:drawing>
      </w:r>
    </w:p>
    <w:p w14:paraId="2DE30A10" w14:textId="77777777" w:rsidR="00C01591" w:rsidRPr="003273F1" w:rsidRDefault="00632FC5" w:rsidP="00632FC5">
      <w:pPr>
        <w:pStyle w:val="Descripcin"/>
        <w:jc w:val="center"/>
      </w:pPr>
      <w:bookmarkStart w:id="1765" w:name="_Toc481185459"/>
      <w:bookmarkStart w:id="1766" w:name="_Toc481603532"/>
      <w:r>
        <w:t xml:space="preserve">Ilustración </w:t>
      </w:r>
      <w:fldSimple w:instr=" STYLEREF 1 \s ">
        <w:r w:rsidR="005E22B3">
          <w:rPr>
            <w:noProof/>
          </w:rPr>
          <w:t>4</w:t>
        </w:r>
      </w:fldSimple>
      <w:r w:rsidR="005E22B3">
        <w:noBreakHyphen/>
      </w:r>
      <w:fldSimple w:instr=" SEQ Ilustración \* ARABIC \s 1 ">
        <w:r w:rsidR="005E22B3">
          <w:rPr>
            <w:noProof/>
          </w:rPr>
          <w:t>2</w:t>
        </w:r>
      </w:fldSimple>
      <w:r>
        <w:t xml:space="preserve"> Arquitectura básica de app cliente Angular.js</w:t>
      </w:r>
      <w:bookmarkEnd w:id="1765"/>
      <w:bookmarkEnd w:id="1766"/>
    </w:p>
    <w:p w14:paraId="7A05E279" w14:textId="77777777" w:rsidR="00632FC5" w:rsidRDefault="00632FC5" w:rsidP="000F333F"/>
    <w:p w14:paraId="4ECE33EB" w14:textId="77777777" w:rsidR="00A11DC7" w:rsidRPr="003273F1" w:rsidRDefault="00C01591" w:rsidP="000F333F">
      <w:r w:rsidRPr="003273F1">
        <w:t xml:space="preserve">La vista general llama a un conjunto de </w:t>
      </w:r>
      <w:r w:rsidR="00B544B1" w:rsidRPr="003273F1">
        <w:t>controladores que cargan los modelos que contienen las vistas</w:t>
      </w:r>
      <w:r w:rsidR="00790210">
        <w:t>,</w:t>
      </w:r>
      <w:r w:rsidR="00B544B1" w:rsidRPr="003273F1">
        <w:t xml:space="preserve"> generando una vista personalizada para cada usuario. Cada vista puede contener</w:t>
      </w:r>
      <w:r w:rsidR="00790210">
        <w:t xml:space="preserve"> varias </w:t>
      </w:r>
      <w:r w:rsidR="00B544B1" w:rsidRPr="003273F1">
        <w:t>directiva</w:t>
      </w:r>
      <w:r w:rsidR="00790210">
        <w:t>s,</w:t>
      </w:r>
      <w:r w:rsidR="00B544B1" w:rsidRPr="003273F1">
        <w:t xml:space="preserve"> la</w:t>
      </w:r>
      <w:r w:rsidR="00790210">
        <w:t>s</w:t>
      </w:r>
      <w:r w:rsidR="00B544B1" w:rsidRPr="003273F1">
        <w:t xml:space="preserve"> </w:t>
      </w:r>
      <w:r w:rsidR="00790210" w:rsidRPr="003273F1">
        <w:t>cual</w:t>
      </w:r>
      <w:r w:rsidR="00790210">
        <w:t>es,</w:t>
      </w:r>
      <w:r w:rsidR="00B544B1" w:rsidRPr="003273F1">
        <w:t xml:space="preserve"> a su vez</w:t>
      </w:r>
      <w:r w:rsidR="00790210">
        <w:t>,</w:t>
      </w:r>
      <w:r w:rsidR="00B544B1" w:rsidRPr="003273F1">
        <w:t xml:space="preserve"> </w:t>
      </w:r>
      <w:r w:rsidR="00790210">
        <w:t>podrán contener</w:t>
      </w:r>
      <w:r w:rsidR="00B544B1" w:rsidRPr="003273F1">
        <w:t xml:space="preserve"> un conjunto de controladores, modelos y vistas, si</w:t>
      </w:r>
      <w:r w:rsidR="000F333F">
        <w:t>guiendo</w:t>
      </w:r>
      <w:r w:rsidR="00B544B1" w:rsidRPr="003273F1">
        <w:t xml:space="preserve"> un árbol en profundidad</w:t>
      </w:r>
      <w:r w:rsidR="000F333F">
        <w:t xml:space="preserve"> de directivas con </w:t>
      </w:r>
      <w:r w:rsidR="00790210">
        <w:t xml:space="preserve">otros </w:t>
      </w:r>
      <w:r w:rsidR="000F333F">
        <w:t>controladores..</w:t>
      </w:r>
      <w:r w:rsidR="00B544B1" w:rsidRPr="003273F1">
        <w:t>.</w:t>
      </w:r>
    </w:p>
    <w:p w14:paraId="57AA90DE" w14:textId="0616F686" w:rsidR="003273F1" w:rsidRDefault="00B544B1" w:rsidP="004A56F3">
      <w:r w:rsidRPr="003273F1">
        <w:t xml:space="preserve">Siguiendo estas directrices </w:t>
      </w:r>
      <w:ins w:id="1767" w:author="RAQUEL BLANCO AGUIRRE" w:date="2017-06-28T19:40:00Z">
        <w:r w:rsidR="007B17F0">
          <w:t xml:space="preserve">se </w:t>
        </w:r>
      </w:ins>
      <w:r w:rsidRPr="003273F1">
        <w:t>crear</w:t>
      </w:r>
      <w:ins w:id="1768" w:author="RAQUEL BLANCO AGUIRRE" w:date="2017-06-28T19:40:00Z">
        <w:r w:rsidR="007B17F0">
          <w:t>á</w:t>
        </w:r>
      </w:ins>
      <w:del w:id="1769" w:author="RAQUEL BLANCO AGUIRRE" w:date="2017-06-28T19:40:00Z">
        <w:r w:rsidRPr="003273F1" w:rsidDel="007B17F0">
          <w:delText>emos</w:delText>
        </w:r>
      </w:del>
      <w:del w:id="1770" w:author="RAQUEL BLANCO AGUIRRE" w:date="2017-06-28T19:41:00Z">
        <w:r w:rsidRPr="003273F1" w:rsidDel="007B17F0">
          <w:delText xml:space="preserve"> para cada elemento de los menús </w:delText>
        </w:r>
      </w:del>
      <w:ins w:id="1771" w:author="RAQUEL BLANCO AGUIRRE" w:date="2017-06-28T19:41:00Z">
        <w:r w:rsidR="007B17F0">
          <w:t xml:space="preserve"> </w:t>
        </w:r>
      </w:ins>
      <w:r w:rsidRPr="003273F1">
        <w:t xml:space="preserve">un controlador con una vista asignada </w:t>
      </w:r>
      <w:ins w:id="1772" w:author="RAQUEL BLANCO AGUIRRE" w:date="2017-06-28T19:41:00Z">
        <w:r w:rsidR="007B17F0" w:rsidRPr="003273F1">
          <w:t xml:space="preserve">para cada elemento de los menús </w:t>
        </w:r>
        <w:r w:rsidR="007B17F0">
          <w:t>del interfaz de usuario</w:t>
        </w:r>
        <w:r w:rsidR="007B17F0" w:rsidRPr="003273F1">
          <w:t xml:space="preserve"> </w:t>
        </w:r>
      </w:ins>
      <w:r w:rsidRPr="003273F1">
        <w:t xml:space="preserve">(prototipos de </w:t>
      </w:r>
      <w:ins w:id="1773" w:author="RAQUEL BLANCO AGUIRRE" w:date="2017-06-28T19:41:00Z">
        <w:r w:rsidR="007B17F0">
          <w:t>interfaz de usua</w:t>
        </w:r>
      </w:ins>
      <w:ins w:id="1774" w:author="RAQUEL BLANCO AGUIRRE" w:date="2017-06-28T19:42:00Z">
        <w:r w:rsidR="007B17F0">
          <w:t>rio</w:t>
        </w:r>
      </w:ins>
      <w:del w:id="1775" w:author="RAQUEL BLANCO AGUIRRE" w:date="2017-06-28T19:42:00Z">
        <w:r w:rsidRPr="003273F1" w:rsidDel="007B17F0">
          <w:delText>IU</w:delText>
        </w:r>
      </w:del>
      <w:r w:rsidRPr="003273F1">
        <w:t xml:space="preserve"> del análisis</w:t>
      </w:r>
      <w:r w:rsidR="00790210">
        <w:t xml:space="preserve"> del sistema)</w:t>
      </w:r>
      <w:ins w:id="1776" w:author="RAQUEL BLANCO AGUIRRE" w:date="2017-06-28T19:42:00Z">
        <w:r w:rsidR="007B17F0">
          <w:t>.</w:t>
        </w:r>
      </w:ins>
      <w:del w:id="1777" w:author="RAQUEL BLANCO AGUIRRE" w:date="2017-06-28T19:42:00Z">
        <w:r w:rsidRPr="003273F1" w:rsidDel="007B17F0">
          <w:delText xml:space="preserve"> y </w:delText>
        </w:r>
      </w:del>
      <w:ins w:id="1778" w:author="RAQUEL BLANCO AGUIRRE" w:date="2017-06-28T19:42:00Z">
        <w:r w:rsidR="007B17F0">
          <w:t xml:space="preserve"> P</w:t>
        </w:r>
      </w:ins>
      <w:del w:id="1779" w:author="RAQUEL BLANCO AGUIRRE" w:date="2017-06-28T19:42:00Z">
        <w:r w:rsidRPr="003273F1" w:rsidDel="007B17F0">
          <w:delText>p</w:delText>
        </w:r>
      </w:del>
      <w:r w:rsidRPr="003273F1">
        <w:t>ara cada funcionalidad individual de los menús</w:t>
      </w:r>
      <w:r w:rsidR="00790210">
        <w:t>,</w:t>
      </w:r>
      <w:r w:rsidRPr="003273F1">
        <w:t xml:space="preserve"> </w:t>
      </w:r>
      <w:ins w:id="1780" w:author="RAQUEL BLANCO AGUIRRE" w:date="2017-06-28T19:42:00Z">
        <w:r w:rsidR="007B17F0">
          <w:t xml:space="preserve">se </w:t>
        </w:r>
      </w:ins>
      <w:r w:rsidRPr="003273F1">
        <w:t>crear</w:t>
      </w:r>
      <w:ins w:id="1781" w:author="RAQUEL BLANCO AGUIRRE" w:date="2017-06-28T19:42:00Z">
        <w:r w:rsidR="007B17F0">
          <w:t>án</w:t>
        </w:r>
      </w:ins>
      <w:del w:id="1782" w:author="RAQUEL BLANCO AGUIRRE" w:date="2017-06-28T19:42:00Z">
        <w:r w:rsidRPr="003273F1" w:rsidDel="007B17F0">
          <w:delText>emos</w:delText>
        </w:r>
      </w:del>
      <w:r w:rsidRPr="003273F1">
        <w:t xml:space="preserve"> directivas que se gestion</w:t>
      </w:r>
      <w:ins w:id="1783" w:author="RAQUEL BLANCO AGUIRRE" w:date="2017-06-28T19:42:00Z">
        <w:r w:rsidR="007B17F0">
          <w:t>arán</w:t>
        </w:r>
      </w:ins>
      <w:del w:id="1784" w:author="RAQUEL BLANCO AGUIRRE" w:date="2017-06-28T19:42:00Z">
        <w:r w:rsidRPr="003273F1" w:rsidDel="007B17F0">
          <w:delText>en</w:delText>
        </w:r>
      </w:del>
      <w:r w:rsidRPr="003273F1">
        <w:t xml:space="preserve"> con controladores internos.</w:t>
      </w:r>
    </w:p>
    <w:p w14:paraId="45846DF7" w14:textId="77777777" w:rsidR="003273F1" w:rsidRPr="003273F1" w:rsidRDefault="003273F1" w:rsidP="00ED46C3">
      <w:pPr>
        <w:ind w:left="1068"/>
      </w:pPr>
    </w:p>
    <w:p w14:paraId="047B63FE" w14:textId="77777777" w:rsidR="004A56F3" w:rsidRDefault="00ED46C3" w:rsidP="00790210">
      <w:pPr>
        <w:pStyle w:val="Ttulo4"/>
        <w:numPr>
          <w:ilvl w:val="3"/>
          <w:numId w:val="30"/>
        </w:numPr>
      </w:pPr>
      <w:commentRangeStart w:id="1785"/>
      <w:commentRangeStart w:id="1786"/>
      <w:r w:rsidRPr="003273F1">
        <w:t>API de comunicación</w:t>
      </w:r>
      <w:commentRangeEnd w:id="1785"/>
      <w:r w:rsidR="004A5AFC">
        <w:rPr>
          <w:rStyle w:val="Refdecomentario"/>
          <w:rFonts w:eastAsia="Calibri" w:cs="Times New Roman"/>
          <w:b w:val="0"/>
          <w:bCs w:val="0"/>
          <w:iCs w:val="0"/>
        </w:rPr>
        <w:commentReference w:id="1785"/>
      </w:r>
      <w:commentRangeEnd w:id="1786"/>
      <w:r w:rsidR="0028452B">
        <w:rPr>
          <w:rStyle w:val="Refdecomentario"/>
          <w:rFonts w:eastAsia="Calibri" w:cs="Times New Roman"/>
          <w:b w:val="0"/>
          <w:bCs w:val="0"/>
          <w:iCs w:val="0"/>
        </w:rPr>
        <w:commentReference w:id="1786"/>
      </w:r>
      <w:del w:id="1787" w:author="RAQUEL BLANCO AGUIRRE" w:date="2017-06-28T19:47:00Z">
        <w:r w:rsidRPr="003273F1" w:rsidDel="004A5AFC">
          <w:delText>:</w:delText>
        </w:r>
      </w:del>
    </w:p>
    <w:p w14:paraId="0CB7B0CA" w14:textId="7B01EB92" w:rsidR="00ED46C3" w:rsidRPr="003273F1" w:rsidRDefault="00ED46C3" w:rsidP="004A56F3">
      <w:pPr>
        <w:ind w:firstLine="708"/>
      </w:pPr>
      <w:r w:rsidRPr="003273F1">
        <w:t xml:space="preserve">Los modelos MVC albergados en los clientes se nutren de información REST de servicios en </w:t>
      </w:r>
      <w:r w:rsidR="00790210">
        <w:t xml:space="preserve">otros servidores web, </w:t>
      </w:r>
      <w:del w:id="1788" w:author="RAQUEL BLANCO AGUIRRE" w:date="2017-06-28T19:43:00Z">
        <w:r w:rsidR="00790210" w:rsidDel="004A5AFC">
          <w:delText>t</w:delText>
        </w:r>
        <w:r w:rsidRPr="003273F1" w:rsidDel="004A5AFC">
          <w:delText>odos ellos</w:delText>
        </w:r>
      </w:del>
      <w:ins w:id="1789" w:author="RAQUEL BLANCO AGUIRRE" w:date="2017-06-28T19:43:00Z">
        <w:r w:rsidR="004A5AFC">
          <w:t>los cuales</w:t>
        </w:r>
      </w:ins>
      <w:r w:rsidRPr="003273F1">
        <w:t xml:space="preserve"> tienen unos protocolos de comunicación y autenticación. </w:t>
      </w:r>
      <w:ins w:id="1790" w:author="RAQUEL BLANCO AGUIRRE" w:date="2017-06-28T19:43:00Z">
        <w:r w:rsidR="004A5AFC">
          <w:t xml:space="preserve">Para facilitar la comunicación </w:t>
        </w:r>
      </w:ins>
      <w:ins w:id="1791" w:author="RAQUEL BLANCO AGUIRRE" w:date="2017-06-28T19:44:00Z">
        <w:r w:rsidR="004A5AFC">
          <w:t>con el servidor se creará una librería externa</w:t>
        </w:r>
      </w:ins>
      <w:ins w:id="1792" w:author="RAQUEL BLANCO AGUIRRE" w:date="2017-06-28T19:45:00Z">
        <w:r w:rsidR="004A5AFC">
          <w:t xml:space="preserve"> (denominada API).</w:t>
        </w:r>
      </w:ins>
      <w:del w:id="1793" w:author="RAQUEL BLANCO AGUIRRE" w:date="2017-06-28T19:45:00Z">
        <w:r w:rsidRPr="003273F1" w:rsidDel="004A5AFC">
          <w:delText xml:space="preserve">Si </w:delText>
        </w:r>
      </w:del>
      <w:del w:id="1794" w:author="RAQUEL BLANCO AGUIRRE" w:date="2017-06-28T19:43:00Z">
        <w:r w:rsidRPr="003273F1" w:rsidDel="004A5AFC">
          <w:delText>queremos</w:delText>
        </w:r>
      </w:del>
      <w:del w:id="1795" w:author="RAQUEL BLANCO AGUIRRE" w:date="2017-06-28T19:45:00Z">
        <w:r w:rsidRPr="003273F1" w:rsidDel="004A5AFC">
          <w:delText xml:space="preserve"> realizar una comunicación con un servido</w:delText>
        </w:r>
        <w:r w:rsidR="00790210" w:rsidDel="004A5AFC">
          <w:delText>r puede volverse muy repetitivo y e</w:delText>
        </w:r>
        <w:r w:rsidRPr="003273F1" w:rsidDel="004A5AFC">
          <w:delText>s por ello que vamos a generar una librería que facilite la comunicación con los servidores. Esto es lo que se denomina como API</w:delText>
        </w:r>
        <w:r w:rsidR="00790210" w:rsidDel="004A5AFC">
          <w:delText>,</w:delText>
        </w:r>
        <w:r w:rsidRPr="003273F1" w:rsidDel="004A5AFC">
          <w:delText xml:space="preserve"> una librería externa que </w:delText>
        </w:r>
        <w:r w:rsidR="006410AE" w:rsidRPr="003273F1" w:rsidDel="004A5AFC">
          <w:delText>te facilita</w:delText>
        </w:r>
        <w:r w:rsidRPr="003273F1" w:rsidDel="004A5AFC">
          <w:delText xml:space="preserve"> la comunicación con puntos de información.</w:delText>
        </w:r>
      </w:del>
    </w:p>
    <w:p w14:paraId="7E05DA9E" w14:textId="3E4E4E53" w:rsidR="00ED46C3" w:rsidRDefault="00ED46C3" w:rsidP="006410AE">
      <w:r w:rsidRPr="003273F1">
        <w:t xml:space="preserve">Angular facilita mucho al modelo MVC la </w:t>
      </w:r>
      <w:r w:rsidR="003273F1" w:rsidRPr="003273F1">
        <w:t>generación</w:t>
      </w:r>
      <w:r w:rsidRPr="003273F1">
        <w:t xml:space="preserve"> de API</w:t>
      </w:r>
      <w:r w:rsidR="00790210">
        <w:t>’s</w:t>
      </w:r>
      <w:r w:rsidRPr="003273F1">
        <w:t xml:space="preserve"> para sus sistemas con las clases Service. Una clase Service es una </w:t>
      </w:r>
      <w:r w:rsidR="00D53CF8">
        <w:t xml:space="preserve">clase basada en el patrón </w:t>
      </w:r>
      <w:r w:rsidR="00D53CF8" w:rsidRPr="004A5AFC">
        <w:rPr>
          <w:i/>
          <w:rPrChange w:id="1796" w:author="RAQUEL BLANCO AGUIRRE" w:date="2017-06-28T19:45:00Z">
            <w:rPr/>
          </w:rPrChange>
        </w:rPr>
        <w:t>singleton</w:t>
      </w:r>
      <w:r w:rsidR="00D53CF8">
        <w:t xml:space="preserve"> que se mantiene ejecutada todo el tiempo que la sesión del usuario </w:t>
      </w:r>
      <w:r w:rsidR="00790210">
        <w:t>esté</w:t>
      </w:r>
      <w:r w:rsidR="00D53CF8">
        <w:t xml:space="preserve"> en funcionamiento. </w:t>
      </w:r>
      <w:del w:id="1797" w:author="Raul García Fernández" w:date="2017-06-30T20:05:00Z">
        <w:r w:rsidR="00D53CF8" w:rsidDel="00DC467A">
          <w:delText>Todos los componentes utilizar</w:delText>
        </w:r>
      </w:del>
      <w:ins w:id="1798" w:author="RAQUEL BLANCO AGUIRRE" w:date="2017-06-28T19:46:00Z">
        <w:del w:id="1799" w:author="Raul García Fernández" w:date="2017-06-30T20:05:00Z">
          <w:r w:rsidR="004A5AFC" w:rsidDel="00DC467A">
            <w:delText>á</w:delText>
          </w:r>
        </w:del>
      </w:ins>
      <w:ins w:id="1800" w:author="Raul García Fernández" w:date="2017-06-30T20:05:00Z">
        <w:r w:rsidR="00DC467A">
          <w:t>Todos los componentes utilizarán</w:t>
        </w:r>
      </w:ins>
      <w:del w:id="1801" w:author="RAQUEL BLANCO AGUIRRE" w:date="2017-06-28T19:46:00Z">
        <w:r w:rsidR="00D53CF8" w:rsidDel="004A5AFC">
          <w:delText>a</w:delText>
        </w:r>
      </w:del>
      <w:r w:rsidR="00D53CF8">
        <w:t xml:space="preserve">n </w:t>
      </w:r>
      <w:r w:rsidR="00790210">
        <w:t>estas clases para obtener información para las vistas</w:t>
      </w:r>
      <w:r w:rsidR="00D53CF8">
        <w:t>.</w:t>
      </w:r>
    </w:p>
    <w:p w14:paraId="41A0EA2A" w14:textId="2968BC5D" w:rsidR="00D53CF8" w:rsidRDefault="00D53CF8" w:rsidP="006410AE">
      <w:pPr>
        <w:rPr>
          <w:ins w:id="1802" w:author="Raul García Fernández" w:date="2017-07-03T17:07:00Z"/>
        </w:rPr>
      </w:pPr>
      <w:r>
        <w:t xml:space="preserve">La información se obtendrá a través de una comunicación HTTP </w:t>
      </w:r>
      <w:ins w:id="1803" w:author="RAQUEL BLANCO AGUIRRE" w:date="2017-06-28T19:47:00Z">
        <w:r w:rsidR="004A5AFC">
          <w:t>con el</w:t>
        </w:r>
      </w:ins>
      <w:del w:id="1804" w:author="RAQUEL BLANCO AGUIRRE" w:date="2017-06-28T19:47:00Z">
        <w:r w:rsidDel="004A5AFC">
          <w:delText>a nuestro</w:delText>
        </w:r>
      </w:del>
      <w:r>
        <w:t xml:space="preserve"> servidor REST. Esto será posible gracias al protocolo AJAX. </w:t>
      </w:r>
    </w:p>
    <w:p w14:paraId="320F09B6" w14:textId="754C7D0F" w:rsidR="000F4DAE" w:rsidRDefault="000F4DAE" w:rsidP="006410AE">
      <w:pPr>
        <w:rPr>
          <w:ins w:id="1805" w:author="Raul García Fernández" w:date="2017-07-03T17:07:00Z"/>
        </w:rPr>
      </w:pPr>
    </w:p>
    <w:p w14:paraId="1266AF66" w14:textId="77777777" w:rsidR="000F4DAE" w:rsidRDefault="000F4DAE" w:rsidP="006410AE">
      <w:pPr>
        <w:rPr>
          <w:ins w:id="1806" w:author="Raul García Fernández" w:date="2017-07-01T12:16:00Z"/>
        </w:rPr>
      </w:pPr>
    </w:p>
    <w:p w14:paraId="33FB9229" w14:textId="77777777" w:rsidR="008D6043" w:rsidRDefault="008D6043" w:rsidP="006410AE"/>
    <w:tbl>
      <w:tblPr>
        <w:tblStyle w:val="Tabladecuadrcula41"/>
        <w:tblW w:w="9334" w:type="dxa"/>
        <w:tblLook w:val="04A0" w:firstRow="1" w:lastRow="0" w:firstColumn="1" w:lastColumn="0" w:noHBand="0" w:noVBand="1"/>
      </w:tblPr>
      <w:tblGrid>
        <w:gridCol w:w="2903"/>
        <w:gridCol w:w="3412"/>
        <w:gridCol w:w="3019"/>
      </w:tblGrid>
      <w:tr w:rsidR="008F1A35" w14:paraId="31565BCF" w14:textId="77777777" w:rsidTr="004A7A34">
        <w:trPr>
          <w:cnfStyle w:val="100000000000" w:firstRow="1" w:lastRow="0" w:firstColumn="0" w:lastColumn="0" w:oddVBand="0" w:evenVBand="0" w:oddHBand="0" w:evenHBand="0" w:firstRowFirstColumn="0" w:firstRowLastColumn="0" w:lastRowFirstColumn="0" w:lastRowLastColumn="0"/>
          <w:trHeight w:val="603"/>
          <w:ins w:id="1807"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9334" w:type="dxa"/>
            <w:gridSpan w:val="3"/>
          </w:tcPr>
          <w:p w14:paraId="6B40D5C8" w14:textId="77777777" w:rsidR="008F1A35" w:rsidRDefault="008F1A35" w:rsidP="004A7A34">
            <w:pPr>
              <w:jc w:val="center"/>
              <w:rPr>
                <w:ins w:id="1808" w:author="Raul García Fernández" w:date="2017-07-01T12:34:00Z"/>
                <w:lang w:val="es-ES_tradnl"/>
              </w:rPr>
            </w:pPr>
            <w:ins w:id="1809" w:author="Raul García Fernández" w:date="2017-07-01T12:34:00Z">
              <w:r>
                <w:rPr>
                  <w:lang w:val="es-ES_tradnl"/>
                </w:rPr>
                <w:lastRenderedPageBreak/>
                <w:t>Nombre de las funciones</w:t>
              </w:r>
            </w:ins>
          </w:p>
        </w:tc>
      </w:tr>
      <w:tr w:rsidR="008F1A35" w14:paraId="1F1D5F1B" w14:textId="77777777" w:rsidTr="004A7A34">
        <w:trPr>
          <w:cnfStyle w:val="000000100000" w:firstRow="0" w:lastRow="0" w:firstColumn="0" w:lastColumn="0" w:oddVBand="0" w:evenVBand="0" w:oddHBand="1" w:evenHBand="0" w:firstRowFirstColumn="0" w:firstRowLastColumn="0" w:lastRowFirstColumn="0" w:lastRowLastColumn="0"/>
          <w:trHeight w:val="457"/>
          <w:ins w:id="1810"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590CDB4E" w14:textId="77777777" w:rsidR="008F1A35" w:rsidRDefault="008F1A35" w:rsidP="004A7A34">
            <w:pPr>
              <w:jc w:val="center"/>
              <w:rPr>
                <w:ins w:id="1811" w:author="Raul García Fernández" w:date="2017-07-01T12:34:00Z"/>
                <w:lang w:val="es-ES_tradnl"/>
              </w:rPr>
            </w:pPr>
            <w:ins w:id="1812" w:author="Raul García Fernández" w:date="2017-07-01T12:34:00Z">
              <w:r w:rsidRPr="00AC1CF0">
                <w:rPr>
                  <w:lang w:val="es-ES_tradnl"/>
                </w:rPr>
                <w:t>Whoami</w:t>
              </w:r>
              <w:r>
                <w:rPr>
                  <w:lang w:val="es-ES_tradnl"/>
                </w:rPr>
                <w:t>()</w:t>
              </w:r>
            </w:ins>
          </w:p>
        </w:tc>
        <w:tc>
          <w:tcPr>
            <w:tcW w:w="3412" w:type="dxa"/>
          </w:tcPr>
          <w:p w14:paraId="5D4627A2"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13" w:author="Raul García Fernández" w:date="2017-07-01T12:34:00Z"/>
                <w:b/>
                <w:lang w:val="es-ES_tradnl"/>
              </w:rPr>
            </w:pPr>
            <w:ins w:id="1814" w:author="Raul García Fernández" w:date="2017-07-01T12:34:00Z">
              <w:r w:rsidRPr="003B6ACE">
                <w:rPr>
                  <w:b/>
                  <w:lang w:val="es-ES_tradnl"/>
                </w:rPr>
                <w:t>getMyProjects</w:t>
              </w:r>
              <w:r>
                <w:rPr>
                  <w:lang w:val="es-ES_tradnl"/>
                </w:rPr>
                <w:t>()</w:t>
              </w:r>
            </w:ins>
          </w:p>
        </w:tc>
        <w:tc>
          <w:tcPr>
            <w:tcW w:w="3018" w:type="dxa"/>
          </w:tcPr>
          <w:p w14:paraId="676B6C0F"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15" w:author="Raul García Fernández" w:date="2017-07-01T12:34:00Z"/>
                <w:b/>
                <w:lang w:val="es-ES_tradnl"/>
              </w:rPr>
            </w:pPr>
            <w:ins w:id="1816" w:author="Raul García Fernández" w:date="2017-07-01T12:34:00Z">
              <w:r w:rsidRPr="003B6ACE">
                <w:rPr>
                  <w:b/>
                  <w:lang w:val="es-ES_tradnl"/>
                </w:rPr>
                <w:t>deleteSubgroup</w:t>
              </w:r>
              <w:r>
                <w:rPr>
                  <w:lang w:val="es-ES_tradnl"/>
                </w:rPr>
                <w:t>()</w:t>
              </w:r>
            </w:ins>
          </w:p>
        </w:tc>
      </w:tr>
      <w:tr w:rsidR="008F1A35" w14:paraId="7725EB86" w14:textId="77777777" w:rsidTr="004A7A34">
        <w:trPr>
          <w:trHeight w:val="324"/>
          <w:ins w:id="1817"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44D6589D" w14:textId="77777777" w:rsidR="008F1A35" w:rsidRDefault="008F1A35" w:rsidP="004A7A34">
            <w:pPr>
              <w:jc w:val="center"/>
              <w:rPr>
                <w:ins w:id="1818" w:author="Raul García Fernández" w:date="2017-07-01T12:34:00Z"/>
                <w:lang w:val="es-ES_tradnl"/>
              </w:rPr>
            </w:pPr>
            <w:ins w:id="1819" w:author="Raul García Fernández" w:date="2017-07-01T12:34:00Z">
              <w:r w:rsidRPr="00AC1CF0">
                <w:rPr>
                  <w:lang w:val="es-ES_tradnl"/>
                </w:rPr>
                <w:t>changePass</w:t>
              </w:r>
              <w:r>
                <w:rPr>
                  <w:lang w:val="es-ES_tradnl"/>
                </w:rPr>
                <w:t>()</w:t>
              </w:r>
            </w:ins>
          </w:p>
        </w:tc>
        <w:tc>
          <w:tcPr>
            <w:tcW w:w="3412" w:type="dxa"/>
          </w:tcPr>
          <w:p w14:paraId="6E1255A6"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1820" w:author="Raul García Fernández" w:date="2017-07-01T12:34:00Z"/>
                <w:b/>
                <w:lang w:val="es-ES_tradnl"/>
              </w:rPr>
            </w:pPr>
            <w:ins w:id="1821" w:author="Raul García Fernández" w:date="2017-07-01T12:34:00Z">
              <w:r w:rsidRPr="003B6ACE">
                <w:rPr>
                  <w:b/>
                  <w:lang w:val="es-ES_tradnl"/>
                </w:rPr>
                <w:t>getMyGroups</w:t>
              </w:r>
              <w:r>
                <w:rPr>
                  <w:lang w:val="es-ES_tradnl"/>
                </w:rPr>
                <w:t>()</w:t>
              </w:r>
            </w:ins>
          </w:p>
        </w:tc>
        <w:tc>
          <w:tcPr>
            <w:tcW w:w="3018" w:type="dxa"/>
          </w:tcPr>
          <w:p w14:paraId="506CC09B"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1822" w:author="Raul García Fernández" w:date="2017-07-01T12:34:00Z"/>
                <w:b/>
                <w:lang w:val="es-ES_tradnl"/>
              </w:rPr>
            </w:pPr>
            <w:ins w:id="1823" w:author="Raul García Fernández" w:date="2017-07-01T12:34:00Z">
              <w:r w:rsidRPr="003B6ACE">
                <w:rPr>
                  <w:b/>
                  <w:lang w:val="es-ES_tradnl"/>
                </w:rPr>
                <w:t>getMainPathGroups</w:t>
              </w:r>
              <w:r>
                <w:rPr>
                  <w:lang w:val="es-ES_tradnl"/>
                </w:rPr>
                <w:t>()</w:t>
              </w:r>
            </w:ins>
          </w:p>
        </w:tc>
      </w:tr>
      <w:tr w:rsidR="008F1A35" w14:paraId="36E51AA1" w14:textId="77777777" w:rsidTr="004A7A34">
        <w:trPr>
          <w:cnfStyle w:val="000000100000" w:firstRow="0" w:lastRow="0" w:firstColumn="0" w:lastColumn="0" w:oddVBand="0" w:evenVBand="0" w:oddHBand="1" w:evenHBand="0" w:firstRowFirstColumn="0" w:firstRowLastColumn="0" w:lastRowFirstColumn="0" w:lastRowLastColumn="0"/>
          <w:trHeight w:val="324"/>
          <w:ins w:id="1824"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04C95F21" w14:textId="77777777" w:rsidR="008F1A35" w:rsidRPr="00AC1CF0" w:rsidRDefault="008F1A35" w:rsidP="004A7A34">
            <w:pPr>
              <w:jc w:val="center"/>
              <w:rPr>
                <w:ins w:id="1825" w:author="Raul García Fernández" w:date="2017-07-01T12:34:00Z"/>
                <w:lang w:val="es-ES_tradnl"/>
              </w:rPr>
            </w:pPr>
            <w:ins w:id="1826" w:author="Raul García Fernández" w:date="2017-07-01T12:34:00Z">
              <w:r w:rsidRPr="00AC1CF0">
                <w:rPr>
                  <w:lang w:val="es-ES_tradnl"/>
                </w:rPr>
                <w:t>changeBio</w:t>
              </w:r>
              <w:r>
                <w:rPr>
                  <w:lang w:val="es-ES_tradnl"/>
                </w:rPr>
                <w:t>()</w:t>
              </w:r>
            </w:ins>
          </w:p>
        </w:tc>
        <w:tc>
          <w:tcPr>
            <w:tcW w:w="3412" w:type="dxa"/>
          </w:tcPr>
          <w:p w14:paraId="3C533ABF"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27" w:author="Raul García Fernández" w:date="2017-07-01T12:34:00Z"/>
                <w:b/>
                <w:lang w:val="es-ES_tradnl"/>
              </w:rPr>
            </w:pPr>
            <w:ins w:id="1828" w:author="Raul García Fernández" w:date="2017-07-01T12:34:00Z">
              <w:r w:rsidRPr="003B6ACE">
                <w:rPr>
                  <w:b/>
                  <w:lang w:val="es-ES_tradnl"/>
                </w:rPr>
                <w:t>getProject</w:t>
              </w:r>
              <w:r>
                <w:rPr>
                  <w:lang w:val="es-ES_tradnl"/>
                </w:rPr>
                <w:t>()</w:t>
              </w:r>
            </w:ins>
          </w:p>
        </w:tc>
        <w:tc>
          <w:tcPr>
            <w:tcW w:w="3018" w:type="dxa"/>
          </w:tcPr>
          <w:p w14:paraId="60018F58"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29" w:author="Raul García Fernández" w:date="2017-07-01T12:34:00Z"/>
                <w:b/>
                <w:lang w:val="es-ES_tradnl"/>
              </w:rPr>
            </w:pPr>
            <w:ins w:id="1830" w:author="Raul García Fernández" w:date="2017-07-01T12:34:00Z">
              <w:r w:rsidRPr="003B6ACE">
                <w:rPr>
                  <w:b/>
                  <w:lang w:val="es-ES_tradnl"/>
                </w:rPr>
                <w:t>getPathGroups</w:t>
              </w:r>
              <w:r>
                <w:rPr>
                  <w:lang w:val="es-ES_tradnl"/>
                </w:rPr>
                <w:t>()</w:t>
              </w:r>
            </w:ins>
          </w:p>
        </w:tc>
      </w:tr>
      <w:tr w:rsidR="008F1A35" w14:paraId="4A6CD18E" w14:textId="77777777" w:rsidTr="004A7A34">
        <w:trPr>
          <w:trHeight w:val="324"/>
          <w:ins w:id="1831"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0E3B6F67" w14:textId="77777777" w:rsidR="008F1A35" w:rsidRPr="00AC1CF0" w:rsidRDefault="008F1A35" w:rsidP="004A7A34">
            <w:pPr>
              <w:jc w:val="center"/>
              <w:rPr>
                <w:ins w:id="1832" w:author="Raul García Fernández" w:date="2017-07-01T12:34:00Z"/>
                <w:lang w:val="es-ES_tradnl"/>
              </w:rPr>
            </w:pPr>
            <w:ins w:id="1833" w:author="Raul García Fernández" w:date="2017-07-01T12:34:00Z">
              <w:r w:rsidRPr="00AC1CF0">
                <w:rPr>
                  <w:lang w:val="es-ES_tradnl"/>
                </w:rPr>
                <w:t>createAccount</w:t>
              </w:r>
              <w:r>
                <w:rPr>
                  <w:lang w:val="es-ES_tradnl"/>
                </w:rPr>
                <w:t>()</w:t>
              </w:r>
            </w:ins>
          </w:p>
        </w:tc>
        <w:tc>
          <w:tcPr>
            <w:tcW w:w="3412" w:type="dxa"/>
          </w:tcPr>
          <w:p w14:paraId="192D7EE3"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1834" w:author="Raul García Fernández" w:date="2017-07-01T12:34:00Z"/>
                <w:b/>
                <w:lang w:val="es-ES_tradnl"/>
              </w:rPr>
            </w:pPr>
            <w:ins w:id="1835" w:author="Raul García Fernández" w:date="2017-07-01T12:34:00Z">
              <w:r w:rsidRPr="003B6ACE">
                <w:rPr>
                  <w:b/>
                  <w:lang w:val="es-ES_tradnl"/>
                </w:rPr>
                <w:t>updateProject</w:t>
              </w:r>
              <w:r>
                <w:rPr>
                  <w:lang w:val="es-ES_tradnl"/>
                </w:rPr>
                <w:t>()</w:t>
              </w:r>
            </w:ins>
          </w:p>
        </w:tc>
        <w:tc>
          <w:tcPr>
            <w:tcW w:w="3018" w:type="dxa"/>
          </w:tcPr>
          <w:p w14:paraId="01699459"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1836" w:author="Raul García Fernández" w:date="2017-07-01T12:34:00Z"/>
                <w:b/>
                <w:lang w:val="es-ES_tradnl"/>
              </w:rPr>
            </w:pPr>
            <w:ins w:id="1837" w:author="Raul García Fernández" w:date="2017-07-01T12:34:00Z">
              <w:r w:rsidRPr="003B6ACE">
                <w:rPr>
                  <w:b/>
                  <w:lang w:val="es-ES_tradnl"/>
                </w:rPr>
                <w:t>projectsInsideGroup</w:t>
              </w:r>
              <w:r>
                <w:rPr>
                  <w:lang w:val="es-ES_tradnl"/>
                </w:rPr>
                <w:t>()</w:t>
              </w:r>
            </w:ins>
          </w:p>
        </w:tc>
      </w:tr>
      <w:tr w:rsidR="008F1A35" w14:paraId="66D5F76A" w14:textId="77777777" w:rsidTr="004A7A34">
        <w:trPr>
          <w:cnfStyle w:val="000000100000" w:firstRow="0" w:lastRow="0" w:firstColumn="0" w:lastColumn="0" w:oddVBand="0" w:evenVBand="0" w:oddHBand="1" w:evenHBand="0" w:firstRowFirstColumn="0" w:firstRowLastColumn="0" w:lastRowFirstColumn="0" w:lastRowLastColumn="0"/>
          <w:trHeight w:val="324"/>
          <w:ins w:id="1838"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4BB00968" w14:textId="77777777" w:rsidR="008F1A35" w:rsidRPr="00AC1CF0" w:rsidRDefault="008F1A35" w:rsidP="004A7A34">
            <w:pPr>
              <w:jc w:val="center"/>
              <w:rPr>
                <w:ins w:id="1839" w:author="Raul García Fernández" w:date="2017-07-01T12:34:00Z"/>
                <w:lang w:val="es-ES_tradnl"/>
              </w:rPr>
            </w:pPr>
            <w:ins w:id="1840" w:author="Raul García Fernández" w:date="2017-07-01T12:34:00Z">
              <w:r w:rsidRPr="00AC1CF0">
                <w:rPr>
                  <w:lang w:val="es-ES_tradnl"/>
                </w:rPr>
                <w:t>getAllUsers</w:t>
              </w:r>
              <w:r>
                <w:rPr>
                  <w:lang w:val="es-ES_tradnl"/>
                </w:rPr>
                <w:t>()</w:t>
              </w:r>
            </w:ins>
          </w:p>
        </w:tc>
        <w:tc>
          <w:tcPr>
            <w:tcW w:w="3412" w:type="dxa"/>
          </w:tcPr>
          <w:p w14:paraId="3B65B166"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41" w:author="Raul García Fernández" w:date="2017-07-01T12:34:00Z"/>
                <w:b/>
                <w:lang w:val="es-ES_tradnl"/>
              </w:rPr>
            </w:pPr>
            <w:ins w:id="1842" w:author="Raul García Fernández" w:date="2017-07-01T12:34:00Z">
              <w:r w:rsidRPr="003B6ACE">
                <w:rPr>
                  <w:b/>
                  <w:lang w:val="es-ES_tradnl"/>
                </w:rPr>
                <w:t>deleteProject</w:t>
              </w:r>
              <w:r>
                <w:rPr>
                  <w:lang w:val="es-ES_tradnl"/>
                </w:rPr>
                <w:t>()</w:t>
              </w:r>
            </w:ins>
          </w:p>
        </w:tc>
        <w:tc>
          <w:tcPr>
            <w:tcW w:w="3018" w:type="dxa"/>
          </w:tcPr>
          <w:p w14:paraId="47536EFF"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43" w:author="Raul García Fernández" w:date="2017-07-01T12:34:00Z"/>
                <w:b/>
                <w:lang w:val="es-ES_tradnl"/>
              </w:rPr>
            </w:pPr>
            <w:ins w:id="1844" w:author="Raul García Fernández" w:date="2017-07-01T12:34:00Z">
              <w:r w:rsidRPr="003B6ACE">
                <w:rPr>
                  <w:b/>
                  <w:lang w:val="es-ES_tradnl"/>
                </w:rPr>
                <w:t>getProjectsInsideGroup</w:t>
              </w:r>
              <w:r>
                <w:rPr>
                  <w:lang w:val="es-ES_tradnl"/>
                </w:rPr>
                <w:t>()</w:t>
              </w:r>
            </w:ins>
          </w:p>
        </w:tc>
      </w:tr>
      <w:tr w:rsidR="008F1A35" w14:paraId="79A19521" w14:textId="77777777" w:rsidTr="004A7A34">
        <w:trPr>
          <w:trHeight w:val="324"/>
          <w:ins w:id="1845"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398181FD" w14:textId="77777777" w:rsidR="008F1A35" w:rsidRPr="00AC1CF0" w:rsidRDefault="008F1A35" w:rsidP="004A7A34">
            <w:pPr>
              <w:jc w:val="center"/>
              <w:rPr>
                <w:ins w:id="1846" w:author="Raul García Fernández" w:date="2017-07-01T12:34:00Z"/>
                <w:lang w:val="es-ES_tradnl"/>
              </w:rPr>
            </w:pPr>
            <w:ins w:id="1847" w:author="Raul García Fernández" w:date="2017-07-01T12:34:00Z">
              <w:r w:rsidRPr="00AC1CF0">
                <w:rPr>
                  <w:lang w:val="es-ES_tradnl"/>
                </w:rPr>
                <w:t>getAllProjects</w:t>
              </w:r>
              <w:r>
                <w:rPr>
                  <w:lang w:val="es-ES_tradnl"/>
                </w:rPr>
                <w:t>()</w:t>
              </w:r>
            </w:ins>
          </w:p>
        </w:tc>
        <w:tc>
          <w:tcPr>
            <w:tcW w:w="3412" w:type="dxa"/>
          </w:tcPr>
          <w:p w14:paraId="386490A4"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1848" w:author="Raul García Fernández" w:date="2017-07-01T12:34:00Z"/>
                <w:b/>
                <w:lang w:val="es-ES_tradnl"/>
              </w:rPr>
            </w:pPr>
            <w:ins w:id="1849" w:author="Raul García Fernández" w:date="2017-07-01T12:34:00Z">
              <w:r w:rsidRPr="003B6ACE">
                <w:rPr>
                  <w:b/>
                  <w:lang w:val="es-ES_tradnl"/>
                </w:rPr>
                <w:t>createProject</w:t>
              </w:r>
              <w:r>
                <w:rPr>
                  <w:lang w:val="es-ES_tradnl"/>
                </w:rPr>
                <w:t>()</w:t>
              </w:r>
            </w:ins>
          </w:p>
        </w:tc>
        <w:tc>
          <w:tcPr>
            <w:tcW w:w="3018" w:type="dxa"/>
          </w:tcPr>
          <w:p w14:paraId="050DB33B"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1850" w:author="Raul García Fernández" w:date="2017-07-01T12:34:00Z"/>
                <w:b/>
                <w:lang w:val="es-ES_tradnl"/>
              </w:rPr>
            </w:pPr>
            <w:ins w:id="1851" w:author="Raul García Fernández" w:date="2017-07-01T12:34:00Z">
              <w:r w:rsidRPr="003B6ACE">
                <w:rPr>
                  <w:b/>
                  <w:lang w:val="es-ES_tradnl"/>
                </w:rPr>
                <w:t>getExecutionsRunning</w:t>
              </w:r>
              <w:r>
                <w:rPr>
                  <w:lang w:val="es-ES_tradnl"/>
                </w:rPr>
                <w:t>()</w:t>
              </w:r>
            </w:ins>
          </w:p>
        </w:tc>
      </w:tr>
      <w:tr w:rsidR="008F1A35" w14:paraId="03DBC3AF" w14:textId="77777777" w:rsidTr="004A7A34">
        <w:trPr>
          <w:cnfStyle w:val="000000100000" w:firstRow="0" w:lastRow="0" w:firstColumn="0" w:lastColumn="0" w:oddVBand="0" w:evenVBand="0" w:oddHBand="1" w:evenHBand="0" w:firstRowFirstColumn="0" w:firstRowLastColumn="0" w:lastRowFirstColumn="0" w:lastRowLastColumn="0"/>
          <w:trHeight w:val="324"/>
          <w:ins w:id="1852"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46E303C1" w14:textId="77777777" w:rsidR="008F1A35" w:rsidRPr="00AC1CF0" w:rsidRDefault="008F1A35" w:rsidP="004A7A34">
            <w:pPr>
              <w:jc w:val="center"/>
              <w:rPr>
                <w:ins w:id="1853" w:author="Raul García Fernández" w:date="2017-07-01T12:34:00Z"/>
                <w:lang w:val="es-ES_tradnl"/>
              </w:rPr>
            </w:pPr>
            <w:ins w:id="1854" w:author="Raul García Fernández" w:date="2017-07-01T12:34:00Z">
              <w:r w:rsidRPr="00AC1CF0">
                <w:rPr>
                  <w:lang w:val="es-ES_tradnl"/>
                </w:rPr>
                <w:t>getAllGroups</w:t>
              </w:r>
              <w:r>
                <w:rPr>
                  <w:lang w:val="es-ES_tradnl"/>
                </w:rPr>
                <w:t>()</w:t>
              </w:r>
            </w:ins>
          </w:p>
        </w:tc>
        <w:tc>
          <w:tcPr>
            <w:tcW w:w="3412" w:type="dxa"/>
          </w:tcPr>
          <w:p w14:paraId="0E13EB31"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55" w:author="Raul García Fernández" w:date="2017-07-01T12:34:00Z"/>
                <w:b/>
                <w:lang w:val="es-ES_tradnl"/>
              </w:rPr>
            </w:pPr>
            <w:ins w:id="1856" w:author="Raul García Fernández" w:date="2017-07-01T12:34:00Z">
              <w:r w:rsidRPr="003B6ACE">
                <w:rPr>
                  <w:b/>
                  <w:lang w:val="es-ES_tradnl"/>
                </w:rPr>
                <w:t>createGroup</w:t>
              </w:r>
              <w:r>
                <w:rPr>
                  <w:lang w:val="es-ES_tradnl"/>
                </w:rPr>
                <w:t>()</w:t>
              </w:r>
            </w:ins>
          </w:p>
        </w:tc>
        <w:tc>
          <w:tcPr>
            <w:tcW w:w="3018" w:type="dxa"/>
          </w:tcPr>
          <w:p w14:paraId="2D3275BE" w14:textId="77777777" w:rsidR="008F1A35" w:rsidRPr="003B6ACE" w:rsidRDefault="008F1A35" w:rsidP="004A7A34">
            <w:pPr>
              <w:tabs>
                <w:tab w:val="left" w:pos="2583"/>
              </w:tabs>
              <w:jc w:val="center"/>
              <w:cnfStyle w:val="000000100000" w:firstRow="0" w:lastRow="0" w:firstColumn="0" w:lastColumn="0" w:oddVBand="0" w:evenVBand="0" w:oddHBand="1" w:evenHBand="0" w:firstRowFirstColumn="0" w:firstRowLastColumn="0" w:lastRowFirstColumn="0" w:lastRowLastColumn="0"/>
              <w:rPr>
                <w:ins w:id="1857" w:author="Raul García Fernández" w:date="2017-07-01T12:34:00Z"/>
                <w:b/>
                <w:lang w:val="es-ES_tradnl"/>
              </w:rPr>
            </w:pPr>
            <w:ins w:id="1858" w:author="Raul García Fernández" w:date="2017-07-01T12:34:00Z">
              <w:r w:rsidRPr="003B6ACE">
                <w:rPr>
                  <w:b/>
                  <w:lang w:val="es-ES_tradnl"/>
                </w:rPr>
                <w:t>getAllExecutionsRunning</w:t>
              </w:r>
              <w:r>
                <w:rPr>
                  <w:lang w:val="es-ES_tradnl"/>
                </w:rPr>
                <w:t>()</w:t>
              </w:r>
            </w:ins>
          </w:p>
        </w:tc>
      </w:tr>
      <w:tr w:rsidR="008F1A35" w14:paraId="4374796C" w14:textId="77777777" w:rsidTr="004A7A34">
        <w:trPr>
          <w:trHeight w:val="324"/>
          <w:ins w:id="1859"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20EEB2E5" w14:textId="77777777" w:rsidR="008F1A35" w:rsidRPr="00AC1CF0" w:rsidRDefault="008F1A35" w:rsidP="004A7A34">
            <w:pPr>
              <w:jc w:val="center"/>
              <w:rPr>
                <w:ins w:id="1860" w:author="Raul García Fernández" w:date="2017-07-01T12:34:00Z"/>
                <w:lang w:val="es-ES_tradnl"/>
              </w:rPr>
            </w:pPr>
            <w:ins w:id="1861" w:author="Raul García Fernández" w:date="2017-07-01T12:34:00Z">
              <w:r w:rsidRPr="00AC1CF0">
                <w:rPr>
                  <w:lang w:val="es-ES_tradnl"/>
                </w:rPr>
                <w:t>getGroup</w:t>
              </w:r>
              <w:r>
                <w:rPr>
                  <w:lang w:val="es-ES_tradnl"/>
                </w:rPr>
                <w:t>()</w:t>
              </w:r>
            </w:ins>
          </w:p>
        </w:tc>
        <w:tc>
          <w:tcPr>
            <w:tcW w:w="3412" w:type="dxa"/>
          </w:tcPr>
          <w:p w14:paraId="0051B604"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1862" w:author="Raul García Fernández" w:date="2017-07-01T12:34:00Z"/>
                <w:b/>
                <w:lang w:val="es-ES_tradnl"/>
              </w:rPr>
            </w:pPr>
            <w:ins w:id="1863" w:author="Raul García Fernández" w:date="2017-07-01T12:34:00Z">
              <w:r w:rsidRPr="003B6ACE">
                <w:rPr>
                  <w:b/>
                  <w:lang w:val="es-ES_tradnl"/>
                </w:rPr>
                <w:t>updateGroup</w:t>
              </w:r>
              <w:r>
                <w:rPr>
                  <w:lang w:val="es-ES_tradnl"/>
                </w:rPr>
                <w:t>()</w:t>
              </w:r>
            </w:ins>
          </w:p>
        </w:tc>
        <w:tc>
          <w:tcPr>
            <w:tcW w:w="3018" w:type="dxa"/>
          </w:tcPr>
          <w:p w14:paraId="59C05B1E" w14:textId="77777777" w:rsidR="008F1A35" w:rsidRPr="003B6ACE" w:rsidRDefault="008F1A35" w:rsidP="004A7A34">
            <w:pPr>
              <w:tabs>
                <w:tab w:val="left" w:pos="2583"/>
              </w:tabs>
              <w:jc w:val="center"/>
              <w:cnfStyle w:val="000000000000" w:firstRow="0" w:lastRow="0" w:firstColumn="0" w:lastColumn="0" w:oddVBand="0" w:evenVBand="0" w:oddHBand="0" w:evenHBand="0" w:firstRowFirstColumn="0" w:firstRowLastColumn="0" w:lastRowFirstColumn="0" w:lastRowLastColumn="0"/>
              <w:rPr>
                <w:ins w:id="1864" w:author="Raul García Fernández" w:date="2017-07-01T12:34:00Z"/>
                <w:b/>
                <w:lang w:val="es-ES_tradnl"/>
              </w:rPr>
            </w:pPr>
            <w:ins w:id="1865" w:author="Raul García Fernández" w:date="2017-07-01T12:34:00Z">
              <w:r w:rsidRPr="003B6ACE">
                <w:rPr>
                  <w:b/>
                  <w:lang w:val="es-ES_tradnl"/>
                </w:rPr>
                <w:t>getExecution</w:t>
              </w:r>
              <w:r>
                <w:rPr>
                  <w:lang w:val="es-ES_tradnl"/>
                </w:rPr>
                <w:t>()</w:t>
              </w:r>
            </w:ins>
          </w:p>
        </w:tc>
      </w:tr>
      <w:tr w:rsidR="008F1A35" w14:paraId="2BBCBD04" w14:textId="77777777" w:rsidTr="004A7A34">
        <w:trPr>
          <w:cnfStyle w:val="000000100000" w:firstRow="0" w:lastRow="0" w:firstColumn="0" w:lastColumn="0" w:oddVBand="0" w:evenVBand="0" w:oddHBand="1" w:evenHBand="0" w:firstRowFirstColumn="0" w:firstRowLastColumn="0" w:lastRowFirstColumn="0" w:lastRowLastColumn="0"/>
          <w:trHeight w:val="324"/>
          <w:ins w:id="1866"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6662FF32" w14:textId="77777777" w:rsidR="008F1A35" w:rsidRPr="00AC1CF0" w:rsidRDefault="008F1A35" w:rsidP="004A7A34">
            <w:pPr>
              <w:jc w:val="center"/>
              <w:rPr>
                <w:ins w:id="1867" w:author="Raul García Fernández" w:date="2017-07-01T12:34:00Z"/>
                <w:lang w:val="es-ES_tradnl"/>
              </w:rPr>
            </w:pPr>
            <w:ins w:id="1868" w:author="Raul García Fernández" w:date="2017-07-01T12:34:00Z">
              <w:r w:rsidRPr="00AC1CF0">
                <w:rPr>
                  <w:lang w:val="es-ES_tradnl"/>
                </w:rPr>
                <w:t>deleteGroup</w:t>
              </w:r>
              <w:r>
                <w:rPr>
                  <w:lang w:val="es-ES_tradnl"/>
                </w:rPr>
                <w:t>()</w:t>
              </w:r>
            </w:ins>
          </w:p>
        </w:tc>
        <w:tc>
          <w:tcPr>
            <w:tcW w:w="3412" w:type="dxa"/>
          </w:tcPr>
          <w:p w14:paraId="7EE50EA1"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69" w:author="Raul García Fernández" w:date="2017-07-01T12:34:00Z"/>
                <w:b/>
                <w:lang w:val="es-ES_tradnl"/>
              </w:rPr>
            </w:pPr>
            <w:ins w:id="1870" w:author="Raul García Fernández" w:date="2017-07-01T12:34:00Z">
              <w:r w:rsidRPr="003B6ACE">
                <w:rPr>
                  <w:b/>
                  <w:lang w:val="es-ES_tradnl"/>
                </w:rPr>
                <w:t>inviteToGroup</w:t>
              </w:r>
              <w:r>
                <w:rPr>
                  <w:lang w:val="es-ES_tradnl"/>
                </w:rPr>
                <w:t>()</w:t>
              </w:r>
            </w:ins>
          </w:p>
        </w:tc>
        <w:tc>
          <w:tcPr>
            <w:tcW w:w="3018" w:type="dxa"/>
          </w:tcPr>
          <w:p w14:paraId="346F4527" w14:textId="77777777" w:rsidR="008F1A35" w:rsidRPr="003B6ACE" w:rsidRDefault="008F1A35" w:rsidP="004A7A34">
            <w:pPr>
              <w:tabs>
                <w:tab w:val="left" w:pos="2583"/>
              </w:tabs>
              <w:jc w:val="center"/>
              <w:cnfStyle w:val="000000100000" w:firstRow="0" w:lastRow="0" w:firstColumn="0" w:lastColumn="0" w:oddVBand="0" w:evenVBand="0" w:oddHBand="1" w:evenHBand="0" w:firstRowFirstColumn="0" w:firstRowLastColumn="0" w:lastRowFirstColumn="0" w:lastRowLastColumn="0"/>
              <w:rPr>
                <w:ins w:id="1871" w:author="Raul García Fernández" w:date="2017-07-01T12:34:00Z"/>
                <w:b/>
                <w:lang w:val="es-ES_tradnl"/>
              </w:rPr>
            </w:pPr>
            <w:ins w:id="1872" w:author="Raul García Fernández" w:date="2017-07-01T12:34:00Z">
              <w:r w:rsidRPr="003B6ACE">
                <w:rPr>
                  <w:b/>
                  <w:lang w:val="es-ES_tradnl"/>
                </w:rPr>
                <w:t>getProjectOfExecution</w:t>
              </w:r>
              <w:r>
                <w:rPr>
                  <w:lang w:val="es-ES_tradnl"/>
                </w:rPr>
                <w:t>()</w:t>
              </w:r>
            </w:ins>
          </w:p>
        </w:tc>
      </w:tr>
      <w:tr w:rsidR="008F1A35" w14:paraId="46E21AD0" w14:textId="77777777" w:rsidTr="004A7A34">
        <w:trPr>
          <w:trHeight w:val="324"/>
          <w:ins w:id="1873"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02ABFFC0" w14:textId="77777777" w:rsidR="008F1A35" w:rsidRPr="00AC1CF0" w:rsidRDefault="008F1A35" w:rsidP="004A7A34">
            <w:pPr>
              <w:jc w:val="center"/>
              <w:rPr>
                <w:ins w:id="1874" w:author="Raul García Fernández" w:date="2017-07-01T12:34:00Z"/>
                <w:lang w:val="es-ES_tradnl"/>
              </w:rPr>
            </w:pPr>
            <w:ins w:id="1875" w:author="Raul García Fernández" w:date="2017-07-01T12:34:00Z">
              <w:r w:rsidRPr="00AC1CF0">
                <w:rPr>
                  <w:lang w:val="es-ES_tradnl"/>
                </w:rPr>
                <w:t>getAllGroupMembers</w:t>
              </w:r>
              <w:r>
                <w:rPr>
                  <w:lang w:val="es-ES_tradnl"/>
                </w:rPr>
                <w:t>()</w:t>
              </w:r>
            </w:ins>
          </w:p>
        </w:tc>
        <w:tc>
          <w:tcPr>
            <w:tcW w:w="3412" w:type="dxa"/>
          </w:tcPr>
          <w:p w14:paraId="1B7F0C32"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1876" w:author="Raul García Fernández" w:date="2017-07-01T12:34:00Z"/>
                <w:b/>
                <w:lang w:val="es-ES_tradnl"/>
              </w:rPr>
            </w:pPr>
            <w:ins w:id="1877" w:author="Raul García Fernández" w:date="2017-07-01T12:34:00Z">
              <w:r w:rsidRPr="003B6ACE">
                <w:rPr>
                  <w:b/>
                  <w:lang w:val="es-ES_tradnl"/>
                </w:rPr>
                <w:t>removeMemberOfTheGroup</w:t>
              </w:r>
              <w:r>
                <w:rPr>
                  <w:lang w:val="es-ES_tradnl"/>
                </w:rPr>
                <w:t>()</w:t>
              </w:r>
            </w:ins>
          </w:p>
        </w:tc>
        <w:tc>
          <w:tcPr>
            <w:tcW w:w="3018" w:type="dxa"/>
          </w:tcPr>
          <w:p w14:paraId="74038A6B"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1878" w:author="Raul García Fernández" w:date="2017-07-01T12:34:00Z"/>
                <w:b/>
                <w:lang w:val="es-ES_tradnl"/>
              </w:rPr>
            </w:pPr>
            <w:ins w:id="1879" w:author="Raul García Fernández" w:date="2017-07-01T12:34:00Z">
              <w:r w:rsidRPr="003B6ACE">
                <w:rPr>
                  <w:b/>
                  <w:lang w:val="es-ES_tradnl"/>
                </w:rPr>
                <w:t>getExecutionFinish</w:t>
              </w:r>
              <w:r>
                <w:rPr>
                  <w:lang w:val="es-ES_tradnl"/>
                </w:rPr>
                <w:t>()</w:t>
              </w:r>
            </w:ins>
          </w:p>
        </w:tc>
      </w:tr>
      <w:tr w:rsidR="008F1A35" w14:paraId="1A75EF5D" w14:textId="77777777" w:rsidTr="004A7A34">
        <w:trPr>
          <w:cnfStyle w:val="000000100000" w:firstRow="0" w:lastRow="0" w:firstColumn="0" w:lastColumn="0" w:oddVBand="0" w:evenVBand="0" w:oddHBand="1" w:evenHBand="0" w:firstRowFirstColumn="0" w:firstRowLastColumn="0" w:lastRowFirstColumn="0" w:lastRowLastColumn="0"/>
          <w:trHeight w:val="324"/>
          <w:ins w:id="1880"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6B2B85C9" w14:textId="77777777" w:rsidR="008F1A35" w:rsidRPr="00AC1CF0" w:rsidRDefault="008F1A35" w:rsidP="004A7A34">
            <w:pPr>
              <w:jc w:val="center"/>
              <w:rPr>
                <w:ins w:id="1881" w:author="Raul García Fernández" w:date="2017-07-01T12:34:00Z"/>
                <w:lang w:val="es-ES_tradnl"/>
              </w:rPr>
            </w:pPr>
            <w:ins w:id="1882" w:author="Raul García Fernández" w:date="2017-07-01T12:34:00Z">
              <w:r w:rsidRPr="00AC1CF0">
                <w:rPr>
                  <w:lang w:val="es-ES_tradnl"/>
                </w:rPr>
                <w:t>getSubgroups</w:t>
              </w:r>
              <w:r>
                <w:rPr>
                  <w:lang w:val="es-ES_tradnl"/>
                </w:rPr>
                <w:t>()</w:t>
              </w:r>
            </w:ins>
          </w:p>
        </w:tc>
        <w:tc>
          <w:tcPr>
            <w:tcW w:w="3412" w:type="dxa"/>
          </w:tcPr>
          <w:p w14:paraId="7FB86341"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83" w:author="Raul García Fernández" w:date="2017-07-01T12:34:00Z"/>
                <w:b/>
                <w:lang w:val="es-ES_tradnl"/>
              </w:rPr>
            </w:pPr>
            <w:ins w:id="1884" w:author="Raul García Fernández" w:date="2017-07-01T12:34:00Z">
              <w:r w:rsidRPr="003B6ACE">
                <w:rPr>
                  <w:b/>
                  <w:lang w:val="es-ES_tradnl"/>
                </w:rPr>
                <w:t>getPathProjects</w:t>
              </w:r>
              <w:r>
                <w:rPr>
                  <w:lang w:val="es-ES_tradnl"/>
                </w:rPr>
                <w:t>()</w:t>
              </w:r>
            </w:ins>
          </w:p>
        </w:tc>
        <w:tc>
          <w:tcPr>
            <w:tcW w:w="3018" w:type="dxa"/>
          </w:tcPr>
          <w:p w14:paraId="5FC4C2E7"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85" w:author="Raul García Fernández" w:date="2017-07-01T12:34:00Z"/>
                <w:b/>
                <w:lang w:val="es-ES_tradnl"/>
              </w:rPr>
            </w:pPr>
            <w:ins w:id="1886" w:author="Raul García Fernández" w:date="2017-07-01T12:34:00Z">
              <w:r w:rsidRPr="003B6ACE">
                <w:rPr>
                  <w:b/>
                  <w:lang w:val="es-ES_tradnl"/>
                </w:rPr>
                <w:t>getAllExecutionsFinish</w:t>
              </w:r>
              <w:r>
                <w:rPr>
                  <w:lang w:val="es-ES_tradnl"/>
                </w:rPr>
                <w:t>()</w:t>
              </w:r>
            </w:ins>
          </w:p>
        </w:tc>
      </w:tr>
      <w:tr w:rsidR="008F1A35" w14:paraId="2408D046" w14:textId="77777777" w:rsidTr="004A7A34">
        <w:trPr>
          <w:trHeight w:val="324"/>
          <w:ins w:id="1887"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396C754A" w14:textId="77777777" w:rsidR="008F1A35" w:rsidRPr="00AC1CF0" w:rsidRDefault="008F1A35" w:rsidP="004A7A34">
            <w:pPr>
              <w:jc w:val="center"/>
              <w:rPr>
                <w:ins w:id="1888" w:author="Raul García Fernández" w:date="2017-07-01T12:34:00Z"/>
                <w:lang w:val="es-ES_tradnl"/>
              </w:rPr>
            </w:pPr>
            <w:ins w:id="1889" w:author="Raul García Fernández" w:date="2017-07-01T12:34:00Z">
              <w:r w:rsidRPr="00AC1CF0">
                <w:rPr>
                  <w:lang w:val="es-ES_tradnl"/>
                </w:rPr>
                <w:t>createSubgroup</w:t>
              </w:r>
              <w:r>
                <w:rPr>
                  <w:lang w:val="es-ES_tradnl"/>
                </w:rPr>
                <w:t>()</w:t>
              </w:r>
            </w:ins>
          </w:p>
        </w:tc>
        <w:tc>
          <w:tcPr>
            <w:tcW w:w="3412" w:type="dxa"/>
          </w:tcPr>
          <w:p w14:paraId="10DC5BB2"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1890" w:author="Raul García Fernández" w:date="2017-07-01T12:34:00Z"/>
                <w:b/>
                <w:lang w:val="es-ES_tradnl"/>
              </w:rPr>
            </w:pPr>
            <w:ins w:id="1891" w:author="Raul García Fernández" w:date="2017-07-01T12:34:00Z">
              <w:r w:rsidRPr="003B6ACE">
                <w:rPr>
                  <w:b/>
                  <w:lang w:val="es-ES_tradnl"/>
                </w:rPr>
                <w:t>putGroupProject</w:t>
              </w:r>
              <w:r>
                <w:rPr>
                  <w:lang w:val="es-ES_tradnl"/>
                </w:rPr>
                <w:t>()</w:t>
              </w:r>
            </w:ins>
          </w:p>
        </w:tc>
        <w:tc>
          <w:tcPr>
            <w:tcW w:w="3018" w:type="dxa"/>
          </w:tcPr>
          <w:p w14:paraId="70B67DE6"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1892" w:author="Raul García Fernández" w:date="2017-07-01T12:34:00Z"/>
                <w:b/>
                <w:lang w:val="es-ES_tradnl"/>
              </w:rPr>
            </w:pPr>
            <w:ins w:id="1893" w:author="Raul García Fernández" w:date="2017-07-01T12:34:00Z">
              <w:r w:rsidRPr="003B6ACE">
                <w:rPr>
                  <w:b/>
                  <w:lang w:val="es-ES_tradnl"/>
                </w:rPr>
                <w:t>executedProject</w:t>
              </w:r>
              <w:r>
                <w:rPr>
                  <w:lang w:val="es-ES_tradnl"/>
                </w:rPr>
                <w:t>()</w:t>
              </w:r>
            </w:ins>
          </w:p>
        </w:tc>
      </w:tr>
      <w:tr w:rsidR="008F1A35" w14:paraId="18552192" w14:textId="77777777" w:rsidTr="004A7A34">
        <w:trPr>
          <w:cnfStyle w:val="000000100000" w:firstRow="0" w:lastRow="0" w:firstColumn="0" w:lastColumn="0" w:oddVBand="0" w:evenVBand="0" w:oddHBand="1" w:evenHBand="0" w:firstRowFirstColumn="0" w:firstRowLastColumn="0" w:lastRowFirstColumn="0" w:lastRowLastColumn="0"/>
          <w:trHeight w:val="324"/>
          <w:ins w:id="1894"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012AE0AE" w14:textId="77777777" w:rsidR="008F1A35" w:rsidRPr="00AC1CF0" w:rsidRDefault="008F1A35" w:rsidP="004A7A34">
            <w:pPr>
              <w:jc w:val="center"/>
              <w:rPr>
                <w:ins w:id="1895" w:author="Raul García Fernández" w:date="2017-07-01T12:34:00Z"/>
                <w:lang w:val="es-ES_tradnl"/>
              </w:rPr>
            </w:pPr>
            <w:ins w:id="1896" w:author="Raul García Fernández" w:date="2017-07-01T12:34:00Z">
              <w:r w:rsidRPr="00AC1CF0">
                <w:rPr>
                  <w:lang w:val="es-ES_tradnl"/>
                </w:rPr>
                <w:t>getMainPathProjects</w:t>
              </w:r>
              <w:r>
                <w:rPr>
                  <w:lang w:val="es-ES_tradnl"/>
                </w:rPr>
                <w:t>()</w:t>
              </w:r>
            </w:ins>
          </w:p>
        </w:tc>
        <w:tc>
          <w:tcPr>
            <w:tcW w:w="3412" w:type="dxa"/>
          </w:tcPr>
          <w:p w14:paraId="64FA1F1E"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97" w:author="Raul García Fernández" w:date="2017-07-01T12:34:00Z"/>
                <w:b/>
                <w:lang w:val="es-ES_tradnl"/>
              </w:rPr>
            </w:pPr>
            <w:ins w:id="1898" w:author="Raul García Fernández" w:date="2017-07-01T12:34:00Z">
              <w:r w:rsidRPr="003B6ACE">
                <w:rPr>
                  <w:b/>
                  <w:lang w:val="es-ES_tradnl"/>
                </w:rPr>
                <w:t>deleteProjectInsideGroup</w:t>
              </w:r>
              <w:r>
                <w:rPr>
                  <w:lang w:val="es-ES_tradnl"/>
                </w:rPr>
                <w:t>()</w:t>
              </w:r>
            </w:ins>
          </w:p>
        </w:tc>
        <w:tc>
          <w:tcPr>
            <w:tcW w:w="3018" w:type="dxa"/>
          </w:tcPr>
          <w:p w14:paraId="6A88ACAC"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1899" w:author="Raul García Fernández" w:date="2017-07-01T12:34:00Z"/>
                <w:b/>
                <w:lang w:val="es-ES_tradnl"/>
              </w:rPr>
            </w:pPr>
          </w:p>
        </w:tc>
      </w:tr>
    </w:tbl>
    <w:p w14:paraId="55443662" w14:textId="77777777" w:rsidR="00D53CF8" w:rsidRPr="003273F1" w:rsidRDefault="00D53CF8" w:rsidP="006410AE"/>
    <w:sectPr w:rsidR="00D53CF8" w:rsidRPr="003273F1" w:rsidSect="00B57876">
      <w:headerReference w:type="default" r:id="rId36"/>
      <w:footerReference w:type="default" r:id="rId37"/>
      <w:pgSz w:w="11906" w:h="16838"/>
      <w:pgMar w:top="1701" w:right="1134" w:bottom="1134" w:left="1701" w:header="284" w:footer="301"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3" w:author="RAQUEL BLANCO AGUIRRE" w:date="2017-06-28T16:36:00Z" w:initials="RBA">
    <w:p w14:paraId="4E57CE34" w14:textId="77777777" w:rsidR="005B364A" w:rsidRDefault="005B364A">
      <w:pPr>
        <w:pStyle w:val="Textocomentario"/>
      </w:pPr>
      <w:r>
        <w:rPr>
          <w:rStyle w:val="Refdecomentario"/>
        </w:rPr>
        <w:annotationRef/>
      </w:r>
      <w:r>
        <w:t>El usuario conéctalo a un navegador web y luego pon una comunicación entre el navegador web y el servidor web</w:t>
      </w:r>
    </w:p>
    <w:p w14:paraId="198E8D17" w14:textId="77777777" w:rsidR="005B364A" w:rsidRDefault="005B364A">
      <w:pPr>
        <w:pStyle w:val="Textocomentario"/>
      </w:pPr>
    </w:p>
    <w:p w14:paraId="0CC769ED" w14:textId="77777777" w:rsidR="005B364A" w:rsidRDefault="005B364A">
      <w:pPr>
        <w:pStyle w:val="Textocomentario"/>
      </w:pPr>
      <w:r>
        <w:t>Integra también en este dibujo dónde se utiliza MVC y REST</w:t>
      </w:r>
    </w:p>
  </w:comment>
  <w:comment w:id="350" w:author="RAQUEL BLANCO AGUIRRE" w:date="2017-06-28T16:59:00Z" w:initials="RBA">
    <w:p w14:paraId="3A017AEE" w14:textId="77777777" w:rsidR="005B364A" w:rsidRDefault="005B364A">
      <w:pPr>
        <w:pStyle w:val="Textocomentario"/>
      </w:pPr>
      <w:r>
        <w:rPr>
          <w:rStyle w:val="Refdecomentario"/>
        </w:rPr>
        <w:annotationRef/>
      </w:r>
      <w:r>
        <w:t>Te he pegado aquí este dibujo que tenía yo hecho de una presentación de un artículo que resume el modelo de datos de Neo4j. Puedes utilizarlo para explicar los elementos que lo componen antes de entrar en el modelo físico de datos de tu aplicación.</w:t>
      </w:r>
    </w:p>
    <w:p w14:paraId="7346157C" w14:textId="0F26D328" w:rsidR="005B364A" w:rsidRDefault="005B364A">
      <w:pPr>
        <w:pStyle w:val="Textocomentario"/>
      </w:pPr>
    </w:p>
  </w:comment>
  <w:comment w:id="363" w:author="RAQUEL BLANCO AGUIRRE" w:date="2017-06-28T16:51:00Z" w:initials="RBA">
    <w:p w14:paraId="65D5DBC5" w14:textId="77777777" w:rsidR="005B364A" w:rsidRDefault="005B364A">
      <w:pPr>
        <w:pStyle w:val="Textocomentario"/>
      </w:pPr>
      <w:r>
        <w:rPr>
          <w:rStyle w:val="Refdecomentario"/>
        </w:rPr>
        <w:annotationRef/>
      </w:r>
      <w:r>
        <w:t>Todo esto sobra.</w:t>
      </w:r>
    </w:p>
    <w:p w14:paraId="585CF034" w14:textId="77777777" w:rsidR="005B364A" w:rsidRDefault="005B364A">
      <w:pPr>
        <w:pStyle w:val="Textocomentario"/>
      </w:pPr>
      <w:r>
        <w:t>Aquí simplemente tienes que describir los nodos y las relaciones que vas a utilizar.</w:t>
      </w:r>
    </w:p>
    <w:p w14:paraId="0077DA5A" w14:textId="77777777" w:rsidR="005B364A" w:rsidRDefault="005B364A">
      <w:pPr>
        <w:pStyle w:val="Textocomentario"/>
      </w:pPr>
    </w:p>
    <w:p w14:paraId="110071E9" w14:textId="77777777" w:rsidR="005B364A" w:rsidRDefault="005B364A">
      <w:pPr>
        <w:pStyle w:val="Textocomentario"/>
      </w:pPr>
      <w:r>
        <w:t>La organización sería la siguiente:</w:t>
      </w:r>
    </w:p>
    <w:p w14:paraId="591EA87F" w14:textId="212BAECA" w:rsidR="005B364A" w:rsidRDefault="005B364A">
      <w:pPr>
        <w:pStyle w:val="Textocomentario"/>
      </w:pPr>
      <w:r>
        <w:t>2.2 Nodos de la base de datos: describirías todos los tipos de nodos que tienes, junto con sus propiedades</w:t>
      </w:r>
    </w:p>
    <w:p w14:paraId="083305F7" w14:textId="1793EE5A" w:rsidR="005B364A" w:rsidRDefault="005B364A">
      <w:pPr>
        <w:pStyle w:val="Textocomentario"/>
      </w:pPr>
      <w:r>
        <w:t>2.3 Relaciones de la base de datos: describirás las relaciones entre nodos, junto con sus propiedades.</w:t>
      </w:r>
    </w:p>
    <w:p w14:paraId="23DD48C9" w14:textId="1ADB2610" w:rsidR="005B364A" w:rsidRDefault="005B364A">
      <w:pPr>
        <w:pStyle w:val="Textocomentario"/>
      </w:pPr>
      <w:r>
        <w:t>2.4 Estructura general de la base de datos: donde pondrás el ejemplo de instanciación de nodos y relaciones que tienes</w:t>
      </w:r>
    </w:p>
    <w:p w14:paraId="28788D3A" w14:textId="77777777" w:rsidR="005B364A" w:rsidRDefault="005B364A">
      <w:pPr>
        <w:pStyle w:val="Textocomentario"/>
      </w:pPr>
    </w:p>
  </w:comment>
  <w:comment w:id="371" w:author="RAQUEL BLANCO AGUIRRE" w:date="2017-06-28T16:57:00Z" w:initials="RBA">
    <w:p w14:paraId="33CEC243" w14:textId="77777777" w:rsidR="005B364A" w:rsidRDefault="005B364A">
      <w:pPr>
        <w:pStyle w:val="Textocomentario"/>
      </w:pPr>
      <w:r>
        <w:rPr>
          <w:rStyle w:val="Refdecomentario"/>
        </w:rPr>
        <w:annotationRef/>
      </w:r>
      <w:r>
        <w:t>Aquí pon el nombre del tipo de nodo</w:t>
      </w:r>
    </w:p>
  </w:comment>
  <w:comment w:id="372" w:author="Raul García Fernández" w:date="2017-06-30T19:56:00Z" w:initials="RGF">
    <w:p w14:paraId="611A46DB" w14:textId="428A7665" w:rsidR="005B364A" w:rsidRDefault="005B364A">
      <w:pPr>
        <w:pStyle w:val="Textocomentario"/>
      </w:pPr>
      <w:r>
        <w:rPr>
          <w:rStyle w:val="Refdecomentario"/>
        </w:rPr>
        <w:annotationRef/>
      </w:r>
    </w:p>
  </w:comment>
  <w:comment w:id="373" w:author="Raul García Fernández" w:date="2017-07-01T11:49:00Z" w:initials="RGF">
    <w:p w14:paraId="36BAC40F" w14:textId="17A552E1" w:rsidR="005B364A" w:rsidRDefault="005B364A">
      <w:pPr>
        <w:pStyle w:val="Textocomentario"/>
      </w:pPr>
      <w:r>
        <w:rPr>
          <w:rStyle w:val="Refdecomentario"/>
        </w:rPr>
        <w:annotationRef/>
      </w:r>
      <w:r>
        <w:t>Nose que quieres decir. Eso es el nombre del nodo</w:t>
      </w:r>
    </w:p>
  </w:comment>
  <w:comment w:id="390" w:author="RAQUEL BLANCO AGUIRRE" w:date="2017-06-28T16:52:00Z" w:initials="RBA">
    <w:p w14:paraId="1DFF562A" w14:textId="77777777" w:rsidR="005B364A" w:rsidRDefault="005B364A">
      <w:pPr>
        <w:pStyle w:val="Textocomentario"/>
      </w:pPr>
      <w:r>
        <w:rPr>
          <w:rStyle w:val="Refdecomentario"/>
        </w:rPr>
        <w:annotationRef/>
      </w:r>
      <w:r>
        <w:t>Pon en las tablas solamente las propiedades (no las variables), el tipo y la descripción.</w:t>
      </w:r>
    </w:p>
    <w:p w14:paraId="67994A38" w14:textId="77777777" w:rsidR="005B364A" w:rsidRDefault="005B364A">
      <w:pPr>
        <w:pStyle w:val="Textocomentario"/>
      </w:pPr>
      <w:r>
        <w:t>El objetivo sácalo de la tabla y ponlo justo antes de ella.</w:t>
      </w:r>
    </w:p>
  </w:comment>
  <w:comment w:id="391" w:author="Raul García Fernández" w:date="2017-06-30T19:57:00Z" w:initials="RGF">
    <w:p w14:paraId="0C931014" w14:textId="374A5C84" w:rsidR="005B364A" w:rsidRDefault="005B364A">
      <w:pPr>
        <w:pStyle w:val="Textocomentario"/>
      </w:pPr>
      <w:r>
        <w:t>No entiendo lo de las propiedades</w:t>
      </w:r>
      <w:r>
        <w:rPr>
          <w:rStyle w:val="Refdecomentario"/>
        </w:rPr>
        <w:annotationRef/>
      </w:r>
      <w:r>
        <w:t>. Quite el objetivo y en la descripción se explican ciertas propiedades de cada campo si es lo que quieres decir.</w:t>
      </w:r>
      <w:r w:rsidR="00F67CAD">
        <w:t xml:space="preserve"> No creo que esto sobre es sobreinformación en todo caso y no la veo mal. Puedo decir que si se quisiera ejecutar la implementación en otra base de datos se puede seguir los tipos de datos explicados en este punto.</w:t>
      </w:r>
    </w:p>
  </w:comment>
  <w:comment w:id="475" w:author="RAQUEL BLANCO AGUIRRE" w:date="2017-06-28T18:50:00Z" w:initials="RBA">
    <w:p w14:paraId="002E95C0" w14:textId="355E896D" w:rsidR="005B364A" w:rsidRDefault="005B364A">
      <w:pPr>
        <w:pStyle w:val="Textocomentario"/>
      </w:pPr>
      <w:r>
        <w:rPr>
          <w:rStyle w:val="Refdecomentario"/>
        </w:rPr>
        <w:annotationRef/>
      </w:r>
      <w:r>
        <w:t>Este sería el punto 2.3 Relaciones de la base de datos</w:t>
      </w:r>
    </w:p>
  </w:comment>
  <w:comment w:id="539" w:author="RAQUEL BLANCO AGUIRRE" w:date="2017-06-28T17:17:00Z" w:initials="RBA">
    <w:p w14:paraId="087F3188" w14:textId="19882534" w:rsidR="005B364A" w:rsidRDefault="005B364A">
      <w:pPr>
        <w:pStyle w:val="Textocomentario"/>
      </w:pPr>
      <w:r>
        <w:rPr>
          <w:rStyle w:val="Refdecomentario"/>
        </w:rPr>
        <w:annotationRef/>
      </w:r>
      <w:r>
        <w:t>Ojo con esto, porque las relaciones no son propiedades. En la nomenclatura de Neo4j, el término “propiedades” tiene su propio significado.</w:t>
      </w:r>
    </w:p>
  </w:comment>
  <w:comment w:id="537" w:author="RAQUEL BLANCO AGUIRRE" w:date="2017-06-28T17:18:00Z" w:initials="RBA">
    <w:p w14:paraId="1707FA29" w14:textId="3AEE8901" w:rsidR="005B364A" w:rsidRDefault="005B364A">
      <w:pPr>
        <w:pStyle w:val="Textocomentario"/>
      </w:pPr>
      <w:r>
        <w:rPr>
          <w:rStyle w:val="Refdecomentario"/>
        </w:rPr>
        <w:annotationRef/>
      </w:r>
      <w:r>
        <w:t>Todo esto sobra.</w:t>
      </w:r>
    </w:p>
  </w:comment>
  <w:comment w:id="565" w:author="RAQUEL BLANCO AGUIRRE" w:date="2017-06-28T18:51:00Z" w:initials="RBA">
    <w:p w14:paraId="33B1371E" w14:textId="3E746A72" w:rsidR="005B364A" w:rsidRDefault="005B364A">
      <w:pPr>
        <w:pStyle w:val="Textocomentario"/>
      </w:pPr>
      <w:r>
        <w:rPr>
          <w:rStyle w:val="Refdecomentario"/>
        </w:rPr>
        <w:annotationRef/>
      </w:r>
      <w:r>
        <w:t>Este sería el punto 2.4. Estructura general de la base de datos</w:t>
      </w:r>
    </w:p>
  </w:comment>
  <w:comment w:id="584" w:author="RAQUEL BLANCO AGUIRRE" w:date="2017-06-28T18:55:00Z" w:initials="RBA">
    <w:p w14:paraId="0D6F759B" w14:textId="1DABEF9A" w:rsidR="005B364A" w:rsidRDefault="005B364A">
      <w:pPr>
        <w:pStyle w:val="Textocomentario"/>
      </w:pPr>
      <w:r>
        <w:rPr>
          <w:rStyle w:val="Refdecomentario"/>
        </w:rPr>
        <w:annotationRef/>
      </w:r>
      <w:r>
        <w:t>Dibuja las relaciones con la dirección que tienen</w:t>
      </w:r>
    </w:p>
  </w:comment>
  <w:comment w:id="630" w:author="RAQUEL BLANCO AGUIRRE" w:date="2017-06-28T19:03:00Z" w:initials="RBA">
    <w:p w14:paraId="76C1E4AC" w14:textId="72C26C3C" w:rsidR="005B364A" w:rsidRDefault="005B364A">
      <w:pPr>
        <w:pStyle w:val="Textocomentario"/>
      </w:pPr>
      <w:r>
        <w:rPr>
          <w:rStyle w:val="Refdecomentario"/>
        </w:rPr>
        <w:annotationRef/>
      </w:r>
      <w:r>
        <w:t>¿Dónde estaría situada esta capa dentro de la arquitectura? Si habla de una capa tienes que situarla dentro de la arquitectura.</w:t>
      </w:r>
    </w:p>
  </w:comment>
  <w:comment w:id="1623" w:author="RAQUEL BLANCO AGUIRRE" w:date="2017-06-28T19:06:00Z" w:initials="RBA">
    <w:p w14:paraId="5613A5B8" w14:textId="5BFEE621" w:rsidR="005B364A" w:rsidRDefault="005B364A">
      <w:pPr>
        <w:pStyle w:val="Textocomentario"/>
      </w:pPr>
      <w:r>
        <w:rPr>
          <w:rStyle w:val="Refdecomentario"/>
        </w:rPr>
        <w:annotationRef/>
      </w:r>
      <w:r>
        <w:t>Estaría bien definir cada uno de estos elementos</w:t>
      </w:r>
    </w:p>
  </w:comment>
  <w:comment w:id="1624" w:author="Raul García Fernández" w:date="2017-06-30T19:52:00Z" w:initials="RGF">
    <w:p w14:paraId="4A746641" w14:textId="57617D3E" w:rsidR="005B364A" w:rsidRDefault="005B364A">
      <w:pPr>
        <w:pStyle w:val="Textocomentario"/>
      </w:pPr>
      <w:r>
        <w:rPr>
          <w:rStyle w:val="Refdecomentario"/>
        </w:rPr>
        <w:annotationRef/>
      </w:r>
      <w:r>
        <w:t>Lo puse así porque si no no entraban. Lo probé primero y lo descarté</w:t>
      </w:r>
    </w:p>
  </w:comment>
  <w:comment w:id="1692" w:author="RAQUEL BLANCO AGUIRRE" w:date="2017-06-28T19:20:00Z" w:initials="RBA">
    <w:p w14:paraId="7CEC1308" w14:textId="2EC665F9" w:rsidR="005B364A" w:rsidRDefault="005B364A">
      <w:pPr>
        <w:pStyle w:val="Textocomentario"/>
      </w:pPr>
      <w:r>
        <w:rPr>
          <w:rStyle w:val="Refdecomentario"/>
        </w:rPr>
        <w:annotationRef/>
      </w:r>
      <w:r>
        <w:t>Definir las siglas antes de usarlas</w:t>
      </w:r>
    </w:p>
  </w:comment>
  <w:comment w:id="1696" w:author="RAQUEL BLANCO AGUIRRE" w:date="2017-06-28T19:25:00Z" w:initials="RBA">
    <w:p w14:paraId="31234628" w14:textId="77777777" w:rsidR="005B364A" w:rsidRDefault="005B364A">
      <w:pPr>
        <w:pStyle w:val="Textocomentario"/>
      </w:pPr>
      <w:r>
        <w:rPr>
          <w:rStyle w:val="Refdecomentario"/>
        </w:rPr>
        <w:annotationRef/>
      </w:r>
      <w:r>
        <w:t xml:space="preserve">Quitar todo esto, porque en la memoria ya se ha explicado que la aplicación web tiene una parte cliente y otra servidor. </w:t>
      </w:r>
    </w:p>
    <w:p w14:paraId="329114AB" w14:textId="0181D83F" w:rsidR="005B364A" w:rsidRDefault="005B364A">
      <w:pPr>
        <w:pStyle w:val="Textocomentario"/>
      </w:pPr>
      <w:r>
        <w:t>En el diseño lo que se cuenta es cómo se van a diseñar y posteriormente implementar ambas partes.</w:t>
      </w:r>
    </w:p>
  </w:comment>
  <w:comment w:id="1785" w:author="RAQUEL BLANCO AGUIRRE" w:date="2017-06-28T19:47:00Z" w:initials="RBA">
    <w:p w14:paraId="6C8E01E2" w14:textId="7BBE0B0A" w:rsidR="005B364A" w:rsidRDefault="005B364A">
      <w:pPr>
        <w:pStyle w:val="Textocomentario"/>
      </w:pPr>
      <w:r>
        <w:rPr>
          <w:rStyle w:val="Refdecomentario"/>
        </w:rPr>
        <w:annotationRef/>
      </w:r>
      <w:r>
        <w:t>Ya que has elaborado un API de comunicación, tienes que poner aquí cómo es. He visto en el documento del manual de usuario que la tenías allí descrita. Pasa esa parte para aquí.</w:t>
      </w:r>
    </w:p>
    <w:p w14:paraId="0A7E85E2" w14:textId="77777777" w:rsidR="005B364A" w:rsidRDefault="005B364A">
      <w:pPr>
        <w:pStyle w:val="Textocomentario"/>
      </w:pPr>
      <w:r>
        <w:t>He estado en tribunales de otros TFG dónde se han desarrollado librerías y protocolos y cuando no se incluye en la documentación cómo son, el tribunal siempre pregunta por ellos.</w:t>
      </w:r>
    </w:p>
    <w:p w14:paraId="32E2D338" w14:textId="77777777" w:rsidR="005B364A" w:rsidRDefault="005B364A">
      <w:pPr>
        <w:pStyle w:val="Textocomentario"/>
      </w:pPr>
    </w:p>
    <w:p w14:paraId="01913E5F" w14:textId="0C5DEDF5" w:rsidR="005B364A" w:rsidRDefault="005B364A">
      <w:pPr>
        <w:pStyle w:val="Textocomentario"/>
      </w:pPr>
    </w:p>
  </w:comment>
  <w:comment w:id="1786" w:author="Raul García Fernández" w:date="2017-06-30T20:04:00Z" w:initials="RGF">
    <w:p w14:paraId="7E126F5D" w14:textId="7E051BFA" w:rsidR="005B364A" w:rsidRDefault="005B364A">
      <w:pPr>
        <w:pStyle w:val="Textocomentario"/>
      </w:pPr>
      <w:r>
        <w:rPr>
          <w:rStyle w:val="Refdecomentario"/>
        </w:rPr>
        <w:annotationRef/>
      </w:r>
      <w:r>
        <w:t>Lo voy a replicar ya que es el manual de todas las instrucciones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C769ED" w15:done="0"/>
  <w15:commentEx w15:paraId="7346157C" w15:done="0"/>
  <w15:commentEx w15:paraId="28788D3A" w15:done="1"/>
  <w15:commentEx w15:paraId="33CEC243" w15:done="1"/>
  <w15:commentEx w15:paraId="611A46DB" w15:paraIdParent="33CEC243" w15:done="1"/>
  <w15:commentEx w15:paraId="36BAC40F" w15:paraIdParent="33CEC243" w15:done="1"/>
  <w15:commentEx w15:paraId="67994A38" w15:done="1"/>
  <w15:commentEx w15:paraId="0C931014" w15:paraIdParent="67994A38" w15:done="1"/>
  <w15:commentEx w15:paraId="002E95C0" w15:done="1"/>
  <w15:commentEx w15:paraId="087F3188" w15:done="0"/>
  <w15:commentEx w15:paraId="1707FA29" w15:done="0"/>
  <w15:commentEx w15:paraId="33B1371E" w15:done="1"/>
  <w15:commentEx w15:paraId="0D6F759B" w15:done="0"/>
  <w15:commentEx w15:paraId="76C1E4AC" w15:done="1"/>
  <w15:commentEx w15:paraId="5613A5B8" w15:done="1"/>
  <w15:commentEx w15:paraId="4A746641" w15:paraIdParent="5613A5B8" w15:done="1"/>
  <w15:commentEx w15:paraId="7CEC1308" w15:done="1"/>
  <w15:commentEx w15:paraId="329114AB" w15:done="1"/>
  <w15:commentEx w15:paraId="01913E5F" w15:done="0"/>
  <w15:commentEx w15:paraId="7E126F5D" w15:paraIdParent="01913E5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CA317" w14:textId="77777777" w:rsidR="00224538" w:rsidRDefault="00224538" w:rsidP="00D66BF6">
      <w:pPr>
        <w:spacing w:after="0"/>
      </w:pPr>
      <w:r>
        <w:separator/>
      </w:r>
    </w:p>
  </w:endnote>
  <w:endnote w:type="continuationSeparator" w:id="0">
    <w:p w14:paraId="3839B82B" w14:textId="77777777" w:rsidR="00224538" w:rsidRDefault="00224538" w:rsidP="00D66B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058DE" w14:textId="77777777" w:rsidR="005B364A" w:rsidRPr="000B5CF0" w:rsidRDefault="005B364A" w:rsidP="0040488F">
    <w:pPr>
      <w:pStyle w:val="Piedepgina"/>
      <w:pBdr>
        <w:top w:val="single" w:sz="4" w:space="1" w:color="auto"/>
      </w:pBdr>
      <w:jc w:val="center"/>
      <w:rPr>
        <w:b/>
        <w:szCs w:val="24"/>
      </w:rPr>
    </w:pPr>
    <w:r>
      <w:rPr>
        <w:b/>
        <w:szCs w:val="24"/>
      </w:rPr>
      <w:t>Raúl García Fernández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E1244" w14:textId="77777777" w:rsidR="00224538" w:rsidRDefault="00224538" w:rsidP="00D66BF6">
      <w:pPr>
        <w:spacing w:after="0"/>
      </w:pPr>
      <w:r>
        <w:separator/>
      </w:r>
    </w:p>
  </w:footnote>
  <w:footnote w:type="continuationSeparator" w:id="0">
    <w:p w14:paraId="57EDCEB1" w14:textId="77777777" w:rsidR="00224538" w:rsidRDefault="00224538" w:rsidP="00D66BF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DE9FA" w14:textId="77777777" w:rsidR="005B364A" w:rsidRPr="00FE6B53" w:rsidRDefault="005B364A" w:rsidP="00D66BF6">
    <w:pPr>
      <w:rPr>
        <w:sz w:val="8"/>
        <w:szCs w:val="8"/>
      </w:rPr>
    </w:pPr>
  </w:p>
  <w:p w14:paraId="4B35E194" w14:textId="77777777" w:rsidR="005B364A" w:rsidRDefault="005B364A" w:rsidP="00D66BF6">
    <w:r>
      <w:rPr>
        <w:noProof/>
        <w:lang w:eastAsia="es-ES"/>
      </w:rPr>
      <mc:AlternateContent>
        <mc:Choice Requires="wps">
          <w:drawing>
            <wp:anchor distT="0" distB="0" distL="114300" distR="114300" simplePos="0" relativeHeight="251656704" behindDoc="0" locked="0" layoutInCell="1" allowOverlap="1" wp14:anchorId="23CEDD6E" wp14:editId="52117C8F">
              <wp:simplePos x="0" y="0"/>
              <wp:positionH relativeFrom="column">
                <wp:posOffset>891540</wp:posOffset>
              </wp:positionH>
              <wp:positionV relativeFrom="paragraph">
                <wp:posOffset>78105</wp:posOffset>
              </wp:positionV>
              <wp:extent cx="5000625" cy="484505"/>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922E3" w14:textId="7A3C4C6A" w:rsidR="005B364A" w:rsidRPr="000B5CF0" w:rsidRDefault="005B364A" w:rsidP="0074144E">
                          <w:pPr>
                            <w:tabs>
                              <w:tab w:val="right" w:pos="7513"/>
                            </w:tabs>
                            <w:jc w:val="left"/>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EB7193">
                            <w:rPr>
                              <w:b/>
                              <w:noProof/>
                              <w:szCs w:val="24"/>
                            </w:rPr>
                            <w:t>3</w:t>
                          </w:r>
                          <w:r w:rsidRPr="000B5CF0">
                            <w:rPr>
                              <w:b/>
                              <w:szCs w:val="24"/>
                            </w:rPr>
                            <w:fldChar w:fldCharType="end"/>
                          </w:r>
                          <w:r>
                            <w:rPr>
                              <w:b/>
                              <w:szCs w:val="24"/>
                            </w:rPr>
                            <w:t xml:space="preserve"> de 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EDD6E" id="_x0000_t202" coordsize="21600,21600" o:spt="202" path="m,l,21600r21600,l21600,xe">
              <v:stroke joinstyle="miter"/>
              <v:path gradientshapeok="t" o:connecttype="rect"/>
            </v:shapetype>
            <v:shape id="Cuadro de texto 1" o:spid="_x0000_s1028" type="#_x0000_t202" style="position:absolute;left:0;text-align:left;margin-left:70.2pt;margin-top:6.15pt;width:393.75pt;height:3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tiuQIAAMA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YSdpBi5ZbyrRCjCPL91ah2BVp6E0Gvg89eNv9ndq7B46w6e9V9dUgqZYNlRt+q7UaGk4ZJOlf&#10;hmdPRxzjQNbDe8UgGt1a5YH2te4cINQEATo06/HUIMgDVXCZRNDySYJRBTYyJ0mUuORCmh1f99rY&#10;t1x1yG1yrEEAHp3u7o0dXY8uLphUpWhbL4JWXlwA5ngDseGps7ksfE9/pFG6mq/mJCCT6SogUVEE&#10;t+WSBNMyniXFm2K5LOKfLm5MskYwxqULc9RXTP6sfwelj8o4KcyoVjAH51IyerNethrtKOi79N+h&#10;IGdu4WUavl7A5RmleEKiu0kalNP5LCAlSYJ0Fs2DKE7v0mlEUlKUl5TuheT/TgkNOU4T6Kmn81tu&#10;0Hj4XnKjWScsTJBWdDmen5xo5iS4ksy31lLRjvuzUrj0n0oB7T422gvWaXRUq92v94DiVLxW7BGk&#10;qxUoC/QJYw82jdLfMRpghOTYfNtSzTFq30mQfxoT4maOP5BkNoGDPreszy1UVgCVY4vRuF3acU5t&#10;ey02DUQafzipbuGXqYVX81NWQMUdYEx4UoeR5ubQ+dl7PQ3exS8AAAD//wMAUEsDBBQABgAIAAAA&#10;IQDUuy1R3QAAAAkBAAAPAAAAZHJzL2Rvd25yZXYueG1sTI9NT8MwDIbvk/gPkZG4bQldGW1pOqEh&#10;riDGh8Qta7y2onGqJlvLv8ec4OZXfvT6cbmdXS/OOIbOk4brlQKBVHvbUaPh7fVxmYEI0ZA1vSfU&#10;8I0BttXFojSF9RO94HkfG8ElFAqjoY1xKKQMdYvOhJUfkHh39KMzkePYSDuaictdLxOlNtKZjvhC&#10;awbctVh/7U9Ow/vT8fMjVc/Ng7sZJj8rSS6XWl9dzvd3ICLO8Q+GX31Wh4qdDv5ENoiec6pSRnlI&#10;1iAYyJPbHMRBQ5ZtQFal/P9B9QMAAP//AwBQSwECLQAUAAYACAAAACEAtoM4kv4AAADhAQAAEwAA&#10;AAAAAAAAAAAAAAAAAAAAW0NvbnRlbnRfVHlwZXNdLnhtbFBLAQItABQABgAIAAAAIQA4/SH/1gAA&#10;AJQBAAALAAAAAAAAAAAAAAAAAC8BAABfcmVscy8ucmVsc1BLAQItABQABgAIAAAAIQDXDntiuQIA&#10;AMAFAAAOAAAAAAAAAAAAAAAAAC4CAABkcnMvZTJvRG9jLnhtbFBLAQItABQABgAIAAAAIQDUuy1R&#10;3QAAAAkBAAAPAAAAAAAAAAAAAAAAABMFAABkcnMvZG93bnJldi54bWxQSwUGAAAAAAQABADzAAAA&#10;HQYAAAAA&#10;" filled="f" stroked="f">
              <v:textbox>
                <w:txbxContent>
                  <w:p w14:paraId="6D7922E3" w14:textId="7A3C4C6A" w:rsidR="005B364A" w:rsidRPr="000B5CF0" w:rsidRDefault="005B364A" w:rsidP="0074144E">
                    <w:pPr>
                      <w:tabs>
                        <w:tab w:val="right" w:pos="7513"/>
                      </w:tabs>
                      <w:jc w:val="left"/>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EB7193">
                      <w:rPr>
                        <w:b/>
                        <w:noProof/>
                        <w:szCs w:val="24"/>
                      </w:rPr>
                      <w:t>3</w:t>
                    </w:r>
                    <w:r w:rsidRPr="000B5CF0">
                      <w:rPr>
                        <w:b/>
                        <w:szCs w:val="24"/>
                      </w:rPr>
                      <w:fldChar w:fldCharType="end"/>
                    </w:r>
                    <w:r>
                      <w:rPr>
                        <w:b/>
                        <w:szCs w:val="24"/>
                      </w:rPr>
                      <w:t xml:space="preserve"> de 20</w:t>
                    </w:r>
                  </w:p>
                </w:txbxContent>
              </v:textbox>
            </v:shape>
          </w:pict>
        </mc:Fallback>
      </mc:AlternateContent>
    </w:r>
    <w:r>
      <w:rPr>
        <w:noProof/>
        <w:lang w:eastAsia="es-ES"/>
      </w:rPr>
      <w:drawing>
        <wp:inline distT="0" distB="0" distL="0" distR="0" wp14:anchorId="03E44B40" wp14:editId="68278CCC">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612632D"/>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5" w15:restartNumberingAfterBreak="0">
    <w:nsid w:val="195D3469"/>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6" w15:restartNumberingAfterBreak="0">
    <w:nsid w:val="19E10E19"/>
    <w:multiLevelType w:val="hybridMultilevel"/>
    <w:tmpl w:val="F88EFDA8"/>
    <w:lvl w:ilvl="0" w:tplc="040A0001">
      <w:start w:val="1"/>
      <w:numFmt w:val="bullet"/>
      <w:lvlText w:val=""/>
      <w:lvlJc w:val="left"/>
      <w:pPr>
        <w:ind w:left="1848" w:hanging="360"/>
      </w:pPr>
      <w:rPr>
        <w:rFonts w:ascii="Symbol" w:hAnsi="Symbol" w:hint="default"/>
      </w:rPr>
    </w:lvl>
    <w:lvl w:ilvl="1" w:tplc="040A0003" w:tentative="1">
      <w:start w:val="1"/>
      <w:numFmt w:val="bullet"/>
      <w:lvlText w:val="o"/>
      <w:lvlJc w:val="left"/>
      <w:pPr>
        <w:ind w:left="2568" w:hanging="360"/>
      </w:pPr>
      <w:rPr>
        <w:rFonts w:ascii="Courier" w:hAnsi="Courier" w:hint="default"/>
      </w:rPr>
    </w:lvl>
    <w:lvl w:ilvl="2" w:tplc="040A0005" w:tentative="1">
      <w:start w:val="1"/>
      <w:numFmt w:val="bullet"/>
      <w:lvlText w:val=""/>
      <w:lvlJc w:val="left"/>
      <w:pPr>
        <w:ind w:left="3288" w:hanging="360"/>
      </w:pPr>
      <w:rPr>
        <w:rFonts w:ascii="Wingdings" w:hAnsi="Wingdings" w:hint="default"/>
      </w:rPr>
    </w:lvl>
    <w:lvl w:ilvl="3" w:tplc="040A0001" w:tentative="1">
      <w:start w:val="1"/>
      <w:numFmt w:val="bullet"/>
      <w:lvlText w:val=""/>
      <w:lvlJc w:val="left"/>
      <w:pPr>
        <w:ind w:left="4008" w:hanging="360"/>
      </w:pPr>
      <w:rPr>
        <w:rFonts w:ascii="Symbol" w:hAnsi="Symbol" w:hint="default"/>
      </w:rPr>
    </w:lvl>
    <w:lvl w:ilvl="4" w:tplc="040A0003" w:tentative="1">
      <w:start w:val="1"/>
      <w:numFmt w:val="bullet"/>
      <w:lvlText w:val="o"/>
      <w:lvlJc w:val="left"/>
      <w:pPr>
        <w:ind w:left="4728" w:hanging="360"/>
      </w:pPr>
      <w:rPr>
        <w:rFonts w:ascii="Courier" w:hAnsi="Courier" w:hint="default"/>
      </w:rPr>
    </w:lvl>
    <w:lvl w:ilvl="5" w:tplc="040A0005" w:tentative="1">
      <w:start w:val="1"/>
      <w:numFmt w:val="bullet"/>
      <w:lvlText w:val=""/>
      <w:lvlJc w:val="left"/>
      <w:pPr>
        <w:ind w:left="5448" w:hanging="360"/>
      </w:pPr>
      <w:rPr>
        <w:rFonts w:ascii="Wingdings" w:hAnsi="Wingdings" w:hint="default"/>
      </w:rPr>
    </w:lvl>
    <w:lvl w:ilvl="6" w:tplc="040A0001" w:tentative="1">
      <w:start w:val="1"/>
      <w:numFmt w:val="bullet"/>
      <w:lvlText w:val=""/>
      <w:lvlJc w:val="left"/>
      <w:pPr>
        <w:ind w:left="6168" w:hanging="360"/>
      </w:pPr>
      <w:rPr>
        <w:rFonts w:ascii="Symbol" w:hAnsi="Symbol" w:hint="default"/>
      </w:rPr>
    </w:lvl>
    <w:lvl w:ilvl="7" w:tplc="040A0003" w:tentative="1">
      <w:start w:val="1"/>
      <w:numFmt w:val="bullet"/>
      <w:lvlText w:val="o"/>
      <w:lvlJc w:val="left"/>
      <w:pPr>
        <w:ind w:left="6888" w:hanging="360"/>
      </w:pPr>
      <w:rPr>
        <w:rFonts w:ascii="Courier" w:hAnsi="Courier" w:hint="default"/>
      </w:rPr>
    </w:lvl>
    <w:lvl w:ilvl="8" w:tplc="040A0005" w:tentative="1">
      <w:start w:val="1"/>
      <w:numFmt w:val="bullet"/>
      <w:lvlText w:val=""/>
      <w:lvlJc w:val="left"/>
      <w:pPr>
        <w:ind w:left="7608" w:hanging="360"/>
      </w:pPr>
      <w:rPr>
        <w:rFonts w:ascii="Wingdings" w:hAnsi="Wingdings" w:hint="default"/>
      </w:rPr>
    </w:lvl>
  </w:abstractNum>
  <w:abstractNum w:abstractNumId="7" w15:restartNumberingAfterBreak="0">
    <w:nsid w:val="1D1269DE"/>
    <w:multiLevelType w:val="hybridMultilevel"/>
    <w:tmpl w:val="5FC2228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20516A7B"/>
    <w:multiLevelType w:val="hybridMultilevel"/>
    <w:tmpl w:val="76CA88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10B5D8D"/>
    <w:multiLevelType w:val="hybridMultilevel"/>
    <w:tmpl w:val="63C8654A"/>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w:hAnsi="Courier"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w:hAnsi="Courier"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w:hAnsi="Courier" w:hint="default"/>
      </w:rPr>
    </w:lvl>
    <w:lvl w:ilvl="8" w:tplc="040A0005" w:tentative="1">
      <w:start w:val="1"/>
      <w:numFmt w:val="bullet"/>
      <w:lvlText w:val=""/>
      <w:lvlJc w:val="left"/>
      <w:pPr>
        <w:ind w:left="7188" w:hanging="360"/>
      </w:pPr>
      <w:rPr>
        <w:rFonts w:ascii="Wingdings" w:hAnsi="Wingdings" w:hint="default"/>
      </w:rPr>
    </w:lvl>
  </w:abstractNum>
  <w:abstractNum w:abstractNumId="10" w15:restartNumberingAfterBreak="0">
    <w:nsid w:val="25974743"/>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1" w15:restartNumberingAfterBreak="0">
    <w:nsid w:val="27176828"/>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2" w15:restartNumberingAfterBreak="0">
    <w:nsid w:val="305B4CB7"/>
    <w:multiLevelType w:val="multilevel"/>
    <w:tmpl w:val="8932B106"/>
    <w:lvl w:ilvl="0">
      <w:start w:val="2"/>
      <w:numFmt w:val="decimal"/>
      <w:lvlText w:val="%1"/>
      <w:lvlJc w:val="left"/>
      <w:pPr>
        <w:ind w:left="705" w:hanging="705"/>
      </w:pPr>
      <w:rPr>
        <w:rFonts w:hint="default"/>
      </w:rPr>
    </w:lvl>
    <w:lvl w:ilvl="1">
      <w:start w:val="2"/>
      <w:numFmt w:val="decimal"/>
      <w:lvlText w:val="%1.%2"/>
      <w:lvlJc w:val="left"/>
      <w:pPr>
        <w:ind w:left="1848" w:hanging="720"/>
      </w:pPr>
      <w:rPr>
        <w:rFonts w:hint="default"/>
      </w:rPr>
    </w:lvl>
    <w:lvl w:ilvl="2">
      <w:start w:val="1"/>
      <w:numFmt w:val="decimal"/>
      <w:lvlText w:val="%1.%2.%3"/>
      <w:lvlJc w:val="left"/>
      <w:pPr>
        <w:ind w:left="3696" w:hanging="1440"/>
      </w:pPr>
      <w:rPr>
        <w:rFonts w:hint="default"/>
      </w:rPr>
    </w:lvl>
    <w:lvl w:ilvl="3">
      <w:start w:val="1"/>
      <w:numFmt w:val="decimal"/>
      <w:lvlText w:val="%1.%2.%3.%4"/>
      <w:lvlJc w:val="left"/>
      <w:pPr>
        <w:ind w:left="5184" w:hanging="1800"/>
      </w:pPr>
      <w:rPr>
        <w:rFonts w:hint="default"/>
      </w:rPr>
    </w:lvl>
    <w:lvl w:ilvl="4">
      <w:start w:val="1"/>
      <w:numFmt w:val="decimal"/>
      <w:lvlText w:val="%1.%2.%3.%4.%5"/>
      <w:lvlJc w:val="left"/>
      <w:pPr>
        <w:ind w:left="6672" w:hanging="2160"/>
      </w:pPr>
      <w:rPr>
        <w:rFonts w:hint="default"/>
      </w:rPr>
    </w:lvl>
    <w:lvl w:ilvl="5">
      <w:start w:val="1"/>
      <w:numFmt w:val="decimal"/>
      <w:lvlText w:val="%1.%2.%3.%4.%5.%6"/>
      <w:lvlJc w:val="left"/>
      <w:pPr>
        <w:ind w:left="8160" w:hanging="2520"/>
      </w:pPr>
      <w:rPr>
        <w:rFonts w:hint="default"/>
      </w:rPr>
    </w:lvl>
    <w:lvl w:ilvl="6">
      <w:start w:val="1"/>
      <w:numFmt w:val="decimal"/>
      <w:lvlText w:val="%1.%2.%3.%4.%5.%6.%7"/>
      <w:lvlJc w:val="left"/>
      <w:pPr>
        <w:ind w:left="9648" w:hanging="2880"/>
      </w:pPr>
      <w:rPr>
        <w:rFonts w:hint="default"/>
      </w:rPr>
    </w:lvl>
    <w:lvl w:ilvl="7">
      <w:start w:val="1"/>
      <w:numFmt w:val="decimal"/>
      <w:lvlText w:val="%1.%2.%3.%4.%5.%6.%7.%8"/>
      <w:lvlJc w:val="left"/>
      <w:pPr>
        <w:ind w:left="11136" w:hanging="3240"/>
      </w:pPr>
      <w:rPr>
        <w:rFonts w:hint="default"/>
      </w:rPr>
    </w:lvl>
    <w:lvl w:ilvl="8">
      <w:start w:val="1"/>
      <w:numFmt w:val="decimal"/>
      <w:lvlText w:val="%1.%2.%3.%4.%5.%6.%7.%8.%9"/>
      <w:lvlJc w:val="left"/>
      <w:pPr>
        <w:ind w:left="12984" w:hanging="3960"/>
      </w:pPr>
      <w:rPr>
        <w:rFonts w:hint="default"/>
      </w:rPr>
    </w:lvl>
  </w:abstractNum>
  <w:abstractNum w:abstractNumId="13" w15:restartNumberingAfterBreak="0">
    <w:nsid w:val="305E3B93"/>
    <w:multiLevelType w:val="hybridMultilevel"/>
    <w:tmpl w:val="7B561B0E"/>
    <w:lvl w:ilvl="0" w:tplc="040A0001">
      <w:start w:val="1"/>
      <w:numFmt w:val="bullet"/>
      <w:lvlText w:val=""/>
      <w:lvlJc w:val="left"/>
      <w:pPr>
        <w:ind w:left="2136" w:hanging="360"/>
      </w:pPr>
      <w:rPr>
        <w:rFonts w:ascii="Symbol" w:hAnsi="Symbol" w:hint="default"/>
      </w:rPr>
    </w:lvl>
    <w:lvl w:ilvl="1" w:tplc="040A0003" w:tentative="1">
      <w:start w:val="1"/>
      <w:numFmt w:val="bullet"/>
      <w:lvlText w:val="o"/>
      <w:lvlJc w:val="left"/>
      <w:pPr>
        <w:ind w:left="2856" w:hanging="360"/>
      </w:pPr>
      <w:rPr>
        <w:rFonts w:ascii="Courier" w:hAnsi="Courier"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w:hAnsi="Courier"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w:hAnsi="Courier" w:hint="default"/>
      </w:rPr>
    </w:lvl>
    <w:lvl w:ilvl="8" w:tplc="040A0005" w:tentative="1">
      <w:start w:val="1"/>
      <w:numFmt w:val="bullet"/>
      <w:lvlText w:val=""/>
      <w:lvlJc w:val="left"/>
      <w:pPr>
        <w:ind w:left="7896" w:hanging="360"/>
      </w:pPr>
      <w:rPr>
        <w:rFonts w:ascii="Wingdings" w:hAnsi="Wingdings" w:hint="default"/>
      </w:rPr>
    </w:lvl>
  </w:abstractNum>
  <w:abstractNum w:abstractNumId="14" w15:restartNumberingAfterBreak="0">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AF4EBA"/>
    <w:multiLevelType w:val="hybridMultilevel"/>
    <w:tmpl w:val="EFB47790"/>
    <w:lvl w:ilvl="0" w:tplc="040A0001">
      <w:start w:val="1"/>
      <w:numFmt w:val="bullet"/>
      <w:lvlText w:val=""/>
      <w:lvlJc w:val="left"/>
      <w:pPr>
        <w:ind w:left="2136" w:hanging="360"/>
      </w:pPr>
      <w:rPr>
        <w:rFonts w:ascii="Symbol" w:hAnsi="Symbol" w:hint="default"/>
      </w:rPr>
    </w:lvl>
    <w:lvl w:ilvl="1" w:tplc="040A0003" w:tentative="1">
      <w:start w:val="1"/>
      <w:numFmt w:val="bullet"/>
      <w:lvlText w:val="o"/>
      <w:lvlJc w:val="left"/>
      <w:pPr>
        <w:ind w:left="2856" w:hanging="360"/>
      </w:pPr>
      <w:rPr>
        <w:rFonts w:ascii="Courier" w:hAnsi="Courier"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w:hAnsi="Courier"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w:hAnsi="Courier" w:hint="default"/>
      </w:rPr>
    </w:lvl>
    <w:lvl w:ilvl="8" w:tplc="040A0005" w:tentative="1">
      <w:start w:val="1"/>
      <w:numFmt w:val="bullet"/>
      <w:lvlText w:val=""/>
      <w:lvlJc w:val="left"/>
      <w:pPr>
        <w:ind w:left="7896" w:hanging="360"/>
      </w:pPr>
      <w:rPr>
        <w:rFonts w:ascii="Wingdings" w:hAnsi="Wingdings" w:hint="default"/>
      </w:rPr>
    </w:lvl>
  </w:abstractNum>
  <w:abstractNum w:abstractNumId="16" w15:restartNumberingAfterBreak="0">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EF7988"/>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8" w15:restartNumberingAfterBreak="0">
    <w:nsid w:val="40117E77"/>
    <w:multiLevelType w:val="hybridMultilevel"/>
    <w:tmpl w:val="F7588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021634C"/>
    <w:multiLevelType w:val="hybridMultilevel"/>
    <w:tmpl w:val="55CE1BF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w:hAnsi="Courier"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w:hAnsi="Courier"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w:hAnsi="Courier" w:hint="default"/>
      </w:rPr>
    </w:lvl>
    <w:lvl w:ilvl="8" w:tplc="040A0005" w:tentative="1">
      <w:start w:val="1"/>
      <w:numFmt w:val="bullet"/>
      <w:lvlText w:val=""/>
      <w:lvlJc w:val="left"/>
      <w:pPr>
        <w:ind w:left="6840" w:hanging="360"/>
      </w:pPr>
      <w:rPr>
        <w:rFonts w:ascii="Wingdings" w:hAnsi="Wingdings" w:hint="default"/>
      </w:rPr>
    </w:lvl>
  </w:abstractNum>
  <w:abstractNum w:abstractNumId="20" w15:restartNumberingAfterBreak="0">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C81CD7"/>
    <w:multiLevelType w:val="hybridMultilevel"/>
    <w:tmpl w:val="505C503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3" w15:restartNumberingAfterBreak="0">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51A3390"/>
    <w:multiLevelType w:val="hybridMultilevel"/>
    <w:tmpl w:val="94BC94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7B94088"/>
    <w:multiLevelType w:val="hybridMultilevel"/>
    <w:tmpl w:val="AD4CB83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w:hAnsi="Courier"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w:hAnsi="Courier"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w:hAnsi="Courier" w:hint="default"/>
      </w:rPr>
    </w:lvl>
    <w:lvl w:ilvl="8" w:tplc="040A0005" w:tentative="1">
      <w:start w:val="1"/>
      <w:numFmt w:val="bullet"/>
      <w:lvlText w:val=""/>
      <w:lvlJc w:val="left"/>
      <w:pPr>
        <w:ind w:left="6840" w:hanging="360"/>
      </w:pPr>
      <w:rPr>
        <w:rFonts w:ascii="Wingdings" w:hAnsi="Wingdings" w:hint="default"/>
      </w:rPr>
    </w:lvl>
  </w:abstractNum>
  <w:abstractNum w:abstractNumId="26" w15:restartNumberingAfterBreak="0">
    <w:nsid w:val="487A24AB"/>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7" w15:restartNumberingAfterBreak="0">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9" w15:restartNumberingAfterBreak="0">
    <w:nsid w:val="4B21791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541FF1"/>
    <w:multiLevelType w:val="multilevel"/>
    <w:tmpl w:val="A706225A"/>
    <w:lvl w:ilvl="0">
      <w:start w:val="1"/>
      <w:numFmt w:val="decimal"/>
      <w:lvlText w:val="%1."/>
      <w:lvlJc w:val="left"/>
      <w:pPr>
        <w:ind w:left="1068" w:hanging="360"/>
      </w:pPr>
      <w:rPr>
        <w:rFonts w:hint="default"/>
        <w:color w:val="auto"/>
      </w:rPr>
    </w:lvl>
    <w:lvl w:ilvl="1">
      <w:start w:val="1"/>
      <w:numFmt w:val="decimal"/>
      <w:isLgl/>
      <w:lvlText w:val="%1.%2"/>
      <w:lvlJc w:val="left"/>
      <w:pPr>
        <w:ind w:left="1476" w:hanging="42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472" w:hanging="72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528" w:hanging="108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584" w:hanging="1440"/>
      </w:pPr>
      <w:rPr>
        <w:rFonts w:hint="default"/>
      </w:rPr>
    </w:lvl>
    <w:lvl w:ilvl="8">
      <w:start w:val="1"/>
      <w:numFmt w:val="decimal"/>
      <w:isLgl/>
      <w:lvlText w:val="%1.%2.%3.%4.%5.%6.%7.%8.%9"/>
      <w:lvlJc w:val="left"/>
      <w:pPr>
        <w:ind w:left="4932" w:hanging="1440"/>
      </w:pPr>
      <w:rPr>
        <w:rFonts w:hint="default"/>
      </w:rPr>
    </w:lvl>
  </w:abstractNum>
  <w:abstractNum w:abstractNumId="31" w15:restartNumberingAfterBreak="0">
    <w:nsid w:val="51F01B7A"/>
    <w:multiLevelType w:val="hybridMultilevel"/>
    <w:tmpl w:val="A5288134"/>
    <w:lvl w:ilvl="0" w:tplc="040A0001">
      <w:start w:val="1"/>
      <w:numFmt w:val="bullet"/>
      <w:lvlText w:val=""/>
      <w:lvlJc w:val="left"/>
      <w:pPr>
        <w:ind w:left="1125" w:hanging="360"/>
      </w:pPr>
      <w:rPr>
        <w:rFonts w:ascii="Symbol" w:hAnsi="Symbol" w:hint="default"/>
      </w:rPr>
    </w:lvl>
    <w:lvl w:ilvl="1" w:tplc="040A0003" w:tentative="1">
      <w:start w:val="1"/>
      <w:numFmt w:val="bullet"/>
      <w:lvlText w:val="o"/>
      <w:lvlJc w:val="left"/>
      <w:pPr>
        <w:ind w:left="1845" w:hanging="360"/>
      </w:pPr>
      <w:rPr>
        <w:rFonts w:ascii="Courier" w:hAnsi="Courier" w:hint="default"/>
      </w:rPr>
    </w:lvl>
    <w:lvl w:ilvl="2" w:tplc="040A0005" w:tentative="1">
      <w:start w:val="1"/>
      <w:numFmt w:val="bullet"/>
      <w:lvlText w:val=""/>
      <w:lvlJc w:val="left"/>
      <w:pPr>
        <w:ind w:left="2565" w:hanging="360"/>
      </w:pPr>
      <w:rPr>
        <w:rFonts w:ascii="Wingdings" w:hAnsi="Wingdings" w:hint="default"/>
      </w:rPr>
    </w:lvl>
    <w:lvl w:ilvl="3" w:tplc="040A0001" w:tentative="1">
      <w:start w:val="1"/>
      <w:numFmt w:val="bullet"/>
      <w:lvlText w:val=""/>
      <w:lvlJc w:val="left"/>
      <w:pPr>
        <w:ind w:left="3285" w:hanging="360"/>
      </w:pPr>
      <w:rPr>
        <w:rFonts w:ascii="Symbol" w:hAnsi="Symbol" w:hint="default"/>
      </w:rPr>
    </w:lvl>
    <w:lvl w:ilvl="4" w:tplc="040A0003" w:tentative="1">
      <w:start w:val="1"/>
      <w:numFmt w:val="bullet"/>
      <w:lvlText w:val="o"/>
      <w:lvlJc w:val="left"/>
      <w:pPr>
        <w:ind w:left="4005" w:hanging="360"/>
      </w:pPr>
      <w:rPr>
        <w:rFonts w:ascii="Courier" w:hAnsi="Courier" w:hint="default"/>
      </w:rPr>
    </w:lvl>
    <w:lvl w:ilvl="5" w:tplc="040A0005" w:tentative="1">
      <w:start w:val="1"/>
      <w:numFmt w:val="bullet"/>
      <w:lvlText w:val=""/>
      <w:lvlJc w:val="left"/>
      <w:pPr>
        <w:ind w:left="4725" w:hanging="360"/>
      </w:pPr>
      <w:rPr>
        <w:rFonts w:ascii="Wingdings" w:hAnsi="Wingdings" w:hint="default"/>
      </w:rPr>
    </w:lvl>
    <w:lvl w:ilvl="6" w:tplc="040A0001" w:tentative="1">
      <w:start w:val="1"/>
      <w:numFmt w:val="bullet"/>
      <w:lvlText w:val=""/>
      <w:lvlJc w:val="left"/>
      <w:pPr>
        <w:ind w:left="5445" w:hanging="360"/>
      </w:pPr>
      <w:rPr>
        <w:rFonts w:ascii="Symbol" w:hAnsi="Symbol" w:hint="default"/>
      </w:rPr>
    </w:lvl>
    <w:lvl w:ilvl="7" w:tplc="040A0003" w:tentative="1">
      <w:start w:val="1"/>
      <w:numFmt w:val="bullet"/>
      <w:lvlText w:val="o"/>
      <w:lvlJc w:val="left"/>
      <w:pPr>
        <w:ind w:left="6165" w:hanging="360"/>
      </w:pPr>
      <w:rPr>
        <w:rFonts w:ascii="Courier" w:hAnsi="Courier" w:hint="default"/>
      </w:rPr>
    </w:lvl>
    <w:lvl w:ilvl="8" w:tplc="040A0005" w:tentative="1">
      <w:start w:val="1"/>
      <w:numFmt w:val="bullet"/>
      <w:lvlText w:val=""/>
      <w:lvlJc w:val="left"/>
      <w:pPr>
        <w:ind w:left="6885" w:hanging="360"/>
      </w:pPr>
      <w:rPr>
        <w:rFonts w:ascii="Wingdings" w:hAnsi="Wingdings" w:hint="default"/>
      </w:rPr>
    </w:lvl>
  </w:abstractNum>
  <w:abstractNum w:abstractNumId="32" w15:restartNumberingAfterBreak="0">
    <w:nsid w:val="53ED6429"/>
    <w:multiLevelType w:val="multilevel"/>
    <w:tmpl w:val="8932B106"/>
    <w:lvl w:ilvl="0">
      <w:start w:val="2"/>
      <w:numFmt w:val="decimal"/>
      <w:lvlText w:val="%1"/>
      <w:lvlJc w:val="left"/>
      <w:pPr>
        <w:ind w:left="705" w:hanging="705"/>
      </w:pPr>
      <w:rPr>
        <w:rFonts w:hint="default"/>
      </w:rPr>
    </w:lvl>
    <w:lvl w:ilvl="1">
      <w:start w:val="2"/>
      <w:numFmt w:val="decimal"/>
      <w:lvlText w:val="%1.%2"/>
      <w:lvlJc w:val="left"/>
      <w:pPr>
        <w:ind w:left="1848" w:hanging="720"/>
      </w:pPr>
      <w:rPr>
        <w:rFonts w:hint="default"/>
      </w:rPr>
    </w:lvl>
    <w:lvl w:ilvl="2">
      <w:start w:val="1"/>
      <w:numFmt w:val="decimal"/>
      <w:lvlText w:val="%1.%2.%3"/>
      <w:lvlJc w:val="left"/>
      <w:pPr>
        <w:ind w:left="3696" w:hanging="1440"/>
      </w:pPr>
      <w:rPr>
        <w:rFonts w:hint="default"/>
      </w:rPr>
    </w:lvl>
    <w:lvl w:ilvl="3">
      <w:start w:val="1"/>
      <w:numFmt w:val="decimal"/>
      <w:lvlText w:val="%1.%2.%3.%4"/>
      <w:lvlJc w:val="left"/>
      <w:pPr>
        <w:ind w:left="5184" w:hanging="1800"/>
      </w:pPr>
      <w:rPr>
        <w:rFonts w:hint="default"/>
      </w:rPr>
    </w:lvl>
    <w:lvl w:ilvl="4">
      <w:start w:val="1"/>
      <w:numFmt w:val="decimal"/>
      <w:lvlText w:val="%1.%2.%3.%4.%5"/>
      <w:lvlJc w:val="left"/>
      <w:pPr>
        <w:ind w:left="6672" w:hanging="2160"/>
      </w:pPr>
      <w:rPr>
        <w:rFonts w:hint="default"/>
      </w:rPr>
    </w:lvl>
    <w:lvl w:ilvl="5">
      <w:start w:val="1"/>
      <w:numFmt w:val="decimal"/>
      <w:lvlText w:val="%1.%2.%3.%4.%5.%6"/>
      <w:lvlJc w:val="left"/>
      <w:pPr>
        <w:ind w:left="8160" w:hanging="2520"/>
      </w:pPr>
      <w:rPr>
        <w:rFonts w:hint="default"/>
      </w:rPr>
    </w:lvl>
    <w:lvl w:ilvl="6">
      <w:start w:val="1"/>
      <w:numFmt w:val="decimal"/>
      <w:lvlText w:val="%1.%2.%3.%4.%5.%6.%7"/>
      <w:lvlJc w:val="left"/>
      <w:pPr>
        <w:ind w:left="9648" w:hanging="2880"/>
      </w:pPr>
      <w:rPr>
        <w:rFonts w:hint="default"/>
      </w:rPr>
    </w:lvl>
    <w:lvl w:ilvl="7">
      <w:start w:val="1"/>
      <w:numFmt w:val="decimal"/>
      <w:lvlText w:val="%1.%2.%3.%4.%5.%6.%7.%8"/>
      <w:lvlJc w:val="left"/>
      <w:pPr>
        <w:ind w:left="11136" w:hanging="3240"/>
      </w:pPr>
      <w:rPr>
        <w:rFonts w:hint="default"/>
      </w:rPr>
    </w:lvl>
    <w:lvl w:ilvl="8">
      <w:start w:val="1"/>
      <w:numFmt w:val="decimal"/>
      <w:lvlText w:val="%1.%2.%3.%4.%5.%6.%7.%8.%9"/>
      <w:lvlJc w:val="left"/>
      <w:pPr>
        <w:ind w:left="12984" w:hanging="3960"/>
      </w:pPr>
      <w:rPr>
        <w:rFonts w:hint="default"/>
      </w:rPr>
    </w:lvl>
  </w:abstractNum>
  <w:abstractNum w:abstractNumId="33" w15:restartNumberingAfterBreak="0">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55961A2"/>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7" w15:restartNumberingAfterBreak="0">
    <w:nsid w:val="6BDC2C2A"/>
    <w:multiLevelType w:val="hybridMultilevel"/>
    <w:tmpl w:val="1BD8803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15:restartNumberingAfterBreak="0">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8"/>
  </w:num>
  <w:num w:numId="2">
    <w:abstractNumId w:val="20"/>
  </w:num>
  <w:num w:numId="3">
    <w:abstractNumId w:val="34"/>
  </w:num>
  <w:num w:numId="4">
    <w:abstractNumId w:val="16"/>
  </w:num>
  <w:num w:numId="5">
    <w:abstractNumId w:val="0"/>
  </w:num>
  <w:num w:numId="6">
    <w:abstractNumId w:val="27"/>
  </w:num>
  <w:num w:numId="7">
    <w:abstractNumId w:val="14"/>
  </w:num>
  <w:num w:numId="8">
    <w:abstractNumId w:val="33"/>
  </w:num>
  <w:num w:numId="9">
    <w:abstractNumId w:val="35"/>
  </w:num>
  <w:num w:numId="10">
    <w:abstractNumId w:val="1"/>
  </w:num>
  <w:num w:numId="11">
    <w:abstractNumId w:val="39"/>
  </w:num>
  <w:num w:numId="12">
    <w:abstractNumId w:val="38"/>
  </w:num>
  <w:num w:numId="13">
    <w:abstractNumId w:val="3"/>
  </w:num>
  <w:num w:numId="14">
    <w:abstractNumId w:val="2"/>
  </w:num>
  <w:num w:numId="15">
    <w:abstractNumId w:val="23"/>
  </w:num>
  <w:num w:numId="16">
    <w:abstractNumId w:val="22"/>
  </w:num>
  <w:num w:numId="17">
    <w:abstractNumId w:val="29"/>
  </w:num>
  <w:num w:numId="18">
    <w:abstractNumId w:val="17"/>
  </w:num>
  <w:num w:numId="19">
    <w:abstractNumId w:val="13"/>
  </w:num>
  <w:num w:numId="20">
    <w:abstractNumId w:val="6"/>
  </w:num>
  <w:num w:numId="21">
    <w:abstractNumId w:val="15"/>
  </w:num>
  <w:num w:numId="22">
    <w:abstractNumId w:val="25"/>
  </w:num>
  <w:num w:numId="23">
    <w:abstractNumId w:val="19"/>
  </w:num>
  <w:num w:numId="24">
    <w:abstractNumId w:val="31"/>
  </w:num>
  <w:num w:numId="25">
    <w:abstractNumId w:val="8"/>
  </w:num>
  <w:num w:numId="26">
    <w:abstractNumId w:val="9"/>
  </w:num>
  <w:num w:numId="27">
    <w:abstractNumId w:val="18"/>
  </w:num>
  <w:num w:numId="28">
    <w:abstractNumId w:val="32"/>
  </w:num>
  <w:num w:numId="29">
    <w:abstractNumId w:val="37"/>
  </w:num>
  <w:num w:numId="30">
    <w:abstractNumId w:val="4"/>
  </w:num>
  <w:num w:numId="31">
    <w:abstractNumId w:val="26"/>
  </w:num>
  <w:num w:numId="32">
    <w:abstractNumId w:val="11"/>
  </w:num>
  <w:num w:numId="33">
    <w:abstractNumId w:val="5"/>
  </w:num>
  <w:num w:numId="34">
    <w:abstractNumId w:val="36"/>
  </w:num>
  <w:num w:numId="35">
    <w:abstractNumId w:val="24"/>
  </w:num>
  <w:num w:numId="36">
    <w:abstractNumId w:val="10"/>
  </w:num>
  <w:num w:numId="37">
    <w:abstractNumId w:val="30"/>
  </w:num>
  <w:num w:numId="38">
    <w:abstractNumId w:val="7"/>
  </w:num>
  <w:num w:numId="39">
    <w:abstractNumId w:val="12"/>
  </w:num>
  <w:num w:numId="4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ul García Fernández">
    <w15:presenceInfo w15:providerId="None" w15:userId="Raul García Fernández"/>
  </w15:person>
  <w15:person w15:author="RAQUEL BLANCO AGUIRRE">
    <w15:presenceInfo w15:providerId="AD" w15:userId="S-1-12-1-620265121-1102118218-4204484013-31107109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BF6"/>
    <w:rsid w:val="00000AAA"/>
    <w:rsid w:val="000150A4"/>
    <w:rsid w:val="00020427"/>
    <w:rsid w:val="00021582"/>
    <w:rsid w:val="000220C3"/>
    <w:rsid w:val="00030A83"/>
    <w:rsid w:val="00033D1F"/>
    <w:rsid w:val="0003493C"/>
    <w:rsid w:val="00037111"/>
    <w:rsid w:val="00042E96"/>
    <w:rsid w:val="00045C46"/>
    <w:rsid w:val="00050EC2"/>
    <w:rsid w:val="000551D2"/>
    <w:rsid w:val="0006462F"/>
    <w:rsid w:val="00066D4D"/>
    <w:rsid w:val="00074C8A"/>
    <w:rsid w:val="00074FB2"/>
    <w:rsid w:val="0007657B"/>
    <w:rsid w:val="00080037"/>
    <w:rsid w:val="00080404"/>
    <w:rsid w:val="00083FF7"/>
    <w:rsid w:val="00086ABA"/>
    <w:rsid w:val="000961DD"/>
    <w:rsid w:val="00096454"/>
    <w:rsid w:val="000A4C0A"/>
    <w:rsid w:val="000A5C8E"/>
    <w:rsid w:val="000B2C37"/>
    <w:rsid w:val="000B5528"/>
    <w:rsid w:val="000B5CF0"/>
    <w:rsid w:val="000C244F"/>
    <w:rsid w:val="000D043A"/>
    <w:rsid w:val="000D29A2"/>
    <w:rsid w:val="000D2F77"/>
    <w:rsid w:val="000E4351"/>
    <w:rsid w:val="000E4496"/>
    <w:rsid w:val="000E4F97"/>
    <w:rsid w:val="000E5B80"/>
    <w:rsid w:val="000F139B"/>
    <w:rsid w:val="000F333F"/>
    <w:rsid w:val="000F4DAE"/>
    <w:rsid w:val="000F79B8"/>
    <w:rsid w:val="00102304"/>
    <w:rsid w:val="00105D66"/>
    <w:rsid w:val="00107A4B"/>
    <w:rsid w:val="001144A1"/>
    <w:rsid w:val="001158D5"/>
    <w:rsid w:val="00115FD9"/>
    <w:rsid w:val="00120BAF"/>
    <w:rsid w:val="001232E1"/>
    <w:rsid w:val="00124245"/>
    <w:rsid w:val="001247EA"/>
    <w:rsid w:val="00130A19"/>
    <w:rsid w:val="001337C8"/>
    <w:rsid w:val="001360A9"/>
    <w:rsid w:val="00140BB7"/>
    <w:rsid w:val="0014616C"/>
    <w:rsid w:val="00155F7E"/>
    <w:rsid w:val="0015697B"/>
    <w:rsid w:val="00160A60"/>
    <w:rsid w:val="00167F60"/>
    <w:rsid w:val="00180D51"/>
    <w:rsid w:val="0018638B"/>
    <w:rsid w:val="00190ADB"/>
    <w:rsid w:val="001A01F6"/>
    <w:rsid w:val="001A02F3"/>
    <w:rsid w:val="001A2DE3"/>
    <w:rsid w:val="001A5C47"/>
    <w:rsid w:val="001B13CE"/>
    <w:rsid w:val="001B327F"/>
    <w:rsid w:val="001C725F"/>
    <w:rsid w:val="001D1116"/>
    <w:rsid w:val="001D2552"/>
    <w:rsid w:val="001D41A5"/>
    <w:rsid w:val="001D541F"/>
    <w:rsid w:val="001D5868"/>
    <w:rsid w:val="001D60E1"/>
    <w:rsid w:val="001E2C96"/>
    <w:rsid w:val="001E3327"/>
    <w:rsid w:val="001E76BB"/>
    <w:rsid w:val="001F074D"/>
    <w:rsid w:val="001F6FA0"/>
    <w:rsid w:val="001F7CA4"/>
    <w:rsid w:val="002077E3"/>
    <w:rsid w:val="00215DF9"/>
    <w:rsid w:val="00224538"/>
    <w:rsid w:val="002333B1"/>
    <w:rsid w:val="00242ED0"/>
    <w:rsid w:val="0024417F"/>
    <w:rsid w:val="00244F3D"/>
    <w:rsid w:val="0024534B"/>
    <w:rsid w:val="0025326B"/>
    <w:rsid w:val="00253E57"/>
    <w:rsid w:val="00260AB0"/>
    <w:rsid w:val="0026324F"/>
    <w:rsid w:val="00276730"/>
    <w:rsid w:val="0028452B"/>
    <w:rsid w:val="00285522"/>
    <w:rsid w:val="002868C2"/>
    <w:rsid w:val="002933CD"/>
    <w:rsid w:val="002A2A72"/>
    <w:rsid w:val="002B5CEE"/>
    <w:rsid w:val="002C12E8"/>
    <w:rsid w:val="002D7486"/>
    <w:rsid w:val="002D77DA"/>
    <w:rsid w:val="002E4A15"/>
    <w:rsid w:val="002E5D56"/>
    <w:rsid w:val="002F6360"/>
    <w:rsid w:val="002F6551"/>
    <w:rsid w:val="00301B47"/>
    <w:rsid w:val="00303F59"/>
    <w:rsid w:val="00306300"/>
    <w:rsid w:val="00306894"/>
    <w:rsid w:val="00310B0E"/>
    <w:rsid w:val="00310D20"/>
    <w:rsid w:val="00312FCE"/>
    <w:rsid w:val="0032180F"/>
    <w:rsid w:val="003267FA"/>
    <w:rsid w:val="003273F1"/>
    <w:rsid w:val="00327587"/>
    <w:rsid w:val="00333F7A"/>
    <w:rsid w:val="0034022C"/>
    <w:rsid w:val="00340642"/>
    <w:rsid w:val="0035469B"/>
    <w:rsid w:val="0035575C"/>
    <w:rsid w:val="003620D1"/>
    <w:rsid w:val="0036353E"/>
    <w:rsid w:val="003658B1"/>
    <w:rsid w:val="00367A5A"/>
    <w:rsid w:val="00372153"/>
    <w:rsid w:val="00372E93"/>
    <w:rsid w:val="003731D6"/>
    <w:rsid w:val="003840AB"/>
    <w:rsid w:val="00391581"/>
    <w:rsid w:val="003A4353"/>
    <w:rsid w:val="003A7A20"/>
    <w:rsid w:val="003B567B"/>
    <w:rsid w:val="003B56C2"/>
    <w:rsid w:val="003B5B75"/>
    <w:rsid w:val="003C2606"/>
    <w:rsid w:val="003C3AF0"/>
    <w:rsid w:val="003D6CD2"/>
    <w:rsid w:val="003E01BC"/>
    <w:rsid w:val="003E1860"/>
    <w:rsid w:val="003E5480"/>
    <w:rsid w:val="003E6BA2"/>
    <w:rsid w:val="003E6F3D"/>
    <w:rsid w:val="003F1432"/>
    <w:rsid w:val="003F4CBC"/>
    <w:rsid w:val="003F625E"/>
    <w:rsid w:val="00400A29"/>
    <w:rsid w:val="0040178A"/>
    <w:rsid w:val="0040488F"/>
    <w:rsid w:val="004072B2"/>
    <w:rsid w:val="004106CF"/>
    <w:rsid w:val="00412910"/>
    <w:rsid w:val="00414FBE"/>
    <w:rsid w:val="00417815"/>
    <w:rsid w:val="004234E2"/>
    <w:rsid w:val="004260F7"/>
    <w:rsid w:val="004358ED"/>
    <w:rsid w:val="00435C60"/>
    <w:rsid w:val="00436D14"/>
    <w:rsid w:val="00441A29"/>
    <w:rsid w:val="00442825"/>
    <w:rsid w:val="00444C21"/>
    <w:rsid w:val="00447D25"/>
    <w:rsid w:val="00453920"/>
    <w:rsid w:val="00460047"/>
    <w:rsid w:val="00466AD1"/>
    <w:rsid w:val="004702D5"/>
    <w:rsid w:val="00470FD2"/>
    <w:rsid w:val="00473B21"/>
    <w:rsid w:val="00476CC4"/>
    <w:rsid w:val="00480848"/>
    <w:rsid w:val="00482851"/>
    <w:rsid w:val="00487C51"/>
    <w:rsid w:val="004911DB"/>
    <w:rsid w:val="00494942"/>
    <w:rsid w:val="004A132C"/>
    <w:rsid w:val="004A2644"/>
    <w:rsid w:val="004A4D00"/>
    <w:rsid w:val="004A56F3"/>
    <w:rsid w:val="004A5AFC"/>
    <w:rsid w:val="004A752D"/>
    <w:rsid w:val="004A7A34"/>
    <w:rsid w:val="004B49C2"/>
    <w:rsid w:val="004B7355"/>
    <w:rsid w:val="004C32C3"/>
    <w:rsid w:val="004C4A31"/>
    <w:rsid w:val="004C4ABF"/>
    <w:rsid w:val="004D650C"/>
    <w:rsid w:val="004E0688"/>
    <w:rsid w:val="004E2F5B"/>
    <w:rsid w:val="005044B4"/>
    <w:rsid w:val="0050701D"/>
    <w:rsid w:val="00511501"/>
    <w:rsid w:val="005156AA"/>
    <w:rsid w:val="00517A91"/>
    <w:rsid w:val="005227A3"/>
    <w:rsid w:val="00522B98"/>
    <w:rsid w:val="00524B2C"/>
    <w:rsid w:val="0052609F"/>
    <w:rsid w:val="005319E7"/>
    <w:rsid w:val="00543A19"/>
    <w:rsid w:val="00550046"/>
    <w:rsid w:val="00552321"/>
    <w:rsid w:val="00553A2D"/>
    <w:rsid w:val="00560174"/>
    <w:rsid w:val="0056375F"/>
    <w:rsid w:val="00564B06"/>
    <w:rsid w:val="00571536"/>
    <w:rsid w:val="00576069"/>
    <w:rsid w:val="00577B49"/>
    <w:rsid w:val="00577CF9"/>
    <w:rsid w:val="00580016"/>
    <w:rsid w:val="005936CD"/>
    <w:rsid w:val="005A0452"/>
    <w:rsid w:val="005A28B5"/>
    <w:rsid w:val="005A665E"/>
    <w:rsid w:val="005B31BD"/>
    <w:rsid w:val="005B364A"/>
    <w:rsid w:val="005C05CC"/>
    <w:rsid w:val="005C3C06"/>
    <w:rsid w:val="005C4F41"/>
    <w:rsid w:val="005E1C6D"/>
    <w:rsid w:val="005E22B3"/>
    <w:rsid w:val="005F3536"/>
    <w:rsid w:val="005F4FD6"/>
    <w:rsid w:val="006071FE"/>
    <w:rsid w:val="0062219C"/>
    <w:rsid w:val="00632FC5"/>
    <w:rsid w:val="0063471D"/>
    <w:rsid w:val="00636062"/>
    <w:rsid w:val="00640142"/>
    <w:rsid w:val="006410AE"/>
    <w:rsid w:val="00641294"/>
    <w:rsid w:val="006413E7"/>
    <w:rsid w:val="00641B08"/>
    <w:rsid w:val="0065258C"/>
    <w:rsid w:val="00655CA3"/>
    <w:rsid w:val="006601DA"/>
    <w:rsid w:val="00662B50"/>
    <w:rsid w:val="00663FA0"/>
    <w:rsid w:val="00680A4B"/>
    <w:rsid w:val="00680E4D"/>
    <w:rsid w:val="00680E5B"/>
    <w:rsid w:val="00681E73"/>
    <w:rsid w:val="00684DEA"/>
    <w:rsid w:val="00690082"/>
    <w:rsid w:val="00693B74"/>
    <w:rsid w:val="006A2797"/>
    <w:rsid w:val="006A2DB2"/>
    <w:rsid w:val="006B4C17"/>
    <w:rsid w:val="006B79F5"/>
    <w:rsid w:val="006C0557"/>
    <w:rsid w:val="006D7A6B"/>
    <w:rsid w:val="006E1D0B"/>
    <w:rsid w:val="006E35EE"/>
    <w:rsid w:val="006F0072"/>
    <w:rsid w:val="006F11E9"/>
    <w:rsid w:val="00703CD3"/>
    <w:rsid w:val="00713066"/>
    <w:rsid w:val="007159AA"/>
    <w:rsid w:val="007168C7"/>
    <w:rsid w:val="00717761"/>
    <w:rsid w:val="00723E6A"/>
    <w:rsid w:val="007247DB"/>
    <w:rsid w:val="007256B0"/>
    <w:rsid w:val="00725866"/>
    <w:rsid w:val="00725A86"/>
    <w:rsid w:val="007263A9"/>
    <w:rsid w:val="0072734C"/>
    <w:rsid w:val="007358F7"/>
    <w:rsid w:val="00737323"/>
    <w:rsid w:val="00737672"/>
    <w:rsid w:val="0074144E"/>
    <w:rsid w:val="00742184"/>
    <w:rsid w:val="00743997"/>
    <w:rsid w:val="007444EB"/>
    <w:rsid w:val="00750CE2"/>
    <w:rsid w:val="007549CB"/>
    <w:rsid w:val="00757242"/>
    <w:rsid w:val="00766B80"/>
    <w:rsid w:val="0077026D"/>
    <w:rsid w:val="00774B4C"/>
    <w:rsid w:val="00785539"/>
    <w:rsid w:val="0078567E"/>
    <w:rsid w:val="00790210"/>
    <w:rsid w:val="0079341F"/>
    <w:rsid w:val="007973C0"/>
    <w:rsid w:val="007B17F0"/>
    <w:rsid w:val="007C45B6"/>
    <w:rsid w:val="007D229A"/>
    <w:rsid w:val="007D6772"/>
    <w:rsid w:val="007E0D1B"/>
    <w:rsid w:val="007E1D74"/>
    <w:rsid w:val="007E405C"/>
    <w:rsid w:val="007F21B6"/>
    <w:rsid w:val="008002BA"/>
    <w:rsid w:val="0080347A"/>
    <w:rsid w:val="0080433B"/>
    <w:rsid w:val="008131CB"/>
    <w:rsid w:val="00822D46"/>
    <w:rsid w:val="008249A4"/>
    <w:rsid w:val="00826A34"/>
    <w:rsid w:val="0083026E"/>
    <w:rsid w:val="00831553"/>
    <w:rsid w:val="008369B9"/>
    <w:rsid w:val="008409AD"/>
    <w:rsid w:val="008434B2"/>
    <w:rsid w:val="00860FAB"/>
    <w:rsid w:val="00862FAC"/>
    <w:rsid w:val="00864F67"/>
    <w:rsid w:val="00867071"/>
    <w:rsid w:val="00870284"/>
    <w:rsid w:val="008767E7"/>
    <w:rsid w:val="00877D8B"/>
    <w:rsid w:val="008830FC"/>
    <w:rsid w:val="008857AF"/>
    <w:rsid w:val="008909D8"/>
    <w:rsid w:val="008A3EBB"/>
    <w:rsid w:val="008A7D84"/>
    <w:rsid w:val="008B66B4"/>
    <w:rsid w:val="008C4FEA"/>
    <w:rsid w:val="008C65EF"/>
    <w:rsid w:val="008D2460"/>
    <w:rsid w:val="008D25A1"/>
    <w:rsid w:val="008D3B30"/>
    <w:rsid w:val="008D6043"/>
    <w:rsid w:val="008E3BEA"/>
    <w:rsid w:val="008E461D"/>
    <w:rsid w:val="008E5B9B"/>
    <w:rsid w:val="008E7A92"/>
    <w:rsid w:val="008F0AB7"/>
    <w:rsid w:val="008F1133"/>
    <w:rsid w:val="008F1A35"/>
    <w:rsid w:val="008F3DB2"/>
    <w:rsid w:val="008F734A"/>
    <w:rsid w:val="00903397"/>
    <w:rsid w:val="00907DBA"/>
    <w:rsid w:val="00932C7E"/>
    <w:rsid w:val="00936B8B"/>
    <w:rsid w:val="00946C78"/>
    <w:rsid w:val="009531FF"/>
    <w:rsid w:val="009567EA"/>
    <w:rsid w:val="00956D73"/>
    <w:rsid w:val="00960F05"/>
    <w:rsid w:val="00961793"/>
    <w:rsid w:val="00962BFD"/>
    <w:rsid w:val="00963A30"/>
    <w:rsid w:val="009710E4"/>
    <w:rsid w:val="00980759"/>
    <w:rsid w:val="00997CD8"/>
    <w:rsid w:val="009A2D7C"/>
    <w:rsid w:val="009A40F2"/>
    <w:rsid w:val="009A4950"/>
    <w:rsid w:val="009B3AC6"/>
    <w:rsid w:val="009B4CFD"/>
    <w:rsid w:val="009B5409"/>
    <w:rsid w:val="009B5925"/>
    <w:rsid w:val="009B72F7"/>
    <w:rsid w:val="009C2EF8"/>
    <w:rsid w:val="009C3804"/>
    <w:rsid w:val="009C47FE"/>
    <w:rsid w:val="009C6B64"/>
    <w:rsid w:val="009C7A12"/>
    <w:rsid w:val="009D332E"/>
    <w:rsid w:val="009D48B7"/>
    <w:rsid w:val="009D53E1"/>
    <w:rsid w:val="009E18C8"/>
    <w:rsid w:val="009F1C56"/>
    <w:rsid w:val="00A01B6E"/>
    <w:rsid w:val="00A048F6"/>
    <w:rsid w:val="00A05358"/>
    <w:rsid w:val="00A11DC7"/>
    <w:rsid w:val="00A156E2"/>
    <w:rsid w:val="00A239BF"/>
    <w:rsid w:val="00A23E34"/>
    <w:rsid w:val="00A2418C"/>
    <w:rsid w:val="00A254A7"/>
    <w:rsid w:val="00A3422E"/>
    <w:rsid w:val="00A34312"/>
    <w:rsid w:val="00A408C8"/>
    <w:rsid w:val="00A43D0C"/>
    <w:rsid w:val="00A4533C"/>
    <w:rsid w:val="00A5322B"/>
    <w:rsid w:val="00A53948"/>
    <w:rsid w:val="00A54AA7"/>
    <w:rsid w:val="00A54CB9"/>
    <w:rsid w:val="00A54F96"/>
    <w:rsid w:val="00A63E75"/>
    <w:rsid w:val="00A661C8"/>
    <w:rsid w:val="00A666C5"/>
    <w:rsid w:val="00A81360"/>
    <w:rsid w:val="00A850DC"/>
    <w:rsid w:val="00A850E0"/>
    <w:rsid w:val="00A97498"/>
    <w:rsid w:val="00AA47A4"/>
    <w:rsid w:val="00AB1E4C"/>
    <w:rsid w:val="00AB5422"/>
    <w:rsid w:val="00AC25A0"/>
    <w:rsid w:val="00AD15C7"/>
    <w:rsid w:val="00AD2429"/>
    <w:rsid w:val="00AD79E2"/>
    <w:rsid w:val="00AE35B8"/>
    <w:rsid w:val="00AF1E16"/>
    <w:rsid w:val="00AF6C73"/>
    <w:rsid w:val="00B043B8"/>
    <w:rsid w:val="00B07029"/>
    <w:rsid w:val="00B206BF"/>
    <w:rsid w:val="00B2300C"/>
    <w:rsid w:val="00B317F0"/>
    <w:rsid w:val="00B37610"/>
    <w:rsid w:val="00B401CC"/>
    <w:rsid w:val="00B40DB9"/>
    <w:rsid w:val="00B40ED2"/>
    <w:rsid w:val="00B44C09"/>
    <w:rsid w:val="00B45BEE"/>
    <w:rsid w:val="00B53460"/>
    <w:rsid w:val="00B53DCA"/>
    <w:rsid w:val="00B5411C"/>
    <w:rsid w:val="00B544B1"/>
    <w:rsid w:val="00B5633D"/>
    <w:rsid w:val="00B57876"/>
    <w:rsid w:val="00B62736"/>
    <w:rsid w:val="00B7537A"/>
    <w:rsid w:val="00B763BA"/>
    <w:rsid w:val="00B83D62"/>
    <w:rsid w:val="00BA6449"/>
    <w:rsid w:val="00BB6284"/>
    <w:rsid w:val="00BB7B51"/>
    <w:rsid w:val="00BC4035"/>
    <w:rsid w:val="00BC65D3"/>
    <w:rsid w:val="00BC7D72"/>
    <w:rsid w:val="00BD420C"/>
    <w:rsid w:val="00BE2297"/>
    <w:rsid w:val="00BE48B9"/>
    <w:rsid w:val="00BF3023"/>
    <w:rsid w:val="00C01591"/>
    <w:rsid w:val="00C062DA"/>
    <w:rsid w:val="00C07F98"/>
    <w:rsid w:val="00C103C9"/>
    <w:rsid w:val="00C32774"/>
    <w:rsid w:val="00C3551A"/>
    <w:rsid w:val="00C46FBE"/>
    <w:rsid w:val="00C55B8B"/>
    <w:rsid w:val="00C564F8"/>
    <w:rsid w:val="00C6032A"/>
    <w:rsid w:val="00C60F59"/>
    <w:rsid w:val="00C64E7B"/>
    <w:rsid w:val="00C825EF"/>
    <w:rsid w:val="00C85115"/>
    <w:rsid w:val="00C86063"/>
    <w:rsid w:val="00C86673"/>
    <w:rsid w:val="00CA7097"/>
    <w:rsid w:val="00CB2FD2"/>
    <w:rsid w:val="00CB40B1"/>
    <w:rsid w:val="00CB7755"/>
    <w:rsid w:val="00CB79B2"/>
    <w:rsid w:val="00CB79D9"/>
    <w:rsid w:val="00CC0F85"/>
    <w:rsid w:val="00CD1D9D"/>
    <w:rsid w:val="00CE00B9"/>
    <w:rsid w:val="00CE1306"/>
    <w:rsid w:val="00CE39CB"/>
    <w:rsid w:val="00CE3B0F"/>
    <w:rsid w:val="00CE3B1E"/>
    <w:rsid w:val="00CF4F4F"/>
    <w:rsid w:val="00D1039E"/>
    <w:rsid w:val="00D1254D"/>
    <w:rsid w:val="00D17F9C"/>
    <w:rsid w:val="00D20969"/>
    <w:rsid w:val="00D30FC7"/>
    <w:rsid w:val="00D31EAC"/>
    <w:rsid w:val="00D40049"/>
    <w:rsid w:val="00D43EB1"/>
    <w:rsid w:val="00D44A3A"/>
    <w:rsid w:val="00D4670F"/>
    <w:rsid w:val="00D50148"/>
    <w:rsid w:val="00D5067F"/>
    <w:rsid w:val="00D53CF8"/>
    <w:rsid w:val="00D5409A"/>
    <w:rsid w:val="00D54F0A"/>
    <w:rsid w:val="00D66BF6"/>
    <w:rsid w:val="00D67108"/>
    <w:rsid w:val="00D71236"/>
    <w:rsid w:val="00D72901"/>
    <w:rsid w:val="00D767E0"/>
    <w:rsid w:val="00D8574C"/>
    <w:rsid w:val="00D90DF8"/>
    <w:rsid w:val="00D93B06"/>
    <w:rsid w:val="00D94E9D"/>
    <w:rsid w:val="00D956FA"/>
    <w:rsid w:val="00D96AE2"/>
    <w:rsid w:val="00DA143D"/>
    <w:rsid w:val="00DA1FDB"/>
    <w:rsid w:val="00DA5FC3"/>
    <w:rsid w:val="00DB2247"/>
    <w:rsid w:val="00DC1B68"/>
    <w:rsid w:val="00DC2BC2"/>
    <w:rsid w:val="00DC467A"/>
    <w:rsid w:val="00DC69F9"/>
    <w:rsid w:val="00DD1DBB"/>
    <w:rsid w:val="00DD4F75"/>
    <w:rsid w:val="00DE146C"/>
    <w:rsid w:val="00DE2F72"/>
    <w:rsid w:val="00DE3C13"/>
    <w:rsid w:val="00DE446F"/>
    <w:rsid w:val="00DF586F"/>
    <w:rsid w:val="00DF70A8"/>
    <w:rsid w:val="00E01406"/>
    <w:rsid w:val="00E021D2"/>
    <w:rsid w:val="00E033CD"/>
    <w:rsid w:val="00E0371F"/>
    <w:rsid w:val="00E0697E"/>
    <w:rsid w:val="00E129D1"/>
    <w:rsid w:val="00E21324"/>
    <w:rsid w:val="00E27CB9"/>
    <w:rsid w:val="00E507E0"/>
    <w:rsid w:val="00E50B41"/>
    <w:rsid w:val="00E533F4"/>
    <w:rsid w:val="00E626EF"/>
    <w:rsid w:val="00E661B1"/>
    <w:rsid w:val="00E70840"/>
    <w:rsid w:val="00E80E29"/>
    <w:rsid w:val="00E91986"/>
    <w:rsid w:val="00EA0441"/>
    <w:rsid w:val="00EA2CB5"/>
    <w:rsid w:val="00EB6835"/>
    <w:rsid w:val="00EB7193"/>
    <w:rsid w:val="00EB7DCB"/>
    <w:rsid w:val="00EC166F"/>
    <w:rsid w:val="00EC263D"/>
    <w:rsid w:val="00ED2AC7"/>
    <w:rsid w:val="00ED46C3"/>
    <w:rsid w:val="00ED6A55"/>
    <w:rsid w:val="00EE0742"/>
    <w:rsid w:val="00EE1B6C"/>
    <w:rsid w:val="00EF0506"/>
    <w:rsid w:val="00EF71C8"/>
    <w:rsid w:val="00F004F8"/>
    <w:rsid w:val="00F00F1C"/>
    <w:rsid w:val="00F033C9"/>
    <w:rsid w:val="00F05EF1"/>
    <w:rsid w:val="00F178DE"/>
    <w:rsid w:val="00F2402D"/>
    <w:rsid w:val="00F26135"/>
    <w:rsid w:val="00F32912"/>
    <w:rsid w:val="00F32F84"/>
    <w:rsid w:val="00F40013"/>
    <w:rsid w:val="00F4177A"/>
    <w:rsid w:val="00F4316F"/>
    <w:rsid w:val="00F56FB7"/>
    <w:rsid w:val="00F622A8"/>
    <w:rsid w:val="00F67CAD"/>
    <w:rsid w:val="00F73786"/>
    <w:rsid w:val="00F8319C"/>
    <w:rsid w:val="00FA239C"/>
    <w:rsid w:val="00FA4028"/>
    <w:rsid w:val="00FA59A0"/>
    <w:rsid w:val="00FC0D5C"/>
    <w:rsid w:val="00FC579D"/>
    <w:rsid w:val="00FC62A5"/>
    <w:rsid w:val="00FD2180"/>
    <w:rsid w:val="00FD22CA"/>
    <w:rsid w:val="00FD2635"/>
    <w:rsid w:val="00FD30BE"/>
    <w:rsid w:val="00FD5867"/>
    <w:rsid w:val="00FE2E3F"/>
    <w:rsid w:val="00FE3320"/>
    <w:rsid w:val="00FE49BA"/>
    <w:rsid w:val="00FE688F"/>
    <w:rsid w:val="00FE6B53"/>
    <w:rsid w:val="00FF361D"/>
    <w:rsid w:val="00FF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38768"/>
  <w15:docId w15:val="{168A2F24-A3BD-45CF-AC36-46D8BF6B4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F71C8"/>
    <w:pPr>
      <w:spacing w:after="200"/>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C32774"/>
    <w:pPr>
      <w:keepNext/>
      <w:keepLines/>
      <w:spacing w:before="480" w:after="0"/>
      <w:outlineLvl w:val="0"/>
    </w:pPr>
    <w:rPr>
      <w:rFonts w:eastAsiaTheme="majorEastAsia" w:cstheme="majorBidi"/>
      <w:b/>
      <w:bCs/>
      <w:sz w:val="56"/>
      <w:szCs w:val="28"/>
    </w:rPr>
  </w:style>
  <w:style w:type="paragraph" w:styleId="Ttulo2">
    <w:name w:val="heading 2"/>
    <w:basedOn w:val="Normal"/>
    <w:next w:val="Normal"/>
    <w:link w:val="Ttulo2Car"/>
    <w:uiPriority w:val="9"/>
    <w:unhideWhenUsed/>
    <w:qFormat/>
    <w:rsid w:val="00B45BEE"/>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B45BEE"/>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4A56F3"/>
    <w:pPr>
      <w:keepNext/>
      <w:keepLines/>
      <w:spacing w:before="200" w:after="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D66BF6"/>
    <w:rPr>
      <w:color w:val="0000FF"/>
      <w:u w:val="single"/>
    </w:rPr>
  </w:style>
  <w:style w:type="character" w:styleId="Hipervnculovisitado">
    <w:name w:val="FollowedHyperlink"/>
    <w:uiPriority w:val="99"/>
    <w:semiHidden/>
    <w:unhideWhenUsed/>
    <w:rsid w:val="00D66BF6"/>
    <w:rPr>
      <w:color w:val="800080"/>
      <w:u w:val="single"/>
    </w:rPr>
  </w:style>
  <w:style w:type="paragraph" w:customStyle="1" w:styleId="xl65">
    <w:name w:val="xl65"/>
    <w:basedOn w:val="Normal"/>
    <w:rsid w:val="00D66BF6"/>
    <w:pPr>
      <w:spacing w:before="100" w:beforeAutospacing="1" w:after="100" w:afterAutospacing="1"/>
      <w:jc w:val="center"/>
      <w:textAlignment w:val="center"/>
    </w:pPr>
    <w:rPr>
      <w:rFonts w:eastAsia="Times New Roman"/>
      <w:szCs w:val="24"/>
      <w:lang w:eastAsia="es-ES"/>
    </w:rPr>
  </w:style>
  <w:style w:type="paragraph" w:customStyle="1" w:styleId="xl66">
    <w:name w:val="xl66"/>
    <w:basedOn w:val="Normal"/>
    <w:rsid w:val="00D66BF6"/>
    <w:pPr>
      <w:spacing w:before="100" w:beforeAutospacing="1" w:after="100" w:afterAutospacing="1"/>
    </w:pPr>
    <w:rPr>
      <w:rFonts w:eastAsia="Times New Roman"/>
      <w:b/>
      <w:bCs/>
      <w:szCs w:val="24"/>
      <w:lang w:eastAsia="es-ES"/>
    </w:rPr>
  </w:style>
  <w:style w:type="paragraph" w:customStyle="1" w:styleId="xl67">
    <w:name w:val="xl67"/>
    <w:basedOn w:val="Normal"/>
    <w:rsid w:val="00D66BF6"/>
    <w:pPr>
      <w:spacing w:before="100" w:beforeAutospacing="1" w:after="100" w:afterAutospacing="1"/>
      <w:jc w:val="center"/>
      <w:textAlignment w:val="center"/>
    </w:pPr>
    <w:rPr>
      <w:rFonts w:eastAsia="Times New Roman"/>
      <w:b/>
      <w:bCs/>
      <w:szCs w:val="24"/>
      <w:lang w:eastAsia="es-ES"/>
    </w:rPr>
  </w:style>
  <w:style w:type="paragraph" w:styleId="Encabezado">
    <w:name w:val="header"/>
    <w:basedOn w:val="Normal"/>
    <w:link w:val="EncabezadoCar"/>
    <w:uiPriority w:val="99"/>
    <w:unhideWhenUsed/>
    <w:rsid w:val="00D66BF6"/>
    <w:pPr>
      <w:tabs>
        <w:tab w:val="center" w:pos="4252"/>
        <w:tab w:val="right" w:pos="8504"/>
      </w:tabs>
      <w:spacing w:after="0"/>
    </w:pPr>
  </w:style>
  <w:style w:type="character" w:customStyle="1" w:styleId="EncabezadoCar">
    <w:name w:val="Encabezado Car"/>
    <w:basedOn w:val="Fuentedeprrafopredeter"/>
    <w:link w:val="Encabezado"/>
    <w:uiPriority w:val="99"/>
    <w:rsid w:val="00D66BF6"/>
  </w:style>
  <w:style w:type="paragraph" w:styleId="Piedepgina">
    <w:name w:val="footer"/>
    <w:basedOn w:val="Normal"/>
    <w:link w:val="PiedepginaCar"/>
    <w:uiPriority w:val="99"/>
    <w:unhideWhenUsed/>
    <w:rsid w:val="00D66BF6"/>
    <w:pPr>
      <w:tabs>
        <w:tab w:val="center" w:pos="4252"/>
        <w:tab w:val="right" w:pos="8504"/>
      </w:tabs>
      <w:spacing w:after="0"/>
    </w:pPr>
  </w:style>
  <w:style w:type="character" w:customStyle="1" w:styleId="PiedepginaCar">
    <w:name w:val="Pie de página Car"/>
    <w:basedOn w:val="Fuentedeprrafopredeter"/>
    <w:link w:val="Piedepgina"/>
    <w:uiPriority w:val="99"/>
    <w:rsid w:val="00D66BF6"/>
  </w:style>
  <w:style w:type="table" w:styleId="Tablaconcuadrcula">
    <w:name w:val="Table Grid"/>
    <w:basedOn w:val="Tablanormal"/>
    <w:uiPriority w:val="59"/>
    <w:rsid w:val="00D66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260AB0"/>
    <w:pPr>
      <w:numPr>
        <w:ilvl w:val="1"/>
      </w:numPr>
    </w:pPr>
    <w:rPr>
      <w:rFonts w:ascii="Cambria" w:eastAsia="Times New Roman" w:hAnsi="Cambria"/>
      <w:i/>
      <w:iCs/>
      <w:color w:val="4F81BD"/>
      <w:spacing w:val="15"/>
      <w:szCs w:val="24"/>
    </w:rPr>
  </w:style>
  <w:style w:type="character" w:customStyle="1" w:styleId="SubttuloCar">
    <w:name w:val="Subtítulo Car"/>
    <w:link w:val="Subttulo"/>
    <w:uiPriority w:val="11"/>
    <w:rsid w:val="00260AB0"/>
    <w:rPr>
      <w:rFonts w:ascii="Cambria" w:eastAsia="Times New Roman" w:hAnsi="Cambria" w:cs="Times New Roman"/>
      <w:i/>
      <w:iCs/>
      <w:color w:val="4F81BD"/>
      <w:spacing w:val="15"/>
      <w:sz w:val="24"/>
      <w:szCs w:val="24"/>
    </w:rPr>
  </w:style>
  <w:style w:type="paragraph" w:styleId="Textodeglobo">
    <w:name w:val="Balloon Text"/>
    <w:basedOn w:val="Normal"/>
    <w:link w:val="TextodegloboCar"/>
    <w:uiPriority w:val="99"/>
    <w:semiHidden/>
    <w:unhideWhenUsed/>
    <w:rsid w:val="00260AB0"/>
    <w:pPr>
      <w:spacing w:after="0"/>
    </w:pPr>
    <w:rPr>
      <w:rFonts w:ascii="Tahoma" w:hAnsi="Tahoma"/>
      <w:sz w:val="16"/>
      <w:szCs w:val="16"/>
    </w:rPr>
  </w:style>
  <w:style w:type="character" w:customStyle="1" w:styleId="TextodegloboCar">
    <w:name w:val="Texto de globo Car"/>
    <w:link w:val="Textodeglobo"/>
    <w:uiPriority w:val="99"/>
    <w:semiHidden/>
    <w:rsid w:val="00260AB0"/>
    <w:rPr>
      <w:rFonts w:ascii="Tahoma" w:hAnsi="Tahoma" w:cs="Tahoma"/>
      <w:sz w:val="16"/>
      <w:szCs w:val="16"/>
    </w:rPr>
  </w:style>
  <w:style w:type="paragraph" w:styleId="Prrafodelista">
    <w:name w:val="List Paragraph"/>
    <w:basedOn w:val="Normal"/>
    <w:uiPriority w:val="34"/>
    <w:qFormat/>
    <w:rsid w:val="00476CC4"/>
    <w:pPr>
      <w:ind w:left="720"/>
      <w:contextualSpacing/>
    </w:pPr>
    <w:rPr>
      <w:rFonts w:eastAsia="Times New Roman"/>
      <w:lang w:eastAsia="es-ES"/>
    </w:rPr>
  </w:style>
  <w:style w:type="character" w:customStyle="1" w:styleId="Ttulo1Car">
    <w:name w:val="Título 1 Car"/>
    <w:basedOn w:val="Fuentedeprrafopredeter"/>
    <w:link w:val="Ttulo1"/>
    <w:uiPriority w:val="9"/>
    <w:rsid w:val="00C32774"/>
    <w:rPr>
      <w:rFonts w:ascii="Times New Roman" w:eastAsiaTheme="majorEastAsia" w:hAnsi="Times New Roman" w:cstheme="majorBidi"/>
      <w:b/>
      <w:bCs/>
      <w:sz w:val="56"/>
      <w:szCs w:val="28"/>
      <w:lang w:eastAsia="en-US"/>
    </w:rPr>
  </w:style>
  <w:style w:type="character" w:customStyle="1" w:styleId="Ttulo2Car">
    <w:name w:val="Título 2 Car"/>
    <w:basedOn w:val="Fuentedeprrafopredeter"/>
    <w:link w:val="Ttulo2"/>
    <w:uiPriority w:val="9"/>
    <w:rsid w:val="00B45BEE"/>
    <w:rPr>
      <w:rFonts w:ascii="Times New Roman" w:eastAsiaTheme="majorEastAsia" w:hAnsi="Times New Roman" w:cstheme="majorBidi"/>
      <w:b/>
      <w:bCs/>
      <w:sz w:val="24"/>
      <w:szCs w:val="26"/>
      <w:lang w:eastAsia="en-US"/>
    </w:rPr>
  </w:style>
  <w:style w:type="paragraph" w:styleId="Descripcin">
    <w:name w:val="caption"/>
    <w:basedOn w:val="Normal"/>
    <w:next w:val="Normal"/>
    <w:uiPriority w:val="35"/>
    <w:unhideWhenUsed/>
    <w:qFormat/>
    <w:rsid w:val="00D767E0"/>
    <w:rPr>
      <w:b/>
      <w:bCs/>
      <w:color w:val="4F81BD" w:themeColor="accent1"/>
      <w:sz w:val="18"/>
      <w:szCs w:val="18"/>
    </w:rPr>
  </w:style>
  <w:style w:type="character" w:customStyle="1" w:styleId="Ttulo3Car">
    <w:name w:val="Título 3 Car"/>
    <w:basedOn w:val="Fuentedeprrafopredeter"/>
    <w:link w:val="Ttulo3"/>
    <w:uiPriority w:val="9"/>
    <w:rsid w:val="00B45BEE"/>
    <w:rPr>
      <w:rFonts w:ascii="Times New Roman" w:eastAsiaTheme="majorEastAsia" w:hAnsi="Times New Roman" w:cstheme="majorBidi"/>
      <w:b/>
      <w:bCs/>
      <w:sz w:val="24"/>
      <w:szCs w:val="22"/>
      <w:lang w:eastAsia="en-US"/>
    </w:rPr>
  </w:style>
  <w:style w:type="table" w:styleId="Sombreadomedio1-nfasis1">
    <w:name w:val="Medium Shading 1 Accent 1"/>
    <w:basedOn w:val="Tablanormal"/>
    <w:uiPriority w:val="63"/>
    <w:rsid w:val="00B3761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media3-nfasis1">
    <w:name w:val="Medium Grid 3 Accent 1"/>
    <w:basedOn w:val="Tablanormal"/>
    <w:uiPriority w:val="69"/>
    <w:rsid w:val="00B3761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stamedia2-nfasis1">
    <w:name w:val="Medium List 2 Accent 1"/>
    <w:basedOn w:val="Tablanormal"/>
    <w:uiPriority w:val="66"/>
    <w:rsid w:val="00B3761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2-nfasis1">
    <w:name w:val="Medium Shading 2 Accent 1"/>
    <w:basedOn w:val="Tablanormal"/>
    <w:uiPriority w:val="64"/>
    <w:rsid w:val="00B3761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nfasis1">
    <w:name w:val="Light Grid Accent 1"/>
    <w:basedOn w:val="Tablanormal"/>
    <w:uiPriority w:val="62"/>
    <w:rsid w:val="00B3761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4Car">
    <w:name w:val="Título 4 Car"/>
    <w:basedOn w:val="Fuentedeprrafopredeter"/>
    <w:link w:val="Ttulo4"/>
    <w:uiPriority w:val="9"/>
    <w:rsid w:val="004A56F3"/>
    <w:rPr>
      <w:rFonts w:ascii="Times New Roman" w:eastAsiaTheme="majorEastAsia" w:hAnsi="Times New Roman" w:cstheme="majorBidi"/>
      <w:b/>
      <w:bCs/>
      <w:iCs/>
      <w:sz w:val="24"/>
      <w:szCs w:val="22"/>
      <w:lang w:eastAsia="en-US"/>
    </w:rPr>
  </w:style>
  <w:style w:type="table" w:styleId="Tabladelista3">
    <w:name w:val="List Table 3"/>
    <w:basedOn w:val="Tablanormal"/>
    <w:uiPriority w:val="48"/>
    <w:rsid w:val="007444E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7444E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7444E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D53CF8"/>
    <w:pPr>
      <w:spacing w:before="240" w:line="259" w:lineRule="auto"/>
      <w:outlineLvl w:val="9"/>
    </w:pPr>
    <w:rPr>
      <w:rFonts w:asciiTheme="majorHAnsi" w:hAnsiTheme="majorHAnsi"/>
      <w:b w:val="0"/>
      <w:bCs w:val="0"/>
      <w:color w:val="365F91" w:themeColor="accent1" w:themeShade="BF"/>
      <w:sz w:val="32"/>
      <w:szCs w:val="32"/>
      <w:lang w:eastAsia="es-ES"/>
    </w:rPr>
  </w:style>
  <w:style w:type="paragraph" w:styleId="TDC1">
    <w:name w:val="toc 1"/>
    <w:basedOn w:val="Normal"/>
    <w:next w:val="Normal"/>
    <w:autoRedefine/>
    <w:uiPriority w:val="39"/>
    <w:unhideWhenUsed/>
    <w:rsid w:val="004E2F5B"/>
    <w:pPr>
      <w:tabs>
        <w:tab w:val="right" w:leader="dot" w:pos="9061"/>
      </w:tabs>
      <w:spacing w:after="100"/>
    </w:pPr>
  </w:style>
  <w:style w:type="paragraph" w:styleId="TDC3">
    <w:name w:val="toc 3"/>
    <w:basedOn w:val="Normal"/>
    <w:next w:val="Normal"/>
    <w:autoRedefine/>
    <w:uiPriority w:val="39"/>
    <w:unhideWhenUsed/>
    <w:rsid w:val="00D53CF8"/>
    <w:pPr>
      <w:spacing w:after="100"/>
      <w:ind w:left="480"/>
    </w:pPr>
  </w:style>
  <w:style w:type="paragraph" w:styleId="TDC2">
    <w:name w:val="toc 2"/>
    <w:basedOn w:val="Normal"/>
    <w:next w:val="Normal"/>
    <w:autoRedefine/>
    <w:uiPriority w:val="39"/>
    <w:unhideWhenUsed/>
    <w:rsid w:val="00D53CF8"/>
    <w:pPr>
      <w:spacing w:after="100"/>
      <w:ind w:left="240"/>
    </w:pPr>
  </w:style>
  <w:style w:type="paragraph" w:styleId="Tabladeilustraciones">
    <w:name w:val="table of figures"/>
    <w:basedOn w:val="Normal"/>
    <w:next w:val="Normal"/>
    <w:uiPriority w:val="99"/>
    <w:unhideWhenUsed/>
    <w:rsid w:val="00D53CF8"/>
    <w:pPr>
      <w:spacing w:after="0"/>
    </w:pPr>
  </w:style>
  <w:style w:type="paragraph" w:styleId="Sinespaciado">
    <w:name w:val="No Spacing"/>
    <w:link w:val="SinespaciadoCar"/>
    <w:uiPriority w:val="1"/>
    <w:qFormat/>
    <w:rsid w:val="00B57876"/>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B57876"/>
    <w:rPr>
      <w:rFonts w:asciiTheme="minorHAnsi" w:eastAsiaTheme="minorEastAsia" w:hAnsiTheme="minorHAnsi" w:cstheme="minorBidi"/>
      <w:sz w:val="22"/>
      <w:szCs w:val="22"/>
    </w:rPr>
  </w:style>
  <w:style w:type="paragraph" w:customStyle="1" w:styleId="indep">
    <w:name w:val="indep"/>
    <w:basedOn w:val="Textoindependiente"/>
    <w:rsid w:val="00B57876"/>
    <w:pPr>
      <w:spacing w:after="0"/>
    </w:pPr>
    <w:rPr>
      <w:rFonts w:eastAsia="Times New Roman"/>
      <w:szCs w:val="20"/>
      <w:lang w:eastAsia="es-ES"/>
    </w:rPr>
  </w:style>
  <w:style w:type="character" w:customStyle="1" w:styleId="titulacion">
    <w:name w:val="titulacion"/>
    <w:basedOn w:val="Fuentedeprrafopredeter"/>
    <w:rsid w:val="00B57876"/>
  </w:style>
  <w:style w:type="paragraph" w:styleId="Textoindependiente">
    <w:name w:val="Body Text"/>
    <w:basedOn w:val="Normal"/>
    <w:link w:val="TextoindependienteCar"/>
    <w:uiPriority w:val="99"/>
    <w:semiHidden/>
    <w:unhideWhenUsed/>
    <w:rsid w:val="00B57876"/>
    <w:pPr>
      <w:spacing w:after="120"/>
    </w:pPr>
  </w:style>
  <w:style w:type="character" w:customStyle="1" w:styleId="TextoindependienteCar">
    <w:name w:val="Texto independiente Car"/>
    <w:basedOn w:val="Fuentedeprrafopredeter"/>
    <w:link w:val="Textoindependiente"/>
    <w:uiPriority w:val="99"/>
    <w:semiHidden/>
    <w:rsid w:val="00B57876"/>
    <w:rPr>
      <w:rFonts w:ascii="Times New Roman" w:hAnsi="Times New Roman"/>
      <w:sz w:val="24"/>
      <w:szCs w:val="22"/>
      <w:lang w:eastAsia="en-US"/>
    </w:rPr>
  </w:style>
  <w:style w:type="character" w:styleId="Refdecomentario">
    <w:name w:val="annotation reference"/>
    <w:basedOn w:val="Fuentedeprrafopredeter"/>
    <w:uiPriority w:val="99"/>
    <w:semiHidden/>
    <w:unhideWhenUsed/>
    <w:rsid w:val="0074144E"/>
    <w:rPr>
      <w:sz w:val="16"/>
      <w:szCs w:val="16"/>
    </w:rPr>
  </w:style>
  <w:style w:type="paragraph" w:styleId="Textocomentario">
    <w:name w:val="annotation text"/>
    <w:basedOn w:val="Normal"/>
    <w:link w:val="TextocomentarioCar"/>
    <w:uiPriority w:val="99"/>
    <w:semiHidden/>
    <w:unhideWhenUsed/>
    <w:rsid w:val="0074144E"/>
    <w:rPr>
      <w:sz w:val="20"/>
      <w:szCs w:val="20"/>
    </w:rPr>
  </w:style>
  <w:style w:type="character" w:customStyle="1" w:styleId="TextocomentarioCar">
    <w:name w:val="Texto comentario Car"/>
    <w:basedOn w:val="Fuentedeprrafopredeter"/>
    <w:link w:val="Textocomentario"/>
    <w:uiPriority w:val="99"/>
    <w:semiHidden/>
    <w:rsid w:val="0074144E"/>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74144E"/>
    <w:rPr>
      <w:b/>
      <w:bCs/>
    </w:rPr>
  </w:style>
  <w:style w:type="character" w:customStyle="1" w:styleId="AsuntodelcomentarioCar">
    <w:name w:val="Asunto del comentario Car"/>
    <w:basedOn w:val="TextocomentarioCar"/>
    <w:link w:val="Asuntodelcomentario"/>
    <w:uiPriority w:val="99"/>
    <w:semiHidden/>
    <w:rsid w:val="0074144E"/>
    <w:rPr>
      <w:rFonts w:ascii="Times New Roman" w:hAnsi="Times New Roman"/>
      <w:b/>
      <w:bCs/>
      <w:lang w:eastAsia="en-US"/>
    </w:rPr>
  </w:style>
  <w:style w:type="table" w:customStyle="1" w:styleId="Tabladecuadrcula6concolores1">
    <w:name w:val="Tabla de cuadrícula 6 con colores1"/>
    <w:basedOn w:val="Tablanormal"/>
    <w:uiPriority w:val="51"/>
    <w:rsid w:val="003D6CD2"/>
    <w:rPr>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3D6CD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1">
    <w:name w:val="Tabla de cuadrícula 41"/>
    <w:basedOn w:val="Tablanormal"/>
    <w:uiPriority w:val="49"/>
    <w:rsid w:val="008F1A35"/>
    <w:rPr>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onar">
    <w:name w:val="Mention"/>
    <w:basedOn w:val="Fuentedeprrafopredeter"/>
    <w:uiPriority w:val="99"/>
    <w:semiHidden/>
    <w:unhideWhenUsed/>
    <w:rsid w:val="004A7A3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1837">
      <w:bodyDiv w:val="1"/>
      <w:marLeft w:val="0"/>
      <w:marRight w:val="0"/>
      <w:marTop w:val="0"/>
      <w:marBottom w:val="0"/>
      <w:divBdr>
        <w:top w:val="none" w:sz="0" w:space="0" w:color="auto"/>
        <w:left w:val="none" w:sz="0" w:space="0" w:color="auto"/>
        <w:bottom w:val="none" w:sz="0" w:space="0" w:color="auto"/>
        <w:right w:val="none" w:sz="0" w:space="0" w:color="auto"/>
      </w:divBdr>
    </w:div>
    <w:div w:id="64957879">
      <w:bodyDiv w:val="1"/>
      <w:marLeft w:val="0"/>
      <w:marRight w:val="0"/>
      <w:marTop w:val="0"/>
      <w:marBottom w:val="0"/>
      <w:divBdr>
        <w:top w:val="none" w:sz="0" w:space="0" w:color="auto"/>
        <w:left w:val="none" w:sz="0" w:space="0" w:color="auto"/>
        <w:bottom w:val="none" w:sz="0" w:space="0" w:color="auto"/>
        <w:right w:val="none" w:sz="0" w:space="0" w:color="auto"/>
      </w:divBdr>
    </w:div>
    <w:div w:id="649142319">
      <w:bodyDiv w:val="1"/>
      <w:marLeft w:val="0"/>
      <w:marRight w:val="0"/>
      <w:marTop w:val="0"/>
      <w:marBottom w:val="0"/>
      <w:divBdr>
        <w:top w:val="none" w:sz="0" w:space="0" w:color="auto"/>
        <w:left w:val="none" w:sz="0" w:space="0" w:color="auto"/>
        <w:bottom w:val="none" w:sz="0" w:space="0" w:color="auto"/>
        <w:right w:val="none" w:sz="0" w:space="0" w:color="auto"/>
      </w:divBdr>
    </w:div>
    <w:div w:id="1051805947">
      <w:bodyDiv w:val="1"/>
      <w:marLeft w:val="0"/>
      <w:marRight w:val="0"/>
      <w:marTop w:val="0"/>
      <w:marBottom w:val="0"/>
      <w:divBdr>
        <w:top w:val="none" w:sz="0" w:space="0" w:color="auto"/>
        <w:left w:val="none" w:sz="0" w:space="0" w:color="auto"/>
        <w:bottom w:val="none" w:sz="0" w:space="0" w:color="auto"/>
        <w:right w:val="none" w:sz="0" w:space="0" w:color="auto"/>
      </w:divBdr>
    </w:div>
    <w:div w:id="1110246111">
      <w:bodyDiv w:val="1"/>
      <w:marLeft w:val="0"/>
      <w:marRight w:val="0"/>
      <w:marTop w:val="0"/>
      <w:marBottom w:val="0"/>
      <w:divBdr>
        <w:top w:val="none" w:sz="0" w:space="0" w:color="auto"/>
        <w:left w:val="none" w:sz="0" w:space="0" w:color="auto"/>
        <w:bottom w:val="none" w:sz="0" w:space="0" w:color="auto"/>
        <w:right w:val="none" w:sz="0" w:space="0" w:color="auto"/>
      </w:divBdr>
    </w:div>
    <w:div w:id="1264529498">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565486514">
      <w:bodyDiv w:val="1"/>
      <w:marLeft w:val="0"/>
      <w:marRight w:val="0"/>
      <w:marTop w:val="0"/>
      <w:marBottom w:val="0"/>
      <w:divBdr>
        <w:top w:val="none" w:sz="0" w:space="0" w:color="auto"/>
        <w:left w:val="none" w:sz="0" w:space="0" w:color="auto"/>
        <w:bottom w:val="none" w:sz="0" w:space="0" w:color="auto"/>
        <w:right w:val="none" w:sz="0" w:space="0" w:color="auto"/>
      </w:divBdr>
    </w:div>
    <w:div w:id="1623917986">
      <w:bodyDiv w:val="1"/>
      <w:marLeft w:val="0"/>
      <w:marRight w:val="0"/>
      <w:marTop w:val="0"/>
      <w:marBottom w:val="0"/>
      <w:divBdr>
        <w:top w:val="none" w:sz="0" w:space="0" w:color="auto"/>
        <w:left w:val="none" w:sz="0" w:space="0" w:color="auto"/>
        <w:bottom w:val="none" w:sz="0" w:space="0" w:color="auto"/>
        <w:right w:val="none" w:sz="0" w:space="0" w:color="auto"/>
      </w:divBdr>
    </w:div>
    <w:div w:id="1944530100">
      <w:bodyDiv w:val="1"/>
      <w:marLeft w:val="0"/>
      <w:marRight w:val="0"/>
      <w:marTop w:val="0"/>
      <w:marBottom w:val="0"/>
      <w:divBdr>
        <w:top w:val="none" w:sz="0" w:space="0" w:color="auto"/>
        <w:left w:val="none" w:sz="0" w:space="0" w:color="auto"/>
        <w:bottom w:val="none" w:sz="0" w:space="0" w:color="auto"/>
        <w:right w:val="none" w:sz="0" w:space="0" w:color="auto"/>
      </w:divBdr>
    </w:div>
    <w:div w:id="208695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image" Target="media/image13.emf"/><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ulo-\Desktop\UniApi\documentaci&#243;n\individual\Dies&#241;oDelSistema(CasiArreglado).docx"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package" Target="embeddings/Microsoft_Visio_Drawing1.vsdx"/><Relationship Id="rId28" Type="http://schemas.openxmlformats.org/officeDocument/2006/relationships/image" Target="media/image14.emf"/><Relationship Id="rId36" Type="http://schemas.openxmlformats.org/officeDocument/2006/relationships/header" Target="header1.xml"/><Relationship Id="rId10" Type="http://schemas.openxmlformats.org/officeDocument/2006/relationships/hyperlink" Target="file:///C:\Users\rulo-\Desktop\UniApi\documentaci&#243;n\individual\Dies&#241;oDelSistema(CasiArreglado).docx" TargetMode="External"/><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package" Target="embeddings/Microsoft_Visio_Drawing2.vsdx"/><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80F3DD-8345-42E8-8DA1-BF9EF0D9E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Pages>
  <Words>7174</Words>
  <Characters>39459</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Universidad de Ovied</Company>
  <LinksUpToDate>false</LinksUpToDate>
  <CharactersWithSpaces>46540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EPI Gijon</dc:creator>
  <cp:keywords/>
  <dc:description/>
  <cp:lastModifiedBy>Raul García Fernández</cp:lastModifiedBy>
  <cp:revision>45</cp:revision>
  <cp:lastPrinted>2014-06-03T08:28:00Z</cp:lastPrinted>
  <dcterms:created xsi:type="dcterms:W3CDTF">2017-06-28T14:26:00Z</dcterms:created>
  <dcterms:modified xsi:type="dcterms:W3CDTF">2017-07-06T16:45:00Z</dcterms:modified>
</cp:coreProperties>
</file>